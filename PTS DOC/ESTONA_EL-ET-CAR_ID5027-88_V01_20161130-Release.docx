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2DBB" w:rsidRDefault="004B2DBB">
      <w:pPr>
        <w:rPr>
          <w:rFonts w:hint="eastAsia"/>
          <w:lang w:eastAsia="zh-CN"/>
        </w:rPr>
      </w:pPr>
      <w:bookmarkStart w:id="0" w:name="_GoBack"/>
      <w:bookmarkEnd w:id="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1441"/>
        <w:gridCol w:w="1817"/>
        <w:gridCol w:w="1464"/>
        <w:gridCol w:w="1993"/>
        <w:gridCol w:w="1189"/>
      </w:tblGrid>
      <w:tr w:rsidR="00CF58C9" w:rsidRPr="000914F0" w:rsidTr="002D7A92">
        <w:tc>
          <w:tcPr>
            <w:tcW w:w="990" w:type="pct"/>
            <w:tcBorders>
              <w:top w:val="single" w:sz="4" w:space="0" w:color="auto"/>
              <w:left w:val="single" w:sz="4" w:space="0" w:color="auto"/>
              <w:bottom w:val="single" w:sz="4" w:space="0" w:color="auto"/>
              <w:right w:val="single" w:sz="4" w:space="0" w:color="auto"/>
            </w:tcBorders>
            <w:vAlign w:val="center"/>
          </w:tcPr>
          <w:p w:rsidR="00CF58C9" w:rsidRPr="000914F0" w:rsidRDefault="00CF58C9" w:rsidP="000914F0">
            <w:pPr>
              <w:pStyle w:val="ListofTables"/>
              <w:spacing w:before="60"/>
              <w:jc w:val="both"/>
              <w:rPr>
                <w:rFonts w:eastAsia="Arial Unicode MS"/>
                <w:b/>
                <w:sz w:val="18"/>
                <w:szCs w:val="18"/>
              </w:rPr>
            </w:pPr>
            <w:bookmarkStart w:id="1" w:name="OLE_LINK1"/>
            <w:bookmarkStart w:id="2" w:name="OLE_LINK6"/>
            <w:r w:rsidRPr="000914F0">
              <w:rPr>
                <w:rFonts w:eastAsia="Arial Unicode MS"/>
                <w:b/>
                <w:sz w:val="18"/>
                <w:szCs w:val="18"/>
                <w:lang w:val="en-GB"/>
              </w:rPr>
              <w:t>Title:</w:t>
            </w:r>
          </w:p>
        </w:tc>
        <w:tc>
          <w:tcPr>
            <w:tcW w:w="4010" w:type="pct"/>
            <w:gridSpan w:val="5"/>
            <w:tcBorders>
              <w:top w:val="single" w:sz="4" w:space="0" w:color="auto"/>
              <w:left w:val="single" w:sz="4" w:space="0" w:color="auto"/>
              <w:bottom w:val="single" w:sz="4" w:space="0" w:color="auto"/>
              <w:right w:val="single" w:sz="4" w:space="0" w:color="auto"/>
            </w:tcBorders>
            <w:vAlign w:val="center"/>
          </w:tcPr>
          <w:p w:rsidR="00CF58C9" w:rsidRPr="00852BBB" w:rsidRDefault="004A0FE7" w:rsidP="008C1168">
            <w:pPr>
              <w:pStyle w:val="ListofTables"/>
              <w:spacing w:before="60"/>
              <w:jc w:val="both"/>
              <w:rPr>
                <w:rFonts w:eastAsia="Arial Unicode MS"/>
                <w:sz w:val="18"/>
                <w:szCs w:val="18"/>
                <w:lang w:eastAsia="zh-CN"/>
              </w:rPr>
            </w:pPr>
            <w:r>
              <w:rPr>
                <w:rFonts w:eastAsia="Arial Unicode MS" w:hint="eastAsia"/>
                <w:sz w:val="18"/>
                <w:szCs w:val="18"/>
                <w:lang w:eastAsia="zh-CN"/>
              </w:rPr>
              <w:t>EL/ET CAR</w:t>
            </w:r>
            <w:r w:rsidR="00370471">
              <w:rPr>
                <w:rFonts w:eastAsia="Arial Unicode MS" w:hint="eastAsia"/>
                <w:sz w:val="18"/>
                <w:szCs w:val="18"/>
                <w:lang w:eastAsia="zh-CN"/>
              </w:rPr>
              <w:t xml:space="preserve"> Product Test Specification</w:t>
            </w:r>
          </w:p>
        </w:tc>
      </w:tr>
      <w:tr w:rsidR="00A668DC" w:rsidRPr="000914F0" w:rsidTr="002D7A92">
        <w:tc>
          <w:tcPr>
            <w:tcW w:w="990" w:type="pct"/>
            <w:tcBorders>
              <w:top w:val="single" w:sz="4" w:space="0" w:color="auto"/>
              <w:left w:val="single" w:sz="4" w:space="0" w:color="auto"/>
              <w:bottom w:val="single" w:sz="4" w:space="0" w:color="auto"/>
              <w:right w:val="single" w:sz="4" w:space="0" w:color="auto"/>
            </w:tcBorders>
            <w:vAlign w:val="center"/>
          </w:tcPr>
          <w:p w:rsidR="00A668DC" w:rsidRPr="000914F0" w:rsidRDefault="00A668DC" w:rsidP="000914F0">
            <w:pPr>
              <w:pStyle w:val="ListofTables"/>
              <w:spacing w:before="60"/>
              <w:jc w:val="both"/>
              <w:rPr>
                <w:rFonts w:eastAsia="Arial Unicode MS"/>
                <w:b/>
                <w:sz w:val="18"/>
                <w:szCs w:val="18"/>
                <w:lang w:val="en-GB"/>
              </w:rPr>
            </w:pPr>
            <w:r w:rsidRPr="000914F0">
              <w:rPr>
                <w:rFonts w:eastAsia="Arial Unicode MS"/>
                <w:b/>
                <w:sz w:val="18"/>
                <w:szCs w:val="18"/>
                <w:lang w:val="en-GB"/>
              </w:rPr>
              <w:t>Project:</w:t>
            </w:r>
          </w:p>
        </w:tc>
        <w:tc>
          <w:tcPr>
            <w:tcW w:w="1653" w:type="pct"/>
            <w:gridSpan w:val="2"/>
            <w:tcBorders>
              <w:top w:val="single" w:sz="4" w:space="0" w:color="auto"/>
              <w:left w:val="single" w:sz="4" w:space="0" w:color="auto"/>
              <w:bottom w:val="single" w:sz="4" w:space="0" w:color="auto"/>
              <w:right w:val="single" w:sz="4" w:space="0" w:color="auto"/>
            </w:tcBorders>
            <w:vAlign w:val="center"/>
          </w:tcPr>
          <w:p w:rsidR="00A668DC" w:rsidRPr="00852BBB" w:rsidRDefault="004A0FE7" w:rsidP="002D7A92">
            <w:pPr>
              <w:pStyle w:val="ListofTables"/>
              <w:spacing w:before="60"/>
              <w:jc w:val="both"/>
              <w:rPr>
                <w:rFonts w:eastAsia="Arial Unicode MS"/>
                <w:sz w:val="18"/>
                <w:szCs w:val="18"/>
                <w:lang w:eastAsia="zh-CN"/>
              </w:rPr>
            </w:pPr>
            <w:r w:rsidRPr="004A0FE7">
              <w:rPr>
                <w:rFonts w:eastAsia="Arial Unicode MS"/>
                <w:sz w:val="18"/>
                <w:szCs w:val="18"/>
                <w:lang w:eastAsia="zh-CN"/>
              </w:rPr>
              <w:t>ESTONA_EL-ET-CAR_ID5027-88</w:t>
            </w:r>
          </w:p>
        </w:tc>
        <w:tc>
          <w:tcPr>
            <w:tcW w:w="743" w:type="pct"/>
            <w:tcBorders>
              <w:top w:val="single" w:sz="4" w:space="0" w:color="auto"/>
              <w:left w:val="single" w:sz="4" w:space="0" w:color="auto"/>
              <w:bottom w:val="single" w:sz="4" w:space="0" w:color="auto"/>
              <w:right w:val="single" w:sz="4" w:space="0" w:color="auto"/>
            </w:tcBorders>
            <w:vAlign w:val="center"/>
          </w:tcPr>
          <w:p w:rsidR="00A668DC" w:rsidRPr="000914F0" w:rsidRDefault="00A668DC" w:rsidP="000914F0">
            <w:pPr>
              <w:pStyle w:val="ListofTables"/>
              <w:spacing w:before="60"/>
              <w:jc w:val="both"/>
              <w:rPr>
                <w:rFonts w:eastAsia="Arial Unicode MS" w:hint="eastAsia"/>
                <w:b/>
                <w:sz w:val="18"/>
                <w:szCs w:val="18"/>
                <w:lang w:val="en-GB"/>
              </w:rPr>
            </w:pPr>
            <w:r w:rsidRPr="000914F0">
              <w:rPr>
                <w:rFonts w:eastAsia="Arial Unicode MS" w:hint="eastAsia"/>
                <w:b/>
                <w:sz w:val="18"/>
                <w:szCs w:val="18"/>
                <w:lang w:val="en-GB"/>
              </w:rPr>
              <w:t>Phase:</w:t>
            </w:r>
          </w:p>
        </w:tc>
        <w:tc>
          <w:tcPr>
            <w:tcW w:w="1614" w:type="pct"/>
            <w:gridSpan w:val="2"/>
            <w:tcBorders>
              <w:top w:val="single" w:sz="4" w:space="0" w:color="auto"/>
              <w:left w:val="single" w:sz="4" w:space="0" w:color="auto"/>
              <w:bottom w:val="single" w:sz="4" w:space="0" w:color="auto"/>
              <w:right w:val="single" w:sz="4" w:space="0" w:color="auto"/>
            </w:tcBorders>
            <w:vAlign w:val="center"/>
          </w:tcPr>
          <w:p w:rsidR="00A668DC" w:rsidRPr="000914F0" w:rsidRDefault="004A0FE7" w:rsidP="000914F0">
            <w:pPr>
              <w:pStyle w:val="ListofTables"/>
              <w:spacing w:before="60"/>
              <w:jc w:val="both"/>
              <w:rPr>
                <w:rFonts w:hint="eastAsia"/>
                <w:sz w:val="18"/>
                <w:szCs w:val="18"/>
                <w:lang w:eastAsia="zh-CN"/>
              </w:rPr>
            </w:pPr>
            <w:r>
              <w:rPr>
                <w:rFonts w:hint="eastAsia"/>
                <w:sz w:val="18"/>
                <w:szCs w:val="18"/>
                <w:lang w:eastAsia="zh-CN"/>
              </w:rPr>
              <w:t>A</w:t>
            </w:r>
          </w:p>
        </w:tc>
      </w:tr>
      <w:tr w:rsidR="00852BBB" w:rsidRPr="000914F0" w:rsidTr="002D7A92">
        <w:tc>
          <w:tcPr>
            <w:tcW w:w="990" w:type="pct"/>
            <w:tcBorders>
              <w:top w:val="single" w:sz="4" w:space="0" w:color="auto"/>
              <w:left w:val="single" w:sz="4" w:space="0" w:color="auto"/>
              <w:bottom w:val="single" w:sz="4" w:space="0" w:color="auto"/>
              <w:right w:val="single" w:sz="4" w:space="0" w:color="auto"/>
            </w:tcBorders>
            <w:vAlign w:val="center"/>
          </w:tcPr>
          <w:p w:rsidR="00852BBB" w:rsidRPr="00174F20" w:rsidRDefault="00852BBB" w:rsidP="00677C67">
            <w:pPr>
              <w:pStyle w:val="ListofTables"/>
              <w:spacing w:before="60"/>
              <w:jc w:val="both"/>
              <w:rPr>
                <w:b/>
                <w:sz w:val="18"/>
                <w:szCs w:val="18"/>
                <w:lang w:val="en-GB" w:eastAsia="zh-CN"/>
              </w:rPr>
            </w:pPr>
            <w:r w:rsidRPr="00174F20">
              <w:rPr>
                <w:b/>
                <w:sz w:val="18"/>
                <w:szCs w:val="18"/>
                <w:lang w:val="en-GB" w:eastAsia="zh-CN"/>
              </w:rPr>
              <w:t>HW</w:t>
            </w:r>
            <w:r w:rsidRPr="00174F20">
              <w:rPr>
                <w:rFonts w:hint="eastAsia"/>
                <w:b/>
                <w:sz w:val="18"/>
                <w:szCs w:val="18"/>
                <w:lang w:val="en-GB" w:eastAsia="zh-CN"/>
              </w:rPr>
              <w:t xml:space="preserve"> Version</w:t>
            </w:r>
            <w:r w:rsidRPr="00174F20">
              <w:rPr>
                <w:b/>
                <w:sz w:val="18"/>
                <w:szCs w:val="18"/>
                <w:lang w:val="en-GB" w:eastAsia="zh-CN"/>
              </w:rPr>
              <w:t>:</w:t>
            </w:r>
          </w:p>
        </w:tc>
        <w:tc>
          <w:tcPr>
            <w:tcW w:w="1653" w:type="pct"/>
            <w:gridSpan w:val="2"/>
            <w:tcBorders>
              <w:top w:val="single" w:sz="4" w:space="0" w:color="auto"/>
              <w:left w:val="single" w:sz="4" w:space="0" w:color="auto"/>
              <w:bottom w:val="single" w:sz="4" w:space="0" w:color="auto"/>
              <w:right w:val="single" w:sz="4" w:space="0" w:color="auto"/>
            </w:tcBorders>
            <w:vAlign w:val="center"/>
          </w:tcPr>
          <w:p w:rsidR="00852BBB" w:rsidRPr="00174F20" w:rsidRDefault="00174F20" w:rsidP="00901217">
            <w:pPr>
              <w:pStyle w:val="ListofTables"/>
              <w:spacing w:before="60"/>
              <w:jc w:val="both"/>
              <w:rPr>
                <w:sz w:val="18"/>
                <w:szCs w:val="18"/>
                <w:lang w:val="en-GB" w:eastAsia="zh-CN"/>
              </w:rPr>
            </w:pPr>
            <w:r w:rsidRPr="00174F20">
              <w:rPr>
                <w:rFonts w:hint="eastAsia"/>
                <w:sz w:val="18"/>
                <w:szCs w:val="18"/>
                <w:lang w:val="en-GB" w:eastAsia="zh-CN"/>
              </w:rPr>
              <w:t>0</w:t>
            </w:r>
            <w:r w:rsidR="00901217">
              <w:rPr>
                <w:rFonts w:hint="eastAsia"/>
                <w:sz w:val="18"/>
                <w:szCs w:val="18"/>
                <w:lang w:val="en-GB" w:eastAsia="zh-CN"/>
              </w:rPr>
              <w:t>1</w:t>
            </w:r>
          </w:p>
        </w:tc>
        <w:tc>
          <w:tcPr>
            <w:tcW w:w="743" w:type="pct"/>
            <w:tcBorders>
              <w:top w:val="single" w:sz="4" w:space="0" w:color="auto"/>
              <w:left w:val="single" w:sz="4" w:space="0" w:color="auto"/>
              <w:bottom w:val="single" w:sz="4" w:space="0" w:color="auto"/>
              <w:right w:val="single" w:sz="4" w:space="0" w:color="auto"/>
            </w:tcBorders>
            <w:vAlign w:val="center"/>
          </w:tcPr>
          <w:p w:rsidR="00852BBB" w:rsidRPr="000914F0" w:rsidRDefault="00852BBB" w:rsidP="00677C67">
            <w:pPr>
              <w:pStyle w:val="ListofTables"/>
              <w:spacing w:before="60"/>
              <w:jc w:val="both"/>
              <w:rPr>
                <w:b/>
                <w:sz w:val="18"/>
                <w:szCs w:val="18"/>
                <w:lang w:val="en-GB" w:eastAsia="zh-CN"/>
              </w:rPr>
            </w:pPr>
            <w:r w:rsidRPr="000914F0">
              <w:rPr>
                <w:b/>
                <w:sz w:val="18"/>
                <w:szCs w:val="18"/>
                <w:lang w:val="en-GB" w:eastAsia="zh-CN"/>
              </w:rPr>
              <w:t>SW</w:t>
            </w:r>
            <w:r>
              <w:rPr>
                <w:rFonts w:hint="eastAsia"/>
                <w:b/>
                <w:sz w:val="18"/>
                <w:szCs w:val="18"/>
                <w:lang w:val="en-GB" w:eastAsia="zh-CN"/>
              </w:rPr>
              <w:t xml:space="preserve"> Version</w:t>
            </w:r>
            <w:r w:rsidRPr="000914F0">
              <w:rPr>
                <w:b/>
                <w:sz w:val="18"/>
                <w:szCs w:val="18"/>
                <w:lang w:val="en-GB" w:eastAsia="zh-CN"/>
              </w:rPr>
              <w:t>:</w:t>
            </w:r>
          </w:p>
        </w:tc>
        <w:tc>
          <w:tcPr>
            <w:tcW w:w="1614" w:type="pct"/>
            <w:gridSpan w:val="2"/>
            <w:tcBorders>
              <w:top w:val="single" w:sz="4" w:space="0" w:color="auto"/>
              <w:left w:val="single" w:sz="4" w:space="0" w:color="auto"/>
              <w:bottom w:val="single" w:sz="4" w:space="0" w:color="auto"/>
              <w:right w:val="single" w:sz="4" w:space="0" w:color="auto"/>
            </w:tcBorders>
            <w:vAlign w:val="center"/>
          </w:tcPr>
          <w:p w:rsidR="00852BBB" w:rsidRPr="000914F0" w:rsidRDefault="004A0FE7" w:rsidP="00677C67">
            <w:pPr>
              <w:pStyle w:val="ListofTables"/>
              <w:spacing w:before="60"/>
              <w:jc w:val="both"/>
              <w:rPr>
                <w:sz w:val="18"/>
                <w:szCs w:val="18"/>
                <w:lang w:val="en-GB" w:eastAsia="zh-CN"/>
              </w:rPr>
            </w:pPr>
            <w:r>
              <w:rPr>
                <w:rFonts w:hint="eastAsia"/>
                <w:sz w:val="18"/>
                <w:szCs w:val="18"/>
                <w:lang w:val="en-GB" w:eastAsia="zh-CN"/>
              </w:rPr>
              <w:t>A104</w:t>
            </w:r>
          </w:p>
        </w:tc>
      </w:tr>
      <w:tr w:rsidR="00852BBB" w:rsidRPr="000914F0" w:rsidTr="002D7A92">
        <w:tc>
          <w:tcPr>
            <w:tcW w:w="990" w:type="pct"/>
            <w:tcBorders>
              <w:top w:val="nil"/>
              <w:left w:val="single" w:sz="4" w:space="0" w:color="auto"/>
              <w:bottom w:val="single" w:sz="4" w:space="0" w:color="auto"/>
              <w:right w:val="single" w:sz="4" w:space="0" w:color="auto"/>
            </w:tcBorders>
            <w:vAlign w:val="center"/>
          </w:tcPr>
          <w:p w:rsidR="00852BBB" w:rsidRPr="000914F0" w:rsidRDefault="00852BBB" w:rsidP="000914F0">
            <w:pPr>
              <w:pStyle w:val="ListofTables"/>
              <w:spacing w:before="60"/>
              <w:jc w:val="both"/>
              <w:rPr>
                <w:rFonts w:eastAsia="Arial Unicode MS"/>
                <w:b/>
                <w:sz w:val="18"/>
                <w:szCs w:val="18"/>
                <w:lang w:val="en-GB"/>
              </w:rPr>
            </w:pPr>
            <w:r>
              <w:rPr>
                <w:rFonts w:eastAsia="Arial Unicode MS" w:hint="eastAsia"/>
                <w:b/>
                <w:sz w:val="18"/>
                <w:szCs w:val="18"/>
                <w:lang w:val="en-GB" w:eastAsia="zh-CN"/>
              </w:rPr>
              <w:t>EE</w:t>
            </w:r>
            <w:r w:rsidRPr="000914F0">
              <w:rPr>
                <w:rFonts w:eastAsia="Arial Unicode MS"/>
                <w:b/>
                <w:sz w:val="18"/>
                <w:szCs w:val="18"/>
                <w:lang w:val="en-GB"/>
              </w:rPr>
              <w:t>:</w:t>
            </w:r>
          </w:p>
        </w:tc>
        <w:tc>
          <w:tcPr>
            <w:tcW w:w="731" w:type="pct"/>
            <w:tcBorders>
              <w:top w:val="nil"/>
              <w:left w:val="single" w:sz="4" w:space="0" w:color="auto"/>
              <w:bottom w:val="single" w:sz="4" w:space="0" w:color="auto"/>
              <w:right w:val="single" w:sz="4" w:space="0" w:color="auto"/>
            </w:tcBorders>
            <w:vAlign w:val="center"/>
          </w:tcPr>
          <w:p w:rsidR="00852BBB" w:rsidRPr="000914F0" w:rsidRDefault="002D7A92" w:rsidP="00174F20">
            <w:pPr>
              <w:pStyle w:val="ListofTables"/>
              <w:tabs>
                <w:tab w:val="left" w:pos="649"/>
              </w:tabs>
              <w:spacing w:before="60"/>
              <w:jc w:val="both"/>
              <w:rPr>
                <w:rFonts w:hint="eastAsia"/>
                <w:sz w:val="18"/>
                <w:szCs w:val="18"/>
                <w:lang w:val="de-DE" w:eastAsia="zh-CN"/>
              </w:rPr>
            </w:pPr>
            <w:r>
              <w:rPr>
                <w:rFonts w:hint="eastAsia"/>
                <w:sz w:val="18"/>
                <w:szCs w:val="18"/>
                <w:lang w:val="de-DE" w:eastAsia="zh-CN"/>
              </w:rPr>
              <w:t>Shi Jianchao</w:t>
            </w:r>
          </w:p>
        </w:tc>
        <w:tc>
          <w:tcPr>
            <w:tcW w:w="922" w:type="pct"/>
            <w:tcBorders>
              <w:top w:val="nil"/>
              <w:left w:val="single" w:sz="4" w:space="0" w:color="auto"/>
              <w:bottom w:val="single" w:sz="4" w:space="0" w:color="auto"/>
              <w:right w:val="single" w:sz="4" w:space="0" w:color="auto"/>
            </w:tcBorders>
            <w:vAlign w:val="center"/>
          </w:tcPr>
          <w:p w:rsidR="00852BBB" w:rsidRPr="000914F0" w:rsidRDefault="00852BBB" w:rsidP="000914F0">
            <w:pPr>
              <w:pStyle w:val="ListofTables"/>
              <w:tabs>
                <w:tab w:val="left" w:pos="649"/>
              </w:tabs>
              <w:spacing w:before="60"/>
              <w:jc w:val="both"/>
              <w:rPr>
                <w:rFonts w:hint="eastAsia"/>
                <w:sz w:val="18"/>
                <w:szCs w:val="18"/>
                <w:lang w:val="de-DE" w:eastAsia="zh-CN"/>
              </w:rPr>
            </w:pPr>
            <w:r>
              <w:rPr>
                <w:rFonts w:eastAsia="Arial Unicode MS" w:hint="eastAsia"/>
                <w:b/>
                <w:sz w:val="18"/>
                <w:szCs w:val="18"/>
                <w:lang w:val="en-GB" w:eastAsia="zh-CN"/>
              </w:rPr>
              <w:t>SW</w:t>
            </w:r>
            <w:r w:rsidRPr="000914F0">
              <w:rPr>
                <w:rFonts w:eastAsia="Arial Unicode MS"/>
                <w:b/>
                <w:sz w:val="18"/>
                <w:szCs w:val="18"/>
                <w:lang w:val="en-GB"/>
              </w:rPr>
              <w:t>:</w:t>
            </w:r>
          </w:p>
        </w:tc>
        <w:tc>
          <w:tcPr>
            <w:tcW w:w="743" w:type="pct"/>
            <w:tcBorders>
              <w:top w:val="single" w:sz="4" w:space="0" w:color="auto"/>
              <w:left w:val="single" w:sz="4" w:space="0" w:color="auto"/>
              <w:bottom w:val="single" w:sz="4" w:space="0" w:color="auto"/>
              <w:right w:val="single" w:sz="4" w:space="0" w:color="auto"/>
            </w:tcBorders>
            <w:vAlign w:val="center"/>
          </w:tcPr>
          <w:p w:rsidR="00852BBB" w:rsidRPr="00852BBB" w:rsidRDefault="004A0FE7" w:rsidP="000914F0">
            <w:pPr>
              <w:pStyle w:val="ListofTables"/>
              <w:spacing w:before="60"/>
              <w:jc w:val="both"/>
              <w:rPr>
                <w:rFonts w:eastAsia="Arial Unicode MS" w:hint="eastAsia"/>
                <w:sz w:val="18"/>
                <w:szCs w:val="18"/>
                <w:lang w:val="en-GB" w:eastAsia="zh-CN"/>
              </w:rPr>
            </w:pPr>
            <w:r>
              <w:rPr>
                <w:rFonts w:eastAsia="Arial Unicode MS" w:hint="eastAsia"/>
                <w:sz w:val="18"/>
                <w:szCs w:val="18"/>
                <w:lang w:val="en-GB" w:eastAsia="zh-CN"/>
              </w:rPr>
              <w:t>Li Jiongqiu</w:t>
            </w:r>
          </w:p>
        </w:tc>
        <w:tc>
          <w:tcPr>
            <w:tcW w:w="1011" w:type="pct"/>
            <w:tcBorders>
              <w:top w:val="single" w:sz="4" w:space="0" w:color="auto"/>
              <w:left w:val="single" w:sz="4" w:space="0" w:color="auto"/>
              <w:bottom w:val="single" w:sz="4" w:space="0" w:color="auto"/>
              <w:right w:val="single" w:sz="4" w:space="0" w:color="auto"/>
            </w:tcBorders>
            <w:vAlign w:val="center"/>
          </w:tcPr>
          <w:p w:rsidR="00852BBB" w:rsidRPr="000914F0" w:rsidRDefault="00904B72" w:rsidP="00852BBB">
            <w:pPr>
              <w:pStyle w:val="ListofTables"/>
              <w:tabs>
                <w:tab w:val="left" w:pos="649"/>
              </w:tabs>
              <w:spacing w:before="60"/>
              <w:jc w:val="both"/>
              <w:rPr>
                <w:rFonts w:hint="eastAsia"/>
                <w:sz w:val="18"/>
                <w:szCs w:val="18"/>
                <w:lang w:val="en-GB" w:eastAsia="zh-CN"/>
              </w:rPr>
            </w:pPr>
            <w:r>
              <w:rPr>
                <w:rFonts w:eastAsia="Arial Unicode MS" w:hint="eastAsia"/>
                <w:b/>
                <w:sz w:val="18"/>
                <w:szCs w:val="18"/>
                <w:lang w:val="en-GB" w:eastAsia="zh-CN"/>
              </w:rPr>
              <w:t>DEQ</w:t>
            </w:r>
            <w:r w:rsidR="00852BBB">
              <w:rPr>
                <w:rFonts w:eastAsia="Arial Unicode MS" w:hint="eastAsia"/>
                <w:b/>
                <w:sz w:val="18"/>
                <w:szCs w:val="18"/>
                <w:lang w:val="en-GB" w:eastAsia="zh-CN"/>
              </w:rPr>
              <w:t>:</w:t>
            </w:r>
          </w:p>
        </w:tc>
        <w:tc>
          <w:tcPr>
            <w:tcW w:w="603" w:type="pct"/>
            <w:tcBorders>
              <w:top w:val="single" w:sz="4" w:space="0" w:color="auto"/>
              <w:left w:val="single" w:sz="4" w:space="0" w:color="auto"/>
              <w:bottom w:val="single" w:sz="4" w:space="0" w:color="auto"/>
              <w:right w:val="single" w:sz="4" w:space="0" w:color="auto"/>
            </w:tcBorders>
            <w:vAlign w:val="center"/>
          </w:tcPr>
          <w:p w:rsidR="00852BBB" w:rsidRPr="000914F0" w:rsidRDefault="004A0FE7" w:rsidP="000914F0">
            <w:pPr>
              <w:pStyle w:val="ListofTables"/>
              <w:spacing w:before="60"/>
              <w:jc w:val="both"/>
              <w:rPr>
                <w:rFonts w:hint="eastAsia"/>
                <w:sz w:val="18"/>
                <w:szCs w:val="18"/>
                <w:lang w:val="en-GB" w:eastAsia="zh-CN"/>
              </w:rPr>
            </w:pPr>
            <w:r>
              <w:rPr>
                <w:rFonts w:hint="eastAsia"/>
                <w:sz w:val="18"/>
                <w:szCs w:val="18"/>
                <w:lang w:val="en-GB" w:eastAsia="zh-CN"/>
              </w:rPr>
              <w:t>Qiu Chuanhao</w:t>
            </w:r>
          </w:p>
        </w:tc>
      </w:tr>
      <w:tr w:rsidR="00852BBB" w:rsidRPr="000914F0" w:rsidTr="002D7A92">
        <w:tc>
          <w:tcPr>
            <w:tcW w:w="990" w:type="pct"/>
            <w:tcBorders>
              <w:top w:val="single" w:sz="4" w:space="0" w:color="auto"/>
              <w:left w:val="single" w:sz="4" w:space="0" w:color="auto"/>
              <w:bottom w:val="single" w:sz="4" w:space="0" w:color="auto"/>
              <w:right w:val="single" w:sz="4" w:space="0" w:color="auto"/>
            </w:tcBorders>
            <w:vAlign w:val="center"/>
          </w:tcPr>
          <w:p w:rsidR="00852BBB" w:rsidRPr="000914F0" w:rsidRDefault="00852BBB" w:rsidP="000914F0">
            <w:pPr>
              <w:pStyle w:val="ListofTables"/>
              <w:spacing w:before="60"/>
              <w:jc w:val="both"/>
              <w:rPr>
                <w:rFonts w:eastAsia="Arial Unicode MS" w:hint="eastAsia"/>
                <w:b/>
                <w:sz w:val="18"/>
                <w:szCs w:val="18"/>
                <w:lang w:val="en-GB" w:eastAsia="zh-CN"/>
              </w:rPr>
            </w:pPr>
            <w:r>
              <w:rPr>
                <w:rFonts w:eastAsia="Arial Unicode MS" w:hint="eastAsia"/>
                <w:b/>
                <w:sz w:val="18"/>
                <w:szCs w:val="18"/>
                <w:lang w:val="en-GB" w:eastAsia="zh-CN"/>
              </w:rPr>
              <w:t>Document Version:</w:t>
            </w:r>
          </w:p>
        </w:tc>
        <w:tc>
          <w:tcPr>
            <w:tcW w:w="731" w:type="pct"/>
            <w:tcBorders>
              <w:top w:val="single" w:sz="4" w:space="0" w:color="auto"/>
              <w:left w:val="single" w:sz="4" w:space="0" w:color="auto"/>
              <w:bottom w:val="single" w:sz="4" w:space="0" w:color="auto"/>
              <w:right w:val="single" w:sz="4" w:space="0" w:color="auto"/>
            </w:tcBorders>
            <w:vAlign w:val="center"/>
          </w:tcPr>
          <w:p w:rsidR="00852BBB" w:rsidRPr="000914F0" w:rsidRDefault="00E73E9D" w:rsidP="00901217">
            <w:pPr>
              <w:pStyle w:val="ListofTables"/>
              <w:spacing w:before="60"/>
              <w:jc w:val="both"/>
              <w:rPr>
                <w:sz w:val="18"/>
                <w:szCs w:val="18"/>
                <w:lang w:val="en-GB" w:eastAsia="zh-CN"/>
              </w:rPr>
            </w:pPr>
            <w:r>
              <w:rPr>
                <w:rFonts w:hint="eastAsia"/>
                <w:sz w:val="18"/>
                <w:szCs w:val="18"/>
                <w:lang w:val="en-GB" w:eastAsia="zh-CN"/>
              </w:rPr>
              <w:t>A0</w:t>
            </w:r>
            <w:r w:rsidR="00901217">
              <w:rPr>
                <w:rFonts w:hint="eastAsia"/>
                <w:sz w:val="18"/>
                <w:szCs w:val="18"/>
                <w:lang w:val="en-GB" w:eastAsia="zh-CN"/>
              </w:rPr>
              <w:t>1</w:t>
            </w:r>
          </w:p>
        </w:tc>
        <w:tc>
          <w:tcPr>
            <w:tcW w:w="922" w:type="pct"/>
            <w:tcBorders>
              <w:top w:val="single" w:sz="4" w:space="0" w:color="auto"/>
              <w:left w:val="single" w:sz="4" w:space="0" w:color="auto"/>
              <w:bottom w:val="single" w:sz="4" w:space="0" w:color="auto"/>
              <w:right w:val="single" w:sz="4" w:space="0" w:color="auto"/>
            </w:tcBorders>
            <w:vAlign w:val="center"/>
          </w:tcPr>
          <w:p w:rsidR="00852BBB" w:rsidRPr="000914F0" w:rsidRDefault="00852BBB" w:rsidP="000914F0">
            <w:pPr>
              <w:pStyle w:val="ListofTables"/>
              <w:spacing w:before="60"/>
              <w:jc w:val="both"/>
              <w:rPr>
                <w:sz w:val="18"/>
                <w:szCs w:val="18"/>
                <w:lang w:val="en-GB" w:eastAsia="zh-CN"/>
              </w:rPr>
            </w:pPr>
            <w:r>
              <w:rPr>
                <w:rFonts w:eastAsia="Arial Unicode MS" w:hint="eastAsia"/>
                <w:b/>
                <w:sz w:val="18"/>
                <w:szCs w:val="18"/>
                <w:lang w:val="en-GB" w:eastAsia="zh-CN"/>
              </w:rPr>
              <w:t xml:space="preserve">Document </w:t>
            </w:r>
            <w:r w:rsidRPr="000914F0">
              <w:rPr>
                <w:rFonts w:eastAsia="Arial Unicode MS"/>
                <w:b/>
                <w:sz w:val="18"/>
                <w:szCs w:val="18"/>
                <w:lang w:val="en-GB"/>
              </w:rPr>
              <w:t>Date:</w:t>
            </w:r>
          </w:p>
        </w:tc>
        <w:tc>
          <w:tcPr>
            <w:tcW w:w="743" w:type="pct"/>
            <w:tcBorders>
              <w:top w:val="single" w:sz="4" w:space="0" w:color="auto"/>
              <w:left w:val="single" w:sz="4" w:space="0" w:color="auto"/>
              <w:bottom w:val="single" w:sz="4" w:space="0" w:color="auto"/>
              <w:right w:val="single" w:sz="4" w:space="0" w:color="auto"/>
            </w:tcBorders>
            <w:vAlign w:val="center"/>
          </w:tcPr>
          <w:p w:rsidR="00852BBB" w:rsidRPr="00852BBB" w:rsidRDefault="00174F20" w:rsidP="004A0FE7">
            <w:pPr>
              <w:pStyle w:val="ListofTables"/>
              <w:spacing w:before="60"/>
              <w:jc w:val="both"/>
              <w:rPr>
                <w:rFonts w:eastAsia="Arial Unicode MS" w:hint="eastAsia"/>
                <w:sz w:val="18"/>
                <w:szCs w:val="18"/>
                <w:lang w:val="en-GB" w:eastAsia="zh-CN"/>
              </w:rPr>
            </w:pPr>
            <w:r>
              <w:rPr>
                <w:rFonts w:eastAsia="Arial Unicode MS" w:hint="eastAsia"/>
                <w:sz w:val="18"/>
                <w:szCs w:val="18"/>
                <w:lang w:val="en-GB" w:eastAsia="zh-CN"/>
              </w:rPr>
              <w:t>201</w:t>
            </w:r>
            <w:r w:rsidR="008E1CF9">
              <w:rPr>
                <w:rFonts w:eastAsia="Arial Unicode MS" w:hint="eastAsia"/>
                <w:sz w:val="18"/>
                <w:szCs w:val="18"/>
                <w:lang w:val="en-GB" w:eastAsia="zh-CN"/>
              </w:rPr>
              <w:t>6-</w:t>
            </w:r>
            <w:r w:rsidR="00901217">
              <w:rPr>
                <w:rFonts w:eastAsia="Arial Unicode MS" w:hint="eastAsia"/>
                <w:sz w:val="18"/>
                <w:szCs w:val="18"/>
                <w:lang w:val="en-GB" w:eastAsia="zh-CN"/>
              </w:rPr>
              <w:t>1</w:t>
            </w:r>
            <w:r w:rsidR="004A0FE7">
              <w:rPr>
                <w:rFonts w:eastAsia="Arial Unicode MS" w:hint="eastAsia"/>
                <w:sz w:val="18"/>
                <w:szCs w:val="18"/>
                <w:lang w:val="en-GB" w:eastAsia="zh-CN"/>
              </w:rPr>
              <w:t>1</w:t>
            </w:r>
            <w:r>
              <w:rPr>
                <w:rFonts w:eastAsia="Arial Unicode MS" w:hint="eastAsia"/>
                <w:sz w:val="18"/>
                <w:szCs w:val="18"/>
                <w:lang w:val="en-GB" w:eastAsia="zh-CN"/>
              </w:rPr>
              <w:t>-</w:t>
            </w:r>
            <w:r w:rsidR="00901217">
              <w:rPr>
                <w:rFonts w:eastAsia="Arial Unicode MS" w:hint="eastAsia"/>
                <w:sz w:val="18"/>
                <w:szCs w:val="18"/>
                <w:lang w:val="en-GB" w:eastAsia="zh-CN"/>
              </w:rPr>
              <w:t>17</w:t>
            </w:r>
          </w:p>
        </w:tc>
        <w:tc>
          <w:tcPr>
            <w:tcW w:w="1011" w:type="pct"/>
            <w:tcBorders>
              <w:top w:val="single" w:sz="4" w:space="0" w:color="auto"/>
              <w:left w:val="single" w:sz="4" w:space="0" w:color="auto"/>
              <w:bottom w:val="single" w:sz="4" w:space="0" w:color="auto"/>
              <w:right w:val="single" w:sz="4" w:space="0" w:color="auto"/>
            </w:tcBorders>
            <w:vAlign w:val="center"/>
          </w:tcPr>
          <w:p w:rsidR="00852BBB" w:rsidRPr="000914F0" w:rsidRDefault="00852BBB" w:rsidP="000914F0">
            <w:pPr>
              <w:pStyle w:val="ListofTables"/>
              <w:spacing w:before="60"/>
              <w:jc w:val="both"/>
              <w:rPr>
                <w:rFonts w:hint="eastAsia"/>
                <w:sz w:val="18"/>
                <w:szCs w:val="18"/>
                <w:lang w:val="en-GB" w:eastAsia="zh-CN"/>
              </w:rPr>
            </w:pPr>
            <w:r>
              <w:rPr>
                <w:rFonts w:eastAsia="Arial Unicode MS" w:hint="eastAsia"/>
                <w:b/>
                <w:sz w:val="18"/>
                <w:szCs w:val="18"/>
                <w:lang w:val="en-GB" w:eastAsia="zh-CN"/>
              </w:rPr>
              <w:t xml:space="preserve">Document </w:t>
            </w:r>
            <w:r w:rsidRPr="000914F0">
              <w:rPr>
                <w:rFonts w:eastAsia="Arial Unicode MS"/>
                <w:b/>
                <w:sz w:val="18"/>
                <w:szCs w:val="18"/>
                <w:lang w:val="en-GB"/>
              </w:rPr>
              <w:t>Status:</w:t>
            </w:r>
          </w:p>
        </w:tc>
        <w:tc>
          <w:tcPr>
            <w:tcW w:w="603" w:type="pct"/>
            <w:tcBorders>
              <w:top w:val="single" w:sz="4" w:space="0" w:color="auto"/>
              <w:left w:val="single" w:sz="4" w:space="0" w:color="auto"/>
              <w:bottom w:val="single" w:sz="4" w:space="0" w:color="auto"/>
              <w:right w:val="single" w:sz="4" w:space="0" w:color="auto"/>
            </w:tcBorders>
            <w:vAlign w:val="center"/>
          </w:tcPr>
          <w:p w:rsidR="00852BBB" w:rsidRPr="000914F0" w:rsidRDefault="008E1CF9" w:rsidP="000914F0">
            <w:pPr>
              <w:pStyle w:val="ListofTables"/>
              <w:spacing w:before="60"/>
              <w:jc w:val="both"/>
              <w:rPr>
                <w:rFonts w:hint="eastAsia"/>
                <w:sz w:val="18"/>
                <w:szCs w:val="18"/>
                <w:lang w:val="en-GB" w:eastAsia="zh-CN"/>
              </w:rPr>
            </w:pPr>
            <w:r>
              <w:rPr>
                <w:rFonts w:hint="eastAsia"/>
                <w:sz w:val="18"/>
                <w:szCs w:val="18"/>
                <w:lang w:val="en-GB" w:eastAsia="zh-CN"/>
              </w:rPr>
              <w:t>Review</w:t>
            </w:r>
          </w:p>
        </w:tc>
      </w:tr>
    </w:tbl>
    <w:bookmarkEnd w:id="1"/>
    <w:bookmarkEnd w:id="2"/>
    <w:p w:rsidR="00CF58C9" w:rsidRPr="000914F0" w:rsidRDefault="00CF58C9" w:rsidP="00CF58C9">
      <w:pPr>
        <w:rPr>
          <w:rFonts w:ascii="Arial" w:eastAsia="Arial Unicode MS" w:hAnsi="Arial" w:cs="Arial"/>
          <w:sz w:val="18"/>
          <w:szCs w:val="18"/>
        </w:rPr>
      </w:pPr>
      <w:r w:rsidRPr="000914F0">
        <w:rPr>
          <w:rFonts w:ascii="Arial" w:eastAsia="Arial Unicode MS" w:hAnsi="Arial" w:cs="Arial"/>
          <w:sz w:val="18"/>
          <w:szCs w:val="18"/>
        </w:rPr>
        <w:t>Hints:</w:t>
      </w:r>
    </w:p>
    <w:p w:rsidR="00CF58C9" w:rsidRPr="000914F0" w:rsidRDefault="00CF58C9" w:rsidP="00CF58C9">
      <w:pPr>
        <w:rPr>
          <w:rFonts w:ascii="Arial" w:hAnsi="Arial" w:cs="Arial"/>
          <w:b/>
          <w:sz w:val="18"/>
          <w:szCs w:val="18"/>
          <w:lang w:eastAsia="zh-CN"/>
        </w:rPr>
      </w:pPr>
      <w:r w:rsidRPr="000914F0">
        <w:rPr>
          <w:rFonts w:ascii="Arial" w:eastAsia="Arial Unicode MS" w:hAnsi="Arial" w:cs="Arial"/>
          <w:b/>
          <w:sz w:val="18"/>
          <w:szCs w:val="18"/>
        </w:rPr>
        <w:t>Document Status</w:t>
      </w:r>
    </w:p>
    <w:p w:rsidR="00CF58C9" w:rsidRPr="000914F0" w:rsidRDefault="00CF58C9" w:rsidP="00CF58C9">
      <w:pPr>
        <w:rPr>
          <w:rFonts w:ascii="Arial" w:hAnsi="Arial" w:cs="Arial"/>
          <w:sz w:val="18"/>
          <w:szCs w:val="18"/>
          <w:lang w:eastAsia="zh-CN"/>
        </w:rPr>
      </w:pPr>
      <w:r w:rsidRPr="000914F0">
        <w:rPr>
          <w:rFonts w:ascii="Arial" w:eastAsia="Arial Unicode MS" w:hAnsi="Arial" w:cs="Arial"/>
          <w:sz w:val="18"/>
          <w:szCs w:val="18"/>
        </w:rPr>
        <w:t>Draft:</w:t>
      </w:r>
      <w:r w:rsidRPr="000914F0">
        <w:rPr>
          <w:rFonts w:ascii="Arial" w:eastAsia="Arial Unicode MS" w:hAnsi="Arial" w:cs="Arial"/>
          <w:sz w:val="18"/>
          <w:szCs w:val="18"/>
        </w:rPr>
        <w:tab/>
      </w:r>
      <w:r w:rsidRPr="000914F0">
        <w:rPr>
          <w:rFonts w:ascii="Arial" w:hAnsi="Arial" w:cs="Arial"/>
          <w:sz w:val="18"/>
          <w:szCs w:val="18"/>
          <w:lang w:eastAsia="zh-CN"/>
        </w:rPr>
        <w:tab/>
      </w:r>
      <w:r w:rsidRPr="000914F0">
        <w:rPr>
          <w:rFonts w:ascii="Arial" w:eastAsia="Arial Unicode MS" w:hAnsi="Arial" w:cs="Arial"/>
          <w:sz w:val="18"/>
          <w:szCs w:val="18"/>
        </w:rPr>
        <w:t>The document is in work and not yet finished</w:t>
      </w:r>
    </w:p>
    <w:p w:rsidR="00CF58C9" w:rsidRPr="000914F0" w:rsidRDefault="00CF58C9" w:rsidP="00CF58C9">
      <w:pPr>
        <w:rPr>
          <w:rFonts w:ascii="Arial" w:hAnsi="Arial" w:cs="Arial"/>
          <w:sz w:val="18"/>
          <w:szCs w:val="18"/>
          <w:lang w:eastAsia="zh-CN"/>
        </w:rPr>
      </w:pPr>
      <w:r w:rsidRPr="000914F0">
        <w:rPr>
          <w:rFonts w:ascii="Arial" w:eastAsia="Arial Unicode MS" w:hAnsi="Arial" w:cs="Arial"/>
          <w:sz w:val="18"/>
          <w:szCs w:val="18"/>
        </w:rPr>
        <w:t>Ready:</w:t>
      </w:r>
      <w:r w:rsidRPr="000914F0">
        <w:rPr>
          <w:rFonts w:ascii="Arial" w:eastAsia="Arial Unicode MS" w:hAnsi="Arial" w:cs="Arial"/>
          <w:sz w:val="18"/>
          <w:szCs w:val="18"/>
        </w:rPr>
        <w:tab/>
      </w:r>
      <w:r w:rsidRPr="000914F0">
        <w:rPr>
          <w:rFonts w:ascii="Arial" w:hAnsi="Arial" w:cs="Arial"/>
          <w:sz w:val="18"/>
          <w:szCs w:val="18"/>
          <w:lang w:eastAsia="zh-CN"/>
        </w:rPr>
        <w:tab/>
      </w:r>
      <w:r w:rsidRPr="000914F0">
        <w:rPr>
          <w:rFonts w:ascii="Arial" w:eastAsia="Arial Unicode MS" w:hAnsi="Arial" w:cs="Arial"/>
          <w:sz w:val="18"/>
          <w:szCs w:val="18"/>
        </w:rPr>
        <w:t>All content is available in detail and the document is ready for review.</w:t>
      </w:r>
    </w:p>
    <w:p w:rsidR="00CF58C9" w:rsidRPr="000914F0" w:rsidRDefault="00C350F0" w:rsidP="00CF58C9">
      <w:pPr>
        <w:rPr>
          <w:rFonts w:ascii="Arial" w:hAnsi="Arial" w:cs="Arial" w:hint="eastAsia"/>
          <w:sz w:val="18"/>
          <w:szCs w:val="18"/>
          <w:lang w:eastAsia="zh-CN"/>
        </w:rPr>
      </w:pPr>
      <w:r>
        <w:rPr>
          <w:rFonts w:ascii="Arial" w:eastAsia="Arial Unicode MS" w:hAnsi="Arial" w:cs="Arial"/>
          <w:sz w:val="18"/>
          <w:szCs w:val="18"/>
        </w:rPr>
        <w:t>Reviewed:</w:t>
      </w:r>
      <w:r>
        <w:rPr>
          <w:rFonts w:ascii="Arial" w:eastAsia="Arial Unicode MS" w:hAnsi="Arial" w:cs="Arial"/>
          <w:sz w:val="18"/>
          <w:szCs w:val="18"/>
        </w:rPr>
        <w:tab/>
        <w:t xml:space="preserve">The doc. </w:t>
      </w:r>
      <w:r>
        <w:rPr>
          <w:rFonts w:ascii="Arial" w:eastAsia="Arial Unicode MS" w:hAnsi="Arial" w:cs="Arial" w:hint="eastAsia"/>
          <w:sz w:val="18"/>
          <w:szCs w:val="18"/>
          <w:lang w:eastAsia="zh-CN"/>
        </w:rPr>
        <w:t>i</w:t>
      </w:r>
      <w:r w:rsidR="00CF58C9" w:rsidRPr="000914F0">
        <w:rPr>
          <w:rFonts w:ascii="Arial" w:eastAsia="Arial Unicode MS" w:hAnsi="Arial" w:cs="Arial"/>
          <w:sz w:val="18"/>
          <w:szCs w:val="18"/>
        </w:rPr>
        <w:t>s reviewed by all reviewers and updated according to the review remarks</w:t>
      </w:r>
      <w:r>
        <w:rPr>
          <w:rFonts w:ascii="Arial" w:eastAsia="Arial Unicode MS" w:hAnsi="Arial" w:cs="Arial" w:hint="eastAsia"/>
          <w:sz w:val="18"/>
          <w:szCs w:val="18"/>
          <w:lang w:eastAsia="zh-CN"/>
        </w:rPr>
        <w:t>.</w:t>
      </w:r>
    </w:p>
    <w:p w:rsidR="00CF58C9" w:rsidRPr="000914F0" w:rsidRDefault="00CF58C9" w:rsidP="00CF58C9">
      <w:pPr>
        <w:rPr>
          <w:rFonts w:ascii="Arial" w:hAnsi="Arial" w:cs="Arial" w:hint="eastAsia"/>
          <w:sz w:val="18"/>
          <w:szCs w:val="18"/>
          <w:lang w:eastAsia="zh-CN"/>
        </w:rPr>
      </w:pPr>
      <w:r w:rsidRPr="000914F0">
        <w:rPr>
          <w:rFonts w:ascii="Arial" w:eastAsia="Arial Unicode MS" w:hAnsi="Arial" w:cs="Arial"/>
          <w:sz w:val="18"/>
          <w:szCs w:val="18"/>
        </w:rPr>
        <w:t>Released:</w:t>
      </w:r>
      <w:r w:rsidRPr="000914F0">
        <w:rPr>
          <w:rFonts w:ascii="Arial" w:eastAsia="Arial Unicode MS" w:hAnsi="Arial" w:cs="Arial"/>
          <w:sz w:val="18"/>
          <w:szCs w:val="18"/>
        </w:rPr>
        <w:tab/>
        <w:t xml:space="preserve">Before the document will </w:t>
      </w:r>
      <w:r w:rsidR="00C350F0">
        <w:rPr>
          <w:rFonts w:ascii="Arial" w:eastAsia="Arial Unicode MS" w:hAnsi="Arial" w:cs="Arial" w:hint="eastAsia"/>
          <w:sz w:val="18"/>
          <w:szCs w:val="18"/>
          <w:lang w:eastAsia="zh-CN"/>
        </w:rPr>
        <w:t xml:space="preserve">be </w:t>
      </w:r>
      <w:r w:rsidRPr="000914F0">
        <w:rPr>
          <w:rFonts w:ascii="Arial" w:eastAsia="Arial Unicode MS" w:hAnsi="Arial" w:cs="Arial"/>
          <w:sz w:val="18"/>
          <w:szCs w:val="18"/>
        </w:rPr>
        <w:t>stored in SAP-PDM</w:t>
      </w:r>
      <w:r w:rsidR="00C350F0">
        <w:rPr>
          <w:rFonts w:ascii="Arial" w:eastAsia="Arial Unicode MS" w:hAnsi="Arial" w:cs="Arial" w:hint="eastAsia"/>
          <w:sz w:val="18"/>
          <w:szCs w:val="18"/>
          <w:lang w:eastAsia="zh-CN"/>
        </w:rPr>
        <w:t>.</w:t>
      </w:r>
    </w:p>
    <w:p w:rsidR="00CF58C9" w:rsidRPr="000914F0" w:rsidRDefault="00CF58C9" w:rsidP="00CF58C9">
      <w:pPr>
        <w:rPr>
          <w:rFonts w:ascii="Arial" w:hAnsi="Arial" w:cs="Arial"/>
          <w:b/>
          <w:sz w:val="18"/>
          <w:szCs w:val="18"/>
          <w:lang w:eastAsia="zh-CN"/>
        </w:rPr>
      </w:pPr>
      <w:r w:rsidRPr="000914F0">
        <w:rPr>
          <w:rFonts w:ascii="Arial" w:eastAsia="Arial Unicode MS" w:hAnsi="Arial" w:cs="Arial"/>
          <w:b/>
          <w:sz w:val="18"/>
          <w:szCs w:val="18"/>
        </w:rPr>
        <w:t>Document Version</w:t>
      </w:r>
    </w:p>
    <w:p w:rsidR="00CF58C9" w:rsidRPr="000914F0" w:rsidRDefault="00CF58C9" w:rsidP="00CF58C9">
      <w:pPr>
        <w:ind w:firstLineChars="100" w:firstLine="180"/>
        <w:rPr>
          <w:rFonts w:ascii="Arial" w:hAnsi="Arial" w:cs="Arial"/>
          <w:sz w:val="18"/>
          <w:szCs w:val="18"/>
          <w:lang w:eastAsia="zh-CN"/>
        </w:rPr>
      </w:pPr>
      <w:r w:rsidRPr="000914F0">
        <w:rPr>
          <w:rFonts w:ascii="Arial" w:eastAsia="Arial Unicode MS" w:hAnsi="Arial" w:cs="Arial"/>
          <w:sz w:val="18"/>
          <w:szCs w:val="18"/>
        </w:rPr>
        <w:t>The document needs a version number, for each new document version made available to someone different from the author(s), the version number has to be increased.</w:t>
      </w:r>
    </w:p>
    <w:p w:rsidR="00CF58C9" w:rsidRPr="000914F0" w:rsidRDefault="00CF58C9" w:rsidP="00CF58C9">
      <w:pPr>
        <w:ind w:firstLineChars="100" w:firstLine="180"/>
        <w:rPr>
          <w:rFonts w:ascii="Arial" w:hAnsi="Arial" w:cs="Arial"/>
          <w:sz w:val="18"/>
          <w:szCs w:val="18"/>
          <w:lang w:eastAsia="zh-CN"/>
        </w:rPr>
      </w:pPr>
      <w:r w:rsidRPr="000914F0">
        <w:rPr>
          <w:rFonts w:ascii="Arial" w:eastAsia="Arial Unicode MS" w:hAnsi="Arial" w:cs="Arial"/>
          <w:sz w:val="18"/>
          <w:szCs w:val="18"/>
        </w:rPr>
        <w:t xml:space="preserve">The documents must </w:t>
      </w:r>
      <w:r w:rsidRPr="000914F0">
        <w:rPr>
          <w:rFonts w:ascii="Arial" w:eastAsia="Arial Unicode MS" w:hAnsi="Arial" w:cs="Arial"/>
          <w:sz w:val="18"/>
          <w:szCs w:val="18"/>
          <w:lang w:eastAsia="zh-CN"/>
        </w:rPr>
        <w:t xml:space="preserve">be </w:t>
      </w:r>
      <w:r w:rsidRPr="000914F0">
        <w:rPr>
          <w:rFonts w:ascii="Arial" w:eastAsia="Arial Unicode MS" w:hAnsi="Arial" w:cs="Arial"/>
          <w:sz w:val="18"/>
          <w:szCs w:val="18"/>
        </w:rPr>
        <w:t>reviewed and released!</w:t>
      </w:r>
    </w:p>
    <w:p w:rsidR="00CF58C9" w:rsidRPr="000914F0" w:rsidRDefault="00CF58C9" w:rsidP="00CF58C9">
      <w:pPr>
        <w:tabs>
          <w:tab w:val="num" w:pos="426"/>
        </w:tabs>
        <w:rPr>
          <w:rFonts w:ascii="Arial" w:eastAsia="Arial Unicode MS" w:hAnsi="Arial" w:cs="Arial"/>
          <w:sz w:val="18"/>
          <w:szCs w:val="18"/>
        </w:rPr>
      </w:pPr>
      <w:r w:rsidRPr="000914F0">
        <w:rPr>
          <w:rFonts w:ascii="Arial" w:eastAsia="Arial Unicode MS" w:hAnsi="Arial" w:cs="Arial"/>
          <w:b/>
          <w:sz w:val="18"/>
          <w:szCs w:val="18"/>
        </w:rPr>
        <w:t>Use file name:</w:t>
      </w:r>
      <w:r w:rsidRPr="000914F0">
        <w:rPr>
          <w:rFonts w:ascii="Arial" w:eastAsia="Arial Unicode MS" w:hAnsi="Arial" w:cs="Arial"/>
          <w:sz w:val="18"/>
          <w:szCs w:val="18"/>
        </w:rPr>
        <w:t xml:space="preserve"> </w:t>
      </w:r>
    </w:p>
    <w:p w:rsidR="00CF58C9" w:rsidRPr="000914F0" w:rsidRDefault="00CF58C9" w:rsidP="00CF58C9">
      <w:pPr>
        <w:rPr>
          <w:rFonts w:ascii="Arial" w:hAnsi="Arial" w:cs="Arial"/>
          <w:sz w:val="18"/>
          <w:szCs w:val="18"/>
          <w:lang w:eastAsia="zh-CN"/>
        </w:rPr>
      </w:pPr>
      <w:r w:rsidRPr="000914F0">
        <w:rPr>
          <w:rFonts w:ascii="Arial" w:hAnsi="Arial" w:cs="Arial"/>
          <w:sz w:val="18"/>
          <w:szCs w:val="18"/>
          <w:lang w:eastAsia="zh-CN"/>
        </w:rPr>
        <w:t>ModelName_PTS_Version_Status.doc</w:t>
      </w:r>
    </w:p>
    <w:p w:rsidR="00CF58C9" w:rsidRDefault="00CF58C9" w:rsidP="00CF58C9">
      <w:pPr>
        <w:tabs>
          <w:tab w:val="left" w:pos="1134"/>
        </w:tabs>
        <w:rPr>
          <w:rFonts w:ascii="Arial" w:hAnsi="Arial" w:cs="Arial"/>
          <w:sz w:val="16"/>
          <w:szCs w:val="16"/>
          <w:lang w:eastAsia="zh-CN"/>
        </w:rPr>
      </w:pPr>
      <w:r>
        <w:rPr>
          <w:rFonts w:ascii="Arial" w:eastAsia="Arial Unicode MS" w:hAnsi="Arial" w:cs="Arial"/>
          <w:sz w:val="16"/>
          <w:szCs w:val="16"/>
        </w:rPr>
        <w:t>.</w:t>
      </w:r>
    </w:p>
    <w:tbl>
      <w:tblPr>
        <w:tblW w:w="5000" w:type="pct"/>
        <w:tblCellMar>
          <w:left w:w="30" w:type="dxa"/>
          <w:right w:w="30" w:type="dxa"/>
        </w:tblCellMar>
        <w:tblLook w:val="0000" w:firstRow="0" w:lastRow="0" w:firstColumn="0" w:lastColumn="0" w:noHBand="0" w:noVBand="0"/>
      </w:tblPr>
      <w:tblGrid>
        <w:gridCol w:w="1858"/>
        <w:gridCol w:w="1162"/>
        <w:gridCol w:w="2231"/>
        <w:gridCol w:w="4448"/>
      </w:tblGrid>
      <w:tr w:rsidR="00CF58C9" w:rsidRPr="0062647B" w:rsidTr="00014C36">
        <w:trPr>
          <w:cantSplit/>
        </w:trPr>
        <w:tc>
          <w:tcPr>
            <w:tcW w:w="5000" w:type="pct"/>
            <w:gridSpan w:val="4"/>
            <w:tcBorders>
              <w:top w:val="single" w:sz="6" w:space="0" w:color="auto"/>
              <w:left w:val="single" w:sz="4" w:space="0" w:color="auto"/>
              <w:bottom w:val="nil"/>
              <w:right w:val="single" w:sz="4" w:space="0" w:color="auto"/>
            </w:tcBorders>
            <w:shd w:val="clear" w:color="auto" w:fill="E6E6E6"/>
            <w:vAlign w:val="center"/>
          </w:tcPr>
          <w:p w:rsidR="00CF58C9" w:rsidRPr="0062647B" w:rsidRDefault="00CF58C9">
            <w:pPr>
              <w:pStyle w:val="TableCaption"/>
              <w:spacing w:before="0" w:after="0"/>
              <w:rPr>
                <w:rFonts w:eastAsia="Arial Unicode MS"/>
                <w:snapToGrid w:val="0"/>
                <w:sz w:val="18"/>
                <w:szCs w:val="18"/>
                <w:lang w:val="en-GB" w:eastAsia="de-DE"/>
              </w:rPr>
            </w:pPr>
            <w:r w:rsidRPr="0062647B">
              <w:rPr>
                <w:rFonts w:eastAsia="Arial Unicode MS"/>
                <w:sz w:val="18"/>
                <w:szCs w:val="18"/>
                <w:lang w:val="en-GB"/>
              </w:rPr>
              <w:t>History</w:t>
            </w:r>
          </w:p>
        </w:tc>
      </w:tr>
      <w:tr w:rsidR="00CF58C9" w:rsidRPr="0062647B" w:rsidTr="00014C36">
        <w:trPr>
          <w:cantSplit/>
        </w:trPr>
        <w:tc>
          <w:tcPr>
            <w:tcW w:w="958" w:type="pct"/>
            <w:tcBorders>
              <w:top w:val="single" w:sz="4" w:space="0" w:color="auto"/>
              <w:left w:val="single" w:sz="4" w:space="0" w:color="auto"/>
              <w:bottom w:val="single" w:sz="4" w:space="0" w:color="auto"/>
              <w:right w:val="single" w:sz="4" w:space="0" w:color="auto"/>
            </w:tcBorders>
            <w:vAlign w:val="center"/>
          </w:tcPr>
          <w:p w:rsidR="00CF58C9" w:rsidRPr="0062647B" w:rsidRDefault="00CF58C9" w:rsidP="0062647B">
            <w:pPr>
              <w:jc w:val="both"/>
              <w:rPr>
                <w:rFonts w:ascii="Arial" w:eastAsia="Arial Unicode MS" w:hAnsi="Arial" w:cs="Arial"/>
                <w:b/>
                <w:snapToGrid w:val="0"/>
                <w:sz w:val="18"/>
                <w:szCs w:val="18"/>
                <w:lang w:val="en-GB" w:eastAsia="de-DE"/>
              </w:rPr>
            </w:pPr>
            <w:r w:rsidRPr="0062647B">
              <w:rPr>
                <w:rFonts w:ascii="Arial" w:eastAsia="Arial Unicode MS" w:hAnsi="Arial" w:cs="Arial"/>
                <w:b/>
                <w:snapToGrid w:val="0"/>
                <w:sz w:val="18"/>
                <w:szCs w:val="18"/>
                <w:lang w:val="en-GB" w:eastAsia="de-DE"/>
              </w:rPr>
              <w:t>Version</w:t>
            </w:r>
          </w:p>
        </w:tc>
        <w:tc>
          <w:tcPr>
            <w:tcW w:w="599" w:type="pct"/>
            <w:tcBorders>
              <w:top w:val="single" w:sz="4" w:space="0" w:color="auto"/>
              <w:left w:val="single" w:sz="4" w:space="0" w:color="auto"/>
              <w:bottom w:val="single" w:sz="4" w:space="0" w:color="auto"/>
              <w:right w:val="single" w:sz="4" w:space="0" w:color="auto"/>
            </w:tcBorders>
            <w:vAlign w:val="center"/>
          </w:tcPr>
          <w:p w:rsidR="00CF58C9" w:rsidRPr="0062647B" w:rsidRDefault="00CF58C9" w:rsidP="0062647B">
            <w:pPr>
              <w:jc w:val="both"/>
              <w:rPr>
                <w:rFonts w:ascii="Arial" w:eastAsia="Arial Unicode MS" w:hAnsi="Arial" w:cs="Arial"/>
                <w:b/>
                <w:snapToGrid w:val="0"/>
                <w:sz w:val="18"/>
                <w:szCs w:val="18"/>
                <w:lang w:val="en-GB" w:eastAsia="de-DE"/>
              </w:rPr>
            </w:pPr>
            <w:r w:rsidRPr="0062647B">
              <w:rPr>
                <w:rFonts w:ascii="Arial" w:eastAsia="Arial Unicode MS" w:hAnsi="Arial" w:cs="Arial"/>
                <w:b/>
                <w:snapToGrid w:val="0"/>
                <w:sz w:val="18"/>
                <w:szCs w:val="18"/>
                <w:lang w:val="en-GB" w:eastAsia="de-DE"/>
              </w:rPr>
              <w:t>Date</w:t>
            </w:r>
          </w:p>
        </w:tc>
        <w:tc>
          <w:tcPr>
            <w:tcW w:w="1150" w:type="pct"/>
            <w:tcBorders>
              <w:top w:val="single" w:sz="4" w:space="0" w:color="auto"/>
              <w:left w:val="single" w:sz="4" w:space="0" w:color="auto"/>
              <w:bottom w:val="single" w:sz="4" w:space="0" w:color="auto"/>
              <w:right w:val="single" w:sz="4" w:space="0" w:color="auto"/>
            </w:tcBorders>
            <w:vAlign w:val="center"/>
          </w:tcPr>
          <w:p w:rsidR="00CF58C9" w:rsidRPr="0062647B" w:rsidRDefault="008E74EC" w:rsidP="0062647B">
            <w:pPr>
              <w:jc w:val="both"/>
              <w:rPr>
                <w:rFonts w:ascii="Arial" w:eastAsia="Arial Unicode MS" w:hAnsi="Arial" w:cs="Arial" w:hint="eastAsia"/>
                <w:b/>
                <w:snapToGrid w:val="0"/>
                <w:sz w:val="18"/>
                <w:szCs w:val="18"/>
                <w:lang w:val="en-GB" w:eastAsia="zh-CN"/>
              </w:rPr>
            </w:pPr>
            <w:r>
              <w:rPr>
                <w:rFonts w:ascii="Arial" w:eastAsia="Arial Unicode MS" w:hAnsi="Arial" w:cs="Arial"/>
                <w:b/>
                <w:snapToGrid w:val="0"/>
                <w:sz w:val="18"/>
                <w:szCs w:val="18"/>
                <w:lang w:val="en-GB" w:eastAsia="de-DE"/>
              </w:rPr>
              <w:t>Name, Department</w:t>
            </w:r>
          </w:p>
        </w:tc>
        <w:tc>
          <w:tcPr>
            <w:tcW w:w="2293" w:type="pct"/>
            <w:tcBorders>
              <w:top w:val="single" w:sz="4" w:space="0" w:color="auto"/>
              <w:left w:val="single" w:sz="4" w:space="0" w:color="auto"/>
              <w:bottom w:val="single" w:sz="4" w:space="0" w:color="auto"/>
              <w:right w:val="single" w:sz="4" w:space="0" w:color="auto"/>
            </w:tcBorders>
            <w:vAlign w:val="center"/>
          </w:tcPr>
          <w:p w:rsidR="00CF58C9" w:rsidRPr="0062647B" w:rsidRDefault="008E74EC" w:rsidP="0062647B">
            <w:pPr>
              <w:jc w:val="both"/>
              <w:rPr>
                <w:rFonts w:ascii="Arial" w:eastAsia="Arial Unicode MS" w:hAnsi="Arial" w:cs="Arial" w:hint="eastAsia"/>
                <w:b/>
                <w:snapToGrid w:val="0"/>
                <w:sz w:val="18"/>
                <w:szCs w:val="18"/>
                <w:lang w:val="en-GB" w:eastAsia="zh-CN"/>
              </w:rPr>
            </w:pPr>
            <w:r>
              <w:rPr>
                <w:rFonts w:ascii="Arial" w:eastAsia="Arial Unicode MS" w:hAnsi="Arial" w:cs="Arial"/>
                <w:b/>
                <w:snapToGrid w:val="0"/>
                <w:sz w:val="18"/>
                <w:szCs w:val="18"/>
                <w:lang w:val="en-GB" w:eastAsia="de-DE"/>
              </w:rPr>
              <w:t>Changes</w:t>
            </w:r>
          </w:p>
        </w:tc>
      </w:tr>
      <w:tr w:rsidR="00CF58C9" w:rsidRPr="0062647B" w:rsidTr="00014C36">
        <w:trPr>
          <w:cantSplit/>
        </w:trPr>
        <w:tc>
          <w:tcPr>
            <w:tcW w:w="958" w:type="pct"/>
            <w:tcBorders>
              <w:top w:val="single" w:sz="4" w:space="0" w:color="auto"/>
              <w:left w:val="single" w:sz="4" w:space="0" w:color="auto"/>
              <w:bottom w:val="single" w:sz="4" w:space="0" w:color="auto"/>
              <w:right w:val="single" w:sz="4" w:space="0" w:color="auto"/>
            </w:tcBorders>
            <w:vAlign w:val="center"/>
          </w:tcPr>
          <w:p w:rsidR="00CF58C9" w:rsidRPr="00EE7272" w:rsidRDefault="00DA6214" w:rsidP="00417083">
            <w:pPr>
              <w:jc w:val="both"/>
              <w:rPr>
                <w:rFonts w:ascii="Arial" w:eastAsia="Arial Unicode MS" w:hAnsi="Arial" w:cs="Arial" w:hint="eastAsia"/>
                <w:sz w:val="18"/>
                <w:szCs w:val="18"/>
                <w:lang w:eastAsia="zh-CN"/>
              </w:rPr>
            </w:pPr>
            <w:r>
              <w:rPr>
                <w:rFonts w:ascii="Arial" w:eastAsia="Arial Unicode MS" w:hAnsi="Arial" w:cs="Arial" w:hint="eastAsia"/>
                <w:sz w:val="18"/>
                <w:szCs w:val="18"/>
                <w:lang w:eastAsia="zh-CN"/>
              </w:rPr>
              <w:t>A</w:t>
            </w:r>
            <w:r w:rsidR="00076EF9">
              <w:rPr>
                <w:rFonts w:ascii="Arial" w:eastAsia="Arial Unicode MS" w:hAnsi="Arial" w:cs="Arial" w:hint="eastAsia"/>
                <w:sz w:val="18"/>
                <w:szCs w:val="18"/>
                <w:lang w:eastAsia="zh-CN"/>
              </w:rPr>
              <w:t xml:space="preserve">01 </w:t>
            </w:r>
          </w:p>
        </w:tc>
        <w:tc>
          <w:tcPr>
            <w:tcW w:w="599" w:type="pct"/>
            <w:tcBorders>
              <w:top w:val="single" w:sz="4" w:space="0" w:color="auto"/>
              <w:left w:val="single" w:sz="4" w:space="0" w:color="auto"/>
              <w:bottom w:val="single" w:sz="4" w:space="0" w:color="auto"/>
              <w:right w:val="single" w:sz="4" w:space="0" w:color="auto"/>
            </w:tcBorders>
            <w:vAlign w:val="center"/>
          </w:tcPr>
          <w:p w:rsidR="00CF58C9" w:rsidRPr="00EE7272" w:rsidRDefault="008C423E" w:rsidP="000D792B">
            <w:pPr>
              <w:jc w:val="both"/>
              <w:rPr>
                <w:rFonts w:ascii="Arial" w:eastAsia="Arial Unicode MS" w:hAnsi="Arial" w:cs="Arial" w:hint="eastAsia"/>
                <w:sz w:val="18"/>
                <w:szCs w:val="18"/>
                <w:lang w:eastAsia="zh-CN"/>
              </w:rPr>
            </w:pPr>
            <w:r>
              <w:rPr>
                <w:rFonts w:ascii="Arial" w:eastAsia="Arial Unicode MS" w:hAnsi="Arial" w:cs="Arial" w:hint="eastAsia"/>
                <w:sz w:val="18"/>
                <w:szCs w:val="18"/>
                <w:lang w:eastAsia="zh-CN"/>
              </w:rPr>
              <w:t>201</w:t>
            </w:r>
            <w:r w:rsidR="000D792B">
              <w:rPr>
                <w:rFonts w:ascii="Arial" w:eastAsia="Arial Unicode MS" w:hAnsi="Arial" w:cs="Arial" w:hint="eastAsia"/>
                <w:sz w:val="18"/>
                <w:szCs w:val="18"/>
                <w:lang w:eastAsia="zh-CN"/>
              </w:rPr>
              <w:t>6</w:t>
            </w:r>
            <w:r>
              <w:rPr>
                <w:rFonts w:ascii="Arial" w:eastAsia="Arial Unicode MS" w:hAnsi="Arial" w:cs="Arial" w:hint="eastAsia"/>
                <w:sz w:val="18"/>
                <w:szCs w:val="18"/>
                <w:lang w:eastAsia="zh-CN"/>
              </w:rPr>
              <w:t>-1</w:t>
            </w:r>
            <w:r w:rsidR="000D792B">
              <w:rPr>
                <w:rFonts w:ascii="Arial" w:eastAsia="Arial Unicode MS" w:hAnsi="Arial" w:cs="Arial" w:hint="eastAsia"/>
                <w:sz w:val="18"/>
                <w:szCs w:val="18"/>
                <w:lang w:eastAsia="zh-CN"/>
              </w:rPr>
              <w:t>1</w:t>
            </w:r>
            <w:r>
              <w:rPr>
                <w:rFonts w:ascii="Arial" w:eastAsia="Arial Unicode MS" w:hAnsi="Arial" w:cs="Arial" w:hint="eastAsia"/>
                <w:sz w:val="18"/>
                <w:szCs w:val="18"/>
                <w:lang w:eastAsia="zh-CN"/>
              </w:rPr>
              <w:t>-</w:t>
            </w:r>
            <w:r w:rsidR="000D792B">
              <w:rPr>
                <w:rFonts w:ascii="Arial" w:eastAsia="Arial Unicode MS" w:hAnsi="Arial" w:cs="Arial" w:hint="eastAsia"/>
                <w:sz w:val="18"/>
                <w:szCs w:val="18"/>
                <w:lang w:eastAsia="zh-CN"/>
              </w:rPr>
              <w:t>22</w:t>
            </w:r>
          </w:p>
        </w:tc>
        <w:tc>
          <w:tcPr>
            <w:tcW w:w="1150" w:type="pct"/>
            <w:tcBorders>
              <w:top w:val="single" w:sz="4" w:space="0" w:color="auto"/>
              <w:left w:val="single" w:sz="4" w:space="0" w:color="auto"/>
              <w:bottom w:val="single" w:sz="4" w:space="0" w:color="auto"/>
              <w:right w:val="single" w:sz="4" w:space="0" w:color="auto"/>
            </w:tcBorders>
            <w:vAlign w:val="center"/>
          </w:tcPr>
          <w:p w:rsidR="00CF58C9" w:rsidRPr="00EE7272" w:rsidRDefault="000D792B" w:rsidP="00417083">
            <w:pPr>
              <w:jc w:val="both"/>
              <w:rPr>
                <w:rFonts w:ascii="Arial" w:eastAsia="Arial Unicode MS" w:hAnsi="Arial" w:cs="Arial" w:hint="eastAsia"/>
                <w:sz w:val="18"/>
                <w:szCs w:val="18"/>
                <w:lang w:eastAsia="zh-CN"/>
              </w:rPr>
            </w:pPr>
            <w:r>
              <w:rPr>
                <w:rFonts w:ascii="Arial" w:eastAsia="Arial Unicode MS" w:hAnsi="Arial" w:cs="Arial" w:hint="eastAsia"/>
                <w:sz w:val="18"/>
                <w:szCs w:val="18"/>
                <w:lang w:eastAsia="zh-CN"/>
              </w:rPr>
              <w:t>Shi Jianchao/Li Jiongqiu</w:t>
            </w:r>
          </w:p>
        </w:tc>
        <w:tc>
          <w:tcPr>
            <w:tcW w:w="2293" w:type="pct"/>
            <w:tcBorders>
              <w:top w:val="single" w:sz="4" w:space="0" w:color="auto"/>
              <w:left w:val="single" w:sz="4" w:space="0" w:color="auto"/>
              <w:bottom w:val="single" w:sz="4" w:space="0" w:color="auto"/>
              <w:right w:val="single" w:sz="4" w:space="0" w:color="auto"/>
            </w:tcBorders>
            <w:vAlign w:val="center"/>
          </w:tcPr>
          <w:p w:rsidR="00CF58C9" w:rsidRPr="00EE7272" w:rsidRDefault="00901217" w:rsidP="00417083">
            <w:pPr>
              <w:jc w:val="both"/>
              <w:rPr>
                <w:rFonts w:ascii="Arial" w:eastAsia="Arial Unicode MS" w:hAnsi="Arial" w:cs="Arial" w:hint="eastAsia"/>
                <w:sz w:val="18"/>
                <w:szCs w:val="18"/>
                <w:lang w:eastAsia="zh-CN"/>
              </w:rPr>
            </w:pPr>
            <w:r>
              <w:rPr>
                <w:rFonts w:ascii="Arial" w:eastAsia="Arial Unicode MS" w:hAnsi="Arial" w:cs="Arial" w:hint="eastAsia"/>
                <w:sz w:val="18"/>
                <w:szCs w:val="18"/>
                <w:lang w:eastAsia="zh-CN"/>
              </w:rPr>
              <w:t>Create</w:t>
            </w:r>
          </w:p>
        </w:tc>
      </w:tr>
      <w:tr w:rsidR="00DA6214" w:rsidRPr="0062647B" w:rsidTr="00014C36">
        <w:trPr>
          <w:cantSplit/>
        </w:trPr>
        <w:tc>
          <w:tcPr>
            <w:tcW w:w="958" w:type="pct"/>
            <w:tcBorders>
              <w:top w:val="single" w:sz="4" w:space="0" w:color="auto"/>
              <w:left w:val="single" w:sz="4" w:space="0" w:color="auto"/>
              <w:bottom w:val="single" w:sz="4" w:space="0" w:color="auto"/>
              <w:right w:val="single" w:sz="4" w:space="0" w:color="auto"/>
            </w:tcBorders>
            <w:vAlign w:val="center"/>
          </w:tcPr>
          <w:p w:rsidR="00DA6214" w:rsidRPr="00EE7272" w:rsidRDefault="00DA6214" w:rsidP="00AB0B95">
            <w:pPr>
              <w:jc w:val="both"/>
              <w:rPr>
                <w:rFonts w:ascii="Arial" w:eastAsia="Arial Unicode MS" w:hAnsi="Arial" w:cs="Arial" w:hint="eastAsia"/>
                <w:sz w:val="18"/>
                <w:szCs w:val="18"/>
                <w:lang w:eastAsia="zh-CN"/>
              </w:rPr>
            </w:pPr>
            <w:r>
              <w:rPr>
                <w:rFonts w:ascii="Arial" w:eastAsia="Arial Unicode MS" w:hAnsi="Arial" w:cs="Arial" w:hint="eastAsia"/>
                <w:sz w:val="18"/>
                <w:szCs w:val="18"/>
                <w:lang w:eastAsia="zh-CN"/>
              </w:rPr>
              <w:t>A01</w:t>
            </w:r>
          </w:p>
        </w:tc>
        <w:tc>
          <w:tcPr>
            <w:tcW w:w="599" w:type="pct"/>
            <w:tcBorders>
              <w:top w:val="single" w:sz="4" w:space="0" w:color="auto"/>
              <w:left w:val="single" w:sz="4" w:space="0" w:color="auto"/>
              <w:bottom w:val="single" w:sz="4" w:space="0" w:color="auto"/>
              <w:right w:val="single" w:sz="4" w:space="0" w:color="auto"/>
            </w:tcBorders>
            <w:vAlign w:val="center"/>
          </w:tcPr>
          <w:p w:rsidR="00DA6214" w:rsidRPr="00EE7272" w:rsidRDefault="00DA6214" w:rsidP="00AB0B95">
            <w:pPr>
              <w:jc w:val="both"/>
              <w:rPr>
                <w:rFonts w:ascii="Arial" w:eastAsia="Arial Unicode MS" w:hAnsi="Arial" w:cs="Arial" w:hint="eastAsia"/>
                <w:sz w:val="18"/>
                <w:szCs w:val="18"/>
                <w:lang w:eastAsia="zh-CN"/>
              </w:rPr>
            </w:pPr>
            <w:r>
              <w:rPr>
                <w:rFonts w:ascii="Arial" w:eastAsia="Arial Unicode MS" w:hAnsi="Arial" w:cs="Arial" w:hint="eastAsia"/>
                <w:sz w:val="18"/>
                <w:szCs w:val="18"/>
                <w:lang w:eastAsia="zh-CN"/>
              </w:rPr>
              <w:t>2016-11-29</w:t>
            </w:r>
          </w:p>
        </w:tc>
        <w:tc>
          <w:tcPr>
            <w:tcW w:w="1150" w:type="pct"/>
            <w:tcBorders>
              <w:top w:val="single" w:sz="4" w:space="0" w:color="auto"/>
              <w:left w:val="single" w:sz="4" w:space="0" w:color="auto"/>
              <w:bottom w:val="single" w:sz="4" w:space="0" w:color="auto"/>
              <w:right w:val="single" w:sz="4" w:space="0" w:color="auto"/>
            </w:tcBorders>
            <w:vAlign w:val="center"/>
          </w:tcPr>
          <w:p w:rsidR="00DA6214" w:rsidRPr="00EE7272" w:rsidRDefault="00DA6214" w:rsidP="00AB0B95">
            <w:pPr>
              <w:jc w:val="both"/>
              <w:rPr>
                <w:rFonts w:ascii="Arial" w:eastAsia="Arial Unicode MS" w:hAnsi="Arial" w:cs="Arial" w:hint="eastAsia"/>
                <w:sz w:val="18"/>
                <w:szCs w:val="18"/>
                <w:lang w:eastAsia="zh-CN"/>
              </w:rPr>
            </w:pPr>
            <w:r>
              <w:rPr>
                <w:rFonts w:ascii="Arial" w:eastAsia="Arial Unicode MS" w:hAnsi="Arial" w:cs="Arial" w:hint="eastAsia"/>
                <w:sz w:val="18"/>
                <w:szCs w:val="18"/>
                <w:lang w:eastAsia="zh-CN"/>
              </w:rPr>
              <w:t>Li Jiongqiu</w:t>
            </w:r>
          </w:p>
        </w:tc>
        <w:tc>
          <w:tcPr>
            <w:tcW w:w="2293" w:type="pct"/>
            <w:tcBorders>
              <w:top w:val="single" w:sz="4" w:space="0" w:color="auto"/>
              <w:left w:val="single" w:sz="4" w:space="0" w:color="auto"/>
              <w:bottom w:val="single" w:sz="4" w:space="0" w:color="auto"/>
              <w:right w:val="single" w:sz="4" w:space="0" w:color="auto"/>
            </w:tcBorders>
            <w:vAlign w:val="center"/>
          </w:tcPr>
          <w:p w:rsidR="00DA6214" w:rsidRPr="00EE7272" w:rsidRDefault="00DA6214" w:rsidP="00DA6214">
            <w:pPr>
              <w:jc w:val="both"/>
              <w:rPr>
                <w:rFonts w:ascii="Arial" w:eastAsia="Arial Unicode MS" w:hAnsi="Arial" w:cs="Arial"/>
                <w:sz w:val="18"/>
                <w:szCs w:val="18"/>
                <w:lang w:eastAsia="zh-CN"/>
              </w:rPr>
            </w:pPr>
            <w:r>
              <w:rPr>
                <w:rFonts w:ascii="Arial" w:eastAsia="Arial Unicode MS" w:hAnsi="Arial" w:cs="Arial" w:hint="eastAsia"/>
                <w:sz w:val="18"/>
                <w:szCs w:val="18"/>
                <w:lang w:eastAsia="zh-CN"/>
              </w:rPr>
              <w:t>1,</w:t>
            </w:r>
            <w:r>
              <w:rPr>
                <w:rFonts w:ascii="Arial" w:eastAsia="Arial Unicode MS" w:hAnsi="Arial" w:cs="Arial"/>
                <w:sz w:val="18"/>
                <w:szCs w:val="18"/>
                <w:lang w:eastAsia="zh-CN"/>
              </w:rPr>
              <w:t>U</w:t>
            </w:r>
            <w:r>
              <w:rPr>
                <w:rFonts w:ascii="Arial" w:eastAsia="Arial Unicode MS" w:hAnsi="Arial" w:cs="Arial" w:hint="eastAsia"/>
                <w:sz w:val="18"/>
                <w:szCs w:val="18"/>
                <w:lang w:eastAsia="zh-CN"/>
              </w:rPr>
              <w:t>pdate 4.8;  4.12.3</w:t>
            </w:r>
          </w:p>
        </w:tc>
      </w:tr>
      <w:tr w:rsidR="00DA6214" w:rsidRPr="0062647B" w:rsidTr="00014C36">
        <w:trPr>
          <w:cantSplit/>
        </w:trPr>
        <w:tc>
          <w:tcPr>
            <w:tcW w:w="958" w:type="pct"/>
            <w:tcBorders>
              <w:top w:val="single" w:sz="4" w:space="0" w:color="auto"/>
              <w:left w:val="single" w:sz="4" w:space="0" w:color="auto"/>
              <w:bottom w:val="single" w:sz="4" w:space="0" w:color="auto"/>
              <w:right w:val="single" w:sz="4" w:space="0" w:color="auto"/>
            </w:tcBorders>
            <w:vAlign w:val="center"/>
          </w:tcPr>
          <w:p w:rsidR="00DA6214" w:rsidRPr="00EE7272" w:rsidRDefault="00DA6214" w:rsidP="009E0559">
            <w:pPr>
              <w:jc w:val="both"/>
              <w:rPr>
                <w:rFonts w:ascii="Arial" w:eastAsia="Arial Unicode MS" w:hAnsi="Arial" w:cs="Arial" w:hint="eastAsia"/>
                <w:sz w:val="18"/>
                <w:szCs w:val="18"/>
                <w:lang w:eastAsia="zh-CN"/>
              </w:rPr>
            </w:pPr>
          </w:p>
        </w:tc>
        <w:tc>
          <w:tcPr>
            <w:tcW w:w="599" w:type="pct"/>
            <w:tcBorders>
              <w:top w:val="single" w:sz="4" w:space="0" w:color="auto"/>
              <w:left w:val="single" w:sz="4" w:space="0" w:color="auto"/>
              <w:bottom w:val="single" w:sz="4" w:space="0" w:color="auto"/>
              <w:right w:val="single" w:sz="4" w:space="0" w:color="auto"/>
            </w:tcBorders>
            <w:vAlign w:val="center"/>
          </w:tcPr>
          <w:p w:rsidR="00DA6214" w:rsidRPr="00EE7272" w:rsidRDefault="00DA6214" w:rsidP="009E0559">
            <w:pPr>
              <w:jc w:val="both"/>
              <w:rPr>
                <w:rFonts w:ascii="Arial" w:eastAsia="Arial Unicode MS" w:hAnsi="Arial" w:cs="Arial" w:hint="eastAsia"/>
                <w:sz w:val="18"/>
                <w:szCs w:val="18"/>
                <w:lang w:eastAsia="zh-CN"/>
              </w:rPr>
            </w:pPr>
          </w:p>
        </w:tc>
        <w:tc>
          <w:tcPr>
            <w:tcW w:w="1150" w:type="pct"/>
            <w:tcBorders>
              <w:top w:val="single" w:sz="4" w:space="0" w:color="auto"/>
              <w:left w:val="single" w:sz="4" w:space="0" w:color="auto"/>
              <w:bottom w:val="single" w:sz="4" w:space="0" w:color="auto"/>
              <w:right w:val="single" w:sz="4" w:space="0" w:color="auto"/>
            </w:tcBorders>
            <w:vAlign w:val="center"/>
          </w:tcPr>
          <w:p w:rsidR="00DA6214" w:rsidRPr="00EE7272" w:rsidRDefault="00DA6214" w:rsidP="009E0559">
            <w:pPr>
              <w:jc w:val="both"/>
              <w:rPr>
                <w:rFonts w:ascii="Arial" w:eastAsia="Arial Unicode MS" w:hAnsi="Arial" w:cs="Arial"/>
                <w:sz w:val="18"/>
                <w:szCs w:val="18"/>
                <w:lang w:eastAsia="zh-CN"/>
              </w:rPr>
            </w:pPr>
          </w:p>
        </w:tc>
        <w:tc>
          <w:tcPr>
            <w:tcW w:w="2293" w:type="pct"/>
            <w:tcBorders>
              <w:top w:val="single" w:sz="4" w:space="0" w:color="auto"/>
              <w:left w:val="single" w:sz="4" w:space="0" w:color="auto"/>
              <w:bottom w:val="single" w:sz="4" w:space="0" w:color="auto"/>
              <w:right w:val="single" w:sz="4" w:space="0" w:color="auto"/>
            </w:tcBorders>
            <w:vAlign w:val="center"/>
          </w:tcPr>
          <w:p w:rsidR="00DA6214" w:rsidRPr="002B6430" w:rsidRDefault="00DA6214" w:rsidP="009E0559">
            <w:pPr>
              <w:jc w:val="both"/>
              <w:rPr>
                <w:rFonts w:ascii="Arial" w:eastAsia="Arial Unicode MS" w:hAnsi="Arial" w:cs="Arial" w:hint="eastAsia"/>
                <w:sz w:val="18"/>
                <w:szCs w:val="18"/>
                <w:lang w:eastAsia="zh-CN"/>
              </w:rPr>
            </w:pPr>
          </w:p>
        </w:tc>
      </w:tr>
      <w:tr w:rsidR="00DA6214" w:rsidRPr="0062647B" w:rsidTr="00014C36">
        <w:trPr>
          <w:cantSplit/>
        </w:trPr>
        <w:tc>
          <w:tcPr>
            <w:tcW w:w="958" w:type="pct"/>
            <w:tcBorders>
              <w:top w:val="single" w:sz="4" w:space="0" w:color="auto"/>
              <w:left w:val="single" w:sz="4" w:space="0" w:color="auto"/>
              <w:bottom w:val="single" w:sz="4" w:space="0" w:color="auto"/>
              <w:right w:val="single" w:sz="4" w:space="0" w:color="auto"/>
            </w:tcBorders>
            <w:vAlign w:val="center"/>
          </w:tcPr>
          <w:p w:rsidR="00DA6214" w:rsidRPr="00EE7272" w:rsidRDefault="00DA6214" w:rsidP="00470623">
            <w:pPr>
              <w:jc w:val="both"/>
              <w:rPr>
                <w:rFonts w:ascii="Arial" w:eastAsia="Arial Unicode MS" w:hAnsi="Arial" w:cs="Arial" w:hint="eastAsia"/>
                <w:sz w:val="18"/>
                <w:szCs w:val="18"/>
                <w:lang w:eastAsia="zh-CN"/>
              </w:rPr>
            </w:pPr>
          </w:p>
        </w:tc>
        <w:tc>
          <w:tcPr>
            <w:tcW w:w="599" w:type="pct"/>
            <w:tcBorders>
              <w:top w:val="single" w:sz="4" w:space="0" w:color="auto"/>
              <w:left w:val="single" w:sz="4" w:space="0" w:color="auto"/>
              <w:bottom w:val="single" w:sz="4" w:space="0" w:color="auto"/>
              <w:right w:val="single" w:sz="4" w:space="0" w:color="auto"/>
            </w:tcBorders>
            <w:vAlign w:val="center"/>
          </w:tcPr>
          <w:p w:rsidR="00DA6214" w:rsidRPr="00EE7272" w:rsidRDefault="00DA6214" w:rsidP="009F3E3C">
            <w:pPr>
              <w:jc w:val="both"/>
              <w:rPr>
                <w:rFonts w:ascii="Arial" w:eastAsia="Arial Unicode MS" w:hAnsi="Arial" w:cs="Arial" w:hint="eastAsia"/>
                <w:sz w:val="18"/>
                <w:szCs w:val="18"/>
                <w:lang w:eastAsia="zh-CN"/>
              </w:rPr>
            </w:pPr>
          </w:p>
        </w:tc>
        <w:tc>
          <w:tcPr>
            <w:tcW w:w="1150" w:type="pct"/>
            <w:tcBorders>
              <w:top w:val="single" w:sz="4" w:space="0" w:color="auto"/>
              <w:left w:val="single" w:sz="4" w:space="0" w:color="auto"/>
              <w:bottom w:val="single" w:sz="4" w:space="0" w:color="auto"/>
              <w:right w:val="single" w:sz="4" w:space="0" w:color="auto"/>
            </w:tcBorders>
            <w:vAlign w:val="center"/>
          </w:tcPr>
          <w:p w:rsidR="00DA6214" w:rsidRPr="00EE7272" w:rsidRDefault="00DA6214" w:rsidP="009F3E3C">
            <w:pPr>
              <w:jc w:val="both"/>
              <w:rPr>
                <w:rFonts w:ascii="Arial" w:eastAsia="Arial Unicode MS" w:hAnsi="Arial" w:cs="Arial"/>
                <w:sz w:val="18"/>
                <w:szCs w:val="18"/>
                <w:lang w:eastAsia="zh-CN"/>
              </w:rPr>
            </w:pPr>
          </w:p>
        </w:tc>
        <w:tc>
          <w:tcPr>
            <w:tcW w:w="2293" w:type="pct"/>
            <w:tcBorders>
              <w:top w:val="single" w:sz="4" w:space="0" w:color="auto"/>
              <w:left w:val="single" w:sz="4" w:space="0" w:color="auto"/>
              <w:bottom w:val="single" w:sz="4" w:space="0" w:color="auto"/>
              <w:right w:val="single" w:sz="4" w:space="0" w:color="auto"/>
            </w:tcBorders>
            <w:vAlign w:val="center"/>
          </w:tcPr>
          <w:p w:rsidR="00DA6214" w:rsidRPr="0067533D" w:rsidRDefault="00DA6214" w:rsidP="0067533D">
            <w:pPr>
              <w:jc w:val="both"/>
              <w:rPr>
                <w:rFonts w:ascii="Arial" w:eastAsia="Arial Unicode MS" w:hAnsi="Arial" w:cs="Arial" w:hint="eastAsia"/>
                <w:sz w:val="18"/>
                <w:szCs w:val="18"/>
                <w:lang w:eastAsia="zh-CN"/>
              </w:rPr>
            </w:pPr>
          </w:p>
        </w:tc>
      </w:tr>
    </w:tbl>
    <w:p w:rsidR="00CF58C9" w:rsidRPr="00DB0CCF" w:rsidRDefault="00CF58C9" w:rsidP="00CF58C9">
      <w:pPr>
        <w:rPr>
          <w:rFonts w:ascii="Arial" w:hAnsi="Arial" w:cs="Arial" w:hint="eastAsia"/>
          <w:lang w:eastAsia="zh-CN"/>
        </w:rPr>
      </w:pPr>
    </w:p>
    <w:tbl>
      <w:tblPr>
        <w:tblW w:w="5000" w:type="pct"/>
        <w:tblCellMar>
          <w:left w:w="30" w:type="dxa"/>
          <w:right w:w="30" w:type="dxa"/>
        </w:tblCellMar>
        <w:tblLook w:val="0000" w:firstRow="0" w:lastRow="0" w:firstColumn="0" w:lastColumn="0" w:noHBand="0" w:noVBand="0"/>
      </w:tblPr>
      <w:tblGrid>
        <w:gridCol w:w="2703"/>
        <w:gridCol w:w="2240"/>
        <w:gridCol w:w="3350"/>
        <w:gridCol w:w="1406"/>
      </w:tblGrid>
      <w:tr w:rsidR="00F93634" w:rsidRPr="0062647B" w:rsidTr="00EE7272">
        <w:trPr>
          <w:cantSplit/>
        </w:trPr>
        <w:tc>
          <w:tcPr>
            <w:tcW w:w="5000" w:type="pct"/>
            <w:gridSpan w:val="4"/>
            <w:tcBorders>
              <w:top w:val="single" w:sz="6" w:space="0" w:color="auto"/>
              <w:left w:val="single" w:sz="4" w:space="0" w:color="auto"/>
              <w:bottom w:val="nil"/>
              <w:right w:val="single" w:sz="4" w:space="0" w:color="auto"/>
            </w:tcBorders>
            <w:shd w:val="clear" w:color="auto" w:fill="E6E6E6"/>
          </w:tcPr>
          <w:p w:rsidR="00F93634" w:rsidRPr="0062647B" w:rsidRDefault="00F93634" w:rsidP="00DB30CB">
            <w:pPr>
              <w:pStyle w:val="TableCaption"/>
              <w:spacing w:before="0" w:after="0"/>
              <w:rPr>
                <w:rFonts w:eastAsia="Arial Unicode MS"/>
                <w:sz w:val="18"/>
                <w:szCs w:val="18"/>
                <w:lang w:val="en-GB"/>
              </w:rPr>
            </w:pPr>
            <w:bookmarkStart w:id="3" w:name="_Hlk381090060"/>
            <w:r w:rsidRPr="0062647B">
              <w:rPr>
                <w:rFonts w:eastAsia="Arial Unicode MS"/>
                <w:b w:val="0"/>
                <w:bCs w:val="0"/>
                <w:sz w:val="18"/>
                <w:szCs w:val="18"/>
                <w:lang w:eastAsia="zh-CN"/>
              </w:rPr>
              <w:br w:type="page"/>
            </w:r>
            <w:r w:rsidRPr="0062647B">
              <w:rPr>
                <w:rFonts w:eastAsia="Arial Unicode MS"/>
                <w:sz w:val="18"/>
                <w:szCs w:val="18"/>
                <w:lang w:val="en-GB"/>
              </w:rPr>
              <w:t>Review List</w:t>
            </w:r>
          </w:p>
        </w:tc>
      </w:tr>
      <w:tr w:rsidR="00F93634" w:rsidRPr="0062647B" w:rsidTr="00EE7272">
        <w:trPr>
          <w:cantSplit/>
        </w:trPr>
        <w:tc>
          <w:tcPr>
            <w:tcW w:w="1393" w:type="pct"/>
            <w:tcBorders>
              <w:top w:val="single" w:sz="4" w:space="0" w:color="auto"/>
              <w:left w:val="single" w:sz="4" w:space="0" w:color="auto"/>
              <w:bottom w:val="single" w:sz="4" w:space="0" w:color="auto"/>
              <w:right w:val="single" w:sz="4" w:space="0" w:color="auto"/>
            </w:tcBorders>
            <w:vAlign w:val="center"/>
          </w:tcPr>
          <w:p w:rsidR="00F93634" w:rsidRPr="0062647B" w:rsidRDefault="00F93634" w:rsidP="0062647B">
            <w:pPr>
              <w:jc w:val="both"/>
              <w:rPr>
                <w:rFonts w:ascii="Arial" w:eastAsia="Arial Unicode MS" w:hAnsi="Arial" w:cs="Arial"/>
                <w:b/>
                <w:sz w:val="18"/>
                <w:szCs w:val="18"/>
                <w:lang w:val="en-GB"/>
              </w:rPr>
            </w:pPr>
            <w:r w:rsidRPr="0062647B">
              <w:rPr>
                <w:rFonts w:ascii="Arial" w:eastAsia="Arial Unicode MS" w:hAnsi="Arial" w:cs="Arial"/>
                <w:b/>
                <w:sz w:val="18"/>
                <w:szCs w:val="18"/>
                <w:lang w:val="en-GB"/>
              </w:rPr>
              <w:t>Role</w:t>
            </w:r>
          </w:p>
        </w:tc>
        <w:tc>
          <w:tcPr>
            <w:tcW w:w="1155" w:type="pct"/>
            <w:tcBorders>
              <w:top w:val="single" w:sz="4" w:space="0" w:color="auto"/>
              <w:left w:val="single" w:sz="4" w:space="0" w:color="auto"/>
              <w:bottom w:val="single" w:sz="4" w:space="0" w:color="auto"/>
              <w:right w:val="single" w:sz="4" w:space="0" w:color="auto"/>
            </w:tcBorders>
            <w:vAlign w:val="center"/>
          </w:tcPr>
          <w:p w:rsidR="00F93634" w:rsidRPr="0062647B" w:rsidRDefault="00F93634" w:rsidP="0062647B">
            <w:pPr>
              <w:jc w:val="both"/>
              <w:rPr>
                <w:rFonts w:ascii="Arial" w:eastAsia="Arial Unicode MS" w:hAnsi="Arial" w:cs="Arial"/>
                <w:b/>
                <w:sz w:val="18"/>
                <w:szCs w:val="18"/>
                <w:lang w:val="en-GB"/>
              </w:rPr>
            </w:pPr>
            <w:r w:rsidRPr="0062647B">
              <w:rPr>
                <w:rFonts w:ascii="Arial" w:eastAsia="Arial Unicode MS" w:hAnsi="Arial" w:cs="Arial"/>
                <w:b/>
                <w:sz w:val="18"/>
                <w:szCs w:val="18"/>
                <w:lang w:val="en-GB"/>
              </w:rPr>
              <w:t>Name</w:t>
            </w:r>
          </w:p>
        </w:tc>
        <w:tc>
          <w:tcPr>
            <w:tcW w:w="1727" w:type="pct"/>
            <w:tcBorders>
              <w:top w:val="single" w:sz="4" w:space="0" w:color="auto"/>
              <w:left w:val="single" w:sz="4" w:space="0" w:color="auto"/>
              <w:bottom w:val="single" w:sz="4" w:space="0" w:color="auto"/>
              <w:right w:val="single" w:sz="4" w:space="0" w:color="auto"/>
            </w:tcBorders>
            <w:vAlign w:val="center"/>
          </w:tcPr>
          <w:p w:rsidR="00F93634" w:rsidRPr="0062647B" w:rsidRDefault="00F93634" w:rsidP="0062647B">
            <w:pPr>
              <w:jc w:val="both"/>
              <w:rPr>
                <w:rFonts w:ascii="Arial" w:eastAsia="Arial Unicode MS" w:hAnsi="Arial" w:cs="Arial"/>
                <w:b/>
                <w:sz w:val="18"/>
                <w:szCs w:val="18"/>
                <w:lang w:val="en-GB"/>
              </w:rPr>
            </w:pPr>
            <w:r w:rsidRPr="0062647B">
              <w:rPr>
                <w:rFonts w:ascii="Arial" w:eastAsia="Arial Unicode MS" w:hAnsi="Arial" w:cs="Arial"/>
                <w:b/>
                <w:sz w:val="18"/>
                <w:szCs w:val="18"/>
                <w:lang w:val="en-GB"/>
              </w:rPr>
              <w:t>Company/Department</w:t>
            </w:r>
          </w:p>
        </w:tc>
        <w:tc>
          <w:tcPr>
            <w:tcW w:w="725" w:type="pct"/>
            <w:tcBorders>
              <w:top w:val="single" w:sz="4" w:space="0" w:color="auto"/>
              <w:left w:val="single" w:sz="4" w:space="0" w:color="auto"/>
              <w:bottom w:val="single" w:sz="4" w:space="0" w:color="auto"/>
              <w:right w:val="single" w:sz="4" w:space="0" w:color="auto"/>
            </w:tcBorders>
            <w:vAlign w:val="center"/>
          </w:tcPr>
          <w:p w:rsidR="00F93634" w:rsidRPr="0062647B" w:rsidRDefault="00F93634" w:rsidP="0062647B">
            <w:pPr>
              <w:jc w:val="both"/>
              <w:rPr>
                <w:rFonts w:ascii="Arial" w:eastAsia="Arial Unicode MS" w:hAnsi="Arial" w:cs="Arial"/>
                <w:b/>
                <w:sz w:val="18"/>
                <w:szCs w:val="18"/>
                <w:lang w:val="en-GB"/>
              </w:rPr>
            </w:pPr>
            <w:r w:rsidRPr="0062647B">
              <w:rPr>
                <w:rFonts w:ascii="Arial" w:eastAsia="Arial Unicode MS" w:hAnsi="Arial" w:cs="Arial"/>
                <w:b/>
                <w:sz w:val="18"/>
                <w:szCs w:val="18"/>
                <w:lang w:val="en-GB"/>
              </w:rPr>
              <w:t>Location</w:t>
            </w:r>
          </w:p>
        </w:tc>
      </w:tr>
      <w:tr w:rsidR="00F93634" w:rsidRPr="0062647B" w:rsidTr="00EE7272">
        <w:trPr>
          <w:cantSplit/>
        </w:trPr>
        <w:tc>
          <w:tcPr>
            <w:tcW w:w="1393" w:type="pct"/>
            <w:tcBorders>
              <w:top w:val="single" w:sz="4" w:space="0" w:color="auto"/>
              <w:left w:val="single" w:sz="4" w:space="0" w:color="auto"/>
              <w:bottom w:val="single" w:sz="4" w:space="0" w:color="auto"/>
              <w:right w:val="single" w:sz="4" w:space="0" w:color="auto"/>
            </w:tcBorders>
            <w:vAlign w:val="center"/>
          </w:tcPr>
          <w:p w:rsidR="00F93634" w:rsidRPr="004F6F9E" w:rsidRDefault="00F93634" w:rsidP="00EE7272">
            <w:pPr>
              <w:jc w:val="both"/>
              <w:rPr>
                <w:rFonts w:ascii="Arial" w:eastAsia="Arial Unicode MS" w:hAnsi="Arial" w:cs="Arial"/>
                <w:sz w:val="18"/>
                <w:szCs w:val="18"/>
              </w:rPr>
            </w:pPr>
            <w:r w:rsidRPr="004F6F9E">
              <w:rPr>
                <w:rFonts w:ascii="Arial" w:eastAsia="Arial Unicode MS" w:hAnsi="Arial" w:cs="Arial"/>
                <w:sz w:val="18"/>
                <w:szCs w:val="18"/>
              </w:rPr>
              <w:t>Manufacturing Planning</w:t>
            </w:r>
          </w:p>
        </w:tc>
        <w:tc>
          <w:tcPr>
            <w:tcW w:w="1155" w:type="pct"/>
            <w:tcBorders>
              <w:top w:val="single" w:sz="4" w:space="0" w:color="auto"/>
              <w:left w:val="single" w:sz="4" w:space="0" w:color="auto"/>
              <w:bottom w:val="single" w:sz="4" w:space="0" w:color="auto"/>
              <w:right w:val="single" w:sz="4" w:space="0" w:color="auto"/>
            </w:tcBorders>
            <w:vAlign w:val="center"/>
          </w:tcPr>
          <w:p w:rsidR="00F93634" w:rsidRPr="004F6F9E" w:rsidRDefault="00F93634" w:rsidP="00EE7272">
            <w:pPr>
              <w:jc w:val="both"/>
              <w:rPr>
                <w:rFonts w:ascii="Arial" w:eastAsia="Arial Unicode MS" w:hAnsi="Arial" w:cs="Arial" w:hint="eastAsia"/>
                <w:sz w:val="18"/>
                <w:szCs w:val="18"/>
                <w:lang w:eastAsia="zh-CN"/>
              </w:rPr>
            </w:pPr>
          </w:p>
        </w:tc>
        <w:tc>
          <w:tcPr>
            <w:tcW w:w="1727" w:type="pct"/>
            <w:tcBorders>
              <w:top w:val="single" w:sz="4" w:space="0" w:color="auto"/>
              <w:left w:val="single" w:sz="4" w:space="0" w:color="auto"/>
              <w:bottom w:val="single" w:sz="4" w:space="0" w:color="auto"/>
              <w:right w:val="single" w:sz="4" w:space="0" w:color="auto"/>
            </w:tcBorders>
            <w:vAlign w:val="center"/>
          </w:tcPr>
          <w:p w:rsidR="00F93634" w:rsidRPr="004F6F9E" w:rsidRDefault="006B7159" w:rsidP="00EE7272">
            <w:pPr>
              <w:jc w:val="both"/>
              <w:rPr>
                <w:rFonts w:ascii="Arial" w:eastAsia="Arial Unicode MS" w:hAnsi="Arial" w:cs="Arial" w:hint="eastAsia"/>
                <w:sz w:val="18"/>
                <w:szCs w:val="18"/>
                <w:lang w:eastAsia="zh-CN"/>
              </w:rPr>
            </w:pPr>
            <w:r>
              <w:rPr>
                <w:rFonts w:ascii="Arial" w:eastAsia="Arial Unicode MS" w:hAnsi="Arial" w:cs="Arial" w:hint="eastAsia"/>
                <w:sz w:val="18"/>
                <w:szCs w:val="18"/>
                <w:lang w:eastAsia="zh-CN"/>
              </w:rPr>
              <w:t>MED</w:t>
            </w:r>
          </w:p>
        </w:tc>
        <w:tc>
          <w:tcPr>
            <w:tcW w:w="725" w:type="pct"/>
            <w:tcBorders>
              <w:top w:val="single" w:sz="4" w:space="0" w:color="auto"/>
              <w:left w:val="single" w:sz="4" w:space="0" w:color="auto"/>
              <w:bottom w:val="single" w:sz="4" w:space="0" w:color="auto"/>
              <w:right w:val="single" w:sz="4" w:space="0" w:color="auto"/>
            </w:tcBorders>
            <w:vAlign w:val="center"/>
          </w:tcPr>
          <w:p w:rsidR="00F93634" w:rsidRPr="0062647B" w:rsidRDefault="00F93634" w:rsidP="0062647B">
            <w:pPr>
              <w:jc w:val="both"/>
              <w:rPr>
                <w:rFonts w:ascii="Arial" w:eastAsia="Arial Unicode MS" w:hAnsi="Arial" w:cs="Arial"/>
                <w:sz w:val="18"/>
                <w:szCs w:val="18"/>
                <w:lang w:val="en-GB"/>
              </w:rPr>
            </w:pPr>
            <w:r w:rsidRPr="0062647B">
              <w:rPr>
                <w:rFonts w:ascii="Arial" w:eastAsia="Arial Unicode MS" w:hAnsi="Arial" w:cs="Arial"/>
                <w:sz w:val="18"/>
                <w:szCs w:val="18"/>
                <w:lang w:val="en-GB" w:eastAsia="zh-CN"/>
              </w:rPr>
              <w:t>HZH</w:t>
            </w:r>
          </w:p>
        </w:tc>
      </w:tr>
      <w:tr w:rsidR="006E5AEB" w:rsidRPr="0062647B" w:rsidTr="00EE7272">
        <w:trPr>
          <w:cantSplit/>
        </w:trPr>
        <w:tc>
          <w:tcPr>
            <w:tcW w:w="1393" w:type="pct"/>
            <w:tcBorders>
              <w:top w:val="single" w:sz="4" w:space="0" w:color="auto"/>
              <w:left w:val="single" w:sz="4" w:space="0" w:color="auto"/>
              <w:bottom w:val="single" w:sz="4" w:space="0" w:color="auto"/>
              <w:right w:val="single" w:sz="4" w:space="0" w:color="auto"/>
            </w:tcBorders>
            <w:vAlign w:val="center"/>
          </w:tcPr>
          <w:p w:rsidR="006E5AEB" w:rsidRPr="004F6F9E" w:rsidRDefault="006E5AEB" w:rsidP="00A532DD">
            <w:pPr>
              <w:jc w:val="both"/>
              <w:rPr>
                <w:rFonts w:ascii="Arial" w:eastAsia="Arial Unicode MS" w:hAnsi="Arial" w:cs="Arial"/>
                <w:sz w:val="18"/>
                <w:szCs w:val="18"/>
              </w:rPr>
            </w:pPr>
            <w:r w:rsidRPr="004F6F9E">
              <w:rPr>
                <w:rFonts w:ascii="Arial" w:eastAsia="Arial Unicode MS" w:hAnsi="Arial" w:cs="Arial"/>
                <w:sz w:val="18"/>
                <w:szCs w:val="18"/>
              </w:rPr>
              <w:t>Quality Planning (QP)</w:t>
            </w:r>
          </w:p>
        </w:tc>
        <w:tc>
          <w:tcPr>
            <w:tcW w:w="1155" w:type="pct"/>
            <w:tcBorders>
              <w:top w:val="single" w:sz="4" w:space="0" w:color="auto"/>
              <w:left w:val="single" w:sz="4" w:space="0" w:color="auto"/>
              <w:bottom w:val="single" w:sz="4" w:space="0" w:color="auto"/>
              <w:right w:val="single" w:sz="4" w:space="0" w:color="auto"/>
            </w:tcBorders>
            <w:vAlign w:val="center"/>
          </w:tcPr>
          <w:p w:rsidR="006E5AEB" w:rsidRPr="004F6F9E" w:rsidRDefault="006E5AEB" w:rsidP="00A532DD">
            <w:pPr>
              <w:jc w:val="both"/>
              <w:rPr>
                <w:rFonts w:ascii="Arial" w:eastAsia="Arial Unicode MS" w:hAnsi="Arial" w:cs="Arial" w:hint="eastAsia"/>
                <w:sz w:val="18"/>
                <w:szCs w:val="18"/>
                <w:lang w:eastAsia="zh-CN"/>
              </w:rPr>
            </w:pPr>
          </w:p>
        </w:tc>
        <w:tc>
          <w:tcPr>
            <w:tcW w:w="1727" w:type="pct"/>
            <w:tcBorders>
              <w:top w:val="single" w:sz="4" w:space="0" w:color="auto"/>
              <w:left w:val="single" w:sz="4" w:space="0" w:color="auto"/>
              <w:bottom w:val="single" w:sz="4" w:space="0" w:color="auto"/>
              <w:right w:val="single" w:sz="4" w:space="0" w:color="auto"/>
            </w:tcBorders>
            <w:vAlign w:val="center"/>
          </w:tcPr>
          <w:p w:rsidR="006E5AEB" w:rsidRPr="004F6F9E" w:rsidRDefault="006E5AEB" w:rsidP="00A532DD">
            <w:pPr>
              <w:jc w:val="both"/>
              <w:rPr>
                <w:rFonts w:ascii="Arial" w:eastAsia="Arial Unicode MS" w:hAnsi="Arial" w:cs="Arial"/>
                <w:sz w:val="18"/>
                <w:szCs w:val="18"/>
              </w:rPr>
            </w:pPr>
            <w:r w:rsidRPr="004F6F9E">
              <w:rPr>
                <w:rFonts w:ascii="Arial" w:eastAsia="Arial Unicode MS" w:hAnsi="Arial" w:cs="Arial" w:hint="eastAsia"/>
                <w:sz w:val="18"/>
                <w:szCs w:val="18"/>
              </w:rPr>
              <w:t>QM</w:t>
            </w:r>
            <w:r w:rsidRPr="004F6F9E">
              <w:rPr>
                <w:rFonts w:ascii="Arial" w:eastAsia="Arial Unicode MS" w:hAnsi="Arial" w:cs="Arial"/>
                <w:sz w:val="18"/>
                <w:szCs w:val="18"/>
              </w:rPr>
              <w:t>-PQM</w:t>
            </w:r>
          </w:p>
        </w:tc>
        <w:tc>
          <w:tcPr>
            <w:tcW w:w="725" w:type="pct"/>
            <w:tcBorders>
              <w:top w:val="single" w:sz="4" w:space="0" w:color="auto"/>
              <w:left w:val="single" w:sz="4" w:space="0" w:color="auto"/>
              <w:bottom w:val="single" w:sz="4" w:space="0" w:color="auto"/>
              <w:right w:val="single" w:sz="4" w:space="0" w:color="auto"/>
            </w:tcBorders>
            <w:vAlign w:val="center"/>
          </w:tcPr>
          <w:p w:rsidR="006E5AEB" w:rsidRPr="0062647B" w:rsidRDefault="006E5AEB" w:rsidP="00A532DD">
            <w:pPr>
              <w:jc w:val="both"/>
              <w:rPr>
                <w:rFonts w:ascii="Arial" w:eastAsia="Arial Unicode MS" w:hAnsi="Arial" w:cs="Arial"/>
                <w:sz w:val="18"/>
                <w:szCs w:val="18"/>
                <w:lang w:val="en-GB"/>
              </w:rPr>
            </w:pPr>
            <w:r w:rsidRPr="0062647B">
              <w:rPr>
                <w:rFonts w:ascii="Arial" w:eastAsia="Arial Unicode MS" w:hAnsi="Arial" w:cs="Arial"/>
                <w:sz w:val="18"/>
                <w:szCs w:val="18"/>
                <w:lang w:val="en-GB"/>
              </w:rPr>
              <w:t>HZH</w:t>
            </w:r>
          </w:p>
        </w:tc>
      </w:tr>
      <w:tr w:rsidR="006E5AEB" w:rsidRPr="0062647B" w:rsidTr="00EE7272">
        <w:trPr>
          <w:cantSplit/>
        </w:trPr>
        <w:tc>
          <w:tcPr>
            <w:tcW w:w="1393" w:type="pct"/>
            <w:tcBorders>
              <w:top w:val="single" w:sz="4" w:space="0" w:color="auto"/>
              <w:left w:val="single" w:sz="4" w:space="0" w:color="auto"/>
              <w:bottom w:val="single" w:sz="4" w:space="0" w:color="auto"/>
              <w:right w:val="single" w:sz="4" w:space="0" w:color="auto"/>
            </w:tcBorders>
            <w:vAlign w:val="center"/>
          </w:tcPr>
          <w:p w:rsidR="006E5AEB" w:rsidRPr="004F6F9E" w:rsidRDefault="00424A04" w:rsidP="00EE7272">
            <w:pPr>
              <w:jc w:val="both"/>
              <w:rPr>
                <w:rFonts w:ascii="Arial" w:eastAsia="Arial Unicode MS" w:hAnsi="Arial" w:cs="Arial" w:hint="eastAsia"/>
                <w:sz w:val="18"/>
                <w:szCs w:val="18"/>
                <w:lang w:eastAsia="zh-CN"/>
              </w:rPr>
            </w:pPr>
            <w:r w:rsidRPr="004F6F9E">
              <w:rPr>
                <w:rFonts w:ascii="Arial" w:eastAsia="Arial Unicode MS" w:hAnsi="Arial" w:cs="Arial"/>
                <w:sz w:val="18"/>
                <w:szCs w:val="18"/>
              </w:rPr>
              <w:t xml:space="preserve">EE </w:t>
            </w:r>
            <w:r w:rsidRPr="004F6F9E">
              <w:rPr>
                <w:rFonts w:ascii="Arial" w:eastAsia="Arial Unicode MS" w:hAnsi="Arial" w:cs="Arial" w:hint="eastAsia"/>
                <w:sz w:val="18"/>
                <w:szCs w:val="18"/>
                <w:lang w:eastAsia="zh-CN"/>
              </w:rPr>
              <w:t>(</w:t>
            </w:r>
            <w:r w:rsidRPr="004F6F9E">
              <w:rPr>
                <w:rStyle w:val="def"/>
                <w:rFonts w:ascii="Arial" w:hAnsi="Arial" w:cs="Arial"/>
                <w:sz w:val="18"/>
                <w:szCs w:val="18"/>
              </w:rPr>
              <w:t>senior engineer</w:t>
            </w:r>
            <w:r w:rsidRPr="004F6F9E">
              <w:rPr>
                <w:rFonts w:ascii="Arial" w:eastAsia="Arial Unicode MS" w:hAnsi="Arial" w:cs="Arial" w:hint="eastAsia"/>
                <w:sz w:val="18"/>
                <w:szCs w:val="18"/>
                <w:lang w:eastAsia="zh-CN"/>
              </w:rPr>
              <w:t>)</w:t>
            </w:r>
          </w:p>
        </w:tc>
        <w:tc>
          <w:tcPr>
            <w:tcW w:w="1155" w:type="pct"/>
            <w:tcBorders>
              <w:top w:val="single" w:sz="4" w:space="0" w:color="auto"/>
              <w:left w:val="single" w:sz="4" w:space="0" w:color="auto"/>
              <w:bottom w:val="single" w:sz="4" w:space="0" w:color="auto"/>
              <w:right w:val="single" w:sz="4" w:space="0" w:color="auto"/>
            </w:tcBorders>
            <w:vAlign w:val="center"/>
          </w:tcPr>
          <w:p w:rsidR="006E5AEB" w:rsidRPr="004F6F9E" w:rsidRDefault="002D7A92" w:rsidP="00EE7272">
            <w:pPr>
              <w:jc w:val="both"/>
              <w:rPr>
                <w:rFonts w:ascii="Arial" w:eastAsia="Arial Unicode MS" w:hAnsi="Arial" w:cs="Arial" w:hint="eastAsia"/>
                <w:sz w:val="18"/>
                <w:szCs w:val="18"/>
                <w:lang w:eastAsia="zh-CN"/>
              </w:rPr>
            </w:pPr>
            <w:r>
              <w:rPr>
                <w:rFonts w:ascii="Arial" w:eastAsia="Arial Unicode MS" w:hAnsi="Arial" w:cs="Arial" w:hint="eastAsia"/>
                <w:sz w:val="18"/>
                <w:szCs w:val="18"/>
                <w:lang w:eastAsia="zh-CN"/>
              </w:rPr>
              <w:t>Shi Jianchao</w:t>
            </w:r>
          </w:p>
        </w:tc>
        <w:tc>
          <w:tcPr>
            <w:tcW w:w="1727" w:type="pct"/>
            <w:tcBorders>
              <w:top w:val="single" w:sz="4" w:space="0" w:color="auto"/>
              <w:left w:val="single" w:sz="4" w:space="0" w:color="auto"/>
              <w:bottom w:val="single" w:sz="4" w:space="0" w:color="auto"/>
              <w:right w:val="single" w:sz="4" w:space="0" w:color="auto"/>
            </w:tcBorders>
            <w:vAlign w:val="center"/>
          </w:tcPr>
          <w:p w:rsidR="006E5AEB" w:rsidRPr="004F6F9E" w:rsidRDefault="00904B72" w:rsidP="00EE7272">
            <w:pPr>
              <w:jc w:val="both"/>
              <w:rPr>
                <w:rFonts w:ascii="Arial" w:eastAsia="Arial Unicode MS" w:hAnsi="Arial" w:cs="Arial"/>
                <w:sz w:val="18"/>
                <w:szCs w:val="18"/>
              </w:rPr>
            </w:pPr>
            <w:r>
              <w:rPr>
                <w:rFonts w:ascii="Arial" w:eastAsia="Arial Unicode MS" w:hAnsi="Arial" w:cs="Arial"/>
                <w:sz w:val="18"/>
                <w:szCs w:val="18"/>
              </w:rPr>
              <w:t>BIC R&amp;D</w:t>
            </w:r>
            <w:r w:rsidR="006E5AEB" w:rsidRPr="004F6F9E">
              <w:rPr>
                <w:rFonts w:ascii="Arial" w:eastAsia="Arial Unicode MS" w:hAnsi="Arial" w:cs="Arial"/>
                <w:sz w:val="18"/>
                <w:szCs w:val="18"/>
              </w:rPr>
              <w:t xml:space="preserve"> EE</w:t>
            </w:r>
          </w:p>
        </w:tc>
        <w:tc>
          <w:tcPr>
            <w:tcW w:w="725" w:type="pct"/>
            <w:tcBorders>
              <w:top w:val="single" w:sz="4" w:space="0" w:color="auto"/>
              <w:left w:val="single" w:sz="4" w:space="0" w:color="auto"/>
              <w:bottom w:val="single" w:sz="4" w:space="0" w:color="auto"/>
              <w:right w:val="single" w:sz="4" w:space="0" w:color="auto"/>
            </w:tcBorders>
            <w:vAlign w:val="center"/>
          </w:tcPr>
          <w:p w:rsidR="006E5AEB" w:rsidRPr="0062647B" w:rsidRDefault="006E5AEB" w:rsidP="0062647B">
            <w:pPr>
              <w:jc w:val="both"/>
              <w:rPr>
                <w:rFonts w:ascii="Arial" w:eastAsia="Arial Unicode MS" w:hAnsi="Arial" w:cs="Arial"/>
                <w:sz w:val="18"/>
                <w:szCs w:val="18"/>
                <w:lang w:val="en-GB"/>
              </w:rPr>
            </w:pPr>
            <w:r w:rsidRPr="0062647B">
              <w:rPr>
                <w:rFonts w:ascii="Arial" w:eastAsia="Arial Unicode MS" w:hAnsi="Arial" w:cs="Arial"/>
                <w:sz w:val="18"/>
                <w:szCs w:val="18"/>
                <w:lang w:val="en-GB" w:eastAsia="zh-CN"/>
              </w:rPr>
              <w:t>HZH</w:t>
            </w:r>
          </w:p>
        </w:tc>
      </w:tr>
      <w:tr w:rsidR="006E5AEB" w:rsidRPr="0062647B" w:rsidTr="00EE7272">
        <w:trPr>
          <w:cantSplit/>
        </w:trPr>
        <w:tc>
          <w:tcPr>
            <w:tcW w:w="1393" w:type="pct"/>
            <w:tcBorders>
              <w:top w:val="single" w:sz="4" w:space="0" w:color="auto"/>
              <w:left w:val="single" w:sz="4" w:space="0" w:color="auto"/>
              <w:bottom w:val="single" w:sz="4" w:space="0" w:color="auto"/>
              <w:right w:val="single" w:sz="4" w:space="0" w:color="auto"/>
            </w:tcBorders>
            <w:vAlign w:val="center"/>
          </w:tcPr>
          <w:p w:rsidR="006E5AEB" w:rsidRPr="004F6F9E" w:rsidRDefault="006E5AEB" w:rsidP="00EE7272">
            <w:pPr>
              <w:jc w:val="both"/>
              <w:rPr>
                <w:rFonts w:ascii="Arial" w:eastAsia="Arial Unicode MS" w:hAnsi="Arial" w:cs="Arial"/>
                <w:sz w:val="18"/>
                <w:szCs w:val="18"/>
              </w:rPr>
            </w:pPr>
            <w:r w:rsidRPr="004F6F9E">
              <w:rPr>
                <w:rFonts w:ascii="Arial" w:eastAsia="Arial Unicode MS" w:hAnsi="Arial" w:cs="Arial"/>
                <w:sz w:val="18"/>
                <w:szCs w:val="18"/>
              </w:rPr>
              <w:t xml:space="preserve">SW </w:t>
            </w:r>
            <w:r w:rsidR="00424A04" w:rsidRPr="004F6F9E">
              <w:rPr>
                <w:rFonts w:ascii="Arial" w:eastAsia="Arial Unicode MS" w:hAnsi="Arial" w:cs="Arial" w:hint="eastAsia"/>
                <w:sz w:val="18"/>
                <w:szCs w:val="18"/>
                <w:lang w:eastAsia="zh-CN"/>
              </w:rPr>
              <w:t>(</w:t>
            </w:r>
            <w:r w:rsidR="00424A04" w:rsidRPr="004F6F9E">
              <w:rPr>
                <w:rStyle w:val="def"/>
                <w:rFonts w:ascii="Arial" w:hAnsi="Arial" w:cs="Arial"/>
                <w:sz w:val="18"/>
                <w:szCs w:val="18"/>
              </w:rPr>
              <w:t>senior engineer</w:t>
            </w:r>
            <w:r w:rsidR="00424A04" w:rsidRPr="004F6F9E">
              <w:rPr>
                <w:rFonts w:ascii="Arial" w:eastAsia="Arial Unicode MS" w:hAnsi="Arial" w:cs="Arial" w:hint="eastAsia"/>
                <w:sz w:val="18"/>
                <w:szCs w:val="18"/>
                <w:lang w:eastAsia="zh-CN"/>
              </w:rPr>
              <w:t>)</w:t>
            </w:r>
          </w:p>
        </w:tc>
        <w:tc>
          <w:tcPr>
            <w:tcW w:w="1155" w:type="pct"/>
            <w:tcBorders>
              <w:top w:val="single" w:sz="4" w:space="0" w:color="auto"/>
              <w:left w:val="single" w:sz="4" w:space="0" w:color="auto"/>
              <w:bottom w:val="single" w:sz="4" w:space="0" w:color="auto"/>
              <w:right w:val="single" w:sz="4" w:space="0" w:color="auto"/>
            </w:tcBorders>
            <w:vAlign w:val="center"/>
          </w:tcPr>
          <w:p w:rsidR="006E5AEB" w:rsidRPr="004F6F9E" w:rsidRDefault="00616FE7" w:rsidP="00EE7272">
            <w:pPr>
              <w:jc w:val="both"/>
              <w:rPr>
                <w:rFonts w:ascii="Arial" w:eastAsia="Arial Unicode MS" w:hAnsi="Arial" w:cs="Arial" w:hint="eastAsia"/>
                <w:sz w:val="18"/>
                <w:szCs w:val="18"/>
                <w:lang w:eastAsia="zh-CN"/>
              </w:rPr>
            </w:pPr>
            <w:r>
              <w:rPr>
                <w:rFonts w:ascii="Arial" w:eastAsia="Arial Unicode MS" w:hAnsi="Arial" w:cs="Arial" w:hint="eastAsia"/>
                <w:sz w:val="18"/>
                <w:szCs w:val="18"/>
                <w:lang w:eastAsia="zh-CN"/>
              </w:rPr>
              <w:t>Li Jiongqiu</w:t>
            </w:r>
          </w:p>
        </w:tc>
        <w:tc>
          <w:tcPr>
            <w:tcW w:w="1727" w:type="pct"/>
            <w:tcBorders>
              <w:top w:val="single" w:sz="4" w:space="0" w:color="auto"/>
              <w:left w:val="single" w:sz="4" w:space="0" w:color="auto"/>
              <w:bottom w:val="single" w:sz="4" w:space="0" w:color="auto"/>
              <w:right w:val="single" w:sz="4" w:space="0" w:color="auto"/>
            </w:tcBorders>
            <w:vAlign w:val="center"/>
          </w:tcPr>
          <w:p w:rsidR="006E5AEB" w:rsidRPr="004F6F9E" w:rsidRDefault="00904B72" w:rsidP="00EE7272">
            <w:pPr>
              <w:jc w:val="both"/>
              <w:rPr>
                <w:rFonts w:ascii="Arial" w:eastAsia="Arial Unicode MS" w:hAnsi="Arial" w:cs="Arial"/>
                <w:sz w:val="18"/>
                <w:szCs w:val="18"/>
              </w:rPr>
            </w:pPr>
            <w:r>
              <w:rPr>
                <w:rFonts w:ascii="Arial" w:eastAsia="Arial Unicode MS" w:hAnsi="Arial" w:cs="Arial"/>
                <w:sz w:val="18"/>
                <w:szCs w:val="18"/>
              </w:rPr>
              <w:t>BIC R&amp;D</w:t>
            </w:r>
            <w:r w:rsidR="006E5AEB" w:rsidRPr="004F6F9E">
              <w:rPr>
                <w:rFonts w:ascii="Arial" w:eastAsia="Arial Unicode MS" w:hAnsi="Arial" w:cs="Arial"/>
                <w:sz w:val="18"/>
                <w:szCs w:val="18"/>
              </w:rPr>
              <w:t xml:space="preserve"> SW</w:t>
            </w:r>
          </w:p>
        </w:tc>
        <w:tc>
          <w:tcPr>
            <w:tcW w:w="725" w:type="pct"/>
            <w:tcBorders>
              <w:top w:val="single" w:sz="4" w:space="0" w:color="auto"/>
              <w:left w:val="single" w:sz="4" w:space="0" w:color="auto"/>
              <w:bottom w:val="single" w:sz="4" w:space="0" w:color="auto"/>
              <w:right w:val="single" w:sz="4" w:space="0" w:color="auto"/>
            </w:tcBorders>
            <w:vAlign w:val="center"/>
          </w:tcPr>
          <w:p w:rsidR="006E5AEB" w:rsidRPr="0062647B" w:rsidRDefault="006E5AEB" w:rsidP="0062647B">
            <w:pPr>
              <w:jc w:val="both"/>
              <w:rPr>
                <w:rFonts w:ascii="Arial" w:eastAsia="Arial Unicode MS" w:hAnsi="Arial" w:cs="Arial"/>
                <w:sz w:val="18"/>
                <w:szCs w:val="18"/>
                <w:lang w:val="en-GB"/>
              </w:rPr>
            </w:pPr>
            <w:r w:rsidRPr="0062647B">
              <w:rPr>
                <w:rFonts w:ascii="Arial" w:eastAsia="Arial Unicode MS" w:hAnsi="Arial" w:cs="Arial"/>
                <w:sz w:val="18"/>
                <w:szCs w:val="18"/>
                <w:lang w:val="en-GB" w:eastAsia="zh-CN"/>
              </w:rPr>
              <w:t>HZH</w:t>
            </w:r>
          </w:p>
        </w:tc>
      </w:tr>
      <w:tr w:rsidR="006E5AEB" w:rsidRPr="0062647B" w:rsidTr="00EE7272">
        <w:trPr>
          <w:cantSplit/>
        </w:trPr>
        <w:tc>
          <w:tcPr>
            <w:tcW w:w="1393" w:type="pct"/>
            <w:tcBorders>
              <w:top w:val="single" w:sz="4" w:space="0" w:color="auto"/>
              <w:left w:val="single" w:sz="4" w:space="0" w:color="auto"/>
              <w:bottom w:val="single" w:sz="4" w:space="0" w:color="auto"/>
              <w:right w:val="single" w:sz="4" w:space="0" w:color="auto"/>
            </w:tcBorders>
            <w:vAlign w:val="center"/>
          </w:tcPr>
          <w:p w:rsidR="006E5AEB" w:rsidRPr="004F6F9E" w:rsidRDefault="006E5AEB" w:rsidP="00EE7272">
            <w:pPr>
              <w:jc w:val="both"/>
              <w:rPr>
                <w:rFonts w:ascii="Arial" w:eastAsia="Arial Unicode MS" w:hAnsi="Arial" w:cs="Arial" w:hint="eastAsia"/>
                <w:sz w:val="18"/>
                <w:szCs w:val="18"/>
                <w:lang w:eastAsia="zh-CN"/>
              </w:rPr>
            </w:pPr>
            <w:r w:rsidRPr="004F6F9E">
              <w:rPr>
                <w:rFonts w:ascii="Arial" w:eastAsia="Arial Unicode MS" w:hAnsi="Arial" w:cs="Arial" w:hint="eastAsia"/>
                <w:sz w:val="18"/>
                <w:szCs w:val="18"/>
                <w:lang w:eastAsia="zh-CN"/>
              </w:rPr>
              <w:t xml:space="preserve">Q&amp;PTV </w:t>
            </w:r>
            <w:r w:rsidR="00424A04" w:rsidRPr="004F6F9E">
              <w:rPr>
                <w:rFonts w:ascii="Arial" w:eastAsia="Arial Unicode MS" w:hAnsi="Arial" w:cs="Arial" w:hint="eastAsia"/>
                <w:sz w:val="18"/>
                <w:szCs w:val="18"/>
                <w:lang w:eastAsia="zh-CN"/>
              </w:rPr>
              <w:t>(</w:t>
            </w:r>
            <w:r w:rsidR="00424A04" w:rsidRPr="004F6F9E">
              <w:rPr>
                <w:rStyle w:val="def"/>
                <w:rFonts w:ascii="Arial" w:hAnsi="Arial" w:cs="Arial"/>
                <w:sz w:val="18"/>
                <w:szCs w:val="18"/>
              </w:rPr>
              <w:t>senior engineer</w:t>
            </w:r>
            <w:r w:rsidR="00424A04" w:rsidRPr="004F6F9E">
              <w:rPr>
                <w:rFonts w:ascii="Arial" w:eastAsia="Arial Unicode MS" w:hAnsi="Arial" w:cs="Arial" w:hint="eastAsia"/>
                <w:sz w:val="18"/>
                <w:szCs w:val="18"/>
                <w:lang w:eastAsia="zh-CN"/>
              </w:rPr>
              <w:t>)</w:t>
            </w:r>
          </w:p>
        </w:tc>
        <w:tc>
          <w:tcPr>
            <w:tcW w:w="1155" w:type="pct"/>
            <w:tcBorders>
              <w:top w:val="single" w:sz="4" w:space="0" w:color="auto"/>
              <w:left w:val="single" w:sz="4" w:space="0" w:color="auto"/>
              <w:bottom w:val="single" w:sz="4" w:space="0" w:color="auto"/>
              <w:right w:val="single" w:sz="4" w:space="0" w:color="auto"/>
            </w:tcBorders>
            <w:vAlign w:val="center"/>
          </w:tcPr>
          <w:p w:rsidR="006E5AEB" w:rsidRPr="004F6F9E" w:rsidRDefault="00616FE7" w:rsidP="00EE7272">
            <w:pPr>
              <w:jc w:val="both"/>
              <w:rPr>
                <w:rFonts w:ascii="Arial" w:eastAsia="Arial Unicode MS" w:hAnsi="Arial" w:cs="Arial" w:hint="eastAsia"/>
                <w:sz w:val="18"/>
                <w:szCs w:val="18"/>
                <w:lang w:eastAsia="zh-CN"/>
              </w:rPr>
            </w:pPr>
            <w:r>
              <w:rPr>
                <w:rFonts w:ascii="Arial" w:eastAsia="Arial Unicode MS" w:hAnsi="Arial" w:cs="Arial" w:hint="eastAsia"/>
                <w:sz w:val="18"/>
                <w:szCs w:val="18"/>
                <w:lang w:eastAsia="zh-CN"/>
              </w:rPr>
              <w:t>Qiu Chuanhao</w:t>
            </w:r>
          </w:p>
        </w:tc>
        <w:tc>
          <w:tcPr>
            <w:tcW w:w="1727" w:type="pct"/>
            <w:tcBorders>
              <w:top w:val="single" w:sz="4" w:space="0" w:color="auto"/>
              <w:left w:val="single" w:sz="4" w:space="0" w:color="auto"/>
              <w:bottom w:val="single" w:sz="4" w:space="0" w:color="auto"/>
              <w:right w:val="single" w:sz="4" w:space="0" w:color="auto"/>
            </w:tcBorders>
            <w:vAlign w:val="center"/>
          </w:tcPr>
          <w:p w:rsidR="006E5AEB" w:rsidRPr="004F6F9E" w:rsidRDefault="00904B72" w:rsidP="00EE7272">
            <w:pPr>
              <w:jc w:val="both"/>
              <w:rPr>
                <w:rFonts w:ascii="Arial" w:eastAsia="Arial Unicode MS" w:hAnsi="Arial" w:cs="Arial"/>
                <w:sz w:val="18"/>
                <w:szCs w:val="18"/>
              </w:rPr>
            </w:pPr>
            <w:r>
              <w:rPr>
                <w:rFonts w:ascii="Arial" w:eastAsia="Arial Unicode MS" w:hAnsi="Arial" w:cs="Arial"/>
                <w:sz w:val="18"/>
                <w:szCs w:val="18"/>
              </w:rPr>
              <w:t>BIC DEQ</w:t>
            </w:r>
          </w:p>
        </w:tc>
        <w:tc>
          <w:tcPr>
            <w:tcW w:w="725" w:type="pct"/>
            <w:tcBorders>
              <w:top w:val="single" w:sz="4" w:space="0" w:color="auto"/>
              <w:left w:val="single" w:sz="4" w:space="0" w:color="auto"/>
              <w:bottom w:val="single" w:sz="4" w:space="0" w:color="auto"/>
              <w:right w:val="single" w:sz="4" w:space="0" w:color="auto"/>
            </w:tcBorders>
            <w:vAlign w:val="center"/>
          </w:tcPr>
          <w:p w:rsidR="006E5AEB" w:rsidRPr="0062647B" w:rsidRDefault="006E5AEB" w:rsidP="0062647B">
            <w:pPr>
              <w:jc w:val="both"/>
              <w:rPr>
                <w:rFonts w:ascii="Arial" w:eastAsia="Arial Unicode MS" w:hAnsi="Arial" w:cs="Arial"/>
                <w:sz w:val="18"/>
                <w:szCs w:val="18"/>
                <w:lang w:val="en-GB" w:eastAsia="zh-CN"/>
              </w:rPr>
            </w:pPr>
            <w:r w:rsidRPr="0062647B">
              <w:rPr>
                <w:rFonts w:ascii="Arial" w:eastAsia="Arial Unicode MS" w:hAnsi="Arial" w:cs="Arial"/>
                <w:sz w:val="18"/>
                <w:szCs w:val="18"/>
                <w:lang w:val="en-GB" w:eastAsia="zh-CN"/>
              </w:rPr>
              <w:t>HZH</w:t>
            </w:r>
          </w:p>
        </w:tc>
      </w:tr>
      <w:bookmarkEnd w:id="3"/>
    </w:tbl>
    <w:p w:rsidR="00F93634" w:rsidRDefault="00F93634" w:rsidP="00CF58C9">
      <w:pPr>
        <w:rPr>
          <w:rFonts w:ascii="Arial" w:hAnsi="Arial" w:cs="Arial" w:hint="eastAsia"/>
          <w:lang w:eastAsia="zh-CN"/>
        </w:rPr>
      </w:pPr>
    </w:p>
    <w:tbl>
      <w:tblPr>
        <w:tblW w:w="5000" w:type="pct"/>
        <w:tblCellMar>
          <w:left w:w="30" w:type="dxa"/>
          <w:right w:w="30" w:type="dxa"/>
        </w:tblCellMar>
        <w:tblLook w:val="0000" w:firstRow="0" w:lastRow="0" w:firstColumn="0" w:lastColumn="0" w:noHBand="0" w:noVBand="0"/>
      </w:tblPr>
      <w:tblGrid>
        <w:gridCol w:w="2865"/>
        <w:gridCol w:w="2116"/>
        <w:gridCol w:w="3323"/>
        <w:gridCol w:w="1395"/>
      </w:tblGrid>
      <w:tr w:rsidR="00F93634" w:rsidRPr="0062647B" w:rsidTr="00EE7272">
        <w:trPr>
          <w:cantSplit/>
        </w:trPr>
        <w:tc>
          <w:tcPr>
            <w:tcW w:w="5000" w:type="pct"/>
            <w:gridSpan w:val="4"/>
            <w:tcBorders>
              <w:top w:val="single" w:sz="6" w:space="0" w:color="auto"/>
              <w:left w:val="single" w:sz="4" w:space="0" w:color="auto"/>
              <w:bottom w:val="nil"/>
              <w:right w:val="single" w:sz="4" w:space="0" w:color="auto"/>
            </w:tcBorders>
            <w:shd w:val="clear" w:color="auto" w:fill="E6E6E6"/>
          </w:tcPr>
          <w:p w:rsidR="00F93634" w:rsidRPr="0062647B" w:rsidRDefault="00F93634" w:rsidP="00DB30CB">
            <w:pPr>
              <w:pStyle w:val="TableCaption"/>
              <w:spacing w:before="0" w:after="0"/>
              <w:rPr>
                <w:rFonts w:eastAsia="Arial Unicode MS"/>
                <w:sz w:val="18"/>
                <w:szCs w:val="18"/>
                <w:lang w:val="en-GB"/>
              </w:rPr>
            </w:pPr>
            <w:r w:rsidRPr="0062647B">
              <w:rPr>
                <w:rFonts w:eastAsia="Arial Unicode MS"/>
                <w:b w:val="0"/>
                <w:bCs w:val="0"/>
                <w:sz w:val="18"/>
                <w:szCs w:val="18"/>
              </w:rPr>
              <w:br w:type="page"/>
            </w:r>
            <w:r w:rsidRPr="0062647B">
              <w:rPr>
                <w:rFonts w:eastAsia="Arial Unicode MS"/>
                <w:sz w:val="18"/>
                <w:szCs w:val="18"/>
                <w:lang w:val="en-GB"/>
              </w:rPr>
              <w:t>Distribution List</w:t>
            </w:r>
          </w:p>
        </w:tc>
      </w:tr>
      <w:tr w:rsidR="00F93634" w:rsidRPr="0062647B" w:rsidTr="00EE7272">
        <w:trPr>
          <w:cantSplit/>
        </w:trPr>
        <w:tc>
          <w:tcPr>
            <w:tcW w:w="1477" w:type="pct"/>
            <w:tcBorders>
              <w:top w:val="single" w:sz="4" w:space="0" w:color="auto"/>
              <w:left w:val="single" w:sz="4" w:space="0" w:color="auto"/>
              <w:bottom w:val="single" w:sz="4" w:space="0" w:color="auto"/>
              <w:right w:val="single" w:sz="4" w:space="0" w:color="auto"/>
            </w:tcBorders>
            <w:vAlign w:val="center"/>
          </w:tcPr>
          <w:p w:rsidR="00F93634" w:rsidRPr="0062647B" w:rsidRDefault="00F93634" w:rsidP="0062647B">
            <w:pPr>
              <w:jc w:val="both"/>
              <w:rPr>
                <w:rFonts w:ascii="Arial" w:eastAsia="Arial Unicode MS" w:hAnsi="Arial" w:cs="Arial"/>
                <w:b/>
                <w:sz w:val="18"/>
                <w:szCs w:val="18"/>
                <w:lang w:val="en-GB"/>
              </w:rPr>
            </w:pPr>
            <w:r w:rsidRPr="0062647B">
              <w:rPr>
                <w:rFonts w:ascii="Arial" w:eastAsia="Arial Unicode MS" w:hAnsi="Arial" w:cs="Arial"/>
                <w:b/>
                <w:sz w:val="18"/>
                <w:szCs w:val="18"/>
                <w:lang w:val="en-GB"/>
              </w:rPr>
              <w:t>Role</w:t>
            </w:r>
          </w:p>
        </w:tc>
        <w:tc>
          <w:tcPr>
            <w:tcW w:w="1091" w:type="pct"/>
            <w:tcBorders>
              <w:top w:val="single" w:sz="4" w:space="0" w:color="auto"/>
              <w:left w:val="single" w:sz="4" w:space="0" w:color="auto"/>
              <w:bottom w:val="single" w:sz="4" w:space="0" w:color="auto"/>
              <w:right w:val="single" w:sz="4" w:space="0" w:color="auto"/>
            </w:tcBorders>
            <w:vAlign w:val="center"/>
          </w:tcPr>
          <w:p w:rsidR="00F93634" w:rsidRPr="0062647B" w:rsidRDefault="00F93634" w:rsidP="0062647B">
            <w:pPr>
              <w:jc w:val="both"/>
              <w:rPr>
                <w:rFonts w:ascii="Arial" w:eastAsia="Arial Unicode MS" w:hAnsi="Arial" w:cs="Arial"/>
                <w:b/>
                <w:sz w:val="18"/>
                <w:szCs w:val="18"/>
                <w:lang w:val="en-GB"/>
              </w:rPr>
            </w:pPr>
            <w:r w:rsidRPr="0062647B">
              <w:rPr>
                <w:rFonts w:ascii="Arial" w:eastAsia="Arial Unicode MS" w:hAnsi="Arial" w:cs="Arial"/>
                <w:b/>
                <w:sz w:val="18"/>
                <w:szCs w:val="18"/>
                <w:lang w:val="en-GB"/>
              </w:rPr>
              <w:t>Name</w:t>
            </w:r>
          </w:p>
        </w:tc>
        <w:tc>
          <w:tcPr>
            <w:tcW w:w="1713" w:type="pct"/>
            <w:tcBorders>
              <w:top w:val="single" w:sz="4" w:space="0" w:color="auto"/>
              <w:left w:val="single" w:sz="4" w:space="0" w:color="auto"/>
              <w:bottom w:val="single" w:sz="4" w:space="0" w:color="auto"/>
              <w:right w:val="single" w:sz="4" w:space="0" w:color="auto"/>
            </w:tcBorders>
            <w:vAlign w:val="center"/>
          </w:tcPr>
          <w:p w:rsidR="00F93634" w:rsidRPr="0062647B" w:rsidRDefault="00F93634" w:rsidP="0062647B">
            <w:pPr>
              <w:jc w:val="both"/>
              <w:rPr>
                <w:rFonts w:ascii="Arial" w:eastAsia="Arial Unicode MS" w:hAnsi="Arial" w:cs="Arial"/>
                <w:b/>
                <w:sz w:val="18"/>
                <w:szCs w:val="18"/>
                <w:lang w:val="en-GB"/>
              </w:rPr>
            </w:pPr>
            <w:r w:rsidRPr="0062647B">
              <w:rPr>
                <w:rFonts w:ascii="Arial" w:eastAsia="Arial Unicode MS" w:hAnsi="Arial" w:cs="Arial"/>
                <w:b/>
                <w:sz w:val="18"/>
                <w:szCs w:val="18"/>
                <w:lang w:val="en-GB"/>
              </w:rPr>
              <w:t>Company/Department</w:t>
            </w:r>
          </w:p>
        </w:tc>
        <w:tc>
          <w:tcPr>
            <w:tcW w:w="719" w:type="pct"/>
            <w:tcBorders>
              <w:top w:val="single" w:sz="4" w:space="0" w:color="auto"/>
              <w:left w:val="single" w:sz="4" w:space="0" w:color="auto"/>
              <w:bottom w:val="single" w:sz="4" w:space="0" w:color="auto"/>
              <w:right w:val="single" w:sz="4" w:space="0" w:color="auto"/>
            </w:tcBorders>
            <w:vAlign w:val="center"/>
          </w:tcPr>
          <w:p w:rsidR="00F93634" w:rsidRPr="0062647B" w:rsidRDefault="00F93634" w:rsidP="0062647B">
            <w:pPr>
              <w:jc w:val="both"/>
              <w:rPr>
                <w:rFonts w:ascii="Arial" w:eastAsia="Arial Unicode MS" w:hAnsi="Arial" w:cs="Arial"/>
                <w:b/>
                <w:sz w:val="18"/>
                <w:szCs w:val="18"/>
                <w:lang w:val="en-GB"/>
              </w:rPr>
            </w:pPr>
            <w:r w:rsidRPr="0062647B">
              <w:rPr>
                <w:rFonts w:ascii="Arial" w:eastAsia="Arial Unicode MS" w:hAnsi="Arial" w:cs="Arial"/>
                <w:b/>
                <w:sz w:val="18"/>
                <w:szCs w:val="18"/>
                <w:lang w:val="en-GB"/>
              </w:rPr>
              <w:t>Location</w:t>
            </w:r>
          </w:p>
        </w:tc>
      </w:tr>
      <w:tr w:rsidR="008C423E" w:rsidRPr="0062647B" w:rsidTr="00EE7272">
        <w:trPr>
          <w:cantSplit/>
        </w:trPr>
        <w:tc>
          <w:tcPr>
            <w:tcW w:w="1477" w:type="pct"/>
            <w:tcBorders>
              <w:top w:val="single" w:sz="4" w:space="0" w:color="auto"/>
              <w:left w:val="single" w:sz="4" w:space="0" w:color="auto"/>
              <w:bottom w:val="single" w:sz="4" w:space="0" w:color="auto"/>
              <w:right w:val="single" w:sz="4" w:space="0" w:color="auto"/>
            </w:tcBorders>
            <w:vAlign w:val="center"/>
          </w:tcPr>
          <w:p w:rsidR="008C423E" w:rsidRPr="00EE7272" w:rsidRDefault="008C423E" w:rsidP="00677C67">
            <w:pPr>
              <w:jc w:val="both"/>
              <w:rPr>
                <w:rFonts w:ascii="Arial" w:eastAsia="Arial Unicode MS" w:hAnsi="Arial" w:cs="Arial"/>
                <w:sz w:val="18"/>
                <w:szCs w:val="18"/>
              </w:rPr>
            </w:pPr>
            <w:r w:rsidRPr="00EE7272">
              <w:rPr>
                <w:rFonts w:ascii="Arial" w:eastAsia="Arial Unicode MS" w:hAnsi="Arial" w:cs="Arial"/>
                <w:sz w:val="18"/>
                <w:szCs w:val="18"/>
              </w:rPr>
              <w:t>Manufacturing Planning</w:t>
            </w:r>
          </w:p>
        </w:tc>
        <w:tc>
          <w:tcPr>
            <w:tcW w:w="1091" w:type="pct"/>
            <w:tcBorders>
              <w:top w:val="single" w:sz="4" w:space="0" w:color="auto"/>
              <w:left w:val="single" w:sz="4" w:space="0" w:color="auto"/>
              <w:bottom w:val="single" w:sz="4" w:space="0" w:color="auto"/>
              <w:right w:val="single" w:sz="4" w:space="0" w:color="auto"/>
            </w:tcBorders>
            <w:vAlign w:val="center"/>
          </w:tcPr>
          <w:p w:rsidR="008C423E" w:rsidRPr="004F6F9E" w:rsidRDefault="008C423E" w:rsidP="001C038A">
            <w:pPr>
              <w:jc w:val="both"/>
              <w:rPr>
                <w:rFonts w:ascii="Arial" w:eastAsia="Arial Unicode MS" w:hAnsi="Arial" w:cs="Arial" w:hint="eastAsia"/>
                <w:sz w:val="18"/>
                <w:szCs w:val="18"/>
                <w:lang w:eastAsia="zh-CN"/>
              </w:rPr>
            </w:pPr>
          </w:p>
        </w:tc>
        <w:tc>
          <w:tcPr>
            <w:tcW w:w="1713" w:type="pct"/>
            <w:tcBorders>
              <w:top w:val="single" w:sz="4" w:space="0" w:color="auto"/>
              <w:left w:val="single" w:sz="4" w:space="0" w:color="auto"/>
              <w:bottom w:val="single" w:sz="4" w:space="0" w:color="auto"/>
              <w:right w:val="single" w:sz="4" w:space="0" w:color="auto"/>
            </w:tcBorders>
            <w:vAlign w:val="center"/>
          </w:tcPr>
          <w:p w:rsidR="008C423E" w:rsidRPr="00EE7272" w:rsidRDefault="008C423E" w:rsidP="00677C67">
            <w:pPr>
              <w:jc w:val="both"/>
              <w:rPr>
                <w:rFonts w:ascii="Arial" w:eastAsia="Arial Unicode MS" w:hAnsi="Arial" w:cs="Arial" w:hint="eastAsia"/>
                <w:sz w:val="18"/>
                <w:szCs w:val="18"/>
                <w:lang w:eastAsia="zh-CN"/>
              </w:rPr>
            </w:pPr>
            <w:r>
              <w:rPr>
                <w:rFonts w:ascii="Arial" w:eastAsia="Arial Unicode MS" w:hAnsi="Arial" w:cs="Arial" w:hint="eastAsia"/>
                <w:sz w:val="18"/>
                <w:szCs w:val="18"/>
                <w:lang w:eastAsia="zh-CN"/>
              </w:rPr>
              <w:t>MED</w:t>
            </w:r>
          </w:p>
        </w:tc>
        <w:tc>
          <w:tcPr>
            <w:tcW w:w="719" w:type="pct"/>
            <w:tcBorders>
              <w:top w:val="single" w:sz="4" w:space="0" w:color="auto"/>
              <w:left w:val="single" w:sz="4" w:space="0" w:color="auto"/>
              <w:bottom w:val="single" w:sz="4" w:space="0" w:color="auto"/>
              <w:right w:val="single" w:sz="4" w:space="0" w:color="auto"/>
            </w:tcBorders>
            <w:vAlign w:val="center"/>
          </w:tcPr>
          <w:p w:rsidR="008C423E" w:rsidRPr="0062647B" w:rsidRDefault="008C423E" w:rsidP="0062647B">
            <w:pPr>
              <w:jc w:val="both"/>
              <w:rPr>
                <w:rFonts w:ascii="Arial" w:eastAsia="Arial Unicode MS" w:hAnsi="Arial" w:cs="Arial"/>
                <w:sz w:val="18"/>
                <w:szCs w:val="18"/>
                <w:lang w:val="en-GB"/>
              </w:rPr>
            </w:pPr>
            <w:r w:rsidRPr="0062647B">
              <w:rPr>
                <w:rFonts w:ascii="Arial" w:eastAsia="Arial Unicode MS" w:hAnsi="Arial" w:cs="Arial"/>
                <w:sz w:val="18"/>
                <w:szCs w:val="18"/>
                <w:lang w:val="en-GB"/>
              </w:rPr>
              <w:t>HZH</w:t>
            </w:r>
          </w:p>
        </w:tc>
      </w:tr>
      <w:tr w:rsidR="008C423E" w:rsidRPr="0062647B" w:rsidTr="00EE7272">
        <w:trPr>
          <w:cantSplit/>
        </w:trPr>
        <w:tc>
          <w:tcPr>
            <w:tcW w:w="1477" w:type="pct"/>
            <w:tcBorders>
              <w:top w:val="single" w:sz="4" w:space="0" w:color="auto"/>
              <w:left w:val="single" w:sz="4" w:space="0" w:color="auto"/>
              <w:bottom w:val="single" w:sz="4" w:space="0" w:color="auto"/>
              <w:right w:val="single" w:sz="4" w:space="0" w:color="auto"/>
            </w:tcBorders>
            <w:vAlign w:val="center"/>
          </w:tcPr>
          <w:p w:rsidR="008C423E" w:rsidRPr="00EE7272" w:rsidRDefault="008C423E" w:rsidP="00EE7272">
            <w:pPr>
              <w:jc w:val="both"/>
              <w:rPr>
                <w:rFonts w:ascii="Arial" w:eastAsia="Arial Unicode MS" w:hAnsi="Arial" w:cs="Arial"/>
                <w:sz w:val="18"/>
                <w:szCs w:val="18"/>
              </w:rPr>
            </w:pPr>
            <w:r w:rsidRPr="00EE7272">
              <w:rPr>
                <w:rFonts w:ascii="Arial" w:eastAsia="Arial Unicode MS" w:hAnsi="Arial" w:cs="Arial"/>
                <w:sz w:val="18"/>
                <w:szCs w:val="18"/>
              </w:rPr>
              <w:t>Quality Planning (QP)</w:t>
            </w:r>
          </w:p>
        </w:tc>
        <w:tc>
          <w:tcPr>
            <w:tcW w:w="1091" w:type="pct"/>
            <w:tcBorders>
              <w:top w:val="single" w:sz="4" w:space="0" w:color="auto"/>
              <w:left w:val="single" w:sz="4" w:space="0" w:color="auto"/>
              <w:bottom w:val="single" w:sz="4" w:space="0" w:color="auto"/>
              <w:right w:val="single" w:sz="4" w:space="0" w:color="auto"/>
            </w:tcBorders>
            <w:vAlign w:val="center"/>
          </w:tcPr>
          <w:p w:rsidR="008C423E" w:rsidRPr="004F6F9E" w:rsidRDefault="008C423E" w:rsidP="001C038A">
            <w:pPr>
              <w:jc w:val="both"/>
              <w:rPr>
                <w:rFonts w:ascii="Arial" w:eastAsia="Arial Unicode MS" w:hAnsi="Arial" w:cs="Arial" w:hint="eastAsia"/>
                <w:sz w:val="18"/>
                <w:szCs w:val="18"/>
                <w:lang w:eastAsia="zh-CN"/>
              </w:rPr>
            </w:pPr>
          </w:p>
        </w:tc>
        <w:tc>
          <w:tcPr>
            <w:tcW w:w="1713" w:type="pct"/>
            <w:tcBorders>
              <w:top w:val="single" w:sz="4" w:space="0" w:color="auto"/>
              <w:left w:val="single" w:sz="4" w:space="0" w:color="auto"/>
              <w:bottom w:val="single" w:sz="4" w:space="0" w:color="auto"/>
              <w:right w:val="single" w:sz="4" w:space="0" w:color="auto"/>
            </w:tcBorders>
            <w:vAlign w:val="center"/>
          </w:tcPr>
          <w:p w:rsidR="008C423E" w:rsidRPr="00EE7272" w:rsidRDefault="008C423E" w:rsidP="00EE7272">
            <w:pPr>
              <w:jc w:val="both"/>
              <w:rPr>
                <w:rFonts w:ascii="Arial" w:eastAsia="Arial Unicode MS" w:hAnsi="Arial" w:cs="Arial"/>
                <w:sz w:val="18"/>
                <w:szCs w:val="18"/>
              </w:rPr>
            </w:pPr>
            <w:r w:rsidRPr="00EE7272">
              <w:rPr>
                <w:rFonts w:ascii="Arial" w:eastAsia="Arial Unicode MS" w:hAnsi="Arial" w:cs="Arial" w:hint="eastAsia"/>
                <w:sz w:val="18"/>
                <w:szCs w:val="18"/>
              </w:rPr>
              <w:t>QM</w:t>
            </w:r>
            <w:r w:rsidRPr="00EE7272">
              <w:rPr>
                <w:rFonts w:ascii="Arial" w:eastAsia="Arial Unicode MS" w:hAnsi="Arial" w:cs="Arial"/>
                <w:sz w:val="18"/>
                <w:szCs w:val="18"/>
              </w:rPr>
              <w:t>-PQM</w:t>
            </w:r>
          </w:p>
        </w:tc>
        <w:tc>
          <w:tcPr>
            <w:tcW w:w="719" w:type="pct"/>
            <w:tcBorders>
              <w:top w:val="single" w:sz="4" w:space="0" w:color="auto"/>
              <w:left w:val="single" w:sz="4" w:space="0" w:color="auto"/>
              <w:bottom w:val="single" w:sz="4" w:space="0" w:color="auto"/>
              <w:right w:val="single" w:sz="4" w:space="0" w:color="auto"/>
            </w:tcBorders>
            <w:vAlign w:val="center"/>
          </w:tcPr>
          <w:p w:rsidR="008C423E" w:rsidRPr="0062647B" w:rsidRDefault="008C423E" w:rsidP="0062647B">
            <w:pPr>
              <w:jc w:val="both"/>
              <w:rPr>
                <w:rFonts w:ascii="Arial" w:eastAsia="Arial Unicode MS" w:hAnsi="Arial" w:cs="Arial"/>
                <w:sz w:val="18"/>
                <w:szCs w:val="18"/>
                <w:lang w:val="en-GB"/>
              </w:rPr>
            </w:pPr>
            <w:r w:rsidRPr="0062647B">
              <w:rPr>
                <w:rFonts w:ascii="Arial" w:eastAsia="Arial Unicode MS" w:hAnsi="Arial" w:cs="Arial"/>
                <w:sz w:val="18"/>
                <w:szCs w:val="18"/>
                <w:lang w:val="en-GB"/>
              </w:rPr>
              <w:t>HZH</w:t>
            </w:r>
          </w:p>
        </w:tc>
      </w:tr>
    </w:tbl>
    <w:p w:rsidR="00CF58C9" w:rsidRPr="00F93634" w:rsidRDefault="00CF58C9" w:rsidP="00CF58C9">
      <w:pPr>
        <w:rPr>
          <w:rFonts w:ascii="Arial" w:hAnsi="Arial" w:cs="Arial" w:hint="eastAsia"/>
          <w:b/>
          <w:i/>
          <w:sz w:val="16"/>
          <w:szCs w:val="16"/>
          <w:lang w:val="en-GB" w:eastAsia="zh-CN"/>
        </w:rPr>
      </w:pPr>
    </w:p>
    <w:tbl>
      <w:tblPr>
        <w:tblW w:w="5000" w:type="pct"/>
        <w:tblCellMar>
          <w:left w:w="30" w:type="dxa"/>
          <w:right w:w="30" w:type="dxa"/>
        </w:tblCellMar>
        <w:tblLook w:val="0000" w:firstRow="0" w:lastRow="0" w:firstColumn="0" w:lastColumn="0" w:noHBand="0" w:noVBand="0"/>
      </w:tblPr>
      <w:tblGrid>
        <w:gridCol w:w="3283"/>
        <w:gridCol w:w="1889"/>
        <w:gridCol w:w="1191"/>
        <w:gridCol w:w="826"/>
        <w:gridCol w:w="2510"/>
      </w:tblGrid>
      <w:tr w:rsidR="00CF58C9" w:rsidRPr="0062647B" w:rsidTr="000542BF">
        <w:trPr>
          <w:cantSplit/>
          <w:trHeight w:val="90"/>
        </w:trPr>
        <w:tc>
          <w:tcPr>
            <w:tcW w:w="5000" w:type="pct"/>
            <w:gridSpan w:val="5"/>
            <w:tcBorders>
              <w:top w:val="single" w:sz="6" w:space="0" w:color="auto"/>
              <w:left w:val="single" w:sz="4" w:space="0" w:color="auto"/>
              <w:bottom w:val="nil"/>
              <w:right w:val="single" w:sz="4" w:space="0" w:color="auto"/>
            </w:tcBorders>
            <w:shd w:val="clear" w:color="auto" w:fill="E6E6E6"/>
            <w:vAlign w:val="center"/>
          </w:tcPr>
          <w:p w:rsidR="00CF58C9" w:rsidRPr="0062647B" w:rsidRDefault="00CF58C9">
            <w:pPr>
              <w:pStyle w:val="TableCaption"/>
              <w:spacing w:before="0" w:after="0"/>
              <w:rPr>
                <w:rFonts w:eastAsia="Arial Unicode MS"/>
                <w:sz w:val="18"/>
                <w:szCs w:val="18"/>
              </w:rPr>
            </w:pPr>
            <w:r w:rsidRPr="0062647B">
              <w:rPr>
                <w:rFonts w:eastAsia="Arial Unicode MS"/>
                <w:sz w:val="18"/>
                <w:szCs w:val="18"/>
              </w:rPr>
              <w:t>Applicable documents</w:t>
            </w:r>
          </w:p>
        </w:tc>
      </w:tr>
      <w:tr w:rsidR="00CF58C9" w:rsidRPr="0062647B" w:rsidTr="000542BF">
        <w:trPr>
          <w:cantSplit/>
          <w:trHeight w:val="202"/>
        </w:trPr>
        <w:tc>
          <w:tcPr>
            <w:tcW w:w="1692" w:type="pct"/>
            <w:tcBorders>
              <w:top w:val="single" w:sz="4" w:space="0" w:color="auto"/>
              <w:left w:val="single" w:sz="4" w:space="0" w:color="auto"/>
              <w:bottom w:val="single" w:sz="4" w:space="0" w:color="auto"/>
              <w:right w:val="single" w:sz="4" w:space="0" w:color="auto"/>
            </w:tcBorders>
            <w:vAlign w:val="center"/>
          </w:tcPr>
          <w:p w:rsidR="00CF58C9" w:rsidRPr="0062647B" w:rsidRDefault="00CF58C9">
            <w:pPr>
              <w:rPr>
                <w:rFonts w:ascii="Arial" w:eastAsia="Arial Unicode MS" w:hAnsi="Arial" w:cs="Arial"/>
                <w:b/>
                <w:sz w:val="18"/>
                <w:szCs w:val="18"/>
                <w:lang w:val="en-GB"/>
              </w:rPr>
            </w:pPr>
            <w:r w:rsidRPr="0062647B">
              <w:rPr>
                <w:rFonts w:ascii="Arial" w:eastAsia="Arial Unicode MS" w:hAnsi="Arial" w:cs="Arial"/>
                <w:b/>
                <w:sz w:val="18"/>
                <w:szCs w:val="18"/>
                <w:lang w:val="en-GB"/>
              </w:rPr>
              <w:t>Title / document key</w:t>
            </w:r>
          </w:p>
        </w:tc>
        <w:tc>
          <w:tcPr>
            <w:tcW w:w="974" w:type="pct"/>
            <w:tcBorders>
              <w:top w:val="single" w:sz="4" w:space="0" w:color="auto"/>
              <w:left w:val="single" w:sz="4" w:space="0" w:color="auto"/>
              <w:bottom w:val="single" w:sz="4" w:space="0" w:color="auto"/>
              <w:right w:val="single" w:sz="4" w:space="0" w:color="auto"/>
            </w:tcBorders>
            <w:vAlign w:val="center"/>
          </w:tcPr>
          <w:p w:rsidR="00CF58C9" w:rsidRPr="0062647B" w:rsidRDefault="008E74EC">
            <w:pPr>
              <w:rPr>
                <w:rFonts w:ascii="Arial" w:eastAsia="Arial Unicode MS" w:hAnsi="Arial" w:cs="Arial"/>
                <w:b/>
                <w:sz w:val="18"/>
                <w:szCs w:val="18"/>
                <w:lang w:val="en-GB"/>
              </w:rPr>
            </w:pPr>
            <w:r>
              <w:rPr>
                <w:rFonts w:ascii="Arial" w:eastAsia="Arial Unicode MS" w:hAnsi="Arial" w:cs="Arial" w:hint="eastAsia"/>
                <w:b/>
                <w:sz w:val="18"/>
                <w:szCs w:val="18"/>
                <w:lang w:val="en-GB" w:eastAsia="zh-CN"/>
              </w:rPr>
              <w:t>D</w:t>
            </w:r>
            <w:r w:rsidR="00CF58C9" w:rsidRPr="0062647B">
              <w:rPr>
                <w:rFonts w:ascii="Arial" w:eastAsia="Arial Unicode MS" w:hAnsi="Arial" w:cs="Arial"/>
                <w:b/>
                <w:sz w:val="18"/>
                <w:szCs w:val="18"/>
                <w:lang w:val="en-GB"/>
              </w:rPr>
              <w:t>escription</w:t>
            </w:r>
          </w:p>
        </w:tc>
        <w:tc>
          <w:tcPr>
            <w:tcW w:w="614" w:type="pct"/>
            <w:tcBorders>
              <w:top w:val="single" w:sz="4" w:space="0" w:color="auto"/>
              <w:left w:val="single" w:sz="4" w:space="0" w:color="auto"/>
              <w:bottom w:val="single" w:sz="4" w:space="0" w:color="auto"/>
              <w:right w:val="single" w:sz="4" w:space="0" w:color="auto"/>
            </w:tcBorders>
            <w:vAlign w:val="center"/>
          </w:tcPr>
          <w:p w:rsidR="00CF58C9" w:rsidRPr="0062647B" w:rsidRDefault="00CF58C9">
            <w:pPr>
              <w:rPr>
                <w:rFonts w:ascii="Arial" w:eastAsia="Arial Unicode MS" w:hAnsi="Arial" w:cs="Arial"/>
                <w:b/>
                <w:sz w:val="18"/>
                <w:szCs w:val="18"/>
                <w:lang w:val="en-GB"/>
              </w:rPr>
            </w:pPr>
            <w:r w:rsidRPr="0062647B">
              <w:rPr>
                <w:rFonts w:ascii="Arial" w:eastAsia="Arial Unicode MS" w:hAnsi="Arial" w:cs="Arial"/>
                <w:b/>
                <w:sz w:val="18"/>
                <w:szCs w:val="18"/>
                <w:lang w:val="en-GB"/>
              </w:rPr>
              <w:t>Author</w:t>
            </w:r>
          </w:p>
        </w:tc>
        <w:tc>
          <w:tcPr>
            <w:tcW w:w="426" w:type="pct"/>
            <w:tcBorders>
              <w:top w:val="single" w:sz="4" w:space="0" w:color="auto"/>
              <w:left w:val="single" w:sz="4" w:space="0" w:color="auto"/>
              <w:bottom w:val="single" w:sz="4" w:space="0" w:color="auto"/>
              <w:right w:val="single" w:sz="4" w:space="0" w:color="auto"/>
            </w:tcBorders>
            <w:vAlign w:val="center"/>
          </w:tcPr>
          <w:p w:rsidR="00CF58C9" w:rsidRPr="0062647B" w:rsidRDefault="00CF58C9">
            <w:pPr>
              <w:rPr>
                <w:rFonts w:ascii="Arial" w:eastAsia="Arial Unicode MS" w:hAnsi="Arial" w:cs="Arial"/>
                <w:b/>
                <w:sz w:val="18"/>
                <w:szCs w:val="18"/>
                <w:lang w:val="en-GB"/>
              </w:rPr>
            </w:pPr>
            <w:r w:rsidRPr="0062647B">
              <w:rPr>
                <w:rFonts w:ascii="Arial" w:eastAsia="Arial Unicode MS" w:hAnsi="Arial" w:cs="Arial"/>
                <w:b/>
                <w:sz w:val="18"/>
                <w:szCs w:val="18"/>
                <w:lang w:val="en-GB"/>
              </w:rPr>
              <w:t>Date</w:t>
            </w:r>
          </w:p>
        </w:tc>
        <w:tc>
          <w:tcPr>
            <w:tcW w:w="1295" w:type="pct"/>
            <w:tcBorders>
              <w:top w:val="single" w:sz="4" w:space="0" w:color="auto"/>
              <w:left w:val="single" w:sz="4" w:space="0" w:color="auto"/>
              <w:bottom w:val="single" w:sz="4" w:space="0" w:color="auto"/>
              <w:right w:val="single" w:sz="4" w:space="0" w:color="auto"/>
            </w:tcBorders>
            <w:vAlign w:val="center"/>
          </w:tcPr>
          <w:p w:rsidR="00CF58C9" w:rsidRPr="0062647B" w:rsidRDefault="00CF58C9">
            <w:pPr>
              <w:rPr>
                <w:rFonts w:ascii="Arial" w:eastAsia="Arial Unicode MS" w:hAnsi="Arial" w:cs="Arial"/>
                <w:b/>
                <w:sz w:val="18"/>
                <w:szCs w:val="18"/>
                <w:lang w:val="en-GB"/>
              </w:rPr>
            </w:pPr>
            <w:r w:rsidRPr="0062647B">
              <w:rPr>
                <w:rFonts w:ascii="Arial" w:eastAsia="Arial Unicode MS" w:hAnsi="Arial" w:cs="Arial"/>
                <w:b/>
                <w:sz w:val="18"/>
                <w:szCs w:val="18"/>
                <w:lang w:val="en-GB"/>
              </w:rPr>
              <w:t>Version/ Status</w:t>
            </w:r>
          </w:p>
        </w:tc>
      </w:tr>
      <w:tr w:rsidR="00CF58C9" w:rsidRPr="0062647B" w:rsidTr="000542BF">
        <w:trPr>
          <w:cantSplit/>
          <w:trHeight w:val="202"/>
        </w:trPr>
        <w:tc>
          <w:tcPr>
            <w:tcW w:w="1692" w:type="pct"/>
            <w:tcBorders>
              <w:top w:val="single" w:sz="4" w:space="0" w:color="auto"/>
              <w:left w:val="single" w:sz="4" w:space="0" w:color="auto"/>
              <w:bottom w:val="single" w:sz="4" w:space="0" w:color="auto"/>
              <w:right w:val="single" w:sz="4" w:space="0" w:color="auto"/>
            </w:tcBorders>
            <w:vAlign w:val="center"/>
          </w:tcPr>
          <w:p w:rsidR="00CF58C9" w:rsidRPr="00EE7272" w:rsidRDefault="00CF58C9" w:rsidP="00EE7272">
            <w:pPr>
              <w:jc w:val="both"/>
              <w:rPr>
                <w:rFonts w:ascii="Arial" w:eastAsia="Arial Unicode MS" w:hAnsi="Arial" w:cs="Arial"/>
                <w:sz w:val="18"/>
                <w:szCs w:val="18"/>
              </w:rPr>
            </w:pPr>
          </w:p>
        </w:tc>
        <w:tc>
          <w:tcPr>
            <w:tcW w:w="974" w:type="pct"/>
            <w:tcBorders>
              <w:top w:val="single" w:sz="4" w:space="0" w:color="auto"/>
              <w:left w:val="single" w:sz="4" w:space="0" w:color="auto"/>
              <w:bottom w:val="single" w:sz="4" w:space="0" w:color="auto"/>
              <w:right w:val="single" w:sz="4" w:space="0" w:color="auto"/>
            </w:tcBorders>
            <w:vAlign w:val="center"/>
          </w:tcPr>
          <w:p w:rsidR="00CF58C9" w:rsidRPr="00EE7272" w:rsidRDefault="00CF58C9" w:rsidP="00EE7272">
            <w:pPr>
              <w:jc w:val="both"/>
              <w:rPr>
                <w:rFonts w:ascii="Arial" w:eastAsia="Arial Unicode MS" w:hAnsi="Arial" w:cs="Arial"/>
                <w:sz w:val="18"/>
                <w:szCs w:val="18"/>
              </w:rPr>
            </w:pPr>
          </w:p>
        </w:tc>
        <w:tc>
          <w:tcPr>
            <w:tcW w:w="614" w:type="pct"/>
            <w:tcBorders>
              <w:top w:val="single" w:sz="4" w:space="0" w:color="auto"/>
              <w:left w:val="single" w:sz="4" w:space="0" w:color="auto"/>
              <w:bottom w:val="single" w:sz="4" w:space="0" w:color="auto"/>
              <w:right w:val="single" w:sz="4" w:space="0" w:color="auto"/>
            </w:tcBorders>
            <w:vAlign w:val="center"/>
          </w:tcPr>
          <w:p w:rsidR="00CF58C9" w:rsidRPr="00EE7272" w:rsidRDefault="00CF58C9" w:rsidP="00EE7272">
            <w:pPr>
              <w:jc w:val="both"/>
              <w:rPr>
                <w:rFonts w:ascii="Arial" w:eastAsia="Arial Unicode MS" w:hAnsi="Arial" w:cs="Arial"/>
                <w:sz w:val="18"/>
                <w:szCs w:val="18"/>
              </w:rPr>
            </w:pPr>
          </w:p>
        </w:tc>
        <w:tc>
          <w:tcPr>
            <w:tcW w:w="426" w:type="pct"/>
            <w:tcBorders>
              <w:top w:val="single" w:sz="4" w:space="0" w:color="auto"/>
              <w:left w:val="single" w:sz="4" w:space="0" w:color="auto"/>
              <w:bottom w:val="single" w:sz="4" w:space="0" w:color="auto"/>
              <w:right w:val="single" w:sz="4" w:space="0" w:color="auto"/>
            </w:tcBorders>
            <w:vAlign w:val="center"/>
          </w:tcPr>
          <w:p w:rsidR="00CF58C9" w:rsidRPr="00EE7272" w:rsidRDefault="00CF58C9" w:rsidP="00EE7272">
            <w:pPr>
              <w:jc w:val="both"/>
              <w:rPr>
                <w:rFonts w:ascii="Arial" w:eastAsia="Arial Unicode MS" w:hAnsi="Arial" w:cs="Arial"/>
                <w:sz w:val="18"/>
                <w:szCs w:val="18"/>
              </w:rPr>
            </w:pPr>
          </w:p>
        </w:tc>
        <w:tc>
          <w:tcPr>
            <w:tcW w:w="1295" w:type="pct"/>
            <w:tcBorders>
              <w:top w:val="single" w:sz="4" w:space="0" w:color="auto"/>
              <w:left w:val="single" w:sz="4" w:space="0" w:color="auto"/>
              <w:bottom w:val="single" w:sz="4" w:space="0" w:color="auto"/>
              <w:right w:val="single" w:sz="4" w:space="0" w:color="auto"/>
            </w:tcBorders>
            <w:vAlign w:val="center"/>
          </w:tcPr>
          <w:p w:rsidR="00CF58C9" w:rsidRPr="00EE7272" w:rsidRDefault="00CF58C9" w:rsidP="00EE7272">
            <w:pPr>
              <w:jc w:val="both"/>
              <w:rPr>
                <w:rFonts w:ascii="Arial" w:eastAsia="Arial Unicode MS" w:hAnsi="Arial" w:cs="Arial"/>
                <w:sz w:val="18"/>
                <w:szCs w:val="18"/>
              </w:rPr>
            </w:pPr>
          </w:p>
        </w:tc>
      </w:tr>
      <w:tr w:rsidR="00CF58C9" w:rsidRPr="0062647B" w:rsidTr="000542BF">
        <w:trPr>
          <w:cantSplit/>
          <w:trHeight w:val="202"/>
        </w:trPr>
        <w:tc>
          <w:tcPr>
            <w:tcW w:w="1692" w:type="pct"/>
            <w:tcBorders>
              <w:top w:val="single" w:sz="4" w:space="0" w:color="auto"/>
              <w:left w:val="single" w:sz="4" w:space="0" w:color="auto"/>
              <w:bottom w:val="single" w:sz="4" w:space="0" w:color="auto"/>
              <w:right w:val="single" w:sz="4" w:space="0" w:color="auto"/>
            </w:tcBorders>
            <w:vAlign w:val="center"/>
          </w:tcPr>
          <w:p w:rsidR="00CF58C9" w:rsidRPr="00EE7272" w:rsidRDefault="00CF58C9" w:rsidP="00EE7272">
            <w:pPr>
              <w:jc w:val="both"/>
              <w:rPr>
                <w:rFonts w:ascii="Arial" w:eastAsia="Arial Unicode MS" w:hAnsi="Arial" w:cs="Arial"/>
                <w:sz w:val="18"/>
                <w:szCs w:val="18"/>
              </w:rPr>
            </w:pPr>
          </w:p>
        </w:tc>
        <w:tc>
          <w:tcPr>
            <w:tcW w:w="974" w:type="pct"/>
            <w:tcBorders>
              <w:top w:val="single" w:sz="4" w:space="0" w:color="auto"/>
              <w:left w:val="single" w:sz="4" w:space="0" w:color="auto"/>
              <w:bottom w:val="single" w:sz="4" w:space="0" w:color="auto"/>
              <w:right w:val="single" w:sz="4" w:space="0" w:color="auto"/>
            </w:tcBorders>
            <w:vAlign w:val="center"/>
          </w:tcPr>
          <w:p w:rsidR="00CF58C9" w:rsidRPr="00EE7272" w:rsidRDefault="00CF58C9" w:rsidP="00EE7272">
            <w:pPr>
              <w:jc w:val="both"/>
              <w:rPr>
                <w:rFonts w:ascii="Arial" w:eastAsia="Arial Unicode MS" w:hAnsi="Arial" w:cs="Arial"/>
                <w:sz w:val="18"/>
                <w:szCs w:val="18"/>
              </w:rPr>
            </w:pPr>
          </w:p>
        </w:tc>
        <w:tc>
          <w:tcPr>
            <w:tcW w:w="614" w:type="pct"/>
            <w:tcBorders>
              <w:top w:val="single" w:sz="4" w:space="0" w:color="auto"/>
              <w:left w:val="single" w:sz="4" w:space="0" w:color="auto"/>
              <w:bottom w:val="single" w:sz="4" w:space="0" w:color="auto"/>
              <w:right w:val="single" w:sz="4" w:space="0" w:color="auto"/>
            </w:tcBorders>
            <w:vAlign w:val="center"/>
          </w:tcPr>
          <w:p w:rsidR="00CF58C9" w:rsidRPr="00EE7272" w:rsidRDefault="00CF58C9" w:rsidP="00EE7272">
            <w:pPr>
              <w:jc w:val="both"/>
              <w:rPr>
                <w:rFonts w:ascii="Arial" w:eastAsia="Arial Unicode MS" w:hAnsi="Arial" w:cs="Arial"/>
                <w:sz w:val="18"/>
                <w:szCs w:val="18"/>
              </w:rPr>
            </w:pPr>
          </w:p>
        </w:tc>
        <w:tc>
          <w:tcPr>
            <w:tcW w:w="426" w:type="pct"/>
            <w:tcBorders>
              <w:top w:val="single" w:sz="4" w:space="0" w:color="auto"/>
              <w:left w:val="single" w:sz="4" w:space="0" w:color="auto"/>
              <w:bottom w:val="single" w:sz="4" w:space="0" w:color="auto"/>
              <w:right w:val="single" w:sz="4" w:space="0" w:color="auto"/>
            </w:tcBorders>
            <w:vAlign w:val="center"/>
          </w:tcPr>
          <w:p w:rsidR="00CF58C9" w:rsidRPr="00EE7272" w:rsidRDefault="00CF58C9" w:rsidP="00EE7272">
            <w:pPr>
              <w:jc w:val="both"/>
              <w:rPr>
                <w:rFonts w:ascii="Arial" w:eastAsia="Arial Unicode MS" w:hAnsi="Arial" w:cs="Arial"/>
                <w:sz w:val="18"/>
                <w:szCs w:val="18"/>
              </w:rPr>
            </w:pPr>
          </w:p>
        </w:tc>
        <w:tc>
          <w:tcPr>
            <w:tcW w:w="1295" w:type="pct"/>
            <w:tcBorders>
              <w:top w:val="single" w:sz="4" w:space="0" w:color="auto"/>
              <w:left w:val="single" w:sz="4" w:space="0" w:color="auto"/>
              <w:bottom w:val="single" w:sz="4" w:space="0" w:color="auto"/>
              <w:right w:val="single" w:sz="4" w:space="0" w:color="auto"/>
            </w:tcBorders>
            <w:vAlign w:val="center"/>
          </w:tcPr>
          <w:p w:rsidR="00CF58C9" w:rsidRPr="00EE7272" w:rsidRDefault="00CF58C9" w:rsidP="00EE7272">
            <w:pPr>
              <w:jc w:val="both"/>
              <w:rPr>
                <w:rFonts w:ascii="Arial" w:eastAsia="Arial Unicode MS" w:hAnsi="Arial" w:cs="Arial"/>
                <w:sz w:val="18"/>
                <w:szCs w:val="18"/>
              </w:rPr>
            </w:pPr>
          </w:p>
        </w:tc>
      </w:tr>
      <w:tr w:rsidR="00CF58C9" w:rsidRPr="0062647B" w:rsidTr="000542BF">
        <w:trPr>
          <w:cantSplit/>
          <w:trHeight w:val="202"/>
        </w:trPr>
        <w:tc>
          <w:tcPr>
            <w:tcW w:w="1692" w:type="pct"/>
            <w:tcBorders>
              <w:top w:val="single" w:sz="4" w:space="0" w:color="auto"/>
              <w:left w:val="single" w:sz="4" w:space="0" w:color="auto"/>
              <w:bottom w:val="single" w:sz="4" w:space="0" w:color="auto"/>
              <w:right w:val="single" w:sz="4" w:space="0" w:color="auto"/>
            </w:tcBorders>
            <w:vAlign w:val="center"/>
          </w:tcPr>
          <w:p w:rsidR="00CF58C9" w:rsidRPr="00EE7272" w:rsidRDefault="00CF58C9" w:rsidP="00EE7272">
            <w:pPr>
              <w:jc w:val="both"/>
              <w:rPr>
                <w:rFonts w:ascii="Arial" w:eastAsia="Arial Unicode MS" w:hAnsi="Arial" w:cs="Arial"/>
                <w:sz w:val="18"/>
                <w:szCs w:val="18"/>
              </w:rPr>
            </w:pPr>
          </w:p>
        </w:tc>
        <w:tc>
          <w:tcPr>
            <w:tcW w:w="974" w:type="pct"/>
            <w:tcBorders>
              <w:top w:val="single" w:sz="4" w:space="0" w:color="auto"/>
              <w:left w:val="single" w:sz="4" w:space="0" w:color="auto"/>
              <w:bottom w:val="single" w:sz="4" w:space="0" w:color="auto"/>
              <w:right w:val="single" w:sz="4" w:space="0" w:color="auto"/>
            </w:tcBorders>
            <w:vAlign w:val="center"/>
          </w:tcPr>
          <w:p w:rsidR="00CF58C9" w:rsidRPr="00EE7272" w:rsidRDefault="00CF58C9" w:rsidP="00EE7272">
            <w:pPr>
              <w:jc w:val="both"/>
              <w:rPr>
                <w:rFonts w:ascii="Arial" w:eastAsia="Arial Unicode MS" w:hAnsi="Arial" w:cs="Arial"/>
                <w:sz w:val="18"/>
                <w:szCs w:val="18"/>
              </w:rPr>
            </w:pPr>
          </w:p>
        </w:tc>
        <w:tc>
          <w:tcPr>
            <w:tcW w:w="614" w:type="pct"/>
            <w:tcBorders>
              <w:top w:val="single" w:sz="4" w:space="0" w:color="auto"/>
              <w:left w:val="single" w:sz="4" w:space="0" w:color="auto"/>
              <w:bottom w:val="single" w:sz="4" w:space="0" w:color="auto"/>
              <w:right w:val="single" w:sz="4" w:space="0" w:color="auto"/>
            </w:tcBorders>
            <w:vAlign w:val="center"/>
          </w:tcPr>
          <w:p w:rsidR="00CF58C9" w:rsidRPr="00EE7272" w:rsidRDefault="00CF58C9" w:rsidP="00EE7272">
            <w:pPr>
              <w:jc w:val="both"/>
              <w:rPr>
                <w:rFonts w:ascii="Arial" w:eastAsia="Arial Unicode MS" w:hAnsi="Arial" w:cs="Arial"/>
                <w:sz w:val="18"/>
                <w:szCs w:val="18"/>
              </w:rPr>
            </w:pPr>
          </w:p>
        </w:tc>
        <w:tc>
          <w:tcPr>
            <w:tcW w:w="426" w:type="pct"/>
            <w:tcBorders>
              <w:top w:val="single" w:sz="4" w:space="0" w:color="auto"/>
              <w:left w:val="single" w:sz="4" w:space="0" w:color="auto"/>
              <w:bottom w:val="single" w:sz="4" w:space="0" w:color="auto"/>
              <w:right w:val="single" w:sz="4" w:space="0" w:color="auto"/>
            </w:tcBorders>
            <w:vAlign w:val="center"/>
          </w:tcPr>
          <w:p w:rsidR="00CF58C9" w:rsidRPr="00EE7272" w:rsidRDefault="00CF58C9" w:rsidP="00EE7272">
            <w:pPr>
              <w:jc w:val="both"/>
              <w:rPr>
                <w:rFonts w:ascii="Arial" w:eastAsia="Arial Unicode MS" w:hAnsi="Arial" w:cs="Arial"/>
                <w:sz w:val="18"/>
                <w:szCs w:val="18"/>
              </w:rPr>
            </w:pPr>
          </w:p>
        </w:tc>
        <w:tc>
          <w:tcPr>
            <w:tcW w:w="1295" w:type="pct"/>
            <w:tcBorders>
              <w:top w:val="single" w:sz="4" w:space="0" w:color="auto"/>
              <w:left w:val="single" w:sz="4" w:space="0" w:color="auto"/>
              <w:bottom w:val="single" w:sz="4" w:space="0" w:color="auto"/>
              <w:right w:val="single" w:sz="4" w:space="0" w:color="auto"/>
            </w:tcBorders>
            <w:vAlign w:val="center"/>
          </w:tcPr>
          <w:p w:rsidR="00CF58C9" w:rsidRPr="00EE7272" w:rsidRDefault="00CF58C9" w:rsidP="00EE7272">
            <w:pPr>
              <w:jc w:val="both"/>
              <w:rPr>
                <w:rFonts w:ascii="Arial" w:eastAsia="Arial Unicode MS" w:hAnsi="Arial" w:cs="Arial"/>
                <w:sz w:val="18"/>
                <w:szCs w:val="18"/>
              </w:rPr>
            </w:pPr>
          </w:p>
        </w:tc>
      </w:tr>
      <w:tr w:rsidR="00CF58C9" w:rsidRPr="0062647B" w:rsidTr="000542BF">
        <w:trPr>
          <w:cantSplit/>
          <w:trHeight w:val="202"/>
        </w:trPr>
        <w:tc>
          <w:tcPr>
            <w:tcW w:w="1692" w:type="pct"/>
            <w:tcBorders>
              <w:top w:val="single" w:sz="4" w:space="0" w:color="auto"/>
              <w:left w:val="single" w:sz="4" w:space="0" w:color="auto"/>
              <w:bottom w:val="single" w:sz="4" w:space="0" w:color="auto"/>
              <w:right w:val="single" w:sz="4" w:space="0" w:color="auto"/>
            </w:tcBorders>
            <w:vAlign w:val="center"/>
          </w:tcPr>
          <w:p w:rsidR="00CF58C9" w:rsidRPr="00EE7272" w:rsidRDefault="00CF58C9" w:rsidP="00EE7272">
            <w:pPr>
              <w:jc w:val="both"/>
              <w:rPr>
                <w:rFonts w:ascii="Arial" w:eastAsia="Arial Unicode MS" w:hAnsi="Arial" w:cs="Arial"/>
                <w:sz w:val="18"/>
                <w:szCs w:val="18"/>
              </w:rPr>
            </w:pPr>
          </w:p>
        </w:tc>
        <w:tc>
          <w:tcPr>
            <w:tcW w:w="974" w:type="pct"/>
            <w:tcBorders>
              <w:top w:val="single" w:sz="4" w:space="0" w:color="auto"/>
              <w:left w:val="single" w:sz="4" w:space="0" w:color="auto"/>
              <w:bottom w:val="single" w:sz="4" w:space="0" w:color="auto"/>
              <w:right w:val="single" w:sz="4" w:space="0" w:color="auto"/>
            </w:tcBorders>
            <w:vAlign w:val="center"/>
          </w:tcPr>
          <w:p w:rsidR="00CF58C9" w:rsidRPr="00EE7272" w:rsidRDefault="00CF58C9" w:rsidP="00EE7272">
            <w:pPr>
              <w:jc w:val="both"/>
              <w:rPr>
                <w:rFonts w:ascii="Arial" w:eastAsia="Arial Unicode MS" w:hAnsi="Arial" w:cs="Arial"/>
                <w:sz w:val="18"/>
                <w:szCs w:val="18"/>
              </w:rPr>
            </w:pPr>
          </w:p>
        </w:tc>
        <w:tc>
          <w:tcPr>
            <w:tcW w:w="614" w:type="pct"/>
            <w:tcBorders>
              <w:top w:val="single" w:sz="4" w:space="0" w:color="auto"/>
              <w:left w:val="single" w:sz="4" w:space="0" w:color="auto"/>
              <w:bottom w:val="single" w:sz="4" w:space="0" w:color="auto"/>
              <w:right w:val="single" w:sz="4" w:space="0" w:color="auto"/>
            </w:tcBorders>
            <w:vAlign w:val="center"/>
          </w:tcPr>
          <w:p w:rsidR="00CF58C9" w:rsidRPr="00EE7272" w:rsidRDefault="00CF58C9" w:rsidP="00EE7272">
            <w:pPr>
              <w:jc w:val="both"/>
              <w:rPr>
                <w:rFonts w:ascii="Arial" w:eastAsia="Arial Unicode MS" w:hAnsi="Arial" w:cs="Arial"/>
                <w:sz w:val="18"/>
                <w:szCs w:val="18"/>
              </w:rPr>
            </w:pPr>
          </w:p>
        </w:tc>
        <w:tc>
          <w:tcPr>
            <w:tcW w:w="426" w:type="pct"/>
            <w:tcBorders>
              <w:top w:val="single" w:sz="4" w:space="0" w:color="auto"/>
              <w:left w:val="single" w:sz="4" w:space="0" w:color="auto"/>
              <w:bottom w:val="single" w:sz="4" w:space="0" w:color="auto"/>
              <w:right w:val="single" w:sz="4" w:space="0" w:color="auto"/>
            </w:tcBorders>
            <w:vAlign w:val="center"/>
          </w:tcPr>
          <w:p w:rsidR="00CF58C9" w:rsidRPr="00EE7272" w:rsidRDefault="00CF58C9" w:rsidP="00EE7272">
            <w:pPr>
              <w:jc w:val="both"/>
              <w:rPr>
                <w:rFonts w:ascii="Arial" w:eastAsia="Arial Unicode MS" w:hAnsi="Arial" w:cs="Arial"/>
                <w:sz w:val="18"/>
                <w:szCs w:val="18"/>
              </w:rPr>
            </w:pPr>
          </w:p>
        </w:tc>
        <w:tc>
          <w:tcPr>
            <w:tcW w:w="1295" w:type="pct"/>
            <w:tcBorders>
              <w:top w:val="single" w:sz="4" w:space="0" w:color="auto"/>
              <w:left w:val="single" w:sz="4" w:space="0" w:color="auto"/>
              <w:bottom w:val="single" w:sz="4" w:space="0" w:color="auto"/>
              <w:right w:val="single" w:sz="4" w:space="0" w:color="auto"/>
            </w:tcBorders>
            <w:vAlign w:val="center"/>
          </w:tcPr>
          <w:p w:rsidR="00CF58C9" w:rsidRPr="00EE7272" w:rsidRDefault="00CF58C9" w:rsidP="00EE7272">
            <w:pPr>
              <w:jc w:val="both"/>
              <w:rPr>
                <w:rFonts w:ascii="Arial" w:eastAsia="Arial Unicode MS" w:hAnsi="Arial" w:cs="Arial"/>
                <w:sz w:val="18"/>
                <w:szCs w:val="18"/>
              </w:rPr>
            </w:pPr>
          </w:p>
        </w:tc>
      </w:tr>
    </w:tbl>
    <w:p w:rsidR="00CF58C9" w:rsidRDefault="008E4080" w:rsidP="00CF58C9">
      <w:pPr>
        <w:tabs>
          <w:tab w:val="left" w:pos="8789"/>
        </w:tabs>
        <w:spacing w:after="100" w:afterAutospacing="1"/>
        <w:rPr>
          <w:rFonts w:ascii="Arial" w:eastAsia="Arial Unicode MS" w:hAnsi="Arial" w:cs="Arial" w:hint="eastAsia"/>
          <w:sz w:val="36"/>
          <w:lang w:val="fr-FR" w:eastAsia="zh-CN"/>
        </w:rPr>
      </w:pPr>
      <w:r>
        <w:rPr>
          <w:rFonts w:ascii="Arial" w:eastAsia="Arial Unicode MS" w:hAnsi="Arial" w:cs="Arial"/>
          <w:sz w:val="36"/>
          <w:lang w:val="fr-FR"/>
        </w:rPr>
        <w:br w:type="page"/>
      </w:r>
      <w:r w:rsidR="00CF58C9">
        <w:rPr>
          <w:rFonts w:ascii="Arial" w:eastAsia="Arial Unicode MS" w:hAnsi="Arial" w:cs="Arial"/>
          <w:sz w:val="36"/>
          <w:lang w:val="fr-FR"/>
        </w:rPr>
        <w:lastRenderedPageBreak/>
        <w:t>Contents List                                                                Page</w:t>
      </w:r>
    </w:p>
    <w:p w:rsidR="00FF4891" w:rsidRPr="00BA60F4" w:rsidRDefault="004C1A7C">
      <w:pPr>
        <w:pStyle w:val="10"/>
        <w:rPr>
          <w:rFonts w:ascii="Calibri" w:hAnsi="Calibri" w:cs="Times New Roman"/>
          <w:b w:val="0"/>
          <w:kern w:val="2"/>
          <w:sz w:val="21"/>
          <w:szCs w:val="22"/>
          <w:lang w:eastAsia="zh-CN"/>
        </w:rPr>
      </w:pPr>
      <w:r w:rsidRPr="00FF4891">
        <w:rPr>
          <w:b w:val="0"/>
        </w:rPr>
        <w:fldChar w:fldCharType="begin"/>
      </w:r>
      <w:r w:rsidRPr="00FF4891">
        <w:rPr>
          <w:b w:val="0"/>
        </w:rPr>
        <w:instrText xml:space="preserve"> TOC \o "1-3" \h \z \u </w:instrText>
      </w:r>
      <w:r w:rsidRPr="00FF4891">
        <w:rPr>
          <w:b w:val="0"/>
        </w:rPr>
        <w:fldChar w:fldCharType="separate"/>
      </w:r>
      <w:hyperlink w:anchor="_Toc467654004" w:history="1">
        <w:r w:rsidR="00FF4891" w:rsidRPr="00FF4891">
          <w:rPr>
            <w:rStyle w:val="ae"/>
            <w:rFonts w:eastAsia="Arial Unicode MS"/>
            <w:color w:val="auto"/>
          </w:rPr>
          <w:t>1</w:t>
        </w:r>
        <w:r w:rsidR="00FF4891" w:rsidRPr="00BA60F4">
          <w:rPr>
            <w:rFonts w:ascii="Calibri" w:hAnsi="Calibri" w:cs="Times New Roman"/>
            <w:b w:val="0"/>
            <w:kern w:val="2"/>
            <w:sz w:val="21"/>
            <w:szCs w:val="22"/>
            <w:lang w:eastAsia="zh-CN"/>
          </w:rPr>
          <w:tab/>
        </w:r>
        <w:r w:rsidR="00FF4891" w:rsidRPr="00FF4891">
          <w:rPr>
            <w:rStyle w:val="ae"/>
            <w:rFonts w:eastAsia="Arial Unicode MS"/>
            <w:color w:val="auto"/>
          </w:rPr>
          <w:t>Introduction</w:t>
        </w:r>
        <w:r w:rsidR="00FF4891" w:rsidRPr="00FF4891">
          <w:rPr>
            <w:webHidden/>
          </w:rPr>
          <w:tab/>
        </w:r>
        <w:r w:rsidR="00FF4891" w:rsidRPr="00FF4891">
          <w:rPr>
            <w:webHidden/>
          </w:rPr>
          <w:fldChar w:fldCharType="begin"/>
        </w:r>
        <w:r w:rsidR="00FF4891" w:rsidRPr="00FF4891">
          <w:rPr>
            <w:webHidden/>
          </w:rPr>
          <w:instrText xml:space="preserve"> PAGEREF _Toc467654004 \h </w:instrText>
        </w:r>
        <w:r w:rsidR="00FF4891" w:rsidRPr="00FF4891">
          <w:rPr>
            <w:webHidden/>
          </w:rPr>
        </w:r>
        <w:r w:rsidR="00FF4891" w:rsidRPr="00FF4891">
          <w:rPr>
            <w:webHidden/>
          </w:rPr>
          <w:fldChar w:fldCharType="separate"/>
        </w:r>
        <w:r w:rsidR="00FF4891" w:rsidRPr="00FF4891">
          <w:rPr>
            <w:webHidden/>
          </w:rPr>
          <w:t>4</w:t>
        </w:r>
        <w:r w:rsidR="00FF4891" w:rsidRPr="00FF4891">
          <w:rPr>
            <w:webHidden/>
          </w:rPr>
          <w:fldChar w:fldCharType="end"/>
        </w:r>
      </w:hyperlink>
    </w:p>
    <w:p w:rsidR="00FF4891" w:rsidRPr="00BA60F4" w:rsidRDefault="00FF4891">
      <w:pPr>
        <w:pStyle w:val="20"/>
        <w:rPr>
          <w:rFonts w:ascii="Calibri" w:hAnsi="Calibri" w:cs="Times New Roman"/>
          <w:kern w:val="2"/>
          <w:sz w:val="21"/>
          <w:szCs w:val="22"/>
          <w:lang w:val="en-US" w:eastAsia="zh-CN"/>
        </w:rPr>
      </w:pPr>
      <w:hyperlink w:anchor="_Toc467654005" w:history="1">
        <w:r w:rsidRPr="00FF4891">
          <w:rPr>
            <w:rStyle w:val="ae"/>
            <w:rFonts w:eastAsia="Arial Unicode MS"/>
            <w:color w:val="auto"/>
          </w:rPr>
          <w:t>1.1</w:t>
        </w:r>
        <w:r w:rsidRPr="00BA60F4">
          <w:rPr>
            <w:rFonts w:ascii="Calibri" w:hAnsi="Calibri" w:cs="Times New Roman"/>
            <w:kern w:val="2"/>
            <w:sz w:val="21"/>
            <w:szCs w:val="22"/>
            <w:lang w:val="en-US" w:eastAsia="zh-CN"/>
          </w:rPr>
          <w:tab/>
        </w:r>
        <w:r w:rsidRPr="00FF4891">
          <w:rPr>
            <w:rStyle w:val="ae"/>
            <w:rFonts w:eastAsia="Arial Unicode MS"/>
            <w:color w:val="auto"/>
          </w:rPr>
          <w:t>Objectives</w:t>
        </w:r>
        <w:r w:rsidRPr="00FF4891">
          <w:rPr>
            <w:webHidden/>
          </w:rPr>
          <w:tab/>
        </w:r>
        <w:r w:rsidRPr="00FF4891">
          <w:rPr>
            <w:webHidden/>
          </w:rPr>
          <w:fldChar w:fldCharType="begin"/>
        </w:r>
        <w:r w:rsidRPr="00FF4891">
          <w:rPr>
            <w:webHidden/>
          </w:rPr>
          <w:instrText xml:space="preserve"> PAGEREF _Toc467654005 \h </w:instrText>
        </w:r>
        <w:r w:rsidRPr="00FF4891">
          <w:rPr>
            <w:webHidden/>
          </w:rPr>
        </w:r>
        <w:r w:rsidRPr="00FF4891">
          <w:rPr>
            <w:webHidden/>
          </w:rPr>
          <w:fldChar w:fldCharType="separate"/>
        </w:r>
        <w:r w:rsidRPr="00FF4891">
          <w:rPr>
            <w:webHidden/>
          </w:rPr>
          <w:t>4</w:t>
        </w:r>
        <w:r w:rsidRPr="00FF4891">
          <w:rPr>
            <w:webHidden/>
          </w:rPr>
          <w:fldChar w:fldCharType="end"/>
        </w:r>
      </w:hyperlink>
    </w:p>
    <w:p w:rsidR="00FF4891" w:rsidRPr="00BA60F4" w:rsidRDefault="00FF4891">
      <w:pPr>
        <w:pStyle w:val="20"/>
        <w:rPr>
          <w:rFonts w:ascii="Calibri" w:hAnsi="Calibri" w:cs="Times New Roman"/>
          <w:kern w:val="2"/>
          <w:sz w:val="21"/>
          <w:szCs w:val="22"/>
          <w:lang w:val="en-US" w:eastAsia="zh-CN"/>
        </w:rPr>
      </w:pPr>
      <w:hyperlink w:anchor="_Toc467654006" w:history="1">
        <w:r w:rsidRPr="00FF4891">
          <w:rPr>
            <w:rStyle w:val="ae"/>
            <w:rFonts w:eastAsia="Arial Unicode MS"/>
            <w:color w:val="auto"/>
            <w:lang w:val="en-US" w:eastAsia="zh-CN"/>
          </w:rPr>
          <w:t>1.2</w:t>
        </w:r>
        <w:r w:rsidRPr="00BA60F4">
          <w:rPr>
            <w:rFonts w:ascii="Calibri" w:hAnsi="Calibri" w:cs="Times New Roman"/>
            <w:kern w:val="2"/>
            <w:sz w:val="21"/>
            <w:szCs w:val="22"/>
            <w:lang w:val="en-US" w:eastAsia="zh-CN"/>
          </w:rPr>
          <w:tab/>
        </w:r>
        <w:r w:rsidRPr="00FF4891">
          <w:rPr>
            <w:rStyle w:val="ae"/>
            <w:rFonts w:eastAsia="Arial Unicode MS"/>
            <w:color w:val="auto"/>
            <w:lang w:val="en-US"/>
          </w:rPr>
          <w:t>Definitions, Acronyms and Abbreviations</w:t>
        </w:r>
        <w:r w:rsidRPr="00FF4891">
          <w:rPr>
            <w:webHidden/>
          </w:rPr>
          <w:tab/>
        </w:r>
        <w:r w:rsidRPr="00FF4891">
          <w:rPr>
            <w:webHidden/>
          </w:rPr>
          <w:fldChar w:fldCharType="begin"/>
        </w:r>
        <w:r w:rsidRPr="00FF4891">
          <w:rPr>
            <w:webHidden/>
          </w:rPr>
          <w:instrText xml:space="preserve"> PAGEREF _Toc467654006 \h </w:instrText>
        </w:r>
        <w:r w:rsidRPr="00FF4891">
          <w:rPr>
            <w:webHidden/>
          </w:rPr>
        </w:r>
        <w:r w:rsidRPr="00FF4891">
          <w:rPr>
            <w:webHidden/>
          </w:rPr>
          <w:fldChar w:fldCharType="separate"/>
        </w:r>
        <w:r w:rsidRPr="00FF4891">
          <w:rPr>
            <w:webHidden/>
          </w:rPr>
          <w:t>4</w:t>
        </w:r>
        <w:r w:rsidRPr="00FF4891">
          <w:rPr>
            <w:webHidden/>
          </w:rPr>
          <w:fldChar w:fldCharType="end"/>
        </w:r>
      </w:hyperlink>
    </w:p>
    <w:p w:rsidR="00FF4891" w:rsidRPr="00BA60F4" w:rsidRDefault="00FF4891">
      <w:pPr>
        <w:pStyle w:val="10"/>
        <w:rPr>
          <w:rFonts w:ascii="Calibri" w:hAnsi="Calibri" w:cs="Times New Roman"/>
          <w:b w:val="0"/>
          <w:kern w:val="2"/>
          <w:sz w:val="21"/>
          <w:szCs w:val="22"/>
          <w:lang w:eastAsia="zh-CN"/>
        </w:rPr>
      </w:pPr>
      <w:hyperlink w:anchor="_Toc467654007" w:history="1">
        <w:r w:rsidRPr="00FF4891">
          <w:rPr>
            <w:rStyle w:val="ae"/>
            <w:rFonts w:eastAsia="Arial Unicode MS"/>
            <w:color w:val="auto"/>
          </w:rPr>
          <w:t>2</w:t>
        </w:r>
        <w:r w:rsidRPr="00BA60F4">
          <w:rPr>
            <w:rFonts w:ascii="Calibri" w:hAnsi="Calibri" w:cs="Times New Roman"/>
            <w:b w:val="0"/>
            <w:kern w:val="2"/>
            <w:sz w:val="21"/>
            <w:szCs w:val="22"/>
            <w:lang w:eastAsia="zh-CN"/>
          </w:rPr>
          <w:tab/>
        </w:r>
        <w:r w:rsidRPr="00FF4891">
          <w:rPr>
            <w:rStyle w:val="ae"/>
            <w:rFonts w:eastAsia="Arial Unicode MS"/>
            <w:color w:val="auto"/>
          </w:rPr>
          <w:t>General Concepts</w:t>
        </w:r>
        <w:r w:rsidRPr="00FF4891">
          <w:rPr>
            <w:webHidden/>
          </w:rPr>
          <w:tab/>
        </w:r>
        <w:r w:rsidRPr="00FF4891">
          <w:rPr>
            <w:webHidden/>
          </w:rPr>
          <w:fldChar w:fldCharType="begin"/>
        </w:r>
        <w:r w:rsidRPr="00FF4891">
          <w:rPr>
            <w:webHidden/>
          </w:rPr>
          <w:instrText xml:space="preserve"> PAGEREF _Toc467654007 \h </w:instrText>
        </w:r>
        <w:r w:rsidRPr="00FF4891">
          <w:rPr>
            <w:webHidden/>
          </w:rPr>
        </w:r>
        <w:r w:rsidRPr="00FF4891">
          <w:rPr>
            <w:webHidden/>
          </w:rPr>
          <w:fldChar w:fldCharType="separate"/>
        </w:r>
        <w:r w:rsidRPr="00FF4891">
          <w:rPr>
            <w:webHidden/>
          </w:rPr>
          <w:t>5</w:t>
        </w:r>
        <w:r w:rsidRPr="00FF4891">
          <w:rPr>
            <w:webHidden/>
          </w:rPr>
          <w:fldChar w:fldCharType="end"/>
        </w:r>
      </w:hyperlink>
    </w:p>
    <w:p w:rsidR="00FF4891" w:rsidRPr="00BA60F4" w:rsidRDefault="00FF4891">
      <w:pPr>
        <w:pStyle w:val="20"/>
        <w:rPr>
          <w:rFonts w:ascii="Calibri" w:hAnsi="Calibri" w:cs="Times New Roman"/>
          <w:kern w:val="2"/>
          <w:sz w:val="21"/>
          <w:szCs w:val="22"/>
          <w:lang w:val="en-US" w:eastAsia="zh-CN"/>
        </w:rPr>
      </w:pPr>
      <w:hyperlink w:anchor="_Toc467654008" w:history="1">
        <w:r w:rsidRPr="00FF4891">
          <w:rPr>
            <w:rStyle w:val="ae"/>
            <w:rFonts w:eastAsia="Arial Unicode MS"/>
            <w:color w:val="auto"/>
            <w:lang w:val="en-US"/>
          </w:rPr>
          <w:t>2.1</w:t>
        </w:r>
        <w:r w:rsidRPr="00BA60F4">
          <w:rPr>
            <w:rFonts w:ascii="Calibri" w:hAnsi="Calibri" w:cs="Times New Roman"/>
            <w:kern w:val="2"/>
            <w:sz w:val="21"/>
            <w:szCs w:val="22"/>
            <w:lang w:val="en-US" w:eastAsia="zh-CN"/>
          </w:rPr>
          <w:tab/>
        </w:r>
        <w:r w:rsidRPr="00FF4891">
          <w:rPr>
            <w:rStyle w:val="ae"/>
            <w:rFonts w:eastAsia="Arial Unicode MS"/>
            <w:color w:val="auto"/>
            <w:lang w:val="en-US"/>
          </w:rPr>
          <w:t>Description</w:t>
        </w:r>
        <w:r w:rsidRPr="00FF4891">
          <w:rPr>
            <w:webHidden/>
          </w:rPr>
          <w:tab/>
        </w:r>
        <w:r w:rsidRPr="00FF4891">
          <w:rPr>
            <w:webHidden/>
          </w:rPr>
          <w:fldChar w:fldCharType="begin"/>
        </w:r>
        <w:r w:rsidRPr="00FF4891">
          <w:rPr>
            <w:webHidden/>
          </w:rPr>
          <w:instrText xml:space="preserve"> PAGEREF _Toc467654008 \h </w:instrText>
        </w:r>
        <w:r w:rsidRPr="00FF4891">
          <w:rPr>
            <w:webHidden/>
          </w:rPr>
        </w:r>
        <w:r w:rsidRPr="00FF4891">
          <w:rPr>
            <w:webHidden/>
          </w:rPr>
          <w:fldChar w:fldCharType="separate"/>
        </w:r>
        <w:r w:rsidRPr="00FF4891">
          <w:rPr>
            <w:webHidden/>
          </w:rPr>
          <w:t>5</w:t>
        </w:r>
        <w:r w:rsidRPr="00FF4891">
          <w:rPr>
            <w:webHidden/>
          </w:rPr>
          <w:fldChar w:fldCharType="end"/>
        </w:r>
      </w:hyperlink>
    </w:p>
    <w:p w:rsidR="00FF4891" w:rsidRPr="00BA60F4" w:rsidRDefault="00FF4891">
      <w:pPr>
        <w:pStyle w:val="20"/>
        <w:rPr>
          <w:rFonts w:ascii="Calibri" w:hAnsi="Calibri" w:cs="Times New Roman"/>
          <w:kern w:val="2"/>
          <w:sz w:val="21"/>
          <w:szCs w:val="22"/>
          <w:lang w:val="en-US" w:eastAsia="zh-CN"/>
        </w:rPr>
      </w:pPr>
      <w:hyperlink w:anchor="_Toc467654009" w:history="1">
        <w:r w:rsidRPr="00FF4891">
          <w:rPr>
            <w:rStyle w:val="ae"/>
            <w:rFonts w:eastAsia="Arial Unicode MS"/>
            <w:color w:val="auto"/>
            <w:lang w:eastAsia="zh-CN"/>
          </w:rPr>
          <w:t>2.2</w:t>
        </w:r>
        <w:r w:rsidRPr="00BA60F4">
          <w:rPr>
            <w:rFonts w:ascii="Calibri" w:hAnsi="Calibri" w:cs="Times New Roman"/>
            <w:kern w:val="2"/>
            <w:sz w:val="21"/>
            <w:szCs w:val="22"/>
            <w:lang w:val="en-US" w:eastAsia="zh-CN"/>
          </w:rPr>
          <w:tab/>
        </w:r>
        <w:r w:rsidRPr="00FF4891">
          <w:rPr>
            <w:rStyle w:val="ae"/>
            <w:rFonts w:eastAsia="Arial Unicode MS"/>
            <w:color w:val="auto"/>
          </w:rPr>
          <w:t>Main Connector Pin Out</w:t>
        </w:r>
        <w:r w:rsidRPr="00FF4891">
          <w:rPr>
            <w:webHidden/>
          </w:rPr>
          <w:tab/>
        </w:r>
        <w:r w:rsidRPr="00FF4891">
          <w:rPr>
            <w:webHidden/>
          </w:rPr>
          <w:fldChar w:fldCharType="begin"/>
        </w:r>
        <w:r w:rsidRPr="00FF4891">
          <w:rPr>
            <w:webHidden/>
          </w:rPr>
          <w:instrText xml:space="preserve"> PAGEREF _Toc467654009 \h </w:instrText>
        </w:r>
        <w:r w:rsidRPr="00FF4891">
          <w:rPr>
            <w:webHidden/>
          </w:rPr>
        </w:r>
        <w:r w:rsidRPr="00FF4891">
          <w:rPr>
            <w:webHidden/>
          </w:rPr>
          <w:fldChar w:fldCharType="separate"/>
        </w:r>
        <w:r w:rsidRPr="00FF4891">
          <w:rPr>
            <w:webHidden/>
          </w:rPr>
          <w:t>5</w:t>
        </w:r>
        <w:r w:rsidRPr="00FF4891">
          <w:rPr>
            <w:webHidden/>
          </w:rPr>
          <w:fldChar w:fldCharType="end"/>
        </w:r>
      </w:hyperlink>
    </w:p>
    <w:p w:rsidR="00FF4891" w:rsidRPr="00BA60F4" w:rsidRDefault="00FF4891">
      <w:pPr>
        <w:pStyle w:val="10"/>
        <w:rPr>
          <w:rFonts w:ascii="Calibri" w:hAnsi="Calibri" w:cs="Times New Roman"/>
          <w:b w:val="0"/>
          <w:kern w:val="2"/>
          <w:sz w:val="21"/>
          <w:szCs w:val="22"/>
          <w:lang w:eastAsia="zh-CN"/>
        </w:rPr>
      </w:pPr>
      <w:hyperlink w:anchor="_Toc467654010" w:history="1">
        <w:r w:rsidRPr="00FF4891">
          <w:rPr>
            <w:rStyle w:val="ae"/>
            <w:color w:val="auto"/>
            <w:lang w:eastAsia="zh-CN"/>
          </w:rPr>
          <w:t>3</w:t>
        </w:r>
        <w:r w:rsidRPr="00BA60F4">
          <w:rPr>
            <w:rFonts w:ascii="Calibri" w:hAnsi="Calibri" w:cs="Times New Roman"/>
            <w:b w:val="0"/>
            <w:kern w:val="2"/>
            <w:sz w:val="21"/>
            <w:szCs w:val="22"/>
            <w:lang w:eastAsia="zh-CN"/>
          </w:rPr>
          <w:tab/>
        </w:r>
        <w:r w:rsidRPr="00FF4891">
          <w:rPr>
            <w:rStyle w:val="ae"/>
            <w:color w:val="auto"/>
          </w:rPr>
          <w:t>Manufacturing</w:t>
        </w:r>
        <w:r w:rsidRPr="00FF4891">
          <w:rPr>
            <w:webHidden/>
          </w:rPr>
          <w:tab/>
        </w:r>
        <w:r w:rsidRPr="00FF4891">
          <w:rPr>
            <w:webHidden/>
          </w:rPr>
          <w:fldChar w:fldCharType="begin"/>
        </w:r>
        <w:r w:rsidRPr="00FF4891">
          <w:rPr>
            <w:webHidden/>
          </w:rPr>
          <w:instrText xml:space="preserve"> PAGEREF _Toc467654010 \h </w:instrText>
        </w:r>
        <w:r w:rsidRPr="00FF4891">
          <w:rPr>
            <w:webHidden/>
          </w:rPr>
        </w:r>
        <w:r w:rsidRPr="00FF4891">
          <w:rPr>
            <w:webHidden/>
          </w:rPr>
          <w:fldChar w:fldCharType="separate"/>
        </w:r>
        <w:r w:rsidRPr="00FF4891">
          <w:rPr>
            <w:webHidden/>
          </w:rPr>
          <w:t>7</w:t>
        </w:r>
        <w:r w:rsidRPr="00FF4891">
          <w:rPr>
            <w:webHidden/>
          </w:rPr>
          <w:fldChar w:fldCharType="end"/>
        </w:r>
      </w:hyperlink>
    </w:p>
    <w:p w:rsidR="00FF4891" w:rsidRPr="00BA60F4" w:rsidRDefault="00FF4891">
      <w:pPr>
        <w:pStyle w:val="20"/>
        <w:rPr>
          <w:rFonts w:ascii="Calibri" w:hAnsi="Calibri" w:cs="Times New Roman"/>
          <w:kern w:val="2"/>
          <w:sz w:val="21"/>
          <w:szCs w:val="22"/>
          <w:lang w:val="en-US" w:eastAsia="zh-CN"/>
        </w:rPr>
      </w:pPr>
      <w:hyperlink w:anchor="_Toc467654011" w:history="1">
        <w:r w:rsidRPr="00FF4891">
          <w:rPr>
            <w:rStyle w:val="ae"/>
            <w:rFonts w:eastAsia="Arial Unicode MS"/>
            <w:color w:val="auto"/>
          </w:rPr>
          <w:t>3.1</w:t>
        </w:r>
        <w:r w:rsidRPr="00BA60F4">
          <w:rPr>
            <w:rFonts w:ascii="Calibri" w:hAnsi="Calibri" w:cs="Times New Roman"/>
            <w:kern w:val="2"/>
            <w:sz w:val="21"/>
            <w:szCs w:val="22"/>
            <w:lang w:val="en-US" w:eastAsia="zh-CN"/>
          </w:rPr>
          <w:tab/>
        </w:r>
        <w:r w:rsidRPr="00FF4891">
          <w:rPr>
            <w:rStyle w:val="ae"/>
            <w:rFonts w:eastAsia="Arial Unicode MS"/>
            <w:color w:val="auto"/>
          </w:rPr>
          <w:t xml:space="preserve">Production </w:t>
        </w:r>
        <w:r w:rsidRPr="00FF4891">
          <w:rPr>
            <w:rStyle w:val="ae"/>
            <w:rFonts w:eastAsia="Arial Unicode MS"/>
            <w:color w:val="auto"/>
            <w:lang w:eastAsia="zh-CN"/>
          </w:rPr>
          <w:t>F</w:t>
        </w:r>
        <w:r w:rsidRPr="00FF4891">
          <w:rPr>
            <w:rStyle w:val="ae"/>
            <w:rFonts w:eastAsia="Arial Unicode MS"/>
            <w:color w:val="auto"/>
          </w:rPr>
          <w:t>low and Control Plan</w:t>
        </w:r>
        <w:r w:rsidRPr="00FF4891">
          <w:rPr>
            <w:webHidden/>
          </w:rPr>
          <w:tab/>
        </w:r>
        <w:r w:rsidRPr="00FF4891">
          <w:rPr>
            <w:webHidden/>
          </w:rPr>
          <w:fldChar w:fldCharType="begin"/>
        </w:r>
        <w:r w:rsidRPr="00FF4891">
          <w:rPr>
            <w:webHidden/>
          </w:rPr>
          <w:instrText xml:space="preserve"> PAGEREF _Toc467654011 \h </w:instrText>
        </w:r>
        <w:r w:rsidRPr="00FF4891">
          <w:rPr>
            <w:webHidden/>
          </w:rPr>
        </w:r>
        <w:r w:rsidRPr="00FF4891">
          <w:rPr>
            <w:webHidden/>
          </w:rPr>
          <w:fldChar w:fldCharType="separate"/>
        </w:r>
        <w:r w:rsidRPr="00FF4891">
          <w:rPr>
            <w:webHidden/>
          </w:rPr>
          <w:t>7</w:t>
        </w:r>
        <w:r w:rsidRPr="00FF4891">
          <w:rPr>
            <w:webHidden/>
          </w:rPr>
          <w:fldChar w:fldCharType="end"/>
        </w:r>
      </w:hyperlink>
    </w:p>
    <w:p w:rsidR="00FF4891" w:rsidRPr="00BA60F4" w:rsidRDefault="00FF4891">
      <w:pPr>
        <w:pStyle w:val="20"/>
        <w:rPr>
          <w:rFonts w:ascii="Calibri" w:hAnsi="Calibri" w:cs="Times New Roman"/>
          <w:kern w:val="2"/>
          <w:sz w:val="21"/>
          <w:szCs w:val="22"/>
          <w:lang w:val="en-US" w:eastAsia="zh-CN"/>
        </w:rPr>
      </w:pPr>
      <w:hyperlink w:anchor="_Toc467654012" w:history="1">
        <w:r w:rsidRPr="00FF4891">
          <w:rPr>
            <w:rStyle w:val="ae"/>
            <w:rFonts w:eastAsia="Arial Unicode MS"/>
            <w:color w:val="auto"/>
          </w:rPr>
          <w:t>3.2</w:t>
        </w:r>
        <w:r w:rsidRPr="00BA60F4">
          <w:rPr>
            <w:rFonts w:ascii="Calibri" w:hAnsi="Calibri" w:cs="Times New Roman"/>
            <w:kern w:val="2"/>
            <w:sz w:val="21"/>
            <w:szCs w:val="22"/>
            <w:lang w:val="en-US" w:eastAsia="zh-CN"/>
          </w:rPr>
          <w:tab/>
        </w:r>
        <w:r w:rsidRPr="00FF4891">
          <w:rPr>
            <w:rStyle w:val="ae"/>
            <w:color w:val="auto"/>
          </w:rPr>
          <w:t xml:space="preserve">Handling of </w:t>
        </w:r>
        <w:r w:rsidRPr="00FF4891">
          <w:rPr>
            <w:rStyle w:val="ae"/>
            <w:color w:val="auto"/>
            <w:lang w:eastAsia="zh-CN"/>
          </w:rPr>
          <w:t>C</w:t>
        </w:r>
        <w:r w:rsidRPr="00FF4891">
          <w:rPr>
            <w:rStyle w:val="ae"/>
            <w:color w:val="auto"/>
          </w:rPr>
          <w:t xml:space="preserve">omponents, PCBs and </w:t>
        </w:r>
        <w:r w:rsidRPr="00FF4891">
          <w:rPr>
            <w:rStyle w:val="ae"/>
            <w:color w:val="auto"/>
            <w:lang w:eastAsia="zh-CN"/>
          </w:rPr>
          <w:t>F</w:t>
        </w:r>
        <w:r w:rsidRPr="00FF4891">
          <w:rPr>
            <w:rStyle w:val="ae"/>
            <w:color w:val="auto"/>
          </w:rPr>
          <w:t>inished DUTs</w:t>
        </w:r>
        <w:r w:rsidRPr="00FF4891">
          <w:rPr>
            <w:webHidden/>
          </w:rPr>
          <w:tab/>
        </w:r>
        <w:r w:rsidRPr="00FF4891">
          <w:rPr>
            <w:webHidden/>
          </w:rPr>
          <w:fldChar w:fldCharType="begin"/>
        </w:r>
        <w:r w:rsidRPr="00FF4891">
          <w:rPr>
            <w:webHidden/>
          </w:rPr>
          <w:instrText xml:space="preserve"> PAGEREF _Toc467654012 \h </w:instrText>
        </w:r>
        <w:r w:rsidRPr="00FF4891">
          <w:rPr>
            <w:webHidden/>
          </w:rPr>
        </w:r>
        <w:r w:rsidRPr="00FF4891">
          <w:rPr>
            <w:webHidden/>
          </w:rPr>
          <w:fldChar w:fldCharType="separate"/>
        </w:r>
        <w:r w:rsidRPr="00FF4891">
          <w:rPr>
            <w:webHidden/>
          </w:rPr>
          <w:t>7</w:t>
        </w:r>
        <w:r w:rsidRPr="00FF4891">
          <w:rPr>
            <w:webHidden/>
          </w:rPr>
          <w:fldChar w:fldCharType="end"/>
        </w:r>
      </w:hyperlink>
    </w:p>
    <w:p w:rsidR="00FF4891" w:rsidRPr="00BA60F4" w:rsidRDefault="00FF4891">
      <w:pPr>
        <w:pStyle w:val="30"/>
        <w:rPr>
          <w:rFonts w:ascii="Calibri" w:eastAsia="宋体" w:hAnsi="Calibri" w:cs="Times New Roman"/>
          <w:color w:val="auto"/>
          <w:kern w:val="2"/>
          <w:sz w:val="21"/>
          <w:szCs w:val="22"/>
          <w:lang w:eastAsia="zh-CN"/>
        </w:rPr>
      </w:pPr>
      <w:hyperlink w:anchor="_Toc467654013" w:history="1">
        <w:r w:rsidRPr="00FF4891">
          <w:rPr>
            <w:rStyle w:val="ae"/>
            <w:color w:val="auto"/>
          </w:rPr>
          <w:t>3.2.1</w:t>
        </w:r>
        <w:r w:rsidRPr="00BA60F4">
          <w:rPr>
            <w:rFonts w:ascii="Calibri" w:eastAsia="宋体" w:hAnsi="Calibri" w:cs="Times New Roman"/>
            <w:color w:val="auto"/>
            <w:kern w:val="2"/>
            <w:sz w:val="21"/>
            <w:szCs w:val="22"/>
            <w:lang w:eastAsia="zh-CN"/>
          </w:rPr>
          <w:tab/>
        </w:r>
        <w:r w:rsidRPr="00FF4891">
          <w:rPr>
            <w:rStyle w:val="ae"/>
            <w:color w:val="auto"/>
          </w:rPr>
          <w:t xml:space="preserve">ESD </w:t>
        </w:r>
        <w:r w:rsidRPr="00FF4891">
          <w:rPr>
            <w:rStyle w:val="ae"/>
            <w:color w:val="auto"/>
            <w:lang w:eastAsia="zh-CN"/>
          </w:rPr>
          <w:t>C</w:t>
        </w:r>
        <w:r w:rsidRPr="00FF4891">
          <w:rPr>
            <w:rStyle w:val="ae"/>
            <w:color w:val="auto"/>
          </w:rPr>
          <w:t>are</w:t>
        </w:r>
        <w:r w:rsidRPr="00FF4891">
          <w:rPr>
            <w:webHidden/>
            <w:color w:val="auto"/>
          </w:rPr>
          <w:tab/>
        </w:r>
        <w:r w:rsidRPr="00FF4891">
          <w:rPr>
            <w:webHidden/>
            <w:color w:val="auto"/>
          </w:rPr>
          <w:fldChar w:fldCharType="begin"/>
        </w:r>
        <w:r w:rsidRPr="00FF4891">
          <w:rPr>
            <w:webHidden/>
            <w:color w:val="auto"/>
          </w:rPr>
          <w:instrText xml:space="preserve"> PAGEREF _Toc467654013 \h </w:instrText>
        </w:r>
        <w:r w:rsidRPr="00FF4891">
          <w:rPr>
            <w:webHidden/>
            <w:color w:val="auto"/>
          </w:rPr>
        </w:r>
        <w:r w:rsidRPr="00FF4891">
          <w:rPr>
            <w:webHidden/>
            <w:color w:val="auto"/>
          </w:rPr>
          <w:fldChar w:fldCharType="separate"/>
        </w:r>
        <w:r w:rsidRPr="00FF4891">
          <w:rPr>
            <w:webHidden/>
            <w:color w:val="auto"/>
          </w:rPr>
          <w:t>7</w:t>
        </w:r>
        <w:r w:rsidRPr="00FF4891">
          <w:rPr>
            <w:webHidden/>
            <w:color w:val="auto"/>
          </w:rPr>
          <w:fldChar w:fldCharType="end"/>
        </w:r>
      </w:hyperlink>
    </w:p>
    <w:p w:rsidR="00FF4891" w:rsidRPr="00BA60F4" w:rsidRDefault="00FF4891">
      <w:pPr>
        <w:pStyle w:val="30"/>
        <w:rPr>
          <w:rFonts w:ascii="Calibri" w:eastAsia="宋体" w:hAnsi="Calibri" w:cs="Times New Roman"/>
          <w:color w:val="auto"/>
          <w:kern w:val="2"/>
          <w:sz w:val="21"/>
          <w:szCs w:val="22"/>
          <w:lang w:eastAsia="zh-CN"/>
        </w:rPr>
      </w:pPr>
      <w:hyperlink w:anchor="_Toc467654014" w:history="1">
        <w:r w:rsidRPr="00FF4891">
          <w:rPr>
            <w:rStyle w:val="ae"/>
            <w:color w:val="auto"/>
          </w:rPr>
          <w:t>3.2.2</w:t>
        </w:r>
        <w:r w:rsidRPr="00BA60F4">
          <w:rPr>
            <w:rFonts w:ascii="Calibri" w:eastAsia="宋体" w:hAnsi="Calibri" w:cs="Times New Roman"/>
            <w:color w:val="auto"/>
            <w:kern w:val="2"/>
            <w:sz w:val="21"/>
            <w:szCs w:val="22"/>
            <w:lang w:eastAsia="zh-CN"/>
          </w:rPr>
          <w:tab/>
        </w:r>
        <w:r w:rsidRPr="00FF4891">
          <w:rPr>
            <w:rStyle w:val="ae"/>
            <w:color w:val="auto"/>
          </w:rPr>
          <w:t xml:space="preserve">Bending of </w:t>
        </w:r>
        <w:r w:rsidRPr="00FF4891">
          <w:rPr>
            <w:rStyle w:val="ae"/>
            <w:color w:val="auto"/>
            <w:lang w:eastAsia="zh-CN"/>
          </w:rPr>
          <w:t>C</w:t>
        </w:r>
        <w:r w:rsidRPr="00FF4891">
          <w:rPr>
            <w:rStyle w:val="ae"/>
            <w:color w:val="auto"/>
          </w:rPr>
          <w:t>omponents</w:t>
        </w:r>
        <w:r w:rsidRPr="00FF4891">
          <w:rPr>
            <w:webHidden/>
            <w:color w:val="auto"/>
          </w:rPr>
          <w:tab/>
        </w:r>
        <w:r w:rsidRPr="00FF4891">
          <w:rPr>
            <w:webHidden/>
            <w:color w:val="auto"/>
          </w:rPr>
          <w:fldChar w:fldCharType="begin"/>
        </w:r>
        <w:r w:rsidRPr="00FF4891">
          <w:rPr>
            <w:webHidden/>
            <w:color w:val="auto"/>
          </w:rPr>
          <w:instrText xml:space="preserve"> PAGEREF _Toc467654014 \h </w:instrText>
        </w:r>
        <w:r w:rsidRPr="00FF4891">
          <w:rPr>
            <w:webHidden/>
            <w:color w:val="auto"/>
          </w:rPr>
        </w:r>
        <w:r w:rsidRPr="00FF4891">
          <w:rPr>
            <w:webHidden/>
            <w:color w:val="auto"/>
          </w:rPr>
          <w:fldChar w:fldCharType="separate"/>
        </w:r>
        <w:r w:rsidRPr="00FF4891">
          <w:rPr>
            <w:webHidden/>
            <w:color w:val="auto"/>
          </w:rPr>
          <w:t>7</w:t>
        </w:r>
        <w:r w:rsidRPr="00FF4891">
          <w:rPr>
            <w:webHidden/>
            <w:color w:val="auto"/>
          </w:rPr>
          <w:fldChar w:fldCharType="end"/>
        </w:r>
      </w:hyperlink>
    </w:p>
    <w:p w:rsidR="00FF4891" w:rsidRPr="00BA60F4" w:rsidRDefault="00FF4891">
      <w:pPr>
        <w:pStyle w:val="20"/>
        <w:rPr>
          <w:rFonts w:ascii="Calibri" w:hAnsi="Calibri" w:cs="Times New Roman"/>
          <w:kern w:val="2"/>
          <w:sz w:val="21"/>
          <w:szCs w:val="22"/>
          <w:lang w:val="en-US" w:eastAsia="zh-CN"/>
        </w:rPr>
      </w:pPr>
      <w:hyperlink w:anchor="_Toc467654015" w:history="1">
        <w:r w:rsidRPr="00FF4891">
          <w:rPr>
            <w:rStyle w:val="ae"/>
            <w:rFonts w:eastAsia="Arial Unicode MS"/>
            <w:color w:val="auto"/>
            <w:lang w:val="en-US"/>
          </w:rPr>
          <w:t>3.3</w:t>
        </w:r>
        <w:r w:rsidRPr="00BA60F4">
          <w:rPr>
            <w:rFonts w:ascii="Calibri" w:hAnsi="Calibri" w:cs="Times New Roman"/>
            <w:kern w:val="2"/>
            <w:sz w:val="21"/>
            <w:szCs w:val="22"/>
            <w:lang w:val="en-US" w:eastAsia="zh-CN"/>
          </w:rPr>
          <w:tab/>
        </w:r>
        <w:r w:rsidRPr="00FF4891">
          <w:rPr>
            <w:rStyle w:val="ae"/>
            <w:rFonts w:eastAsia="Arial Unicode MS"/>
            <w:color w:val="auto"/>
            <w:lang w:val="en-US"/>
          </w:rPr>
          <w:t xml:space="preserve">Visual </w:t>
        </w:r>
        <w:r w:rsidRPr="00FF4891">
          <w:rPr>
            <w:rStyle w:val="ae"/>
            <w:rFonts w:eastAsia="Arial Unicode MS"/>
            <w:color w:val="auto"/>
            <w:lang w:val="en-US" w:eastAsia="zh-CN"/>
          </w:rPr>
          <w:t>I</w:t>
        </w:r>
        <w:r w:rsidRPr="00FF4891">
          <w:rPr>
            <w:rStyle w:val="ae"/>
            <w:rFonts w:eastAsia="Arial Unicode MS"/>
            <w:color w:val="auto"/>
            <w:lang w:val="en-US"/>
          </w:rPr>
          <w:t>nspection</w:t>
        </w:r>
        <w:r w:rsidRPr="00FF4891">
          <w:rPr>
            <w:webHidden/>
          </w:rPr>
          <w:tab/>
        </w:r>
        <w:r w:rsidRPr="00FF4891">
          <w:rPr>
            <w:webHidden/>
          </w:rPr>
          <w:fldChar w:fldCharType="begin"/>
        </w:r>
        <w:r w:rsidRPr="00FF4891">
          <w:rPr>
            <w:webHidden/>
          </w:rPr>
          <w:instrText xml:space="preserve"> PAGEREF _Toc467654015 \h </w:instrText>
        </w:r>
        <w:r w:rsidRPr="00FF4891">
          <w:rPr>
            <w:webHidden/>
          </w:rPr>
        </w:r>
        <w:r w:rsidRPr="00FF4891">
          <w:rPr>
            <w:webHidden/>
          </w:rPr>
          <w:fldChar w:fldCharType="separate"/>
        </w:r>
        <w:r w:rsidRPr="00FF4891">
          <w:rPr>
            <w:webHidden/>
          </w:rPr>
          <w:t>7</w:t>
        </w:r>
        <w:r w:rsidRPr="00FF4891">
          <w:rPr>
            <w:webHidden/>
          </w:rPr>
          <w:fldChar w:fldCharType="end"/>
        </w:r>
      </w:hyperlink>
    </w:p>
    <w:p w:rsidR="00FF4891" w:rsidRPr="00BA60F4" w:rsidRDefault="00FF4891">
      <w:pPr>
        <w:pStyle w:val="20"/>
        <w:rPr>
          <w:rFonts w:ascii="Calibri" w:hAnsi="Calibri" w:cs="Times New Roman"/>
          <w:kern w:val="2"/>
          <w:sz w:val="21"/>
          <w:szCs w:val="22"/>
          <w:lang w:val="en-US" w:eastAsia="zh-CN"/>
        </w:rPr>
      </w:pPr>
      <w:hyperlink w:anchor="_Toc467654016" w:history="1">
        <w:r w:rsidRPr="00FF4891">
          <w:rPr>
            <w:rStyle w:val="ae"/>
            <w:rFonts w:eastAsia="Arial Unicode MS"/>
            <w:color w:val="auto"/>
            <w:lang w:val="en-US"/>
          </w:rPr>
          <w:t>3.4</w:t>
        </w:r>
        <w:r w:rsidRPr="00BA60F4">
          <w:rPr>
            <w:rFonts w:ascii="Calibri" w:hAnsi="Calibri" w:cs="Times New Roman"/>
            <w:kern w:val="2"/>
            <w:sz w:val="21"/>
            <w:szCs w:val="22"/>
            <w:lang w:val="en-US" w:eastAsia="zh-CN"/>
          </w:rPr>
          <w:tab/>
        </w:r>
        <w:r w:rsidRPr="00FF4891">
          <w:rPr>
            <w:rStyle w:val="ae"/>
            <w:rFonts w:eastAsia="Arial Unicode MS"/>
            <w:color w:val="auto"/>
            <w:lang w:val="en-US"/>
          </w:rPr>
          <w:t>Documentation/Traceability</w:t>
        </w:r>
        <w:r w:rsidRPr="00FF4891">
          <w:rPr>
            <w:webHidden/>
          </w:rPr>
          <w:tab/>
        </w:r>
        <w:r w:rsidRPr="00FF4891">
          <w:rPr>
            <w:webHidden/>
          </w:rPr>
          <w:fldChar w:fldCharType="begin"/>
        </w:r>
        <w:r w:rsidRPr="00FF4891">
          <w:rPr>
            <w:webHidden/>
          </w:rPr>
          <w:instrText xml:space="preserve"> PAGEREF _Toc467654016 \h </w:instrText>
        </w:r>
        <w:r w:rsidRPr="00FF4891">
          <w:rPr>
            <w:webHidden/>
          </w:rPr>
        </w:r>
        <w:r w:rsidRPr="00FF4891">
          <w:rPr>
            <w:webHidden/>
          </w:rPr>
          <w:fldChar w:fldCharType="separate"/>
        </w:r>
        <w:r w:rsidRPr="00FF4891">
          <w:rPr>
            <w:webHidden/>
          </w:rPr>
          <w:t>7</w:t>
        </w:r>
        <w:r w:rsidRPr="00FF4891">
          <w:rPr>
            <w:webHidden/>
          </w:rPr>
          <w:fldChar w:fldCharType="end"/>
        </w:r>
      </w:hyperlink>
    </w:p>
    <w:p w:rsidR="00FF4891" w:rsidRPr="00BA60F4" w:rsidRDefault="00FF4891">
      <w:pPr>
        <w:pStyle w:val="10"/>
        <w:rPr>
          <w:rFonts w:ascii="Calibri" w:hAnsi="Calibri" w:cs="Times New Roman"/>
          <w:b w:val="0"/>
          <w:kern w:val="2"/>
          <w:sz w:val="21"/>
          <w:szCs w:val="22"/>
          <w:lang w:eastAsia="zh-CN"/>
        </w:rPr>
      </w:pPr>
      <w:hyperlink w:anchor="_Toc467654017" w:history="1">
        <w:r w:rsidRPr="00FF4891">
          <w:rPr>
            <w:rStyle w:val="ae"/>
            <w:color w:val="auto"/>
          </w:rPr>
          <w:t>4</w:t>
        </w:r>
        <w:r w:rsidRPr="00BA60F4">
          <w:rPr>
            <w:rFonts w:ascii="Calibri" w:hAnsi="Calibri" w:cs="Times New Roman"/>
            <w:b w:val="0"/>
            <w:kern w:val="2"/>
            <w:sz w:val="21"/>
            <w:szCs w:val="22"/>
            <w:lang w:eastAsia="zh-CN"/>
          </w:rPr>
          <w:tab/>
        </w:r>
        <w:r w:rsidRPr="00FF4891">
          <w:rPr>
            <w:rStyle w:val="ae"/>
            <w:color w:val="auto"/>
          </w:rPr>
          <w:t>PCB Functional Test</w:t>
        </w:r>
        <w:r w:rsidRPr="00FF4891">
          <w:rPr>
            <w:webHidden/>
          </w:rPr>
          <w:tab/>
        </w:r>
        <w:r w:rsidRPr="00FF4891">
          <w:rPr>
            <w:webHidden/>
          </w:rPr>
          <w:fldChar w:fldCharType="begin"/>
        </w:r>
        <w:r w:rsidRPr="00FF4891">
          <w:rPr>
            <w:webHidden/>
          </w:rPr>
          <w:instrText xml:space="preserve"> PAGEREF _Toc467654017 \h </w:instrText>
        </w:r>
        <w:r w:rsidRPr="00FF4891">
          <w:rPr>
            <w:webHidden/>
          </w:rPr>
        </w:r>
        <w:r w:rsidRPr="00FF4891">
          <w:rPr>
            <w:webHidden/>
          </w:rPr>
          <w:fldChar w:fldCharType="separate"/>
        </w:r>
        <w:r w:rsidRPr="00FF4891">
          <w:rPr>
            <w:webHidden/>
          </w:rPr>
          <w:t>8</w:t>
        </w:r>
        <w:r w:rsidRPr="00FF4891">
          <w:rPr>
            <w:webHidden/>
          </w:rPr>
          <w:fldChar w:fldCharType="end"/>
        </w:r>
      </w:hyperlink>
    </w:p>
    <w:p w:rsidR="00FF4891" w:rsidRPr="00BA60F4" w:rsidRDefault="00FF4891">
      <w:pPr>
        <w:pStyle w:val="20"/>
        <w:rPr>
          <w:rFonts w:ascii="Calibri" w:hAnsi="Calibri" w:cs="Times New Roman"/>
          <w:kern w:val="2"/>
          <w:sz w:val="21"/>
          <w:szCs w:val="22"/>
          <w:lang w:val="en-US" w:eastAsia="zh-CN"/>
        </w:rPr>
      </w:pPr>
      <w:hyperlink w:anchor="_Toc467654018" w:history="1">
        <w:r w:rsidRPr="00FF4891">
          <w:rPr>
            <w:rStyle w:val="ae"/>
            <w:rFonts w:eastAsia="Arial Unicode MS"/>
            <w:color w:val="auto"/>
          </w:rPr>
          <w:t>4.1</w:t>
        </w:r>
        <w:r w:rsidRPr="00BA60F4">
          <w:rPr>
            <w:rFonts w:ascii="Calibri" w:hAnsi="Calibri" w:cs="Times New Roman"/>
            <w:kern w:val="2"/>
            <w:sz w:val="21"/>
            <w:szCs w:val="22"/>
            <w:lang w:val="en-US" w:eastAsia="zh-CN"/>
          </w:rPr>
          <w:tab/>
        </w:r>
        <w:r w:rsidRPr="00FF4891">
          <w:rPr>
            <w:rStyle w:val="ae"/>
            <w:rFonts w:eastAsia="Arial Unicode MS"/>
            <w:color w:val="auto"/>
          </w:rPr>
          <w:t>Purpose</w:t>
        </w:r>
        <w:r w:rsidRPr="00FF4891">
          <w:rPr>
            <w:webHidden/>
          </w:rPr>
          <w:tab/>
        </w:r>
        <w:r w:rsidRPr="00FF4891">
          <w:rPr>
            <w:webHidden/>
          </w:rPr>
          <w:fldChar w:fldCharType="begin"/>
        </w:r>
        <w:r w:rsidRPr="00FF4891">
          <w:rPr>
            <w:webHidden/>
          </w:rPr>
          <w:instrText xml:space="preserve"> PAGEREF _Toc467654018 \h </w:instrText>
        </w:r>
        <w:r w:rsidRPr="00FF4891">
          <w:rPr>
            <w:webHidden/>
          </w:rPr>
        </w:r>
        <w:r w:rsidRPr="00FF4891">
          <w:rPr>
            <w:webHidden/>
          </w:rPr>
          <w:fldChar w:fldCharType="separate"/>
        </w:r>
        <w:r w:rsidRPr="00FF4891">
          <w:rPr>
            <w:webHidden/>
          </w:rPr>
          <w:t>8</w:t>
        </w:r>
        <w:r w:rsidRPr="00FF4891">
          <w:rPr>
            <w:webHidden/>
          </w:rPr>
          <w:fldChar w:fldCharType="end"/>
        </w:r>
      </w:hyperlink>
    </w:p>
    <w:p w:rsidR="00FF4891" w:rsidRPr="00BA60F4" w:rsidRDefault="00FF4891">
      <w:pPr>
        <w:pStyle w:val="30"/>
        <w:rPr>
          <w:rFonts w:ascii="Calibri" w:eastAsia="宋体" w:hAnsi="Calibri" w:cs="Times New Roman"/>
          <w:color w:val="auto"/>
          <w:kern w:val="2"/>
          <w:sz w:val="21"/>
          <w:szCs w:val="22"/>
          <w:lang w:eastAsia="zh-CN"/>
        </w:rPr>
      </w:pPr>
      <w:hyperlink w:anchor="_Toc467654019" w:history="1">
        <w:r w:rsidRPr="00FF4891">
          <w:rPr>
            <w:rStyle w:val="ae"/>
            <w:color w:val="auto"/>
          </w:rPr>
          <w:t>4.1.1</w:t>
        </w:r>
        <w:r w:rsidRPr="00BA60F4">
          <w:rPr>
            <w:rFonts w:ascii="Calibri" w:eastAsia="宋体" w:hAnsi="Calibri" w:cs="Times New Roman"/>
            <w:color w:val="auto"/>
            <w:kern w:val="2"/>
            <w:sz w:val="21"/>
            <w:szCs w:val="22"/>
            <w:lang w:eastAsia="zh-CN"/>
          </w:rPr>
          <w:tab/>
        </w:r>
        <w:r w:rsidRPr="00FF4891">
          <w:rPr>
            <w:rStyle w:val="ae"/>
            <w:color w:val="auto"/>
          </w:rPr>
          <w:t>Operating Values</w:t>
        </w:r>
        <w:r w:rsidRPr="00FF4891">
          <w:rPr>
            <w:webHidden/>
            <w:color w:val="auto"/>
          </w:rPr>
          <w:tab/>
        </w:r>
        <w:r w:rsidRPr="00FF4891">
          <w:rPr>
            <w:webHidden/>
            <w:color w:val="auto"/>
          </w:rPr>
          <w:fldChar w:fldCharType="begin"/>
        </w:r>
        <w:r w:rsidRPr="00FF4891">
          <w:rPr>
            <w:webHidden/>
            <w:color w:val="auto"/>
          </w:rPr>
          <w:instrText xml:space="preserve"> PAGEREF _Toc467654019 \h </w:instrText>
        </w:r>
        <w:r w:rsidRPr="00FF4891">
          <w:rPr>
            <w:webHidden/>
            <w:color w:val="auto"/>
          </w:rPr>
        </w:r>
        <w:r w:rsidRPr="00FF4891">
          <w:rPr>
            <w:webHidden/>
            <w:color w:val="auto"/>
          </w:rPr>
          <w:fldChar w:fldCharType="separate"/>
        </w:r>
        <w:r w:rsidRPr="00FF4891">
          <w:rPr>
            <w:webHidden/>
            <w:color w:val="auto"/>
          </w:rPr>
          <w:t>8</w:t>
        </w:r>
        <w:r w:rsidRPr="00FF4891">
          <w:rPr>
            <w:webHidden/>
            <w:color w:val="auto"/>
          </w:rPr>
          <w:fldChar w:fldCharType="end"/>
        </w:r>
      </w:hyperlink>
    </w:p>
    <w:p w:rsidR="00FF4891" w:rsidRPr="00BA60F4" w:rsidRDefault="00FF4891">
      <w:pPr>
        <w:pStyle w:val="30"/>
        <w:rPr>
          <w:rFonts w:ascii="Calibri" w:eastAsia="宋体" w:hAnsi="Calibri" w:cs="Times New Roman"/>
          <w:color w:val="auto"/>
          <w:kern w:val="2"/>
          <w:sz w:val="21"/>
          <w:szCs w:val="22"/>
          <w:lang w:eastAsia="zh-CN"/>
        </w:rPr>
      </w:pPr>
      <w:hyperlink w:anchor="_Toc467654020" w:history="1">
        <w:r w:rsidRPr="00FF4891">
          <w:rPr>
            <w:rStyle w:val="ae"/>
            <w:color w:val="auto"/>
          </w:rPr>
          <w:t>4.1.2</w:t>
        </w:r>
        <w:r w:rsidRPr="00BA60F4">
          <w:rPr>
            <w:rFonts w:ascii="Calibri" w:eastAsia="宋体" w:hAnsi="Calibri" w:cs="Times New Roman"/>
            <w:color w:val="auto"/>
            <w:kern w:val="2"/>
            <w:sz w:val="21"/>
            <w:szCs w:val="22"/>
            <w:lang w:eastAsia="zh-CN"/>
          </w:rPr>
          <w:tab/>
        </w:r>
        <w:r w:rsidRPr="00FF4891">
          <w:rPr>
            <w:rStyle w:val="ae"/>
            <w:color w:val="auto"/>
          </w:rPr>
          <w:t>Failures in PCB Functional Test</w:t>
        </w:r>
        <w:r w:rsidRPr="00FF4891">
          <w:rPr>
            <w:webHidden/>
            <w:color w:val="auto"/>
          </w:rPr>
          <w:tab/>
        </w:r>
        <w:r w:rsidRPr="00FF4891">
          <w:rPr>
            <w:webHidden/>
            <w:color w:val="auto"/>
          </w:rPr>
          <w:fldChar w:fldCharType="begin"/>
        </w:r>
        <w:r w:rsidRPr="00FF4891">
          <w:rPr>
            <w:webHidden/>
            <w:color w:val="auto"/>
          </w:rPr>
          <w:instrText xml:space="preserve"> PAGEREF _Toc467654020 \h </w:instrText>
        </w:r>
        <w:r w:rsidRPr="00FF4891">
          <w:rPr>
            <w:webHidden/>
            <w:color w:val="auto"/>
          </w:rPr>
        </w:r>
        <w:r w:rsidRPr="00FF4891">
          <w:rPr>
            <w:webHidden/>
            <w:color w:val="auto"/>
          </w:rPr>
          <w:fldChar w:fldCharType="separate"/>
        </w:r>
        <w:r w:rsidRPr="00FF4891">
          <w:rPr>
            <w:webHidden/>
            <w:color w:val="auto"/>
          </w:rPr>
          <w:t>8</w:t>
        </w:r>
        <w:r w:rsidRPr="00FF4891">
          <w:rPr>
            <w:webHidden/>
            <w:color w:val="auto"/>
          </w:rPr>
          <w:fldChar w:fldCharType="end"/>
        </w:r>
      </w:hyperlink>
    </w:p>
    <w:p w:rsidR="00FF4891" w:rsidRPr="00BA60F4" w:rsidRDefault="00FF4891">
      <w:pPr>
        <w:pStyle w:val="20"/>
        <w:rPr>
          <w:rFonts w:ascii="Calibri" w:hAnsi="Calibri" w:cs="Times New Roman"/>
          <w:kern w:val="2"/>
          <w:sz w:val="21"/>
          <w:szCs w:val="22"/>
          <w:lang w:val="en-US" w:eastAsia="zh-CN"/>
        </w:rPr>
      </w:pPr>
      <w:hyperlink w:anchor="_Toc467654021" w:history="1">
        <w:r w:rsidRPr="00FF4891">
          <w:rPr>
            <w:rStyle w:val="ae"/>
            <w:rFonts w:eastAsia="Arial Unicode MS"/>
            <w:color w:val="auto"/>
          </w:rPr>
          <w:t>4.2</w:t>
        </w:r>
        <w:r w:rsidRPr="00BA60F4">
          <w:rPr>
            <w:rFonts w:ascii="Calibri" w:hAnsi="Calibri" w:cs="Times New Roman"/>
            <w:kern w:val="2"/>
            <w:sz w:val="21"/>
            <w:szCs w:val="22"/>
            <w:lang w:val="en-US" w:eastAsia="zh-CN"/>
          </w:rPr>
          <w:tab/>
        </w:r>
        <w:r w:rsidRPr="00FF4891">
          <w:rPr>
            <w:rStyle w:val="ae"/>
            <w:rFonts w:eastAsia="Arial Unicode MS"/>
            <w:color w:val="auto"/>
          </w:rPr>
          <w:t>General Measurement Conditions</w:t>
        </w:r>
        <w:r w:rsidRPr="00FF4891">
          <w:rPr>
            <w:webHidden/>
          </w:rPr>
          <w:tab/>
        </w:r>
        <w:r w:rsidRPr="00FF4891">
          <w:rPr>
            <w:webHidden/>
          </w:rPr>
          <w:fldChar w:fldCharType="begin"/>
        </w:r>
        <w:r w:rsidRPr="00FF4891">
          <w:rPr>
            <w:webHidden/>
          </w:rPr>
          <w:instrText xml:space="preserve"> PAGEREF _Toc467654021 \h </w:instrText>
        </w:r>
        <w:r w:rsidRPr="00FF4891">
          <w:rPr>
            <w:webHidden/>
          </w:rPr>
        </w:r>
        <w:r w:rsidRPr="00FF4891">
          <w:rPr>
            <w:webHidden/>
          </w:rPr>
          <w:fldChar w:fldCharType="separate"/>
        </w:r>
        <w:r w:rsidRPr="00FF4891">
          <w:rPr>
            <w:webHidden/>
          </w:rPr>
          <w:t>8</w:t>
        </w:r>
        <w:r w:rsidRPr="00FF4891">
          <w:rPr>
            <w:webHidden/>
          </w:rPr>
          <w:fldChar w:fldCharType="end"/>
        </w:r>
      </w:hyperlink>
    </w:p>
    <w:p w:rsidR="00FF4891" w:rsidRPr="00BA60F4" w:rsidRDefault="00FF4891">
      <w:pPr>
        <w:pStyle w:val="30"/>
        <w:rPr>
          <w:rFonts w:ascii="Calibri" w:eastAsia="宋体" w:hAnsi="Calibri" w:cs="Times New Roman"/>
          <w:color w:val="auto"/>
          <w:kern w:val="2"/>
          <w:sz w:val="21"/>
          <w:szCs w:val="22"/>
          <w:lang w:eastAsia="zh-CN"/>
        </w:rPr>
      </w:pPr>
      <w:hyperlink w:anchor="_Toc467654022" w:history="1">
        <w:r w:rsidRPr="00FF4891">
          <w:rPr>
            <w:rStyle w:val="ae"/>
            <w:color w:val="auto"/>
          </w:rPr>
          <w:t>4.2.1</w:t>
        </w:r>
        <w:r w:rsidRPr="00BA60F4">
          <w:rPr>
            <w:rFonts w:ascii="Calibri" w:eastAsia="宋体" w:hAnsi="Calibri" w:cs="Times New Roman"/>
            <w:color w:val="auto"/>
            <w:kern w:val="2"/>
            <w:sz w:val="21"/>
            <w:szCs w:val="22"/>
            <w:lang w:eastAsia="zh-CN"/>
          </w:rPr>
          <w:tab/>
        </w:r>
        <w:r w:rsidRPr="00FF4891">
          <w:rPr>
            <w:rStyle w:val="ae"/>
            <w:color w:val="auto"/>
          </w:rPr>
          <w:t>Test Jig Connection</w:t>
        </w:r>
        <w:r w:rsidRPr="00FF4891">
          <w:rPr>
            <w:webHidden/>
            <w:color w:val="auto"/>
          </w:rPr>
          <w:tab/>
        </w:r>
        <w:r w:rsidRPr="00FF4891">
          <w:rPr>
            <w:webHidden/>
            <w:color w:val="auto"/>
          </w:rPr>
          <w:fldChar w:fldCharType="begin"/>
        </w:r>
        <w:r w:rsidRPr="00FF4891">
          <w:rPr>
            <w:webHidden/>
            <w:color w:val="auto"/>
          </w:rPr>
          <w:instrText xml:space="preserve"> PAGEREF _Toc467654022 \h </w:instrText>
        </w:r>
        <w:r w:rsidRPr="00FF4891">
          <w:rPr>
            <w:webHidden/>
            <w:color w:val="auto"/>
          </w:rPr>
        </w:r>
        <w:r w:rsidRPr="00FF4891">
          <w:rPr>
            <w:webHidden/>
            <w:color w:val="auto"/>
          </w:rPr>
          <w:fldChar w:fldCharType="separate"/>
        </w:r>
        <w:r w:rsidRPr="00FF4891">
          <w:rPr>
            <w:webHidden/>
            <w:color w:val="auto"/>
          </w:rPr>
          <w:t>8</w:t>
        </w:r>
        <w:r w:rsidRPr="00FF4891">
          <w:rPr>
            <w:webHidden/>
            <w:color w:val="auto"/>
          </w:rPr>
          <w:fldChar w:fldCharType="end"/>
        </w:r>
      </w:hyperlink>
    </w:p>
    <w:p w:rsidR="00FF4891" w:rsidRPr="00BA60F4" w:rsidRDefault="00FF4891">
      <w:pPr>
        <w:pStyle w:val="20"/>
        <w:rPr>
          <w:rFonts w:ascii="Calibri" w:hAnsi="Calibri" w:cs="Times New Roman"/>
          <w:kern w:val="2"/>
          <w:sz w:val="21"/>
          <w:szCs w:val="22"/>
          <w:lang w:val="en-US" w:eastAsia="zh-CN"/>
        </w:rPr>
      </w:pPr>
      <w:hyperlink w:anchor="_Toc467654023" w:history="1">
        <w:r w:rsidRPr="00FF4891">
          <w:rPr>
            <w:rStyle w:val="ae"/>
            <w:rFonts w:eastAsia="Arial Unicode MS"/>
            <w:color w:val="auto"/>
          </w:rPr>
          <w:t>4.3</w:t>
        </w:r>
        <w:r w:rsidRPr="00BA60F4">
          <w:rPr>
            <w:rFonts w:ascii="Calibri" w:hAnsi="Calibri" w:cs="Times New Roman"/>
            <w:kern w:val="2"/>
            <w:sz w:val="21"/>
            <w:szCs w:val="22"/>
            <w:lang w:val="en-US" w:eastAsia="zh-CN"/>
          </w:rPr>
          <w:tab/>
        </w:r>
        <w:r w:rsidRPr="00FF4891">
          <w:rPr>
            <w:rStyle w:val="ae"/>
            <w:color w:val="auto"/>
          </w:rPr>
          <w:t xml:space="preserve">Supply Voltage </w:t>
        </w:r>
        <w:r w:rsidRPr="00FF4891">
          <w:rPr>
            <w:rStyle w:val="ae"/>
            <w:color w:val="auto"/>
            <w:lang w:eastAsia="zh-CN"/>
          </w:rPr>
          <w:t>Test</w:t>
        </w:r>
        <w:r w:rsidRPr="00FF4891">
          <w:rPr>
            <w:webHidden/>
          </w:rPr>
          <w:tab/>
        </w:r>
        <w:r w:rsidRPr="00FF4891">
          <w:rPr>
            <w:webHidden/>
          </w:rPr>
          <w:fldChar w:fldCharType="begin"/>
        </w:r>
        <w:r w:rsidRPr="00FF4891">
          <w:rPr>
            <w:webHidden/>
          </w:rPr>
          <w:instrText xml:space="preserve"> PAGEREF _Toc467654023 \h </w:instrText>
        </w:r>
        <w:r w:rsidRPr="00FF4891">
          <w:rPr>
            <w:webHidden/>
          </w:rPr>
        </w:r>
        <w:r w:rsidRPr="00FF4891">
          <w:rPr>
            <w:webHidden/>
          </w:rPr>
          <w:fldChar w:fldCharType="separate"/>
        </w:r>
        <w:r w:rsidRPr="00FF4891">
          <w:rPr>
            <w:webHidden/>
          </w:rPr>
          <w:t>10</w:t>
        </w:r>
        <w:r w:rsidRPr="00FF4891">
          <w:rPr>
            <w:webHidden/>
          </w:rPr>
          <w:fldChar w:fldCharType="end"/>
        </w:r>
      </w:hyperlink>
    </w:p>
    <w:p w:rsidR="00FF4891" w:rsidRPr="00BA60F4" w:rsidRDefault="00FF4891">
      <w:pPr>
        <w:pStyle w:val="20"/>
        <w:rPr>
          <w:rFonts w:ascii="Calibri" w:hAnsi="Calibri" w:cs="Times New Roman"/>
          <w:kern w:val="2"/>
          <w:sz w:val="21"/>
          <w:szCs w:val="22"/>
          <w:lang w:val="en-US" w:eastAsia="zh-CN"/>
        </w:rPr>
      </w:pPr>
      <w:hyperlink w:anchor="_Toc467654024" w:history="1">
        <w:r w:rsidRPr="00FF4891">
          <w:rPr>
            <w:rStyle w:val="ae"/>
            <w:rFonts w:eastAsia="Arial Unicode MS"/>
            <w:color w:val="auto"/>
          </w:rPr>
          <w:t>4.4</w:t>
        </w:r>
        <w:r w:rsidRPr="00BA60F4">
          <w:rPr>
            <w:rFonts w:ascii="Calibri" w:hAnsi="Calibri" w:cs="Times New Roman"/>
            <w:kern w:val="2"/>
            <w:sz w:val="21"/>
            <w:szCs w:val="22"/>
            <w:lang w:val="en-US" w:eastAsia="zh-CN"/>
          </w:rPr>
          <w:tab/>
        </w:r>
        <w:r w:rsidRPr="00FF4891">
          <w:rPr>
            <w:rStyle w:val="ae"/>
            <w:color w:val="auto"/>
            <w:lang w:eastAsia="zh-CN"/>
          </w:rPr>
          <w:t xml:space="preserve">Operation </w:t>
        </w:r>
        <w:r w:rsidRPr="00FF4891">
          <w:rPr>
            <w:rStyle w:val="ae"/>
            <w:color w:val="auto"/>
          </w:rPr>
          <w:t xml:space="preserve">Current </w:t>
        </w:r>
        <w:r w:rsidRPr="00FF4891">
          <w:rPr>
            <w:rStyle w:val="ae"/>
            <w:color w:val="auto"/>
            <w:lang w:eastAsia="zh-CN"/>
          </w:rPr>
          <w:t>Test</w:t>
        </w:r>
        <w:r w:rsidRPr="00FF4891">
          <w:rPr>
            <w:webHidden/>
          </w:rPr>
          <w:tab/>
        </w:r>
        <w:r w:rsidRPr="00FF4891">
          <w:rPr>
            <w:webHidden/>
          </w:rPr>
          <w:fldChar w:fldCharType="begin"/>
        </w:r>
        <w:r w:rsidRPr="00FF4891">
          <w:rPr>
            <w:webHidden/>
          </w:rPr>
          <w:instrText xml:space="preserve"> PAGEREF _Toc467654024 \h </w:instrText>
        </w:r>
        <w:r w:rsidRPr="00FF4891">
          <w:rPr>
            <w:webHidden/>
          </w:rPr>
        </w:r>
        <w:r w:rsidRPr="00FF4891">
          <w:rPr>
            <w:webHidden/>
          </w:rPr>
          <w:fldChar w:fldCharType="separate"/>
        </w:r>
        <w:r w:rsidRPr="00FF4891">
          <w:rPr>
            <w:webHidden/>
          </w:rPr>
          <w:t>10</w:t>
        </w:r>
        <w:r w:rsidRPr="00FF4891">
          <w:rPr>
            <w:webHidden/>
          </w:rPr>
          <w:fldChar w:fldCharType="end"/>
        </w:r>
      </w:hyperlink>
    </w:p>
    <w:p w:rsidR="00FF4891" w:rsidRPr="00BA60F4" w:rsidRDefault="00FF4891">
      <w:pPr>
        <w:pStyle w:val="20"/>
        <w:rPr>
          <w:rFonts w:ascii="Calibri" w:hAnsi="Calibri" w:cs="Times New Roman"/>
          <w:kern w:val="2"/>
          <w:sz w:val="21"/>
          <w:szCs w:val="22"/>
          <w:lang w:val="en-US" w:eastAsia="zh-CN"/>
        </w:rPr>
      </w:pPr>
      <w:hyperlink w:anchor="_Toc467654025" w:history="1">
        <w:r w:rsidRPr="00FF4891">
          <w:rPr>
            <w:rStyle w:val="ae"/>
            <w:color w:val="auto"/>
            <w:lang w:eastAsia="zh-CN"/>
          </w:rPr>
          <w:t>4.5</w:t>
        </w:r>
        <w:r w:rsidRPr="00BA60F4">
          <w:rPr>
            <w:rFonts w:ascii="Calibri" w:hAnsi="Calibri" w:cs="Times New Roman"/>
            <w:kern w:val="2"/>
            <w:sz w:val="21"/>
            <w:szCs w:val="22"/>
            <w:lang w:val="en-US" w:eastAsia="zh-CN"/>
          </w:rPr>
          <w:tab/>
        </w:r>
        <w:r w:rsidRPr="00FF4891">
          <w:rPr>
            <w:rStyle w:val="ae"/>
            <w:color w:val="auto"/>
            <w:lang w:eastAsia="zh-CN"/>
          </w:rPr>
          <w:t>HW</w:t>
        </w:r>
        <w:r w:rsidRPr="00FF4891">
          <w:rPr>
            <w:rStyle w:val="ae"/>
            <w:color w:val="auto"/>
          </w:rPr>
          <w:t xml:space="preserve"> </w:t>
        </w:r>
        <w:r w:rsidRPr="00FF4891">
          <w:rPr>
            <w:rStyle w:val="ae"/>
            <w:color w:val="auto"/>
            <w:lang w:eastAsia="zh-CN"/>
          </w:rPr>
          <w:t>Test</w:t>
        </w:r>
        <w:r w:rsidRPr="00FF4891">
          <w:rPr>
            <w:webHidden/>
          </w:rPr>
          <w:tab/>
        </w:r>
        <w:r w:rsidRPr="00FF4891">
          <w:rPr>
            <w:webHidden/>
          </w:rPr>
          <w:fldChar w:fldCharType="begin"/>
        </w:r>
        <w:r w:rsidRPr="00FF4891">
          <w:rPr>
            <w:webHidden/>
          </w:rPr>
          <w:instrText xml:space="preserve"> PAGEREF _Toc467654025 \h </w:instrText>
        </w:r>
        <w:r w:rsidRPr="00FF4891">
          <w:rPr>
            <w:webHidden/>
          </w:rPr>
        </w:r>
        <w:r w:rsidRPr="00FF4891">
          <w:rPr>
            <w:webHidden/>
          </w:rPr>
          <w:fldChar w:fldCharType="separate"/>
        </w:r>
        <w:r w:rsidRPr="00FF4891">
          <w:rPr>
            <w:webHidden/>
          </w:rPr>
          <w:t>11</w:t>
        </w:r>
        <w:r w:rsidRPr="00FF4891">
          <w:rPr>
            <w:webHidden/>
          </w:rPr>
          <w:fldChar w:fldCharType="end"/>
        </w:r>
      </w:hyperlink>
    </w:p>
    <w:p w:rsidR="00FF4891" w:rsidRPr="00BA60F4" w:rsidRDefault="00FF4891">
      <w:pPr>
        <w:pStyle w:val="30"/>
        <w:rPr>
          <w:rFonts w:ascii="Calibri" w:eastAsia="宋体" w:hAnsi="Calibri" w:cs="Times New Roman"/>
          <w:color w:val="auto"/>
          <w:kern w:val="2"/>
          <w:sz w:val="21"/>
          <w:szCs w:val="22"/>
          <w:lang w:eastAsia="zh-CN"/>
        </w:rPr>
      </w:pPr>
      <w:hyperlink w:anchor="_Toc467654026" w:history="1">
        <w:r w:rsidRPr="00FF4891">
          <w:rPr>
            <w:rStyle w:val="ae"/>
            <w:color w:val="auto"/>
            <w:lang w:eastAsia="zh-CN"/>
          </w:rPr>
          <w:t>4.5.1</w:t>
        </w:r>
        <w:r w:rsidRPr="00BA60F4">
          <w:rPr>
            <w:rFonts w:ascii="Calibri" w:eastAsia="宋体" w:hAnsi="Calibri" w:cs="Times New Roman"/>
            <w:color w:val="auto"/>
            <w:kern w:val="2"/>
            <w:sz w:val="21"/>
            <w:szCs w:val="22"/>
            <w:lang w:eastAsia="zh-CN"/>
          </w:rPr>
          <w:tab/>
        </w:r>
        <w:r w:rsidRPr="00FF4891">
          <w:rPr>
            <w:rStyle w:val="ae"/>
            <w:color w:val="auto"/>
            <w:lang w:eastAsia="zh-CN"/>
          </w:rPr>
          <w:t>Under-&amp;over-voltage</w:t>
        </w:r>
        <w:r w:rsidRPr="00FF4891">
          <w:rPr>
            <w:webHidden/>
            <w:color w:val="auto"/>
          </w:rPr>
          <w:tab/>
        </w:r>
        <w:r w:rsidRPr="00FF4891">
          <w:rPr>
            <w:webHidden/>
            <w:color w:val="auto"/>
          </w:rPr>
          <w:fldChar w:fldCharType="begin"/>
        </w:r>
        <w:r w:rsidRPr="00FF4891">
          <w:rPr>
            <w:webHidden/>
            <w:color w:val="auto"/>
          </w:rPr>
          <w:instrText xml:space="preserve"> PAGEREF _Toc467654026 \h </w:instrText>
        </w:r>
        <w:r w:rsidRPr="00FF4891">
          <w:rPr>
            <w:webHidden/>
            <w:color w:val="auto"/>
          </w:rPr>
        </w:r>
        <w:r w:rsidRPr="00FF4891">
          <w:rPr>
            <w:webHidden/>
            <w:color w:val="auto"/>
          </w:rPr>
          <w:fldChar w:fldCharType="separate"/>
        </w:r>
        <w:r w:rsidRPr="00FF4891">
          <w:rPr>
            <w:webHidden/>
            <w:color w:val="auto"/>
          </w:rPr>
          <w:t>11</w:t>
        </w:r>
        <w:r w:rsidRPr="00FF4891">
          <w:rPr>
            <w:webHidden/>
            <w:color w:val="auto"/>
          </w:rPr>
          <w:fldChar w:fldCharType="end"/>
        </w:r>
      </w:hyperlink>
    </w:p>
    <w:p w:rsidR="00FF4891" w:rsidRPr="00BA60F4" w:rsidRDefault="00FF4891">
      <w:pPr>
        <w:pStyle w:val="30"/>
        <w:rPr>
          <w:rFonts w:ascii="Calibri" w:eastAsia="宋体" w:hAnsi="Calibri" w:cs="Times New Roman"/>
          <w:color w:val="auto"/>
          <w:kern w:val="2"/>
          <w:sz w:val="21"/>
          <w:szCs w:val="22"/>
          <w:lang w:eastAsia="zh-CN"/>
        </w:rPr>
      </w:pPr>
      <w:hyperlink w:anchor="_Toc467654027" w:history="1">
        <w:r w:rsidRPr="00FF4891">
          <w:rPr>
            <w:rStyle w:val="ae"/>
            <w:color w:val="auto"/>
            <w:lang w:eastAsia="zh-CN"/>
          </w:rPr>
          <w:t>4.5.2</w:t>
        </w:r>
        <w:r w:rsidRPr="00BA60F4">
          <w:rPr>
            <w:rFonts w:ascii="Calibri" w:eastAsia="宋体" w:hAnsi="Calibri" w:cs="Times New Roman"/>
            <w:color w:val="auto"/>
            <w:kern w:val="2"/>
            <w:sz w:val="21"/>
            <w:szCs w:val="22"/>
            <w:lang w:eastAsia="zh-CN"/>
          </w:rPr>
          <w:tab/>
        </w:r>
        <w:r w:rsidRPr="00FF4891">
          <w:rPr>
            <w:rStyle w:val="ae"/>
            <w:color w:val="auto"/>
            <w:lang w:eastAsia="zh-CN"/>
          </w:rPr>
          <w:t>Hardwire Telltales</w:t>
        </w:r>
        <w:r w:rsidRPr="00FF4891">
          <w:rPr>
            <w:webHidden/>
            <w:color w:val="auto"/>
          </w:rPr>
          <w:tab/>
        </w:r>
        <w:r w:rsidRPr="00FF4891">
          <w:rPr>
            <w:webHidden/>
            <w:color w:val="auto"/>
          </w:rPr>
          <w:fldChar w:fldCharType="begin"/>
        </w:r>
        <w:r w:rsidRPr="00FF4891">
          <w:rPr>
            <w:webHidden/>
            <w:color w:val="auto"/>
          </w:rPr>
          <w:instrText xml:space="preserve"> PAGEREF _Toc467654027 \h </w:instrText>
        </w:r>
        <w:r w:rsidRPr="00FF4891">
          <w:rPr>
            <w:webHidden/>
            <w:color w:val="auto"/>
          </w:rPr>
        </w:r>
        <w:r w:rsidRPr="00FF4891">
          <w:rPr>
            <w:webHidden/>
            <w:color w:val="auto"/>
          </w:rPr>
          <w:fldChar w:fldCharType="separate"/>
        </w:r>
        <w:r w:rsidRPr="00FF4891">
          <w:rPr>
            <w:webHidden/>
            <w:color w:val="auto"/>
          </w:rPr>
          <w:t>11</w:t>
        </w:r>
        <w:r w:rsidRPr="00FF4891">
          <w:rPr>
            <w:webHidden/>
            <w:color w:val="auto"/>
          </w:rPr>
          <w:fldChar w:fldCharType="end"/>
        </w:r>
      </w:hyperlink>
    </w:p>
    <w:p w:rsidR="00FF4891" w:rsidRPr="00BA60F4" w:rsidRDefault="00FF4891">
      <w:pPr>
        <w:pStyle w:val="20"/>
        <w:rPr>
          <w:rFonts w:ascii="Calibri" w:hAnsi="Calibri" w:cs="Times New Roman"/>
          <w:kern w:val="2"/>
          <w:sz w:val="21"/>
          <w:szCs w:val="22"/>
          <w:lang w:val="en-US" w:eastAsia="zh-CN"/>
        </w:rPr>
      </w:pPr>
      <w:hyperlink w:anchor="_Toc467654028" w:history="1">
        <w:r w:rsidRPr="00FF4891">
          <w:rPr>
            <w:rStyle w:val="ae"/>
            <w:color w:val="auto"/>
            <w:lang w:eastAsia="zh-CN"/>
          </w:rPr>
          <w:t>4.6</w:t>
        </w:r>
        <w:r w:rsidRPr="00BA60F4">
          <w:rPr>
            <w:rFonts w:ascii="Calibri" w:hAnsi="Calibri" w:cs="Times New Roman"/>
            <w:kern w:val="2"/>
            <w:sz w:val="21"/>
            <w:szCs w:val="22"/>
            <w:lang w:val="en-US" w:eastAsia="zh-CN"/>
          </w:rPr>
          <w:tab/>
        </w:r>
        <w:r w:rsidRPr="00FF4891">
          <w:rPr>
            <w:rStyle w:val="ae"/>
            <w:color w:val="auto"/>
            <w:lang w:eastAsia="zh-CN"/>
          </w:rPr>
          <w:t>SW</w:t>
        </w:r>
        <w:r w:rsidRPr="00FF4891">
          <w:rPr>
            <w:rStyle w:val="ae"/>
            <w:color w:val="auto"/>
          </w:rPr>
          <w:t xml:space="preserve"> </w:t>
        </w:r>
        <w:r w:rsidRPr="00FF4891">
          <w:rPr>
            <w:rStyle w:val="ae"/>
            <w:color w:val="auto"/>
            <w:lang w:eastAsia="zh-CN"/>
          </w:rPr>
          <w:t>Test</w:t>
        </w:r>
        <w:r w:rsidRPr="00FF4891">
          <w:rPr>
            <w:webHidden/>
          </w:rPr>
          <w:tab/>
        </w:r>
        <w:r w:rsidRPr="00FF4891">
          <w:rPr>
            <w:webHidden/>
          </w:rPr>
          <w:fldChar w:fldCharType="begin"/>
        </w:r>
        <w:r w:rsidRPr="00FF4891">
          <w:rPr>
            <w:webHidden/>
          </w:rPr>
          <w:instrText xml:space="preserve"> PAGEREF _Toc467654028 \h </w:instrText>
        </w:r>
        <w:r w:rsidRPr="00FF4891">
          <w:rPr>
            <w:webHidden/>
          </w:rPr>
        </w:r>
        <w:r w:rsidRPr="00FF4891">
          <w:rPr>
            <w:webHidden/>
          </w:rPr>
          <w:fldChar w:fldCharType="separate"/>
        </w:r>
        <w:r w:rsidRPr="00FF4891">
          <w:rPr>
            <w:webHidden/>
          </w:rPr>
          <w:t>11</w:t>
        </w:r>
        <w:r w:rsidRPr="00FF4891">
          <w:rPr>
            <w:webHidden/>
          </w:rPr>
          <w:fldChar w:fldCharType="end"/>
        </w:r>
      </w:hyperlink>
    </w:p>
    <w:p w:rsidR="00FF4891" w:rsidRPr="00BA60F4" w:rsidRDefault="00FF4891">
      <w:pPr>
        <w:pStyle w:val="30"/>
        <w:rPr>
          <w:rFonts w:ascii="Calibri" w:eastAsia="宋体" w:hAnsi="Calibri" w:cs="Times New Roman"/>
          <w:color w:val="auto"/>
          <w:kern w:val="2"/>
          <w:sz w:val="21"/>
          <w:szCs w:val="22"/>
          <w:lang w:eastAsia="zh-CN"/>
        </w:rPr>
      </w:pPr>
      <w:hyperlink w:anchor="_Toc467654029" w:history="1">
        <w:r w:rsidRPr="00FF4891">
          <w:rPr>
            <w:rStyle w:val="ae"/>
            <w:color w:val="auto"/>
            <w:lang w:eastAsia="zh-CN"/>
          </w:rPr>
          <w:t>4.6.1</w:t>
        </w:r>
        <w:r w:rsidRPr="00BA60F4">
          <w:rPr>
            <w:rFonts w:ascii="Calibri" w:eastAsia="宋体" w:hAnsi="Calibri" w:cs="Times New Roman"/>
            <w:color w:val="auto"/>
            <w:kern w:val="2"/>
            <w:sz w:val="21"/>
            <w:szCs w:val="22"/>
            <w:lang w:eastAsia="zh-CN"/>
          </w:rPr>
          <w:tab/>
        </w:r>
        <w:r w:rsidRPr="00FF4891">
          <w:rPr>
            <w:rStyle w:val="ae"/>
            <w:color w:val="auto"/>
          </w:rPr>
          <w:t>Diagnostic Command</w:t>
        </w:r>
        <w:r w:rsidRPr="00FF4891">
          <w:rPr>
            <w:webHidden/>
            <w:color w:val="auto"/>
          </w:rPr>
          <w:tab/>
        </w:r>
        <w:r w:rsidRPr="00FF4891">
          <w:rPr>
            <w:webHidden/>
            <w:color w:val="auto"/>
          </w:rPr>
          <w:fldChar w:fldCharType="begin"/>
        </w:r>
        <w:r w:rsidRPr="00FF4891">
          <w:rPr>
            <w:webHidden/>
            <w:color w:val="auto"/>
          </w:rPr>
          <w:instrText xml:space="preserve"> PAGEREF _Toc467654029 \h </w:instrText>
        </w:r>
        <w:r w:rsidRPr="00FF4891">
          <w:rPr>
            <w:webHidden/>
            <w:color w:val="auto"/>
          </w:rPr>
        </w:r>
        <w:r w:rsidRPr="00FF4891">
          <w:rPr>
            <w:webHidden/>
            <w:color w:val="auto"/>
          </w:rPr>
          <w:fldChar w:fldCharType="separate"/>
        </w:r>
        <w:r w:rsidRPr="00FF4891">
          <w:rPr>
            <w:webHidden/>
            <w:color w:val="auto"/>
          </w:rPr>
          <w:t>11</w:t>
        </w:r>
        <w:r w:rsidRPr="00FF4891">
          <w:rPr>
            <w:webHidden/>
            <w:color w:val="auto"/>
          </w:rPr>
          <w:fldChar w:fldCharType="end"/>
        </w:r>
      </w:hyperlink>
    </w:p>
    <w:p w:rsidR="00FF4891" w:rsidRPr="00BA60F4" w:rsidRDefault="00FF4891">
      <w:pPr>
        <w:pStyle w:val="30"/>
        <w:rPr>
          <w:rFonts w:ascii="Calibri" w:eastAsia="宋体" w:hAnsi="Calibri" w:cs="Times New Roman"/>
          <w:color w:val="auto"/>
          <w:kern w:val="2"/>
          <w:sz w:val="21"/>
          <w:szCs w:val="22"/>
          <w:lang w:eastAsia="zh-CN"/>
        </w:rPr>
      </w:pPr>
      <w:hyperlink w:anchor="_Toc467654030" w:history="1">
        <w:r w:rsidRPr="00FF4891">
          <w:rPr>
            <w:rStyle w:val="ae"/>
            <w:color w:val="auto"/>
            <w:lang w:eastAsia="zh-CN"/>
          </w:rPr>
          <w:t>4.6.2</w:t>
        </w:r>
        <w:r w:rsidRPr="00BA60F4">
          <w:rPr>
            <w:rFonts w:ascii="Calibri" w:eastAsia="宋体" w:hAnsi="Calibri" w:cs="Times New Roman"/>
            <w:color w:val="auto"/>
            <w:kern w:val="2"/>
            <w:sz w:val="21"/>
            <w:szCs w:val="22"/>
            <w:lang w:eastAsia="zh-CN"/>
          </w:rPr>
          <w:tab/>
        </w:r>
        <w:r w:rsidRPr="00FF4891">
          <w:rPr>
            <w:rStyle w:val="ae"/>
            <w:color w:val="auto"/>
          </w:rPr>
          <w:t>Bus</w:t>
        </w:r>
        <w:r w:rsidRPr="00FF4891">
          <w:rPr>
            <w:webHidden/>
            <w:color w:val="auto"/>
          </w:rPr>
          <w:tab/>
        </w:r>
        <w:r w:rsidRPr="00FF4891">
          <w:rPr>
            <w:webHidden/>
            <w:color w:val="auto"/>
          </w:rPr>
          <w:fldChar w:fldCharType="begin"/>
        </w:r>
        <w:r w:rsidRPr="00FF4891">
          <w:rPr>
            <w:webHidden/>
            <w:color w:val="auto"/>
          </w:rPr>
          <w:instrText xml:space="preserve"> PAGEREF _Toc467654030 \h </w:instrText>
        </w:r>
        <w:r w:rsidRPr="00FF4891">
          <w:rPr>
            <w:webHidden/>
            <w:color w:val="auto"/>
          </w:rPr>
        </w:r>
        <w:r w:rsidRPr="00FF4891">
          <w:rPr>
            <w:webHidden/>
            <w:color w:val="auto"/>
          </w:rPr>
          <w:fldChar w:fldCharType="separate"/>
        </w:r>
        <w:r w:rsidRPr="00FF4891">
          <w:rPr>
            <w:webHidden/>
            <w:color w:val="auto"/>
          </w:rPr>
          <w:t>11</w:t>
        </w:r>
        <w:r w:rsidRPr="00FF4891">
          <w:rPr>
            <w:webHidden/>
            <w:color w:val="auto"/>
          </w:rPr>
          <w:fldChar w:fldCharType="end"/>
        </w:r>
      </w:hyperlink>
    </w:p>
    <w:p w:rsidR="00FF4891" w:rsidRPr="00BA60F4" w:rsidRDefault="00FF4891">
      <w:pPr>
        <w:pStyle w:val="30"/>
        <w:rPr>
          <w:rFonts w:ascii="Calibri" w:eastAsia="宋体" w:hAnsi="Calibri" w:cs="Times New Roman"/>
          <w:color w:val="auto"/>
          <w:kern w:val="2"/>
          <w:sz w:val="21"/>
          <w:szCs w:val="22"/>
          <w:lang w:eastAsia="zh-CN"/>
        </w:rPr>
      </w:pPr>
      <w:hyperlink w:anchor="_Toc467654031" w:history="1">
        <w:r w:rsidRPr="00FF4891">
          <w:rPr>
            <w:rStyle w:val="ae"/>
            <w:color w:val="auto"/>
            <w:lang w:eastAsia="zh-CN"/>
          </w:rPr>
          <w:t>4.6.3</w:t>
        </w:r>
        <w:r w:rsidRPr="00BA60F4">
          <w:rPr>
            <w:rFonts w:ascii="Calibri" w:eastAsia="宋体" w:hAnsi="Calibri" w:cs="Times New Roman"/>
            <w:color w:val="auto"/>
            <w:kern w:val="2"/>
            <w:sz w:val="21"/>
            <w:szCs w:val="22"/>
            <w:lang w:eastAsia="zh-CN"/>
          </w:rPr>
          <w:tab/>
        </w:r>
        <w:r w:rsidRPr="00FF4891">
          <w:rPr>
            <w:rStyle w:val="ae"/>
            <w:color w:val="auto"/>
            <w:lang w:eastAsia="zh-CN"/>
          </w:rPr>
          <w:t>Communication mechanism</w:t>
        </w:r>
        <w:r w:rsidRPr="00FF4891">
          <w:rPr>
            <w:webHidden/>
            <w:color w:val="auto"/>
          </w:rPr>
          <w:tab/>
        </w:r>
        <w:r w:rsidRPr="00FF4891">
          <w:rPr>
            <w:webHidden/>
            <w:color w:val="auto"/>
          </w:rPr>
          <w:fldChar w:fldCharType="begin"/>
        </w:r>
        <w:r w:rsidRPr="00FF4891">
          <w:rPr>
            <w:webHidden/>
            <w:color w:val="auto"/>
          </w:rPr>
          <w:instrText xml:space="preserve"> PAGEREF _Toc467654031 \h </w:instrText>
        </w:r>
        <w:r w:rsidRPr="00FF4891">
          <w:rPr>
            <w:webHidden/>
            <w:color w:val="auto"/>
          </w:rPr>
        </w:r>
        <w:r w:rsidRPr="00FF4891">
          <w:rPr>
            <w:webHidden/>
            <w:color w:val="auto"/>
          </w:rPr>
          <w:fldChar w:fldCharType="separate"/>
        </w:r>
        <w:r w:rsidRPr="00FF4891">
          <w:rPr>
            <w:webHidden/>
            <w:color w:val="auto"/>
          </w:rPr>
          <w:t>12</w:t>
        </w:r>
        <w:r w:rsidRPr="00FF4891">
          <w:rPr>
            <w:webHidden/>
            <w:color w:val="auto"/>
          </w:rPr>
          <w:fldChar w:fldCharType="end"/>
        </w:r>
      </w:hyperlink>
    </w:p>
    <w:p w:rsidR="00FF4891" w:rsidRPr="00BA60F4" w:rsidRDefault="00FF4891">
      <w:pPr>
        <w:pStyle w:val="20"/>
        <w:rPr>
          <w:rFonts w:ascii="Calibri" w:hAnsi="Calibri" w:cs="Times New Roman"/>
          <w:kern w:val="2"/>
          <w:sz w:val="21"/>
          <w:szCs w:val="22"/>
          <w:lang w:val="en-US" w:eastAsia="zh-CN"/>
        </w:rPr>
      </w:pPr>
      <w:hyperlink w:anchor="_Toc467654032" w:history="1">
        <w:r w:rsidRPr="00FF4891">
          <w:rPr>
            <w:rStyle w:val="ae"/>
            <w:color w:val="auto"/>
            <w:lang w:val="en-GB"/>
          </w:rPr>
          <w:t>4.7</w:t>
        </w:r>
        <w:r w:rsidRPr="00BA60F4">
          <w:rPr>
            <w:rFonts w:ascii="Calibri" w:hAnsi="Calibri" w:cs="Times New Roman"/>
            <w:kern w:val="2"/>
            <w:sz w:val="21"/>
            <w:szCs w:val="22"/>
            <w:lang w:val="en-US" w:eastAsia="zh-CN"/>
          </w:rPr>
          <w:tab/>
        </w:r>
        <w:r w:rsidRPr="00FF4891">
          <w:rPr>
            <w:rStyle w:val="ae"/>
            <w:color w:val="auto"/>
            <w:lang w:val="en-GB"/>
          </w:rPr>
          <w:t>Enter PTS Mode</w:t>
        </w:r>
        <w:r w:rsidRPr="00FF4891">
          <w:rPr>
            <w:webHidden/>
          </w:rPr>
          <w:tab/>
        </w:r>
        <w:r w:rsidRPr="00FF4891">
          <w:rPr>
            <w:webHidden/>
          </w:rPr>
          <w:fldChar w:fldCharType="begin"/>
        </w:r>
        <w:r w:rsidRPr="00FF4891">
          <w:rPr>
            <w:webHidden/>
          </w:rPr>
          <w:instrText xml:space="preserve"> PAGEREF _Toc467654032 \h </w:instrText>
        </w:r>
        <w:r w:rsidRPr="00FF4891">
          <w:rPr>
            <w:webHidden/>
          </w:rPr>
        </w:r>
        <w:r w:rsidRPr="00FF4891">
          <w:rPr>
            <w:webHidden/>
          </w:rPr>
          <w:fldChar w:fldCharType="separate"/>
        </w:r>
        <w:r w:rsidRPr="00FF4891">
          <w:rPr>
            <w:webHidden/>
          </w:rPr>
          <w:t>12</w:t>
        </w:r>
        <w:r w:rsidRPr="00FF4891">
          <w:rPr>
            <w:webHidden/>
          </w:rPr>
          <w:fldChar w:fldCharType="end"/>
        </w:r>
      </w:hyperlink>
    </w:p>
    <w:p w:rsidR="00FF4891" w:rsidRPr="00BA60F4" w:rsidRDefault="00FF4891">
      <w:pPr>
        <w:pStyle w:val="20"/>
        <w:rPr>
          <w:rFonts w:ascii="Calibri" w:hAnsi="Calibri" w:cs="Times New Roman"/>
          <w:kern w:val="2"/>
          <w:sz w:val="21"/>
          <w:szCs w:val="22"/>
          <w:lang w:val="en-US" w:eastAsia="zh-CN"/>
        </w:rPr>
      </w:pPr>
      <w:hyperlink w:anchor="_Toc467654033" w:history="1">
        <w:r w:rsidRPr="00FF4891">
          <w:rPr>
            <w:rStyle w:val="ae"/>
            <w:color w:val="auto"/>
          </w:rPr>
          <w:t>4.8</w:t>
        </w:r>
        <w:r w:rsidRPr="00BA60F4">
          <w:rPr>
            <w:rFonts w:ascii="Calibri" w:hAnsi="Calibri" w:cs="Times New Roman"/>
            <w:kern w:val="2"/>
            <w:sz w:val="21"/>
            <w:szCs w:val="22"/>
            <w:lang w:val="en-US" w:eastAsia="zh-CN"/>
          </w:rPr>
          <w:tab/>
        </w:r>
        <w:r w:rsidRPr="00FF4891">
          <w:rPr>
            <w:rStyle w:val="ae"/>
            <w:color w:val="auto"/>
          </w:rPr>
          <w:t>Exit PTS Mode</w:t>
        </w:r>
        <w:r w:rsidRPr="00FF4891">
          <w:rPr>
            <w:webHidden/>
          </w:rPr>
          <w:tab/>
        </w:r>
        <w:r w:rsidRPr="00FF4891">
          <w:rPr>
            <w:webHidden/>
          </w:rPr>
          <w:fldChar w:fldCharType="begin"/>
        </w:r>
        <w:r w:rsidRPr="00FF4891">
          <w:rPr>
            <w:webHidden/>
          </w:rPr>
          <w:instrText xml:space="preserve"> PAGEREF _Toc467654033 \h </w:instrText>
        </w:r>
        <w:r w:rsidRPr="00FF4891">
          <w:rPr>
            <w:webHidden/>
          </w:rPr>
        </w:r>
        <w:r w:rsidRPr="00FF4891">
          <w:rPr>
            <w:webHidden/>
          </w:rPr>
          <w:fldChar w:fldCharType="separate"/>
        </w:r>
        <w:r w:rsidRPr="00FF4891">
          <w:rPr>
            <w:webHidden/>
          </w:rPr>
          <w:t>13</w:t>
        </w:r>
        <w:r w:rsidRPr="00FF4891">
          <w:rPr>
            <w:webHidden/>
          </w:rPr>
          <w:fldChar w:fldCharType="end"/>
        </w:r>
      </w:hyperlink>
    </w:p>
    <w:p w:rsidR="00FF4891" w:rsidRPr="00BA60F4" w:rsidRDefault="00FF4891">
      <w:pPr>
        <w:pStyle w:val="20"/>
        <w:rPr>
          <w:rFonts w:ascii="Calibri" w:hAnsi="Calibri" w:cs="Times New Roman"/>
          <w:kern w:val="2"/>
          <w:sz w:val="21"/>
          <w:szCs w:val="22"/>
          <w:lang w:val="en-US" w:eastAsia="zh-CN"/>
        </w:rPr>
      </w:pPr>
      <w:hyperlink w:anchor="_Toc467654034" w:history="1">
        <w:r w:rsidRPr="00FF4891">
          <w:rPr>
            <w:rStyle w:val="ae"/>
            <w:rFonts w:eastAsia="Arial Unicode MS"/>
            <w:color w:val="auto"/>
          </w:rPr>
          <w:t>4.9</w:t>
        </w:r>
        <w:r w:rsidRPr="00BA60F4">
          <w:rPr>
            <w:rFonts w:ascii="Calibri" w:hAnsi="Calibri" w:cs="Times New Roman"/>
            <w:kern w:val="2"/>
            <w:sz w:val="21"/>
            <w:szCs w:val="22"/>
            <w:lang w:val="en-US" w:eastAsia="zh-CN"/>
          </w:rPr>
          <w:tab/>
        </w:r>
        <w:r w:rsidRPr="00FF4891">
          <w:rPr>
            <w:rStyle w:val="ae"/>
            <w:color w:val="auto"/>
          </w:rPr>
          <w:t xml:space="preserve">Quiescent Current </w:t>
        </w:r>
        <w:r w:rsidRPr="00FF4891">
          <w:rPr>
            <w:rStyle w:val="ae"/>
            <w:color w:val="auto"/>
            <w:lang w:eastAsia="zh-CN"/>
          </w:rPr>
          <w:t>Test</w:t>
        </w:r>
        <w:r w:rsidRPr="00FF4891">
          <w:rPr>
            <w:webHidden/>
          </w:rPr>
          <w:tab/>
        </w:r>
        <w:r w:rsidRPr="00FF4891">
          <w:rPr>
            <w:webHidden/>
          </w:rPr>
          <w:fldChar w:fldCharType="begin"/>
        </w:r>
        <w:r w:rsidRPr="00FF4891">
          <w:rPr>
            <w:webHidden/>
          </w:rPr>
          <w:instrText xml:space="preserve"> PAGEREF _Toc467654034 \h </w:instrText>
        </w:r>
        <w:r w:rsidRPr="00FF4891">
          <w:rPr>
            <w:webHidden/>
          </w:rPr>
        </w:r>
        <w:r w:rsidRPr="00FF4891">
          <w:rPr>
            <w:webHidden/>
          </w:rPr>
          <w:fldChar w:fldCharType="separate"/>
        </w:r>
        <w:r w:rsidRPr="00FF4891">
          <w:rPr>
            <w:webHidden/>
          </w:rPr>
          <w:t>13</w:t>
        </w:r>
        <w:r w:rsidRPr="00FF4891">
          <w:rPr>
            <w:webHidden/>
          </w:rPr>
          <w:fldChar w:fldCharType="end"/>
        </w:r>
      </w:hyperlink>
    </w:p>
    <w:p w:rsidR="00FF4891" w:rsidRPr="00BA60F4" w:rsidRDefault="00FF4891">
      <w:pPr>
        <w:pStyle w:val="20"/>
        <w:rPr>
          <w:rFonts w:ascii="Calibri" w:hAnsi="Calibri" w:cs="Times New Roman"/>
          <w:kern w:val="2"/>
          <w:sz w:val="21"/>
          <w:szCs w:val="22"/>
          <w:lang w:val="en-US" w:eastAsia="zh-CN"/>
        </w:rPr>
      </w:pPr>
      <w:hyperlink w:anchor="_Toc467654035" w:history="1">
        <w:r w:rsidRPr="00FF4891">
          <w:rPr>
            <w:rStyle w:val="ae"/>
            <w:rFonts w:eastAsia="Arial Unicode MS"/>
            <w:color w:val="auto"/>
          </w:rPr>
          <w:t>4.10</w:t>
        </w:r>
        <w:r w:rsidRPr="00BA60F4">
          <w:rPr>
            <w:rFonts w:ascii="Calibri" w:hAnsi="Calibri" w:cs="Times New Roman"/>
            <w:kern w:val="2"/>
            <w:sz w:val="21"/>
            <w:szCs w:val="22"/>
            <w:lang w:val="en-US" w:eastAsia="zh-CN"/>
          </w:rPr>
          <w:tab/>
        </w:r>
        <w:r w:rsidRPr="00FF4891">
          <w:rPr>
            <w:rStyle w:val="ae"/>
            <w:rFonts w:eastAsia="Arial Unicode MS"/>
            <w:color w:val="auto"/>
          </w:rPr>
          <w:t>EEPROM Access</w:t>
        </w:r>
        <w:r w:rsidRPr="00FF4891">
          <w:rPr>
            <w:webHidden/>
          </w:rPr>
          <w:tab/>
        </w:r>
        <w:r w:rsidRPr="00FF4891">
          <w:rPr>
            <w:webHidden/>
          </w:rPr>
          <w:fldChar w:fldCharType="begin"/>
        </w:r>
        <w:r w:rsidRPr="00FF4891">
          <w:rPr>
            <w:webHidden/>
          </w:rPr>
          <w:instrText xml:space="preserve"> PAGEREF _Toc467654035 \h </w:instrText>
        </w:r>
        <w:r w:rsidRPr="00FF4891">
          <w:rPr>
            <w:webHidden/>
          </w:rPr>
        </w:r>
        <w:r w:rsidRPr="00FF4891">
          <w:rPr>
            <w:webHidden/>
          </w:rPr>
          <w:fldChar w:fldCharType="separate"/>
        </w:r>
        <w:r w:rsidRPr="00FF4891">
          <w:rPr>
            <w:webHidden/>
          </w:rPr>
          <w:t>13</w:t>
        </w:r>
        <w:r w:rsidRPr="00FF4891">
          <w:rPr>
            <w:webHidden/>
          </w:rPr>
          <w:fldChar w:fldCharType="end"/>
        </w:r>
      </w:hyperlink>
    </w:p>
    <w:p w:rsidR="00FF4891" w:rsidRPr="00BA60F4" w:rsidRDefault="00FF4891">
      <w:pPr>
        <w:pStyle w:val="30"/>
        <w:rPr>
          <w:rFonts w:ascii="Calibri" w:eastAsia="宋体" w:hAnsi="Calibri" w:cs="Times New Roman"/>
          <w:color w:val="auto"/>
          <w:kern w:val="2"/>
          <w:sz w:val="21"/>
          <w:szCs w:val="22"/>
          <w:lang w:eastAsia="zh-CN"/>
        </w:rPr>
      </w:pPr>
      <w:hyperlink w:anchor="_Toc467654036" w:history="1">
        <w:r w:rsidRPr="00FF4891">
          <w:rPr>
            <w:rStyle w:val="ae"/>
            <w:color w:val="auto"/>
            <w:lang w:eastAsia="zh-CN"/>
          </w:rPr>
          <w:t>4.10.1</w:t>
        </w:r>
        <w:r w:rsidRPr="00BA60F4">
          <w:rPr>
            <w:rFonts w:ascii="Calibri" w:eastAsia="宋体" w:hAnsi="Calibri" w:cs="Times New Roman"/>
            <w:color w:val="auto"/>
            <w:kern w:val="2"/>
            <w:sz w:val="21"/>
            <w:szCs w:val="22"/>
            <w:lang w:eastAsia="zh-CN"/>
          </w:rPr>
          <w:tab/>
        </w:r>
        <w:r w:rsidRPr="00FF4891">
          <w:rPr>
            <w:rStyle w:val="ae"/>
            <w:color w:val="auto"/>
            <w:lang w:eastAsia="zh-CN"/>
          </w:rPr>
          <w:t>Write Memory by Address</w:t>
        </w:r>
        <w:r w:rsidRPr="00FF4891">
          <w:rPr>
            <w:webHidden/>
            <w:color w:val="auto"/>
          </w:rPr>
          <w:tab/>
        </w:r>
        <w:r w:rsidRPr="00FF4891">
          <w:rPr>
            <w:webHidden/>
            <w:color w:val="auto"/>
          </w:rPr>
          <w:fldChar w:fldCharType="begin"/>
        </w:r>
        <w:r w:rsidRPr="00FF4891">
          <w:rPr>
            <w:webHidden/>
            <w:color w:val="auto"/>
          </w:rPr>
          <w:instrText xml:space="preserve"> PAGEREF _Toc467654036 \h </w:instrText>
        </w:r>
        <w:r w:rsidRPr="00FF4891">
          <w:rPr>
            <w:webHidden/>
            <w:color w:val="auto"/>
          </w:rPr>
        </w:r>
        <w:r w:rsidRPr="00FF4891">
          <w:rPr>
            <w:webHidden/>
            <w:color w:val="auto"/>
          </w:rPr>
          <w:fldChar w:fldCharType="separate"/>
        </w:r>
        <w:r w:rsidRPr="00FF4891">
          <w:rPr>
            <w:webHidden/>
            <w:color w:val="auto"/>
          </w:rPr>
          <w:t>13</w:t>
        </w:r>
        <w:r w:rsidRPr="00FF4891">
          <w:rPr>
            <w:webHidden/>
            <w:color w:val="auto"/>
          </w:rPr>
          <w:fldChar w:fldCharType="end"/>
        </w:r>
      </w:hyperlink>
    </w:p>
    <w:p w:rsidR="00FF4891" w:rsidRPr="00BA60F4" w:rsidRDefault="00FF4891">
      <w:pPr>
        <w:pStyle w:val="30"/>
        <w:rPr>
          <w:rFonts w:ascii="Calibri" w:eastAsia="宋体" w:hAnsi="Calibri" w:cs="Times New Roman"/>
          <w:color w:val="auto"/>
          <w:kern w:val="2"/>
          <w:sz w:val="21"/>
          <w:szCs w:val="22"/>
          <w:lang w:eastAsia="zh-CN"/>
        </w:rPr>
      </w:pPr>
      <w:hyperlink w:anchor="_Toc467654037" w:history="1">
        <w:r w:rsidRPr="00FF4891">
          <w:rPr>
            <w:rStyle w:val="ae"/>
            <w:color w:val="auto"/>
            <w:lang w:eastAsia="zh-CN"/>
          </w:rPr>
          <w:t>4.10.2</w:t>
        </w:r>
        <w:r w:rsidRPr="00BA60F4">
          <w:rPr>
            <w:rFonts w:ascii="Calibri" w:eastAsia="宋体" w:hAnsi="Calibri" w:cs="Times New Roman"/>
            <w:color w:val="auto"/>
            <w:kern w:val="2"/>
            <w:sz w:val="21"/>
            <w:szCs w:val="22"/>
            <w:lang w:eastAsia="zh-CN"/>
          </w:rPr>
          <w:tab/>
        </w:r>
        <w:r w:rsidRPr="00FF4891">
          <w:rPr>
            <w:rStyle w:val="ae"/>
            <w:color w:val="auto"/>
            <w:lang w:eastAsia="zh-CN"/>
          </w:rPr>
          <w:t>Read Memory by Address</w:t>
        </w:r>
        <w:r w:rsidRPr="00FF4891">
          <w:rPr>
            <w:webHidden/>
            <w:color w:val="auto"/>
          </w:rPr>
          <w:tab/>
        </w:r>
        <w:r w:rsidRPr="00FF4891">
          <w:rPr>
            <w:webHidden/>
            <w:color w:val="auto"/>
          </w:rPr>
          <w:fldChar w:fldCharType="begin"/>
        </w:r>
        <w:r w:rsidRPr="00FF4891">
          <w:rPr>
            <w:webHidden/>
            <w:color w:val="auto"/>
          </w:rPr>
          <w:instrText xml:space="preserve"> PAGEREF _Toc467654037 \h </w:instrText>
        </w:r>
        <w:r w:rsidRPr="00FF4891">
          <w:rPr>
            <w:webHidden/>
            <w:color w:val="auto"/>
          </w:rPr>
        </w:r>
        <w:r w:rsidRPr="00FF4891">
          <w:rPr>
            <w:webHidden/>
            <w:color w:val="auto"/>
          </w:rPr>
          <w:fldChar w:fldCharType="separate"/>
        </w:r>
        <w:r w:rsidRPr="00FF4891">
          <w:rPr>
            <w:webHidden/>
            <w:color w:val="auto"/>
          </w:rPr>
          <w:t>13</w:t>
        </w:r>
        <w:r w:rsidRPr="00FF4891">
          <w:rPr>
            <w:webHidden/>
            <w:color w:val="auto"/>
          </w:rPr>
          <w:fldChar w:fldCharType="end"/>
        </w:r>
      </w:hyperlink>
    </w:p>
    <w:p w:rsidR="00FF4891" w:rsidRPr="00BA60F4" w:rsidRDefault="00FF4891">
      <w:pPr>
        <w:pStyle w:val="30"/>
        <w:rPr>
          <w:rFonts w:ascii="Calibri" w:eastAsia="宋体" w:hAnsi="Calibri" w:cs="Times New Roman"/>
          <w:color w:val="auto"/>
          <w:kern w:val="2"/>
          <w:sz w:val="21"/>
          <w:szCs w:val="22"/>
          <w:lang w:eastAsia="zh-CN"/>
        </w:rPr>
      </w:pPr>
      <w:hyperlink w:anchor="_Toc467654038" w:history="1">
        <w:r w:rsidRPr="00FF4891">
          <w:rPr>
            <w:rStyle w:val="ae"/>
            <w:color w:val="auto"/>
            <w:lang w:eastAsia="zh-CN"/>
          </w:rPr>
          <w:t>4.10.3</w:t>
        </w:r>
        <w:r w:rsidRPr="00BA60F4">
          <w:rPr>
            <w:rFonts w:ascii="Calibri" w:eastAsia="宋体" w:hAnsi="Calibri" w:cs="Times New Roman"/>
            <w:color w:val="auto"/>
            <w:kern w:val="2"/>
            <w:sz w:val="21"/>
            <w:szCs w:val="22"/>
            <w:lang w:eastAsia="zh-CN"/>
          </w:rPr>
          <w:tab/>
        </w:r>
        <w:r w:rsidRPr="00FF4891">
          <w:rPr>
            <w:rStyle w:val="ae"/>
            <w:color w:val="auto"/>
            <w:lang w:eastAsia="zh-CN"/>
          </w:rPr>
          <w:t>Init EEPROM Data from ROM</w:t>
        </w:r>
        <w:r w:rsidRPr="00FF4891">
          <w:rPr>
            <w:webHidden/>
            <w:color w:val="auto"/>
          </w:rPr>
          <w:tab/>
        </w:r>
        <w:r w:rsidRPr="00FF4891">
          <w:rPr>
            <w:webHidden/>
            <w:color w:val="auto"/>
          </w:rPr>
          <w:fldChar w:fldCharType="begin"/>
        </w:r>
        <w:r w:rsidRPr="00FF4891">
          <w:rPr>
            <w:webHidden/>
            <w:color w:val="auto"/>
          </w:rPr>
          <w:instrText xml:space="preserve"> PAGEREF _Toc467654038 \h </w:instrText>
        </w:r>
        <w:r w:rsidRPr="00FF4891">
          <w:rPr>
            <w:webHidden/>
            <w:color w:val="auto"/>
          </w:rPr>
        </w:r>
        <w:r w:rsidRPr="00FF4891">
          <w:rPr>
            <w:webHidden/>
            <w:color w:val="auto"/>
          </w:rPr>
          <w:fldChar w:fldCharType="separate"/>
        </w:r>
        <w:r w:rsidRPr="00FF4891">
          <w:rPr>
            <w:webHidden/>
            <w:color w:val="auto"/>
          </w:rPr>
          <w:t>14</w:t>
        </w:r>
        <w:r w:rsidRPr="00FF4891">
          <w:rPr>
            <w:webHidden/>
            <w:color w:val="auto"/>
          </w:rPr>
          <w:fldChar w:fldCharType="end"/>
        </w:r>
      </w:hyperlink>
    </w:p>
    <w:p w:rsidR="00FF4891" w:rsidRPr="00BA60F4" w:rsidRDefault="00FF4891">
      <w:pPr>
        <w:pStyle w:val="20"/>
        <w:rPr>
          <w:rFonts w:ascii="Calibri" w:hAnsi="Calibri" w:cs="Times New Roman"/>
          <w:kern w:val="2"/>
          <w:sz w:val="21"/>
          <w:szCs w:val="22"/>
          <w:lang w:val="en-US" w:eastAsia="zh-CN"/>
        </w:rPr>
      </w:pPr>
      <w:hyperlink w:anchor="_Toc467654039" w:history="1">
        <w:r w:rsidRPr="00FF4891">
          <w:rPr>
            <w:rStyle w:val="ae"/>
            <w:color w:val="auto"/>
            <w:lang w:eastAsia="zh-CN"/>
          </w:rPr>
          <w:t>4.11</w:t>
        </w:r>
        <w:r w:rsidRPr="00BA60F4">
          <w:rPr>
            <w:rFonts w:ascii="Calibri" w:hAnsi="Calibri" w:cs="Times New Roman"/>
            <w:kern w:val="2"/>
            <w:sz w:val="21"/>
            <w:szCs w:val="22"/>
            <w:lang w:val="en-US" w:eastAsia="zh-CN"/>
          </w:rPr>
          <w:tab/>
        </w:r>
        <w:r w:rsidRPr="00FF4891">
          <w:rPr>
            <w:rStyle w:val="ae"/>
            <w:color w:val="auto"/>
          </w:rPr>
          <w:t>Read Version</w:t>
        </w:r>
        <w:r w:rsidRPr="00FF4891">
          <w:rPr>
            <w:rStyle w:val="ae"/>
            <w:color w:val="auto"/>
            <w:lang w:eastAsia="zh-CN"/>
          </w:rPr>
          <w:t xml:space="preserve"> Information</w:t>
        </w:r>
        <w:r w:rsidRPr="00FF4891">
          <w:rPr>
            <w:webHidden/>
          </w:rPr>
          <w:tab/>
        </w:r>
        <w:r w:rsidRPr="00FF4891">
          <w:rPr>
            <w:webHidden/>
          </w:rPr>
          <w:fldChar w:fldCharType="begin"/>
        </w:r>
        <w:r w:rsidRPr="00FF4891">
          <w:rPr>
            <w:webHidden/>
          </w:rPr>
          <w:instrText xml:space="preserve"> PAGEREF _Toc467654039 \h </w:instrText>
        </w:r>
        <w:r w:rsidRPr="00FF4891">
          <w:rPr>
            <w:webHidden/>
          </w:rPr>
        </w:r>
        <w:r w:rsidRPr="00FF4891">
          <w:rPr>
            <w:webHidden/>
          </w:rPr>
          <w:fldChar w:fldCharType="separate"/>
        </w:r>
        <w:r w:rsidRPr="00FF4891">
          <w:rPr>
            <w:webHidden/>
          </w:rPr>
          <w:t>14</w:t>
        </w:r>
        <w:r w:rsidRPr="00FF4891">
          <w:rPr>
            <w:webHidden/>
          </w:rPr>
          <w:fldChar w:fldCharType="end"/>
        </w:r>
      </w:hyperlink>
    </w:p>
    <w:p w:rsidR="00FF4891" w:rsidRPr="00BA60F4" w:rsidRDefault="00FF4891">
      <w:pPr>
        <w:pStyle w:val="20"/>
        <w:rPr>
          <w:rFonts w:ascii="Calibri" w:hAnsi="Calibri" w:cs="Times New Roman"/>
          <w:kern w:val="2"/>
          <w:sz w:val="21"/>
          <w:szCs w:val="22"/>
          <w:lang w:val="en-US" w:eastAsia="zh-CN"/>
        </w:rPr>
      </w:pPr>
      <w:hyperlink w:anchor="_Toc467654040" w:history="1">
        <w:r w:rsidRPr="00FF4891">
          <w:rPr>
            <w:rStyle w:val="ae"/>
            <w:color w:val="auto"/>
          </w:rPr>
          <w:t>4.12</w:t>
        </w:r>
        <w:r w:rsidRPr="00BA60F4">
          <w:rPr>
            <w:rFonts w:ascii="Calibri" w:hAnsi="Calibri" w:cs="Times New Roman"/>
            <w:kern w:val="2"/>
            <w:sz w:val="21"/>
            <w:szCs w:val="22"/>
            <w:lang w:val="en-US" w:eastAsia="zh-CN"/>
          </w:rPr>
          <w:tab/>
        </w:r>
        <w:r w:rsidRPr="00FF4891">
          <w:rPr>
            <w:rStyle w:val="ae"/>
            <w:color w:val="auto"/>
          </w:rPr>
          <w:t>Input</w:t>
        </w:r>
        <w:r w:rsidRPr="00FF4891">
          <w:rPr>
            <w:rStyle w:val="ae"/>
            <w:color w:val="auto"/>
            <w:lang w:eastAsia="zh-CN"/>
          </w:rPr>
          <w:t xml:space="preserve"> &amp; Output</w:t>
        </w:r>
        <w:r w:rsidRPr="00FF4891">
          <w:rPr>
            <w:rStyle w:val="ae"/>
            <w:color w:val="auto"/>
          </w:rPr>
          <w:t xml:space="preserve"> </w:t>
        </w:r>
        <w:r w:rsidRPr="00FF4891">
          <w:rPr>
            <w:rStyle w:val="ae"/>
            <w:color w:val="auto"/>
            <w:lang w:eastAsia="zh-CN"/>
          </w:rPr>
          <w:t>Test</w:t>
        </w:r>
        <w:r w:rsidRPr="00FF4891">
          <w:rPr>
            <w:webHidden/>
          </w:rPr>
          <w:tab/>
        </w:r>
        <w:r w:rsidRPr="00FF4891">
          <w:rPr>
            <w:webHidden/>
          </w:rPr>
          <w:fldChar w:fldCharType="begin"/>
        </w:r>
        <w:r w:rsidRPr="00FF4891">
          <w:rPr>
            <w:webHidden/>
          </w:rPr>
          <w:instrText xml:space="preserve"> PAGEREF _Toc467654040 \h </w:instrText>
        </w:r>
        <w:r w:rsidRPr="00FF4891">
          <w:rPr>
            <w:webHidden/>
          </w:rPr>
        </w:r>
        <w:r w:rsidRPr="00FF4891">
          <w:rPr>
            <w:webHidden/>
          </w:rPr>
          <w:fldChar w:fldCharType="separate"/>
        </w:r>
        <w:r w:rsidRPr="00FF4891">
          <w:rPr>
            <w:webHidden/>
          </w:rPr>
          <w:t>15</w:t>
        </w:r>
        <w:r w:rsidRPr="00FF4891">
          <w:rPr>
            <w:webHidden/>
          </w:rPr>
          <w:fldChar w:fldCharType="end"/>
        </w:r>
      </w:hyperlink>
    </w:p>
    <w:p w:rsidR="00FF4891" w:rsidRPr="00BA60F4" w:rsidRDefault="00FF4891">
      <w:pPr>
        <w:pStyle w:val="30"/>
        <w:rPr>
          <w:rFonts w:ascii="Calibri" w:eastAsia="宋体" w:hAnsi="Calibri" w:cs="Times New Roman"/>
          <w:color w:val="auto"/>
          <w:kern w:val="2"/>
          <w:sz w:val="21"/>
          <w:szCs w:val="22"/>
          <w:lang w:eastAsia="zh-CN"/>
        </w:rPr>
      </w:pPr>
      <w:hyperlink w:anchor="_Toc467654041" w:history="1">
        <w:r w:rsidRPr="00FF4891">
          <w:rPr>
            <w:rStyle w:val="ae"/>
            <w:color w:val="auto"/>
          </w:rPr>
          <w:t>4.12.1</w:t>
        </w:r>
        <w:r w:rsidRPr="00BA60F4">
          <w:rPr>
            <w:rFonts w:ascii="Calibri" w:eastAsia="宋体" w:hAnsi="Calibri" w:cs="Times New Roman"/>
            <w:color w:val="auto"/>
            <w:kern w:val="2"/>
            <w:sz w:val="21"/>
            <w:szCs w:val="22"/>
            <w:lang w:eastAsia="zh-CN"/>
          </w:rPr>
          <w:tab/>
        </w:r>
        <w:r w:rsidRPr="00FF4891">
          <w:rPr>
            <w:rStyle w:val="ae"/>
            <w:color w:val="auto"/>
          </w:rPr>
          <w:t xml:space="preserve">Analog </w:t>
        </w:r>
        <w:r w:rsidRPr="00FF4891">
          <w:rPr>
            <w:rStyle w:val="ae"/>
            <w:color w:val="auto"/>
            <w:lang w:eastAsia="zh-CN"/>
          </w:rPr>
          <w:t>P</w:t>
        </w:r>
        <w:r w:rsidRPr="00FF4891">
          <w:rPr>
            <w:rStyle w:val="ae"/>
            <w:color w:val="auto"/>
          </w:rPr>
          <w:t>art</w:t>
        </w:r>
        <w:r w:rsidRPr="00FF4891">
          <w:rPr>
            <w:webHidden/>
            <w:color w:val="auto"/>
          </w:rPr>
          <w:tab/>
        </w:r>
        <w:r w:rsidRPr="00FF4891">
          <w:rPr>
            <w:webHidden/>
            <w:color w:val="auto"/>
          </w:rPr>
          <w:fldChar w:fldCharType="begin"/>
        </w:r>
        <w:r w:rsidRPr="00FF4891">
          <w:rPr>
            <w:webHidden/>
            <w:color w:val="auto"/>
          </w:rPr>
          <w:instrText xml:space="preserve"> PAGEREF _Toc467654041 \h </w:instrText>
        </w:r>
        <w:r w:rsidRPr="00FF4891">
          <w:rPr>
            <w:webHidden/>
            <w:color w:val="auto"/>
          </w:rPr>
        </w:r>
        <w:r w:rsidRPr="00FF4891">
          <w:rPr>
            <w:webHidden/>
            <w:color w:val="auto"/>
          </w:rPr>
          <w:fldChar w:fldCharType="separate"/>
        </w:r>
        <w:r w:rsidRPr="00FF4891">
          <w:rPr>
            <w:webHidden/>
            <w:color w:val="auto"/>
          </w:rPr>
          <w:t>1</w:t>
        </w:r>
        <w:r w:rsidRPr="00FF4891">
          <w:rPr>
            <w:webHidden/>
            <w:color w:val="auto"/>
          </w:rPr>
          <w:t>5</w:t>
        </w:r>
        <w:r w:rsidRPr="00FF4891">
          <w:rPr>
            <w:webHidden/>
            <w:color w:val="auto"/>
          </w:rPr>
          <w:fldChar w:fldCharType="end"/>
        </w:r>
      </w:hyperlink>
    </w:p>
    <w:p w:rsidR="00FF4891" w:rsidRPr="00BA60F4" w:rsidRDefault="00FF4891">
      <w:pPr>
        <w:pStyle w:val="30"/>
        <w:rPr>
          <w:rFonts w:ascii="Calibri" w:eastAsia="宋体" w:hAnsi="Calibri" w:cs="Times New Roman"/>
          <w:color w:val="auto"/>
          <w:kern w:val="2"/>
          <w:sz w:val="21"/>
          <w:szCs w:val="22"/>
          <w:lang w:eastAsia="zh-CN"/>
        </w:rPr>
      </w:pPr>
      <w:hyperlink w:anchor="_Toc467654042" w:history="1">
        <w:r w:rsidRPr="00FF4891">
          <w:rPr>
            <w:rStyle w:val="ae"/>
            <w:color w:val="auto"/>
            <w:lang w:eastAsia="zh-CN"/>
          </w:rPr>
          <w:t>4.12.2</w:t>
        </w:r>
        <w:r w:rsidRPr="00BA60F4">
          <w:rPr>
            <w:rFonts w:ascii="Calibri" w:eastAsia="宋体" w:hAnsi="Calibri" w:cs="Times New Roman"/>
            <w:color w:val="auto"/>
            <w:kern w:val="2"/>
            <w:sz w:val="21"/>
            <w:szCs w:val="22"/>
            <w:lang w:eastAsia="zh-CN"/>
          </w:rPr>
          <w:tab/>
        </w:r>
        <w:r w:rsidRPr="00FF4891">
          <w:rPr>
            <w:rStyle w:val="ae"/>
            <w:color w:val="auto"/>
          </w:rPr>
          <w:t xml:space="preserve">Analogue </w:t>
        </w:r>
        <w:r w:rsidRPr="00FF4891">
          <w:rPr>
            <w:rStyle w:val="ae"/>
            <w:color w:val="auto"/>
            <w:lang w:eastAsia="zh-CN"/>
          </w:rPr>
          <w:t>Output</w:t>
        </w:r>
        <w:r w:rsidRPr="00FF4891">
          <w:rPr>
            <w:webHidden/>
            <w:color w:val="auto"/>
          </w:rPr>
          <w:tab/>
        </w:r>
        <w:r w:rsidRPr="00FF4891">
          <w:rPr>
            <w:webHidden/>
            <w:color w:val="auto"/>
          </w:rPr>
          <w:fldChar w:fldCharType="begin"/>
        </w:r>
        <w:r w:rsidRPr="00FF4891">
          <w:rPr>
            <w:webHidden/>
            <w:color w:val="auto"/>
          </w:rPr>
          <w:instrText xml:space="preserve"> PAGEREF _Toc467654042 \h </w:instrText>
        </w:r>
        <w:r w:rsidRPr="00FF4891">
          <w:rPr>
            <w:webHidden/>
            <w:color w:val="auto"/>
          </w:rPr>
        </w:r>
        <w:r w:rsidRPr="00FF4891">
          <w:rPr>
            <w:webHidden/>
            <w:color w:val="auto"/>
          </w:rPr>
          <w:fldChar w:fldCharType="separate"/>
        </w:r>
        <w:r w:rsidRPr="00FF4891">
          <w:rPr>
            <w:webHidden/>
            <w:color w:val="auto"/>
          </w:rPr>
          <w:t>16</w:t>
        </w:r>
        <w:r w:rsidRPr="00FF4891">
          <w:rPr>
            <w:webHidden/>
            <w:color w:val="auto"/>
          </w:rPr>
          <w:fldChar w:fldCharType="end"/>
        </w:r>
      </w:hyperlink>
    </w:p>
    <w:p w:rsidR="00FF4891" w:rsidRPr="00BA60F4" w:rsidRDefault="00FF4891">
      <w:pPr>
        <w:pStyle w:val="30"/>
        <w:rPr>
          <w:rFonts w:ascii="Calibri" w:eastAsia="宋体" w:hAnsi="Calibri" w:cs="Times New Roman"/>
          <w:color w:val="auto"/>
          <w:kern w:val="2"/>
          <w:sz w:val="21"/>
          <w:szCs w:val="22"/>
          <w:lang w:eastAsia="zh-CN"/>
        </w:rPr>
      </w:pPr>
      <w:hyperlink w:anchor="_Toc467654043" w:history="1">
        <w:r w:rsidRPr="00FF4891">
          <w:rPr>
            <w:rStyle w:val="ae"/>
            <w:color w:val="auto"/>
          </w:rPr>
          <w:t>4.12.3</w:t>
        </w:r>
        <w:r w:rsidRPr="00BA60F4">
          <w:rPr>
            <w:rFonts w:ascii="Calibri" w:eastAsia="宋体" w:hAnsi="Calibri" w:cs="Times New Roman"/>
            <w:color w:val="auto"/>
            <w:kern w:val="2"/>
            <w:sz w:val="21"/>
            <w:szCs w:val="22"/>
            <w:lang w:eastAsia="zh-CN"/>
          </w:rPr>
          <w:tab/>
        </w:r>
        <w:r w:rsidRPr="00FF4891">
          <w:rPr>
            <w:rStyle w:val="ae"/>
            <w:color w:val="auto"/>
          </w:rPr>
          <w:t>Read the digital port</w:t>
        </w:r>
        <w:r w:rsidRPr="00FF4891">
          <w:rPr>
            <w:webHidden/>
            <w:color w:val="auto"/>
          </w:rPr>
          <w:tab/>
        </w:r>
        <w:r w:rsidRPr="00FF4891">
          <w:rPr>
            <w:webHidden/>
            <w:color w:val="auto"/>
          </w:rPr>
          <w:fldChar w:fldCharType="begin"/>
        </w:r>
        <w:r w:rsidRPr="00FF4891">
          <w:rPr>
            <w:webHidden/>
            <w:color w:val="auto"/>
          </w:rPr>
          <w:instrText xml:space="preserve"> PAGEREF _Toc467654043 \h </w:instrText>
        </w:r>
        <w:r w:rsidRPr="00FF4891">
          <w:rPr>
            <w:webHidden/>
            <w:color w:val="auto"/>
          </w:rPr>
        </w:r>
        <w:r w:rsidRPr="00FF4891">
          <w:rPr>
            <w:webHidden/>
            <w:color w:val="auto"/>
          </w:rPr>
          <w:fldChar w:fldCharType="separate"/>
        </w:r>
        <w:r w:rsidRPr="00FF4891">
          <w:rPr>
            <w:webHidden/>
            <w:color w:val="auto"/>
          </w:rPr>
          <w:t>16</w:t>
        </w:r>
        <w:r w:rsidRPr="00FF4891">
          <w:rPr>
            <w:webHidden/>
            <w:color w:val="auto"/>
          </w:rPr>
          <w:fldChar w:fldCharType="end"/>
        </w:r>
      </w:hyperlink>
    </w:p>
    <w:p w:rsidR="00FF4891" w:rsidRPr="00BA60F4" w:rsidRDefault="00FF4891">
      <w:pPr>
        <w:pStyle w:val="30"/>
        <w:rPr>
          <w:rFonts w:ascii="Calibri" w:eastAsia="宋体" w:hAnsi="Calibri" w:cs="Times New Roman"/>
          <w:color w:val="auto"/>
          <w:kern w:val="2"/>
          <w:sz w:val="21"/>
          <w:szCs w:val="22"/>
          <w:lang w:eastAsia="zh-CN"/>
        </w:rPr>
      </w:pPr>
      <w:hyperlink w:anchor="_Toc467654044" w:history="1">
        <w:r w:rsidRPr="00FF4891">
          <w:rPr>
            <w:rStyle w:val="ae"/>
            <w:color w:val="auto"/>
            <w:lang w:eastAsia="zh-CN"/>
          </w:rPr>
          <w:t>4.12.4</w:t>
        </w:r>
        <w:r w:rsidRPr="00BA60F4">
          <w:rPr>
            <w:rFonts w:ascii="Calibri" w:eastAsia="宋体" w:hAnsi="Calibri" w:cs="Times New Roman"/>
            <w:color w:val="auto"/>
            <w:kern w:val="2"/>
            <w:sz w:val="21"/>
            <w:szCs w:val="22"/>
            <w:lang w:eastAsia="zh-CN"/>
          </w:rPr>
          <w:tab/>
        </w:r>
        <w:r w:rsidRPr="00FF4891">
          <w:rPr>
            <w:rStyle w:val="ae"/>
            <w:color w:val="auto"/>
            <w:lang w:eastAsia="zh-CN"/>
          </w:rPr>
          <w:t>Digital Output</w:t>
        </w:r>
        <w:r w:rsidRPr="00FF4891">
          <w:rPr>
            <w:webHidden/>
            <w:color w:val="auto"/>
          </w:rPr>
          <w:tab/>
        </w:r>
        <w:r w:rsidRPr="00FF4891">
          <w:rPr>
            <w:webHidden/>
            <w:color w:val="auto"/>
          </w:rPr>
          <w:fldChar w:fldCharType="begin"/>
        </w:r>
        <w:r w:rsidRPr="00FF4891">
          <w:rPr>
            <w:webHidden/>
            <w:color w:val="auto"/>
          </w:rPr>
          <w:instrText xml:space="preserve"> PAGEREF _Toc467654044 \h </w:instrText>
        </w:r>
        <w:r w:rsidRPr="00FF4891">
          <w:rPr>
            <w:webHidden/>
            <w:color w:val="auto"/>
          </w:rPr>
        </w:r>
        <w:r w:rsidRPr="00FF4891">
          <w:rPr>
            <w:webHidden/>
            <w:color w:val="auto"/>
          </w:rPr>
          <w:fldChar w:fldCharType="separate"/>
        </w:r>
        <w:r w:rsidRPr="00FF4891">
          <w:rPr>
            <w:webHidden/>
            <w:color w:val="auto"/>
          </w:rPr>
          <w:t>18</w:t>
        </w:r>
        <w:r w:rsidRPr="00FF4891">
          <w:rPr>
            <w:webHidden/>
            <w:color w:val="auto"/>
          </w:rPr>
          <w:fldChar w:fldCharType="end"/>
        </w:r>
      </w:hyperlink>
    </w:p>
    <w:p w:rsidR="00FF4891" w:rsidRPr="00BA60F4" w:rsidRDefault="00FF4891">
      <w:pPr>
        <w:pStyle w:val="20"/>
        <w:rPr>
          <w:rFonts w:ascii="Calibri" w:hAnsi="Calibri" w:cs="Times New Roman"/>
          <w:kern w:val="2"/>
          <w:sz w:val="21"/>
          <w:szCs w:val="22"/>
          <w:lang w:val="en-US" w:eastAsia="zh-CN"/>
        </w:rPr>
      </w:pPr>
      <w:hyperlink w:anchor="_Toc467654045" w:history="1">
        <w:r w:rsidRPr="00FF4891">
          <w:rPr>
            <w:rStyle w:val="ae"/>
            <w:rFonts w:eastAsia="Arial Unicode MS"/>
            <w:color w:val="auto"/>
            <w:lang w:eastAsia="zh-CN"/>
          </w:rPr>
          <w:t>4.13</w:t>
        </w:r>
        <w:r w:rsidRPr="00BA60F4">
          <w:rPr>
            <w:rFonts w:ascii="Calibri" w:hAnsi="Calibri" w:cs="Times New Roman"/>
            <w:kern w:val="2"/>
            <w:sz w:val="21"/>
            <w:szCs w:val="22"/>
            <w:lang w:val="en-US" w:eastAsia="zh-CN"/>
          </w:rPr>
          <w:tab/>
        </w:r>
        <w:r w:rsidRPr="00FF4891">
          <w:rPr>
            <w:rStyle w:val="ae"/>
            <w:rFonts w:eastAsia="Arial Unicode MS"/>
            <w:color w:val="auto"/>
          </w:rPr>
          <w:t>Key</w:t>
        </w:r>
        <w:r w:rsidRPr="00FF4891">
          <w:rPr>
            <w:webHidden/>
          </w:rPr>
          <w:tab/>
        </w:r>
        <w:r w:rsidRPr="00FF4891">
          <w:rPr>
            <w:webHidden/>
          </w:rPr>
          <w:fldChar w:fldCharType="begin"/>
        </w:r>
        <w:r w:rsidRPr="00FF4891">
          <w:rPr>
            <w:webHidden/>
          </w:rPr>
          <w:instrText xml:space="preserve"> PAGEREF _Toc467654045 \h </w:instrText>
        </w:r>
        <w:r w:rsidRPr="00FF4891">
          <w:rPr>
            <w:webHidden/>
          </w:rPr>
        </w:r>
        <w:r w:rsidRPr="00FF4891">
          <w:rPr>
            <w:webHidden/>
          </w:rPr>
          <w:fldChar w:fldCharType="separate"/>
        </w:r>
        <w:r w:rsidRPr="00FF4891">
          <w:rPr>
            <w:webHidden/>
          </w:rPr>
          <w:t>18</w:t>
        </w:r>
        <w:r w:rsidRPr="00FF4891">
          <w:rPr>
            <w:webHidden/>
          </w:rPr>
          <w:fldChar w:fldCharType="end"/>
        </w:r>
      </w:hyperlink>
    </w:p>
    <w:p w:rsidR="00FF4891" w:rsidRPr="00BA60F4" w:rsidRDefault="00FF4891">
      <w:pPr>
        <w:pStyle w:val="30"/>
        <w:rPr>
          <w:rFonts w:ascii="Calibri" w:eastAsia="宋体" w:hAnsi="Calibri" w:cs="Times New Roman"/>
          <w:color w:val="auto"/>
          <w:kern w:val="2"/>
          <w:sz w:val="21"/>
          <w:szCs w:val="22"/>
          <w:lang w:eastAsia="zh-CN"/>
        </w:rPr>
      </w:pPr>
      <w:hyperlink w:anchor="_Toc467654046" w:history="1">
        <w:r w:rsidRPr="00FF4891">
          <w:rPr>
            <w:rStyle w:val="ae"/>
            <w:color w:val="auto"/>
          </w:rPr>
          <w:t>4.13.1</w:t>
        </w:r>
        <w:r w:rsidRPr="00BA60F4">
          <w:rPr>
            <w:rFonts w:ascii="Calibri" w:eastAsia="宋体" w:hAnsi="Calibri" w:cs="Times New Roman"/>
            <w:color w:val="auto"/>
            <w:kern w:val="2"/>
            <w:sz w:val="21"/>
            <w:szCs w:val="22"/>
            <w:lang w:eastAsia="zh-CN"/>
          </w:rPr>
          <w:tab/>
        </w:r>
        <w:r w:rsidRPr="00FF4891">
          <w:rPr>
            <w:rStyle w:val="ae"/>
            <w:color w:val="auto"/>
          </w:rPr>
          <w:t xml:space="preserve">Read the </w:t>
        </w:r>
        <w:r w:rsidRPr="00FF4891">
          <w:rPr>
            <w:rStyle w:val="ae"/>
            <w:color w:val="auto"/>
            <w:lang w:eastAsia="zh-CN"/>
          </w:rPr>
          <w:t>K</w:t>
        </w:r>
        <w:r w:rsidRPr="00FF4891">
          <w:rPr>
            <w:rStyle w:val="ae"/>
            <w:color w:val="auto"/>
          </w:rPr>
          <w:t>ey</w:t>
        </w:r>
        <w:r w:rsidRPr="00FF4891">
          <w:rPr>
            <w:rStyle w:val="ae"/>
            <w:color w:val="auto"/>
            <w:lang w:eastAsia="zh-CN"/>
          </w:rPr>
          <w:t xml:space="preserve"> </w:t>
        </w:r>
        <w:r w:rsidRPr="00FF4891">
          <w:rPr>
            <w:rStyle w:val="ae"/>
            <w:color w:val="auto"/>
          </w:rPr>
          <w:t xml:space="preserve">when </w:t>
        </w:r>
        <w:r w:rsidRPr="00FF4891">
          <w:rPr>
            <w:rStyle w:val="ae"/>
            <w:color w:val="auto"/>
            <w:lang w:eastAsia="zh-CN"/>
          </w:rPr>
          <w:t>KEY</w:t>
        </w:r>
        <w:r w:rsidRPr="00FF4891">
          <w:rPr>
            <w:rStyle w:val="ae"/>
            <w:color w:val="auto"/>
          </w:rPr>
          <w:t xml:space="preserve"> </w:t>
        </w:r>
        <w:r w:rsidRPr="00FF4891">
          <w:rPr>
            <w:rStyle w:val="ae"/>
            <w:color w:val="auto"/>
            <w:lang w:eastAsia="zh-CN"/>
          </w:rPr>
          <w:t>Pressed</w:t>
        </w:r>
        <w:r w:rsidRPr="00FF4891">
          <w:rPr>
            <w:webHidden/>
            <w:color w:val="auto"/>
          </w:rPr>
          <w:tab/>
        </w:r>
        <w:r w:rsidRPr="00FF4891">
          <w:rPr>
            <w:webHidden/>
            <w:color w:val="auto"/>
          </w:rPr>
          <w:fldChar w:fldCharType="begin"/>
        </w:r>
        <w:r w:rsidRPr="00FF4891">
          <w:rPr>
            <w:webHidden/>
            <w:color w:val="auto"/>
          </w:rPr>
          <w:instrText xml:space="preserve"> PAGEREF _Toc467654046 \h </w:instrText>
        </w:r>
        <w:r w:rsidRPr="00FF4891">
          <w:rPr>
            <w:webHidden/>
            <w:color w:val="auto"/>
          </w:rPr>
        </w:r>
        <w:r w:rsidRPr="00FF4891">
          <w:rPr>
            <w:webHidden/>
            <w:color w:val="auto"/>
          </w:rPr>
          <w:fldChar w:fldCharType="separate"/>
        </w:r>
        <w:r w:rsidRPr="00FF4891">
          <w:rPr>
            <w:webHidden/>
            <w:color w:val="auto"/>
          </w:rPr>
          <w:t>18</w:t>
        </w:r>
        <w:r w:rsidRPr="00FF4891">
          <w:rPr>
            <w:webHidden/>
            <w:color w:val="auto"/>
          </w:rPr>
          <w:fldChar w:fldCharType="end"/>
        </w:r>
      </w:hyperlink>
    </w:p>
    <w:p w:rsidR="00FF4891" w:rsidRPr="00BA60F4" w:rsidRDefault="00FF4891">
      <w:pPr>
        <w:pStyle w:val="20"/>
        <w:rPr>
          <w:rFonts w:ascii="Calibri" w:hAnsi="Calibri" w:cs="Times New Roman"/>
          <w:kern w:val="2"/>
          <w:sz w:val="21"/>
          <w:szCs w:val="22"/>
          <w:lang w:val="en-US" w:eastAsia="zh-CN"/>
        </w:rPr>
      </w:pPr>
      <w:hyperlink w:anchor="_Toc467654047" w:history="1">
        <w:r w:rsidRPr="00FF4891">
          <w:rPr>
            <w:rStyle w:val="ae"/>
            <w:rFonts w:eastAsia="Arial Unicode MS"/>
            <w:color w:val="auto"/>
            <w:lang w:eastAsia="zh-CN"/>
          </w:rPr>
          <w:t>4.14</w:t>
        </w:r>
        <w:r w:rsidRPr="00BA60F4">
          <w:rPr>
            <w:rFonts w:ascii="Calibri" w:hAnsi="Calibri" w:cs="Times New Roman"/>
            <w:kern w:val="2"/>
            <w:sz w:val="21"/>
            <w:szCs w:val="22"/>
            <w:lang w:val="en-US" w:eastAsia="zh-CN"/>
          </w:rPr>
          <w:tab/>
        </w:r>
        <w:r w:rsidRPr="00FF4891">
          <w:rPr>
            <w:rStyle w:val="ae"/>
            <w:rFonts w:eastAsia="Arial Unicode MS"/>
            <w:b/>
            <w:color w:val="auto"/>
            <w:lang w:eastAsia="zh-CN"/>
          </w:rPr>
          <w:t>Bus LED Test</w:t>
        </w:r>
        <w:r w:rsidRPr="00FF4891">
          <w:rPr>
            <w:webHidden/>
          </w:rPr>
          <w:tab/>
        </w:r>
        <w:r w:rsidRPr="00FF4891">
          <w:rPr>
            <w:webHidden/>
          </w:rPr>
          <w:fldChar w:fldCharType="begin"/>
        </w:r>
        <w:r w:rsidRPr="00FF4891">
          <w:rPr>
            <w:webHidden/>
          </w:rPr>
          <w:instrText xml:space="preserve"> PAGEREF _Toc467654047 \h </w:instrText>
        </w:r>
        <w:r w:rsidRPr="00FF4891">
          <w:rPr>
            <w:webHidden/>
          </w:rPr>
        </w:r>
        <w:r w:rsidRPr="00FF4891">
          <w:rPr>
            <w:webHidden/>
          </w:rPr>
          <w:fldChar w:fldCharType="separate"/>
        </w:r>
        <w:r w:rsidRPr="00FF4891">
          <w:rPr>
            <w:webHidden/>
          </w:rPr>
          <w:t>18</w:t>
        </w:r>
        <w:r w:rsidRPr="00FF4891">
          <w:rPr>
            <w:webHidden/>
          </w:rPr>
          <w:fldChar w:fldCharType="end"/>
        </w:r>
      </w:hyperlink>
    </w:p>
    <w:p w:rsidR="00FF4891" w:rsidRPr="00BA60F4" w:rsidRDefault="00FF4891">
      <w:pPr>
        <w:pStyle w:val="30"/>
        <w:rPr>
          <w:rFonts w:ascii="Calibri" w:eastAsia="宋体" w:hAnsi="Calibri" w:cs="Times New Roman"/>
          <w:color w:val="auto"/>
          <w:kern w:val="2"/>
          <w:sz w:val="21"/>
          <w:szCs w:val="22"/>
          <w:lang w:eastAsia="zh-CN"/>
        </w:rPr>
      </w:pPr>
      <w:hyperlink w:anchor="_Toc467654048" w:history="1">
        <w:r w:rsidRPr="00FF4891">
          <w:rPr>
            <w:rStyle w:val="ae"/>
            <w:color w:val="auto"/>
            <w:lang w:eastAsia="zh-CN"/>
          </w:rPr>
          <w:t>4.14.1</w:t>
        </w:r>
        <w:r w:rsidRPr="00BA60F4">
          <w:rPr>
            <w:rFonts w:ascii="Calibri" w:eastAsia="宋体" w:hAnsi="Calibri" w:cs="Times New Roman"/>
            <w:color w:val="auto"/>
            <w:kern w:val="2"/>
            <w:sz w:val="21"/>
            <w:szCs w:val="22"/>
            <w:lang w:eastAsia="zh-CN"/>
          </w:rPr>
          <w:tab/>
        </w:r>
        <w:r w:rsidRPr="00FF4891">
          <w:rPr>
            <w:rStyle w:val="ae"/>
            <w:color w:val="auto"/>
            <w:lang w:eastAsia="zh-CN"/>
          </w:rPr>
          <w:t>Backlight LED Test</w:t>
        </w:r>
        <w:r w:rsidRPr="00FF4891">
          <w:rPr>
            <w:webHidden/>
            <w:color w:val="auto"/>
          </w:rPr>
          <w:tab/>
        </w:r>
        <w:r w:rsidRPr="00FF4891">
          <w:rPr>
            <w:webHidden/>
            <w:color w:val="auto"/>
          </w:rPr>
          <w:fldChar w:fldCharType="begin"/>
        </w:r>
        <w:r w:rsidRPr="00FF4891">
          <w:rPr>
            <w:webHidden/>
            <w:color w:val="auto"/>
          </w:rPr>
          <w:instrText xml:space="preserve"> PAGEREF _Toc467654048 \h </w:instrText>
        </w:r>
        <w:r w:rsidRPr="00FF4891">
          <w:rPr>
            <w:webHidden/>
            <w:color w:val="auto"/>
          </w:rPr>
        </w:r>
        <w:r w:rsidRPr="00FF4891">
          <w:rPr>
            <w:webHidden/>
            <w:color w:val="auto"/>
          </w:rPr>
          <w:fldChar w:fldCharType="separate"/>
        </w:r>
        <w:r w:rsidRPr="00FF4891">
          <w:rPr>
            <w:webHidden/>
            <w:color w:val="auto"/>
          </w:rPr>
          <w:t>20</w:t>
        </w:r>
        <w:r w:rsidRPr="00FF4891">
          <w:rPr>
            <w:webHidden/>
            <w:color w:val="auto"/>
          </w:rPr>
          <w:fldChar w:fldCharType="end"/>
        </w:r>
      </w:hyperlink>
    </w:p>
    <w:p w:rsidR="00FF4891" w:rsidRPr="00BA60F4" w:rsidRDefault="00FF4891">
      <w:pPr>
        <w:pStyle w:val="20"/>
        <w:rPr>
          <w:rFonts w:ascii="Calibri" w:hAnsi="Calibri" w:cs="Times New Roman"/>
          <w:kern w:val="2"/>
          <w:sz w:val="21"/>
          <w:szCs w:val="22"/>
          <w:lang w:val="en-US" w:eastAsia="zh-CN"/>
        </w:rPr>
      </w:pPr>
      <w:hyperlink w:anchor="_Toc467654049" w:history="1">
        <w:r w:rsidRPr="00FF4891">
          <w:rPr>
            <w:rStyle w:val="ae"/>
            <w:color w:val="auto"/>
            <w:lang w:eastAsia="zh-CN"/>
          </w:rPr>
          <w:t>4.15</w:t>
        </w:r>
        <w:r w:rsidRPr="00BA60F4">
          <w:rPr>
            <w:rFonts w:ascii="Calibri" w:hAnsi="Calibri" w:cs="Times New Roman"/>
            <w:kern w:val="2"/>
            <w:sz w:val="21"/>
            <w:szCs w:val="22"/>
            <w:lang w:val="en-US" w:eastAsia="zh-CN"/>
          </w:rPr>
          <w:tab/>
        </w:r>
        <w:r w:rsidRPr="00FF4891">
          <w:rPr>
            <w:rStyle w:val="ae"/>
            <w:b/>
            <w:color w:val="auto"/>
            <w:lang w:eastAsia="zh-CN"/>
          </w:rPr>
          <w:t>Peripheral Test</w:t>
        </w:r>
        <w:r w:rsidRPr="00FF4891">
          <w:rPr>
            <w:webHidden/>
          </w:rPr>
          <w:tab/>
        </w:r>
        <w:r w:rsidRPr="00FF4891">
          <w:rPr>
            <w:webHidden/>
          </w:rPr>
          <w:fldChar w:fldCharType="begin"/>
        </w:r>
        <w:r w:rsidRPr="00FF4891">
          <w:rPr>
            <w:webHidden/>
          </w:rPr>
          <w:instrText xml:space="preserve"> PAGEREF _Toc467654049 \h </w:instrText>
        </w:r>
        <w:r w:rsidRPr="00FF4891">
          <w:rPr>
            <w:webHidden/>
          </w:rPr>
        </w:r>
        <w:r w:rsidRPr="00FF4891">
          <w:rPr>
            <w:webHidden/>
          </w:rPr>
          <w:fldChar w:fldCharType="separate"/>
        </w:r>
        <w:r w:rsidRPr="00FF4891">
          <w:rPr>
            <w:webHidden/>
          </w:rPr>
          <w:t>21</w:t>
        </w:r>
        <w:r w:rsidRPr="00FF4891">
          <w:rPr>
            <w:webHidden/>
          </w:rPr>
          <w:fldChar w:fldCharType="end"/>
        </w:r>
      </w:hyperlink>
    </w:p>
    <w:p w:rsidR="00FF4891" w:rsidRPr="00BA60F4" w:rsidRDefault="00FF4891">
      <w:pPr>
        <w:pStyle w:val="30"/>
        <w:rPr>
          <w:rFonts w:ascii="Calibri" w:eastAsia="宋体" w:hAnsi="Calibri" w:cs="Times New Roman"/>
          <w:color w:val="auto"/>
          <w:kern w:val="2"/>
          <w:sz w:val="21"/>
          <w:szCs w:val="22"/>
          <w:lang w:eastAsia="zh-CN"/>
        </w:rPr>
      </w:pPr>
      <w:hyperlink w:anchor="_Toc467654050" w:history="1">
        <w:r w:rsidRPr="00FF4891">
          <w:rPr>
            <w:rStyle w:val="ae"/>
            <w:color w:val="auto"/>
            <w:lang w:eastAsia="zh-CN"/>
          </w:rPr>
          <w:t>4.15.1</w:t>
        </w:r>
        <w:r w:rsidRPr="00BA60F4">
          <w:rPr>
            <w:rFonts w:ascii="Calibri" w:eastAsia="宋体" w:hAnsi="Calibri" w:cs="Times New Roman"/>
            <w:color w:val="auto"/>
            <w:kern w:val="2"/>
            <w:sz w:val="21"/>
            <w:szCs w:val="22"/>
            <w:lang w:eastAsia="zh-CN"/>
          </w:rPr>
          <w:tab/>
        </w:r>
        <w:r w:rsidRPr="00FF4891">
          <w:rPr>
            <w:rStyle w:val="ae"/>
            <w:b/>
            <w:color w:val="auto"/>
            <w:lang w:eastAsia="zh-CN"/>
          </w:rPr>
          <w:t>Movement Outputs Test</w:t>
        </w:r>
        <w:r w:rsidRPr="00FF4891">
          <w:rPr>
            <w:webHidden/>
            <w:color w:val="auto"/>
          </w:rPr>
          <w:tab/>
        </w:r>
        <w:r w:rsidRPr="00FF4891">
          <w:rPr>
            <w:webHidden/>
            <w:color w:val="auto"/>
          </w:rPr>
          <w:fldChar w:fldCharType="begin"/>
        </w:r>
        <w:r w:rsidRPr="00FF4891">
          <w:rPr>
            <w:webHidden/>
            <w:color w:val="auto"/>
          </w:rPr>
          <w:instrText xml:space="preserve"> PAGEREF _Toc467654050 \h </w:instrText>
        </w:r>
        <w:r w:rsidRPr="00FF4891">
          <w:rPr>
            <w:webHidden/>
            <w:color w:val="auto"/>
          </w:rPr>
        </w:r>
        <w:r w:rsidRPr="00FF4891">
          <w:rPr>
            <w:webHidden/>
            <w:color w:val="auto"/>
          </w:rPr>
          <w:fldChar w:fldCharType="separate"/>
        </w:r>
        <w:r w:rsidRPr="00FF4891">
          <w:rPr>
            <w:webHidden/>
            <w:color w:val="auto"/>
          </w:rPr>
          <w:t>21</w:t>
        </w:r>
        <w:r w:rsidRPr="00FF4891">
          <w:rPr>
            <w:webHidden/>
            <w:color w:val="auto"/>
          </w:rPr>
          <w:fldChar w:fldCharType="end"/>
        </w:r>
      </w:hyperlink>
    </w:p>
    <w:p w:rsidR="00FF4891" w:rsidRPr="00BA60F4" w:rsidRDefault="00FF4891">
      <w:pPr>
        <w:pStyle w:val="30"/>
        <w:rPr>
          <w:rFonts w:ascii="Calibri" w:eastAsia="宋体" w:hAnsi="Calibri" w:cs="Times New Roman"/>
          <w:color w:val="auto"/>
          <w:kern w:val="2"/>
          <w:sz w:val="21"/>
          <w:szCs w:val="22"/>
          <w:lang w:eastAsia="zh-CN"/>
        </w:rPr>
      </w:pPr>
      <w:hyperlink w:anchor="_Toc467654051" w:history="1">
        <w:r w:rsidRPr="00FF4891">
          <w:rPr>
            <w:rStyle w:val="ae"/>
            <w:color w:val="auto"/>
            <w:lang w:eastAsia="zh-CN"/>
          </w:rPr>
          <w:t>4.15.2</w:t>
        </w:r>
        <w:r w:rsidRPr="00BA60F4">
          <w:rPr>
            <w:rFonts w:ascii="Calibri" w:eastAsia="宋体" w:hAnsi="Calibri" w:cs="Times New Roman"/>
            <w:color w:val="auto"/>
            <w:kern w:val="2"/>
            <w:sz w:val="21"/>
            <w:szCs w:val="22"/>
            <w:lang w:eastAsia="zh-CN"/>
          </w:rPr>
          <w:tab/>
        </w:r>
        <w:r w:rsidRPr="00FF4891">
          <w:rPr>
            <w:rStyle w:val="ae"/>
            <w:b/>
            <w:color w:val="auto"/>
            <w:lang w:eastAsia="zh-CN"/>
          </w:rPr>
          <w:t>Buzzer Operation</w:t>
        </w:r>
        <w:r w:rsidRPr="00FF4891">
          <w:rPr>
            <w:webHidden/>
            <w:color w:val="auto"/>
          </w:rPr>
          <w:tab/>
        </w:r>
        <w:r w:rsidRPr="00FF4891">
          <w:rPr>
            <w:webHidden/>
            <w:color w:val="auto"/>
          </w:rPr>
          <w:fldChar w:fldCharType="begin"/>
        </w:r>
        <w:r w:rsidRPr="00FF4891">
          <w:rPr>
            <w:webHidden/>
            <w:color w:val="auto"/>
          </w:rPr>
          <w:instrText xml:space="preserve"> PAGEREF _Toc467654051 \h </w:instrText>
        </w:r>
        <w:r w:rsidRPr="00FF4891">
          <w:rPr>
            <w:webHidden/>
            <w:color w:val="auto"/>
          </w:rPr>
        </w:r>
        <w:r w:rsidRPr="00FF4891">
          <w:rPr>
            <w:webHidden/>
            <w:color w:val="auto"/>
          </w:rPr>
          <w:fldChar w:fldCharType="separate"/>
        </w:r>
        <w:r w:rsidRPr="00FF4891">
          <w:rPr>
            <w:webHidden/>
            <w:color w:val="auto"/>
          </w:rPr>
          <w:t>25</w:t>
        </w:r>
        <w:r w:rsidRPr="00FF4891">
          <w:rPr>
            <w:webHidden/>
            <w:color w:val="auto"/>
          </w:rPr>
          <w:fldChar w:fldCharType="end"/>
        </w:r>
      </w:hyperlink>
    </w:p>
    <w:p w:rsidR="00FF4891" w:rsidRPr="00BA60F4" w:rsidRDefault="00FF4891">
      <w:pPr>
        <w:pStyle w:val="20"/>
        <w:rPr>
          <w:rFonts w:ascii="Calibri" w:hAnsi="Calibri" w:cs="Times New Roman"/>
          <w:kern w:val="2"/>
          <w:sz w:val="21"/>
          <w:szCs w:val="22"/>
          <w:lang w:val="en-US" w:eastAsia="zh-CN"/>
        </w:rPr>
      </w:pPr>
      <w:hyperlink w:anchor="_Toc467654052" w:history="1">
        <w:r w:rsidRPr="00FF4891">
          <w:rPr>
            <w:rStyle w:val="ae"/>
            <w:color w:val="auto"/>
            <w:lang w:eastAsia="zh-CN"/>
          </w:rPr>
          <w:t>4.16</w:t>
        </w:r>
        <w:r w:rsidRPr="00BA60F4">
          <w:rPr>
            <w:rFonts w:ascii="Calibri" w:hAnsi="Calibri" w:cs="Times New Roman"/>
            <w:kern w:val="2"/>
            <w:sz w:val="21"/>
            <w:szCs w:val="22"/>
            <w:lang w:val="en-US" w:eastAsia="zh-CN"/>
          </w:rPr>
          <w:tab/>
        </w:r>
        <w:r w:rsidRPr="00FF4891">
          <w:rPr>
            <w:rStyle w:val="ae"/>
            <w:color w:val="auto"/>
          </w:rPr>
          <w:t>ADC Calibration</w:t>
        </w:r>
        <w:r w:rsidRPr="00FF4891">
          <w:rPr>
            <w:webHidden/>
          </w:rPr>
          <w:tab/>
        </w:r>
        <w:r w:rsidRPr="00FF4891">
          <w:rPr>
            <w:webHidden/>
          </w:rPr>
          <w:fldChar w:fldCharType="begin"/>
        </w:r>
        <w:r w:rsidRPr="00FF4891">
          <w:rPr>
            <w:webHidden/>
          </w:rPr>
          <w:instrText xml:space="preserve"> PAGEREF _Toc467654052 \h </w:instrText>
        </w:r>
        <w:r w:rsidRPr="00FF4891">
          <w:rPr>
            <w:webHidden/>
          </w:rPr>
        </w:r>
        <w:r w:rsidRPr="00FF4891">
          <w:rPr>
            <w:webHidden/>
          </w:rPr>
          <w:fldChar w:fldCharType="separate"/>
        </w:r>
        <w:r w:rsidRPr="00FF4891">
          <w:rPr>
            <w:webHidden/>
          </w:rPr>
          <w:t>25</w:t>
        </w:r>
        <w:r w:rsidRPr="00FF4891">
          <w:rPr>
            <w:webHidden/>
          </w:rPr>
          <w:fldChar w:fldCharType="end"/>
        </w:r>
      </w:hyperlink>
    </w:p>
    <w:p w:rsidR="00FF4891" w:rsidRPr="00BA60F4" w:rsidRDefault="00FF4891">
      <w:pPr>
        <w:pStyle w:val="20"/>
        <w:rPr>
          <w:rFonts w:ascii="Calibri" w:hAnsi="Calibri" w:cs="Times New Roman"/>
          <w:kern w:val="2"/>
          <w:sz w:val="21"/>
          <w:szCs w:val="22"/>
          <w:lang w:val="en-US" w:eastAsia="zh-CN"/>
        </w:rPr>
      </w:pPr>
      <w:hyperlink w:anchor="_Toc467654053" w:history="1">
        <w:r w:rsidRPr="00FF4891">
          <w:rPr>
            <w:rStyle w:val="ae"/>
            <w:color w:val="auto"/>
            <w:lang w:eastAsia="zh-CN"/>
          </w:rPr>
          <w:t>4.17</w:t>
        </w:r>
        <w:r w:rsidRPr="00BA60F4">
          <w:rPr>
            <w:rFonts w:ascii="Calibri" w:hAnsi="Calibri" w:cs="Times New Roman"/>
            <w:kern w:val="2"/>
            <w:sz w:val="21"/>
            <w:szCs w:val="22"/>
            <w:lang w:val="en-US" w:eastAsia="zh-CN"/>
          </w:rPr>
          <w:tab/>
        </w:r>
        <w:r w:rsidRPr="00FF4891">
          <w:rPr>
            <w:rStyle w:val="ae"/>
            <w:b/>
            <w:color w:val="auto"/>
            <w:lang w:eastAsia="zh-CN"/>
          </w:rPr>
          <w:t>Pointer Calibration</w:t>
        </w:r>
        <w:r w:rsidRPr="00FF4891">
          <w:rPr>
            <w:webHidden/>
          </w:rPr>
          <w:tab/>
        </w:r>
        <w:r w:rsidRPr="00FF4891">
          <w:rPr>
            <w:webHidden/>
          </w:rPr>
          <w:fldChar w:fldCharType="begin"/>
        </w:r>
        <w:r w:rsidRPr="00FF4891">
          <w:rPr>
            <w:webHidden/>
          </w:rPr>
          <w:instrText xml:space="preserve"> PAGEREF _Toc467654053 \h </w:instrText>
        </w:r>
        <w:r w:rsidRPr="00FF4891">
          <w:rPr>
            <w:webHidden/>
          </w:rPr>
        </w:r>
        <w:r w:rsidRPr="00FF4891">
          <w:rPr>
            <w:webHidden/>
          </w:rPr>
          <w:fldChar w:fldCharType="separate"/>
        </w:r>
        <w:r w:rsidRPr="00FF4891">
          <w:rPr>
            <w:webHidden/>
          </w:rPr>
          <w:t>25</w:t>
        </w:r>
        <w:r w:rsidRPr="00FF4891">
          <w:rPr>
            <w:webHidden/>
          </w:rPr>
          <w:fldChar w:fldCharType="end"/>
        </w:r>
      </w:hyperlink>
    </w:p>
    <w:p w:rsidR="00FF4891" w:rsidRPr="00BA60F4" w:rsidRDefault="00FF4891">
      <w:pPr>
        <w:pStyle w:val="30"/>
        <w:rPr>
          <w:rFonts w:ascii="Calibri" w:eastAsia="宋体" w:hAnsi="Calibri" w:cs="Times New Roman"/>
          <w:color w:val="auto"/>
          <w:kern w:val="2"/>
          <w:sz w:val="21"/>
          <w:szCs w:val="22"/>
          <w:lang w:eastAsia="zh-CN"/>
        </w:rPr>
      </w:pPr>
      <w:hyperlink w:anchor="_Toc467654054" w:history="1">
        <w:r w:rsidRPr="00FF4891">
          <w:rPr>
            <w:rStyle w:val="ae"/>
            <w:color w:val="auto"/>
            <w:lang w:eastAsia="zh-CN"/>
          </w:rPr>
          <w:t>4.17.1</w:t>
        </w:r>
        <w:r w:rsidRPr="00BA60F4">
          <w:rPr>
            <w:rFonts w:ascii="Calibri" w:eastAsia="宋体" w:hAnsi="Calibri" w:cs="Times New Roman"/>
            <w:color w:val="auto"/>
            <w:kern w:val="2"/>
            <w:sz w:val="21"/>
            <w:szCs w:val="22"/>
            <w:lang w:eastAsia="zh-CN"/>
          </w:rPr>
          <w:tab/>
        </w:r>
        <w:r w:rsidRPr="00FF4891">
          <w:rPr>
            <w:rStyle w:val="ae"/>
            <w:b/>
            <w:color w:val="auto"/>
            <w:lang w:eastAsia="zh-CN"/>
          </w:rPr>
          <w:t>Pressure Pointer</w:t>
        </w:r>
        <w:r w:rsidRPr="00FF4891">
          <w:rPr>
            <w:webHidden/>
            <w:color w:val="auto"/>
          </w:rPr>
          <w:tab/>
        </w:r>
        <w:r w:rsidRPr="00FF4891">
          <w:rPr>
            <w:webHidden/>
            <w:color w:val="auto"/>
          </w:rPr>
          <w:fldChar w:fldCharType="begin"/>
        </w:r>
        <w:r w:rsidRPr="00FF4891">
          <w:rPr>
            <w:webHidden/>
            <w:color w:val="auto"/>
          </w:rPr>
          <w:instrText xml:space="preserve"> PAGEREF _Toc467654054 \h </w:instrText>
        </w:r>
        <w:r w:rsidRPr="00FF4891">
          <w:rPr>
            <w:webHidden/>
            <w:color w:val="auto"/>
          </w:rPr>
        </w:r>
        <w:r w:rsidRPr="00FF4891">
          <w:rPr>
            <w:webHidden/>
            <w:color w:val="auto"/>
          </w:rPr>
          <w:fldChar w:fldCharType="separate"/>
        </w:r>
        <w:r w:rsidRPr="00FF4891">
          <w:rPr>
            <w:webHidden/>
            <w:color w:val="auto"/>
          </w:rPr>
          <w:t>25</w:t>
        </w:r>
        <w:r w:rsidRPr="00FF4891">
          <w:rPr>
            <w:webHidden/>
            <w:color w:val="auto"/>
          </w:rPr>
          <w:fldChar w:fldCharType="end"/>
        </w:r>
      </w:hyperlink>
    </w:p>
    <w:p w:rsidR="00FF4891" w:rsidRPr="00BA60F4" w:rsidRDefault="00FF4891">
      <w:pPr>
        <w:pStyle w:val="30"/>
        <w:rPr>
          <w:rFonts w:ascii="Calibri" w:eastAsia="宋体" w:hAnsi="Calibri" w:cs="Times New Roman"/>
          <w:color w:val="auto"/>
          <w:kern w:val="2"/>
          <w:sz w:val="21"/>
          <w:szCs w:val="22"/>
          <w:lang w:eastAsia="zh-CN"/>
        </w:rPr>
      </w:pPr>
      <w:hyperlink w:anchor="_Toc467654055" w:history="1">
        <w:r w:rsidRPr="00FF4891">
          <w:rPr>
            <w:rStyle w:val="ae"/>
            <w:color w:val="auto"/>
            <w:lang w:eastAsia="zh-CN"/>
          </w:rPr>
          <w:t>4.17.2</w:t>
        </w:r>
        <w:r w:rsidRPr="00BA60F4">
          <w:rPr>
            <w:rFonts w:ascii="Calibri" w:eastAsia="宋体" w:hAnsi="Calibri" w:cs="Times New Roman"/>
            <w:color w:val="auto"/>
            <w:kern w:val="2"/>
            <w:sz w:val="21"/>
            <w:szCs w:val="22"/>
            <w:lang w:eastAsia="zh-CN"/>
          </w:rPr>
          <w:tab/>
        </w:r>
        <w:r w:rsidRPr="00FF4891">
          <w:rPr>
            <w:rStyle w:val="ae"/>
            <w:b/>
            <w:color w:val="auto"/>
            <w:lang w:eastAsia="zh-CN"/>
          </w:rPr>
          <w:t>Pre-Actions</w:t>
        </w:r>
        <w:r w:rsidRPr="00FF4891">
          <w:rPr>
            <w:webHidden/>
            <w:color w:val="auto"/>
          </w:rPr>
          <w:tab/>
        </w:r>
        <w:r w:rsidRPr="00FF4891">
          <w:rPr>
            <w:webHidden/>
            <w:color w:val="auto"/>
          </w:rPr>
          <w:fldChar w:fldCharType="begin"/>
        </w:r>
        <w:r w:rsidRPr="00FF4891">
          <w:rPr>
            <w:webHidden/>
            <w:color w:val="auto"/>
          </w:rPr>
          <w:instrText xml:space="preserve"> PAGEREF _Toc467654055 \h </w:instrText>
        </w:r>
        <w:r w:rsidRPr="00FF4891">
          <w:rPr>
            <w:webHidden/>
            <w:color w:val="auto"/>
          </w:rPr>
        </w:r>
        <w:r w:rsidRPr="00FF4891">
          <w:rPr>
            <w:webHidden/>
            <w:color w:val="auto"/>
          </w:rPr>
          <w:fldChar w:fldCharType="separate"/>
        </w:r>
        <w:r w:rsidRPr="00FF4891">
          <w:rPr>
            <w:webHidden/>
            <w:color w:val="auto"/>
          </w:rPr>
          <w:t>25</w:t>
        </w:r>
        <w:r w:rsidRPr="00FF4891">
          <w:rPr>
            <w:webHidden/>
            <w:color w:val="auto"/>
          </w:rPr>
          <w:fldChar w:fldCharType="end"/>
        </w:r>
      </w:hyperlink>
    </w:p>
    <w:p w:rsidR="00FF4891" w:rsidRPr="00BA60F4" w:rsidRDefault="00FF4891">
      <w:pPr>
        <w:pStyle w:val="30"/>
        <w:rPr>
          <w:rFonts w:ascii="Calibri" w:eastAsia="宋体" w:hAnsi="Calibri" w:cs="Times New Roman"/>
          <w:color w:val="auto"/>
          <w:kern w:val="2"/>
          <w:sz w:val="21"/>
          <w:szCs w:val="22"/>
          <w:lang w:eastAsia="zh-CN"/>
        </w:rPr>
      </w:pPr>
      <w:hyperlink w:anchor="_Toc467654056" w:history="1">
        <w:r w:rsidRPr="00FF4891">
          <w:rPr>
            <w:rStyle w:val="ae"/>
            <w:color w:val="auto"/>
            <w:lang w:eastAsia="zh-CN"/>
          </w:rPr>
          <w:t>4.17.3</w:t>
        </w:r>
        <w:r w:rsidRPr="00BA60F4">
          <w:rPr>
            <w:rFonts w:ascii="Calibri" w:eastAsia="宋体" w:hAnsi="Calibri" w:cs="Times New Roman"/>
            <w:color w:val="auto"/>
            <w:kern w:val="2"/>
            <w:sz w:val="21"/>
            <w:szCs w:val="22"/>
            <w:lang w:eastAsia="zh-CN"/>
          </w:rPr>
          <w:tab/>
        </w:r>
        <w:r w:rsidRPr="00FF4891">
          <w:rPr>
            <w:rStyle w:val="ae"/>
            <w:b/>
            <w:color w:val="auto"/>
            <w:lang w:eastAsia="zh-CN"/>
          </w:rPr>
          <w:t>Calibration</w:t>
        </w:r>
        <w:r w:rsidRPr="00FF4891">
          <w:rPr>
            <w:webHidden/>
            <w:color w:val="auto"/>
          </w:rPr>
          <w:tab/>
        </w:r>
        <w:r w:rsidRPr="00FF4891">
          <w:rPr>
            <w:webHidden/>
            <w:color w:val="auto"/>
          </w:rPr>
          <w:fldChar w:fldCharType="begin"/>
        </w:r>
        <w:r w:rsidRPr="00FF4891">
          <w:rPr>
            <w:webHidden/>
            <w:color w:val="auto"/>
          </w:rPr>
          <w:instrText xml:space="preserve"> PAGEREF _Toc467654056 \h </w:instrText>
        </w:r>
        <w:r w:rsidRPr="00FF4891">
          <w:rPr>
            <w:webHidden/>
            <w:color w:val="auto"/>
          </w:rPr>
        </w:r>
        <w:r w:rsidRPr="00FF4891">
          <w:rPr>
            <w:webHidden/>
            <w:color w:val="auto"/>
          </w:rPr>
          <w:fldChar w:fldCharType="separate"/>
        </w:r>
        <w:r w:rsidRPr="00FF4891">
          <w:rPr>
            <w:webHidden/>
            <w:color w:val="auto"/>
          </w:rPr>
          <w:t>26</w:t>
        </w:r>
        <w:r w:rsidRPr="00FF4891">
          <w:rPr>
            <w:webHidden/>
            <w:color w:val="auto"/>
          </w:rPr>
          <w:fldChar w:fldCharType="end"/>
        </w:r>
      </w:hyperlink>
    </w:p>
    <w:p w:rsidR="00FF4891" w:rsidRPr="00BA60F4" w:rsidRDefault="00FF4891">
      <w:pPr>
        <w:pStyle w:val="30"/>
        <w:rPr>
          <w:rFonts w:ascii="Calibri" w:eastAsia="宋体" w:hAnsi="Calibri" w:cs="Times New Roman"/>
          <w:color w:val="auto"/>
          <w:kern w:val="2"/>
          <w:sz w:val="21"/>
          <w:szCs w:val="22"/>
          <w:lang w:eastAsia="zh-CN"/>
        </w:rPr>
      </w:pPr>
      <w:hyperlink w:anchor="_Toc467654057" w:history="1">
        <w:r w:rsidRPr="00FF4891">
          <w:rPr>
            <w:rStyle w:val="ae"/>
            <w:color w:val="auto"/>
            <w:lang w:eastAsia="zh-CN"/>
          </w:rPr>
          <w:t>4.17.4</w:t>
        </w:r>
        <w:r w:rsidRPr="00BA60F4">
          <w:rPr>
            <w:rFonts w:ascii="Calibri" w:eastAsia="宋体" w:hAnsi="Calibri" w:cs="Times New Roman"/>
            <w:color w:val="auto"/>
            <w:kern w:val="2"/>
            <w:sz w:val="21"/>
            <w:szCs w:val="22"/>
            <w:lang w:eastAsia="zh-CN"/>
          </w:rPr>
          <w:tab/>
        </w:r>
        <w:r w:rsidRPr="00FF4891">
          <w:rPr>
            <w:rStyle w:val="ae"/>
            <w:b/>
            <w:color w:val="auto"/>
            <w:lang w:eastAsia="zh-CN"/>
          </w:rPr>
          <w:t>Functionality Check</w:t>
        </w:r>
        <w:r w:rsidRPr="00FF4891">
          <w:rPr>
            <w:webHidden/>
            <w:color w:val="auto"/>
          </w:rPr>
          <w:tab/>
        </w:r>
        <w:r w:rsidRPr="00FF4891">
          <w:rPr>
            <w:webHidden/>
            <w:color w:val="auto"/>
          </w:rPr>
          <w:fldChar w:fldCharType="begin"/>
        </w:r>
        <w:r w:rsidRPr="00FF4891">
          <w:rPr>
            <w:webHidden/>
            <w:color w:val="auto"/>
          </w:rPr>
          <w:instrText xml:space="preserve"> PAGEREF _Toc467654057 \h </w:instrText>
        </w:r>
        <w:r w:rsidRPr="00FF4891">
          <w:rPr>
            <w:webHidden/>
            <w:color w:val="auto"/>
          </w:rPr>
        </w:r>
        <w:r w:rsidRPr="00FF4891">
          <w:rPr>
            <w:webHidden/>
            <w:color w:val="auto"/>
          </w:rPr>
          <w:fldChar w:fldCharType="separate"/>
        </w:r>
        <w:r w:rsidRPr="00FF4891">
          <w:rPr>
            <w:webHidden/>
            <w:color w:val="auto"/>
          </w:rPr>
          <w:t>31</w:t>
        </w:r>
        <w:r w:rsidRPr="00FF4891">
          <w:rPr>
            <w:webHidden/>
            <w:color w:val="auto"/>
          </w:rPr>
          <w:fldChar w:fldCharType="end"/>
        </w:r>
      </w:hyperlink>
    </w:p>
    <w:p w:rsidR="00FF4891" w:rsidRPr="00BA60F4" w:rsidRDefault="00FF4891">
      <w:pPr>
        <w:pStyle w:val="20"/>
        <w:rPr>
          <w:rFonts w:ascii="Calibri" w:hAnsi="Calibri" w:cs="Times New Roman"/>
          <w:kern w:val="2"/>
          <w:sz w:val="21"/>
          <w:szCs w:val="22"/>
          <w:lang w:val="en-US" w:eastAsia="zh-CN"/>
        </w:rPr>
      </w:pPr>
      <w:hyperlink w:anchor="_Toc467654058" w:history="1">
        <w:r w:rsidRPr="00FF4891">
          <w:rPr>
            <w:rStyle w:val="ae"/>
            <w:color w:val="auto"/>
            <w:lang w:eastAsia="zh-CN"/>
          </w:rPr>
          <w:t>4.18</w:t>
        </w:r>
        <w:r w:rsidRPr="00BA60F4">
          <w:rPr>
            <w:rFonts w:ascii="Calibri" w:hAnsi="Calibri" w:cs="Times New Roman"/>
            <w:kern w:val="2"/>
            <w:sz w:val="21"/>
            <w:szCs w:val="22"/>
            <w:lang w:val="en-US" w:eastAsia="zh-CN"/>
          </w:rPr>
          <w:tab/>
        </w:r>
        <w:r w:rsidRPr="00FF4891">
          <w:rPr>
            <w:rStyle w:val="ae"/>
            <w:rFonts w:eastAsia="Arial Unicode MS"/>
            <w:b/>
            <w:color w:val="auto"/>
            <w:lang w:eastAsia="zh-CN"/>
          </w:rPr>
          <w:t>Stress Test</w:t>
        </w:r>
        <w:r w:rsidRPr="00FF4891">
          <w:rPr>
            <w:webHidden/>
          </w:rPr>
          <w:tab/>
        </w:r>
        <w:r w:rsidRPr="00FF4891">
          <w:rPr>
            <w:webHidden/>
          </w:rPr>
          <w:fldChar w:fldCharType="begin"/>
        </w:r>
        <w:r w:rsidRPr="00FF4891">
          <w:rPr>
            <w:webHidden/>
          </w:rPr>
          <w:instrText xml:space="preserve"> PAGEREF _Toc467654058 \h </w:instrText>
        </w:r>
        <w:r w:rsidRPr="00FF4891">
          <w:rPr>
            <w:webHidden/>
          </w:rPr>
        </w:r>
        <w:r w:rsidRPr="00FF4891">
          <w:rPr>
            <w:webHidden/>
          </w:rPr>
          <w:fldChar w:fldCharType="separate"/>
        </w:r>
        <w:r w:rsidRPr="00FF4891">
          <w:rPr>
            <w:webHidden/>
          </w:rPr>
          <w:t>32</w:t>
        </w:r>
        <w:r w:rsidRPr="00FF4891">
          <w:rPr>
            <w:webHidden/>
          </w:rPr>
          <w:fldChar w:fldCharType="end"/>
        </w:r>
      </w:hyperlink>
    </w:p>
    <w:p w:rsidR="00FF4891" w:rsidRPr="00BA60F4" w:rsidRDefault="00FF4891">
      <w:pPr>
        <w:pStyle w:val="20"/>
        <w:rPr>
          <w:rFonts w:ascii="Calibri" w:hAnsi="Calibri" w:cs="Times New Roman"/>
          <w:kern w:val="2"/>
          <w:sz w:val="21"/>
          <w:szCs w:val="22"/>
          <w:lang w:val="en-US" w:eastAsia="zh-CN"/>
        </w:rPr>
      </w:pPr>
      <w:hyperlink w:anchor="_Toc467654059" w:history="1">
        <w:r w:rsidRPr="00FF4891">
          <w:rPr>
            <w:rStyle w:val="ae"/>
            <w:rFonts w:eastAsia="Arial Unicode MS"/>
            <w:color w:val="auto"/>
            <w:lang w:eastAsia="zh-CN"/>
          </w:rPr>
          <w:t>4.19</w:t>
        </w:r>
        <w:r w:rsidRPr="00BA60F4">
          <w:rPr>
            <w:rFonts w:ascii="Calibri" w:hAnsi="Calibri" w:cs="Times New Roman"/>
            <w:kern w:val="2"/>
            <w:sz w:val="21"/>
            <w:szCs w:val="22"/>
            <w:lang w:val="en-US" w:eastAsia="zh-CN"/>
          </w:rPr>
          <w:tab/>
        </w:r>
        <w:r w:rsidRPr="00FF4891">
          <w:rPr>
            <w:rStyle w:val="ae"/>
            <w:rFonts w:eastAsia="Arial Unicode MS"/>
            <w:b/>
            <w:color w:val="auto"/>
            <w:lang w:eastAsia="zh-CN"/>
          </w:rPr>
          <w:t>LCD</w:t>
        </w:r>
        <w:r w:rsidRPr="00FF4891">
          <w:rPr>
            <w:rStyle w:val="ae"/>
            <w:b/>
            <w:color w:val="auto"/>
            <w:lang w:eastAsia="zh-CN"/>
          </w:rPr>
          <w:t xml:space="preserve"> </w:t>
        </w:r>
        <w:r w:rsidRPr="00FF4891">
          <w:rPr>
            <w:rStyle w:val="ae"/>
            <w:rFonts w:eastAsia="Arial Unicode MS"/>
            <w:b/>
            <w:color w:val="auto"/>
          </w:rPr>
          <w:t>Test</w:t>
        </w:r>
        <w:r w:rsidRPr="00FF4891">
          <w:rPr>
            <w:webHidden/>
          </w:rPr>
          <w:tab/>
        </w:r>
        <w:r w:rsidRPr="00FF4891">
          <w:rPr>
            <w:webHidden/>
          </w:rPr>
          <w:fldChar w:fldCharType="begin"/>
        </w:r>
        <w:r w:rsidRPr="00FF4891">
          <w:rPr>
            <w:webHidden/>
          </w:rPr>
          <w:instrText xml:space="preserve"> PAGEREF _Toc467654059 \h </w:instrText>
        </w:r>
        <w:r w:rsidRPr="00FF4891">
          <w:rPr>
            <w:webHidden/>
          </w:rPr>
        </w:r>
        <w:r w:rsidRPr="00FF4891">
          <w:rPr>
            <w:webHidden/>
          </w:rPr>
          <w:fldChar w:fldCharType="separate"/>
        </w:r>
        <w:r w:rsidRPr="00FF4891">
          <w:rPr>
            <w:webHidden/>
          </w:rPr>
          <w:t>32</w:t>
        </w:r>
        <w:r w:rsidRPr="00FF4891">
          <w:rPr>
            <w:webHidden/>
          </w:rPr>
          <w:fldChar w:fldCharType="end"/>
        </w:r>
      </w:hyperlink>
    </w:p>
    <w:p w:rsidR="00FF4891" w:rsidRPr="00BA60F4" w:rsidRDefault="00FF4891">
      <w:pPr>
        <w:pStyle w:val="30"/>
        <w:rPr>
          <w:rFonts w:ascii="Calibri" w:eastAsia="宋体" w:hAnsi="Calibri" w:cs="Times New Roman"/>
          <w:color w:val="auto"/>
          <w:kern w:val="2"/>
          <w:sz w:val="21"/>
          <w:szCs w:val="22"/>
          <w:lang w:eastAsia="zh-CN"/>
        </w:rPr>
      </w:pPr>
      <w:hyperlink w:anchor="_Toc467654060" w:history="1">
        <w:r w:rsidRPr="00FF4891">
          <w:rPr>
            <w:rStyle w:val="ae"/>
            <w:color w:val="auto"/>
            <w:lang w:eastAsia="zh-CN"/>
          </w:rPr>
          <w:t>4.19.1</w:t>
        </w:r>
        <w:r w:rsidRPr="00BA60F4">
          <w:rPr>
            <w:rFonts w:ascii="Calibri" w:eastAsia="宋体" w:hAnsi="Calibri" w:cs="Times New Roman"/>
            <w:color w:val="auto"/>
            <w:kern w:val="2"/>
            <w:sz w:val="21"/>
            <w:szCs w:val="22"/>
            <w:lang w:eastAsia="zh-CN"/>
          </w:rPr>
          <w:tab/>
        </w:r>
        <w:r w:rsidRPr="00FF4891">
          <w:rPr>
            <w:rStyle w:val="ae"/>
            <w:color w:val="auto"/>
            <w:lang w:eastAsia="zh-CN"/>
          </w:rPr>
          <w:t>Segment Display</w:t>
        </w:r>
        <w:r w:rsidRPr="00FF4891">
          <w:rPr>
            <w:webHidden/>
            <w:color w:val="auto"/>
          </w:rPr>
          <w:tab/>
        </w:r>
        <w:r w:rsidRPr="00FF4891">
          <w:rPr>
            <w:webHidden/>
            <w:color w:val="auto"/>
          </w:rPr>
          <w:fldChar w:fldCharType="begin"/>
        </w:r>
        <w:r w:rsidRPr="00FF4891">
          <w:rPr>
            <w:webHidden/>
            <w:color w:val="auto"/>
          </w:rPr>
          <w:instrText xml:space="preserve"> PAGEREF _Toc467654060 \h </w:instrText>
        </w:r>
        <w:r w:rsidRPr="00FF4891">
          <w:rPr>
            <w:webHidden/>
            <w:color w:val="auto"/>
          </w:rPr>
        </w:r>
        <w:r w:rsidRPr="00FF4891">
          <w:rPr>
            <w:webHidden/>
            <w:color w:val="auto"/>
          </w:rPr>
          <w:fldChar w:fldCharType="separate"/>
        </w:r>
        <w:r w:rsidRPr="00FF4891">
          <w:rPr>
            <w:webHidden/>
            <w:color w:val="auto"/>
          </w:rPr>
          <w:t>32</w:t>
        </w:r>
        <w:r w:rsidRPr="00FF4891">
          <w:rPr>
            <w:webHidden/>
            <w:color w:val="auto"/>
          </w:rPr>
          <w:fldChar w:fldCharType="end"/>
        </w:r>
      </w:hyperlink>
    </w:p>
    <w:p w:rsidR="00FF4891" w:rsidRPr="00BA60F4" w:rsidRDefault="00FF4891">
      <w:pPr>
        <w:pStyle w:val="30"/>
        <w:rPr>
          <w:rFonts w:ascii="Calibri" w:eastAsia="宋体" w:hAnsi="Calibri" w:cs="Times New Roman"/>
          <w:color w:val="auto"/>
          <w:kern w:val="2"/>
          <w:sz w:val="21"/>
          <w:szCs w:val="22"/>
          <w:lang w:eastAsia="zh-CN"/>
        </w:rPr>
      </w:pPr>
      <w:hyperlink w:anchor="_Toc467654061" w:history="1">
        <w:r w:rsidRPr="00FF4891">
          <w:rPr>
            <w:rStyle w:val="ae"/>
            <w:color w:val="auto"/>
            <w:lang w:eastAsia="zh-CN"/>
          </w:rPr>
          <w:t>4.19.2</w:t>
        </w:r>
        <w:r w:rsidRPr="00BA60F4">
          <w:rPr>
            <w:rFonts w:ascii="Calibri" w:eastAsia="宋体" w:hAnsi="Calibri" w:cs="Times New Roman"/>
            <w:color w:val="auto"/>
            <w:kern w:val="2"/>
            <w:sz w:val="21"/>
            <w:szCs w:val="22"/>
            <w:lang w:eastAsia="zh-CN"/>
          </w:rPr>
          <w:tab/>
        </w:r>
        <w:r w:rsidRPr="00FF4891">
          <w:rPr>
            <w:rStyle w:val="ae"/>
            <w:color w:val="auto"/>
            <w:lang w:eastAsia="zh-CN"/>
          </w:rPr>
          <w:t>LCD Pin Test</w:t>
        </w:r>
        <w:r w:rsidRPr="00FF4891">
          <w:rPr>
            <w:webHidden/>
            <w:color w:val="auto"/>
          </w:rPr>
          <w:tab/>
        </w:r>
        <w:r w:rsidRPr="00FF4891">
          <w:rPr>
            <w:webHidden/>
            <w:color w:val="auto"/>
          </w:rPr>
          <w:fldChar w:fldCharType="begin"/>
        </w:r>
        <w:r w:rsidRPr="00FF4891">
          <w:rPr>
            <w:webHidden/>
            <w:color w:val="auto"/>
          </w:rPr>
          <w:instrText xml:space="preserve"> PAGEREF _Toc467654061 \h </w:instrText>
        </w:r>
        <w:r w:rsidRPr="00FF4891">
          <w:rPr>
            <w:webHidden/>
            <w:color w:val="auto"/>
          </w:rPr>
        </w:r>
        <w:r w:rsidRPr="00FF4891">
          <w:rPr>
            <w:webHidden/>
            <w:color w:val="auto"/>
          </w:rPr>
          <w:fldChar w:fldCharType="separate"/>
        </w:r>
        <w:r w:rsidRPr="00FF4891">
          <w:rPr>
            <w:webHidden/>
            <w:color w:val="auto"/>
          </w:rPr>
          <w:t>33</w:t>
        </w:r>
        <w:r w:rsidRPr="00FF4891">
          <w:rPr>
            <w:webHidden/>
            <w:color w:val="auto"/>
          </w:rPr>
          <w:fldChar w:fldCharType="end"/>
        </w:r>
      </w:hyperlink>
    </w:p>
    <w:p w:rsidR="00FF4891" w:rsidRPr="00BA60F4" w:rsidRDefault="00FF4891">
      <w:pPr>
        <w:pStyle w:val="30"/>
        <w:rPr>
          <w:rFonts w:ascii="Calibri" w:eastAsia="宋体" w:hAnsi="Calibri" w:cs="Times New Roman"/>
          <w:color w:val="auto"/>
          <w:kern w:val="2"/>
          <w:sz w:val="21"/>
          <w:szCs w:val="22"/>
          <w:lang w:eastAsia="zh-CN"/>
        </w:rPr>
      </w:pPr>
      <w:hyperlink w:anchor="_Toc467654062" w:history="1">
        <w:r w:rsidRPr="00FF4891">
          <w:rPr>
            <w:rStyle w:val="ae"/>
            <w:color w:val="auto"/>
            <w:lang w:eastAsia="zh-CN"/>
          </w:rPr>
          <w:t>4.19.3</w:t>
        </w:r>
        <w:r w:rsidRPr="00BA60F4">
          <w:rPr>
            <w:rFonts w:ascii="Calibri" w:eastAsia="宋体" w:hAnsi="Calibri" w:cs="Times New Roman"/>
            <w:color w:val="auto"/>
            <w:kern w:val="2"/>
            <w:sz w:val="21"/>
            <w:szCs w:val="22"/>
            <w:lang w:eastAsia="zh-CN"/>
          </w:rPr>
          <w:tab/>
        </w:r>
        <w:r w:rsidRPr="00FF4891">
          <w:rPr>
            <w:rStyle w:val="ae"/>
            <w:color w:val="auto"/>
            <w:lang w:eastAsia="zh-CN"/>
          </w:rPr>
          <w:t>TFT Display</w:t>
        </w:r>
        <w:r w:rsidRPr="00FF4891">
          <w:rPr>
            <w:webHidden/>
            <w:color w:val="auto"/>
          </w:rPr>
          <w:tab/>
        </w:r>
        <w:r w:rsidRPr="00FF4891">
          <w:rPr>
            <w:webHidden/>
            <w:color w:val="auto"/>
          </w:rPr>
          <w:fldChar w:fldCharType="begin"/>
        </w:r>
        <w:r w:rsidRPr="00FF4891">
          <w:rPr>
            <w:webHidden/>
            <w:color w:val="auto"/>
          </w:rPr>
          <w:instrText xml:space="preserve"> PAGEREF _Toc467654062 \h </w:instrText>
        </w:r>
        <w:r w:rsidRPr="00FF4891">
          <w:rPr>
            <w:webHidden/>
            <w:color w:val="auto"/>
          </w:rPr>
        </w:r>
        <w:r w:rsidRPr="00FF4891">
          <w:rPr>
            <w:webHidden/>
            <w:color w:val="auto"/>
          </w:rPr>
          <w:fldChar w:fldCharType="separate"/>
        </w:r>
        <w:r w:rsidRPr="00FF4891">
          <w:rPr>
            <w:webHidden/>
            <w:color w:val="auto"/>
          </w:rPr>
          <w:t>33</w:t>
        </w:r>
        <w:r w:rsidRPr="00FF4891">
          <w:rPr>
            <w:webHidden/>
            <w:color w:val="auto"/>
          </w:rPr>
          <w:fldChar w:fldCharType="end"/>
        </w:r>
      </w:hyperlink>
    </w:p>
    <w:p w:rsidR="00FF4891" w:rsidRPr="00BA60F4" w:rsidRDefault="00FF4891">
      <w:pPr>
        <w:pStyle w:val="30"/>
        <w:rPr>
          <w:rFonts w:ascii="Calibri" w:eastAsia="宋体" w:hAnsi="Calibri" w:cs="Times New Roman"/>
          <w:color w:val="auto"/>
          <w:kern w:val="2"/>
          <w:sz w:val="21"/>
          <w:szCs w:val="22"/>
          <w:lang w:eastAsia="zh-CN"/>
        </w:rPr>
      </w:pPr>
      <w:hyperlink w:anchor="_Toc467654063" w:history="1">
        <w:r w:rsidRPr="00FF4891">
          <w:rPr>
            <w:rStyle w:val="ae"/>
            <w:color w:val="auto"/>
            <w:lang w:eastAsia="zh-CN"/>
          </w:rPr>
          <w:t>4.19.4</w:t>
        </w:r>
        <w:r w:rsidRPr="00BA60F4">
          <w:rPr>
            <w:rFonts w:ascii="Calibri" w:eastAsia="宋体" w:hAnsi="Calibri" w:cs="Times New Roman"/>
            <w:color w:val="auto"/>
            <w:kern w:val="2"/>
            <w:sz w:val="21"/>
            <w:szCs w:val="22"/>
            <w:lang w:eastAsia="zh-CN"/>
          </w:rPr>
          <w:tab/>
        </w:r>
        <w:r w:rsidRPr="00FF4891">
          <w:rPr>
            <w:rStyle w:val="ae"/>
            <w:color w:val="auto"/>
            <w:lang w:eastAsia="zh-CN"/>
          </w:rPr>
          <w:t>Dot Display</w:t>
        </w:r>
        <w:r w:rsidRPr="00FF4891">
          <w:rPr>
            <w:webHidden/>
            <w:color w:val="auto"/>
          </w:rPr>
          <w:tab/>
        </w:r>
        <w:r w:rsidRPr="00FF4891">
          <w:rPr>
            <w:webHidden/>
            <w:color w:val="auto"/>
          </w:rPr>
          <w:fldChar w:fldCharType="begin"/>
        </w:r>
        <w:r w:rsidRPr="00FF4891">
          <w:rPr>
            <w:webHidden/>
            <w:color w:val="auto"/>
          </w:rPr>
          <w:instrText xml:space="preserve"> PAGEREF _Toc467654063 \h </w:instrText>
        </w:r>
        <w:r w:rsidRPr="00FF4891">
          <w:rPr>
            <w:webHidden/>
            <w:color w:val="auto"/>
          </w:rPr>
        </w:r>
        <w:r w:rsidRPr="00FF4891">
          <w:rPr>
            <w:webHidden/>
            <w:color w:val="auto"/>
          </w:rPr>
          <w:fldChar w:fldCharType="separate"/>
        </w:r>
        <w:r w:rsidRPr="00FF4891">
          <w:rPr>
            <w:webHidden/>
            <w:color w:val="auto"/>
          </w:rPr>
          <w:t>35</w:t>
        </w:r>
        <w:r w:rsidRPr="00FF4891">
          <w:rPr>
            <w:webHidden/>
            <w:color w:val="auto"/>
          </w:rPr>
          <w:fldChar w:fldCharType="end"/>
        </w:r>
      </w:hyperlink>
    </w:p>
    <w:p w:rsidR="00FF4891" w:rsidRPr="00BA60F4" w:rsidRDefault="00FF4891">
      <w:pPr>
        <w:pStyle w:val="20"/>
        <w:rPr>
          <w:rFonts w:ascii="Calibri" w:hAnsi="Calibri" w:cs="Times New Roman"/>
          <w:kern w:val="2"/>
          <w:sz w:val="21"/>
          <w:szCs w:val="22"/>
          <w:lang w:val="en-US" w:eastAsia="zh-CN"/>
        </w:rPr>
      </w:pPr>
      <w:hyperlink w:anchor="_Toc467654064" w:history="1">
        <w:r w:rsidRPr="00FF4891">
          <w:rPr>
            <w:rStyle w:val="ae"/>
            <w:color w:val="auto"/>
          </w:rPr>
          <w:t>4.20</w:t>
        </w:r>
        <w:r w:rsidRPr="00BA60F4">
          <w:rPr>
            <w:rFonts w:ascii="Calibri" w:hAnsi="Calibri" w:cs="Times New Roman"/>
            <w:kern w:val="2"/>
            <w:sz w:val="21"/>
            <w:szCs w:val="22"/>
            <w:lang w:val="en-US" w:eastAsia="zh-CN"/>
          </w:rPr>
          <w:tab/>
        </w:r>
        <w:r w:rsidRPr="00FF4891">
          <w:rPr>
            <w:rStyle w:val="ae"/>
            <w:color w:val="auto"/>
          </w:rPr>
          <w:t>EOL</w:t>
        </w:r>
        <w:r w:rsidRPr="00FF4891">
          <w:rPr>
            <w:webHidden/>
          </w:rPr>
          <w:tab/>
        </w:r>
        <w:r w:rsidRPr="00FF4891">
          <w:rPr>
            <w:webHidden/>
          </w:rPr>
          <w:fldChar w:fldCharType="begin"/>
        </w:r>
        <w:r w:rsidRPr="00FF4891">
          <w:rPr>
            <w:webHidden/>
          </w:rPr>
          <w:instrText xml:space="preserve"> PAGEREF _Toc467654064 \h </w:instrText>
        </w:r>
        <w:r w:rsidRPr="00FF4891">
          <w:rPr>
            <w:webHidden/>
          </w:rPr>
        </w:r>
        <w:r w:rsidRPr="00FF4891">
          <w:rPr>
            <w:webHidden/>
          </w:rPr>
          <w:fldChar w:fldCharType="separate"/>
        </w:r>
        <w:r w:rsidRPr="00FF4891">
          <w:rPr>
            <w:webHidden/>
          </w:rPr>
          <w:t>35</w:t>
        </w:r>
        <w:r w:rsidRPr="00FF4891">
          <w:rPr>
            <w:webHidden/>
          </w:rPr>
          <w:fldChar w:fldCharType="end"/>
        </w:r>
      </w:hyperlink>
    </w:p>
    <w:p w:rsidR="00FF4891" w:rsidRPr="00BA60F4" w:rsidRDefault="00FF4891">
      <w:pPr>
        <w:pStyle w:val="30"/>
        <w:rPr>
          <w:rFonts w:ascii="Calibri" w:eastAsia="宋体" w:hAnsi="Calibri" w:cs="Times New Roman"/>
          <w:color w:val="auto"/>
          <w:kern w:val="2"/>
          <w:sz w:val="21"/>
          <w:szCs w:val="22"/>
          <w:lang w:eastAsia="zh-CN"/>
        </w:rPr>
      </w:pPr>
      <w:hyperlink w:anchor="_Toc467654065" w:history="1">
        <w:r w:rsidRPr="00FF4891">
          <w:rPr>
            <w:rStyle w:val="ae"/>
            <w:color w:val="auto"/>
            <w:lang w:eastAsia="zh-CN"/>
          </w:rPr>
          <w:t>4.20.1</w:t>
        </w:r>
        <w:r w:rsidRPr="00BA60F4">
          <w:rPr>
            <w:rFonts w:ascii="Calibri" w:eastAsia="宋体" w:hAnsi="Calibri" w:cs="Times New Roman"/>
            <w:color w:val="auto"/>
            <w:kern w:val="2"/>
            <w:sz w:val="21"/>
            <w:szCs w:val="22"/>
            <w:lang w:eastAsia="zh-CN"/>
          </w:rPr>
          <w:tab/>
        </w:r>
        <w:r w:rsidRPr="00FF4891">
          <w:rPr>
            <w:rStyle w:val="ae"/>
            <w:color w:val="auto"/>
            <w:lang w:eastAsia="zh-CN"/>
          </w:rPr>
          <w:t>Power Gauge</w:t>
        </w:r>
        <w:r w:rsidRPr="00FF4891">
          <w:rPr>
            <w:webHidden/>
            <w:color w:val="auto"/>
          </w:rPr>
          <w:tab/>
        </w:r>
        <w:r w:rsidRPr="00FF4891">
          <w:rPr>
            <w:webHidden/>
            <w:color w:val="auto"/>
          </w:rPr>
          <w:fldChar w:fldCharType="begin"/>
        </w:r>
        <w:r w:rsidRPr="00FF4891">
          <w:rPr>
            <w:webHidden/>
            <w:color w:val="auto"/>
          </w:rPr>
          <w:instrText xml:space="preserve"> PAGEREF _Toc467654065 \h </w:instrText>
        </w:r>
        <w:r w:rsidRPr="00FF4891">
          <w:rPr>
            <w:webHidden/>
            <w:color w:val="auto"/>
          </w:rPr>
        </w:r>
        <w:r w:rsidRPr="00FF4891">
          <w:rPr>
            <w:webHidden/>
            <w:color w:val="auto"/>
          </w:rPr>
          <w:fldChar w:fldCharType="separate"/>
        </w:r>
        <w:r w:rsidRPr="00FF4891">
          <w:rPr>
            <w:webHidden/>
            <w:color w:val="auto"/>
          </w:rPr>
          <w:t>35</w:t>
        </w:r>
        <w:r w:rsidRPr="00FF4891">
          <w:rPr>
            <w:webHidden/>
            <w:color w:val="auto"/>
          </w:rPr>
          <w:fldChar w:fldCharType="end"/>
        </w:r>
      </w:hyperlink>
    </w:p>
    <w:p w:rsidR="00FF4891" w:rsidRPr="00BA60F4" w:rsidRDefault="00FF4891">
      <w:pPr>
        <w:pStyle w:val="30"/>
        <w:rPr>
          <w:rFonts w:ascii="Calibri" w:eastAsia="宋体" w:hAnsi="Calibri" w:cs="Times New Roman"/>
          <w:color w:val="auto"/>
          <w:kern w:val="2"/>
          <w:sz w:val="21"/>
          <w:szCs w:val="22"/>
          <w:lang w:eastAsia="zh-CN"/>
        </w:rPr>
      </w:pPr>
      <w:hyperlink w:anchor="_Toc467654066" w:history="1">
        <w:r w:rsidRPr="00FF4891">
          <w:rPr>
            <w:rStyle w:val="ae"/>
            <w:color w:val="auto"/>
            <w:lang w:eastAsia="zh-CN"/>
          </w:rPr>
          <w:t>4.20.2</w:t>
        </w:r>
        <w:r w:rsidRPr="00BA60F4">
          <w:rPr>
            <w:rFonts w:ascii="Calibri" w:eastAsia="宋体" w:hAnsi="Calibri" w:cs="Times New Roman"/>
            <w:color w:val="auto"/>
            <w:kern w:val="2"/>
            <w:sz w:val="21"/>
            <w:szCs w:val="22"/>
            <w:lang w:eastAsia="zh-CN"/>
          </w:rPr>
          <w:tab/>
        </w:r>
        <w:r w:rsidRPr="00FF4891">
          <w:rPr>
            <w:rStyle w:val="ae"/>
            <w:color w:val="auto"/>
            <w:lang w:eastAsia="zh-CN"/>
          </w:rPr>
          <w:t>SOC Gauge</w:t>
        </w:r>
        <w:r w:rsidRPr="00FF4891">
          <w:rPr>
            <w:webHidden/>
            <w:color w:val="auto"/>
          </w:rPr>
          <w:tab/>
        </w:r>
        <w:r w:rsidRPr="00FF4891">
          <w:rPr>
            <w:webHidden/>
            <w:color w:val="auto"/>
          </w:rPr>
          <w:fldChar w:fldCharType="begin"/>
        </w:r>
        <w:r w:rsidRPr="00FF4891">
          <w:rPr>
            <w:webHidden/>
            <w:color w:val="auto"/>
          </w:rPr>
          <w:instrText xml:space="preserve"> PAGEREF _Toc467654066 \h </w:instrText>
        </w:r>
        <w:r w:rsidRPr="00FF4891">
          <w:rPr>
            <w:webHidden/>
            <w:color w:val="auto"/>
          </w:rPr>
        </w:r>
        <w:r w:rsidRPr="00FF4891">
          <w:rPr>
            <w:webHidden/>
            <w:color w:val="auto"/>
          </w:rPr>
          <w:fldChar w:fldCharType="separate"/>
        </w:r>
        <w:r w:rsidRPr="00FF4891">
          <w:rPr>
            <w:webHidden/>
            <w:color w:val="auto"/>
          </w:rPr>
          <w:t>36</w:t>
        </w:r>
        <w:r w:rsidRPr="00FF4891">
          <w:rPr>
            <w:webHidden/>
            <w:color w:val="auto"/>
          </w:rPr>
          <w:fldChar w:fldCharType="end"/>
        </w:r>
      </w:hyperlink>
    </w:p>
    <w:p w:rsidR="00FF4891" w:rsidRPr="00BA60F4" w:rsidRDefault="00FF4891">
      <w:pPr>
        <w:pStyle w:val="20"/>
        <w:rPr>
          <w:rFonts w:ascii="Calibri" w:hAnsi="Calibri" w:cs="Times New Roman"/>
          <w:kern w:val="2"/>
          <w:sz w:val="21"/>
          <w:szCs w:val="22"/>
          <w:lang w:val="en-US" w:eastAsia="zh-CN"/>
        </w:rPr>
      </w:pPr>
      <w:hyperlink w:anchor="_Toc467654067" w:history="1">
        <w:r w:rsidRPr="00FF4891">
          <w:rPr>
            <w:rStyle w:val="ae"/>
            <w:rFonts w:eastAsia="Arial Unicode MS"/>
            <w:color w:val="auto"/>
          </w:rPr>
          <w:t>4.21</w:t>
        </w:r>
        <w:r w:rsidRPr="00BA60F4">
          <w:rPr>
            <w:rFonts w:ascii="Calibri" w:hAnsi="Calibri" w:cs="Times New Roman"/>
            <w:kern w:val="2"/>
            <w:sz w:val="21"/>
            <w:szCs w:val="22"/>
            <w:lang w:val="en-US" w:eastAsia="zh-CN"/>
          </w:rPr>
          <w:tab/>
        </w:r>
        <w:r w:rsidRPr="00FF4891">
          <w:rPr>
            <w:rStyle w:val="ae"/>
            <w:rFonts w:eastAsia="Arial Unicode MS"/>
            <w:color w:val="auto"/>
          </w:rPr>
          <w:t>Check Zero Point</w:t>
        </w:r>
        <w:r w:rsidRPr="00FF4891">
          <w:rPr>
            <w:webHidden/>
          </w:rPr>
          <w:tab/>
        </w:r>
        <w:r w:rsidRPr="00FF4891">
          <w:rPr>
            <w:webHidden/>
          </w:rPr>
          <w:fldChar w:fldCharType="begin"/>
        </w:r>
        <w:r w:rsidRPr="00FF4891">
          <w:rPr>
            <w:webHidden/>
          </w:rPr>
          <w:instrText xml:space="preserve"> PAGEREF _Toc467654067 \h </w:instrText>
        </w:r>
        <w:r w:rsidRPr="00FF4891">
          <w:rPr>
            <w:webHidden/>
          </w:rPr>
        </w:r>
        <w:r w:rsidRPr="00FF4891">
          <w:rPr>
            <w:webHidden/>
          </w:rPr>
          <w:fldChar w:fldCharType="separate"/>
        </w:r>
        <w:r w:rsidRPr="00FF4891">
          <w:rPr>
            <w:webHidden/>
          </w:rPr>
          <w:t>37</w:t>
        </w:r>
        <w:r w:rsidRPr="00FF4891">
          <w:rPr>
            <w:webHidden/>
          </w:rPr>
          <w:fldChar w:fldCharType="end"/>
        </w:r>
      </w:hyperlink>
    </w:p>
    <w:p w:rsidR="00FF4891" w:rsidRPr="00BA60F4" w:rsidRDefault="00FF4891">
      <w:pPr>
        <w:pStyle w:val="20"/>
        <w:rPr>
          <w:rFonts w:ascii="Calibri" w:hAnsi="Calibri" w:cs="Times New Roman"/>
          <w:kern w:val="2"/>
          <w:sz w:val="21"/>
          <w:szCs w:val="22"/>
          <w:lang w:val="en-US" w:eastAsia="zh-CN"/>
        </w:rPr>
      </w:pPr>
      <w:hyperlink w:anchor="_Toc467654068" w:history="1">
        <w:r w:rsidRPr="00FF4891">
          <w:rPr>
            <w:rStyle w:val="ae"/>
            <w:rFonts w:eastAsia="Arial Unicode MS"/>
            <w:color w:val="auto"/>
          </w:rPr>
          <w:t>4.22</w:t>
        </w:r>
        <w:r w:rsidRPr="00BA60F4">
          <w:rPr>
            <w:rFonts w:ascii="Calibri" w:hAnsi="Calibri" w:cs="Times New Roman"/>
            <w:kern w:val="2"/>
            <w:sz w:val="21"/>
            <w:szCs w:val="22"/>
            <w:lang w:val="en-US" w:eastAsia="zh-CN"/>
          </w:rPr>
          <w:tab/>
        </w:r>
        <w:r w:rsidRPr="00FF4891">
          <w:rPr>
            <w:rStyle w:val="ae"/>
            <w:rFonts w:eastAsia="Arial Unicode MS"/>
            <w:color w:val="auto"/>
          </w:rPr>
          <w:t>Factory Setting</w:t>
        </w:r>
        <w:r w:rsidRPr="00FF4891">
          <w:rPr>
            <w:webHidden/>
          </w:rPr>
          <w:tab/>
        </w:r>
        <w:r w:rsidRPr="00FF4891">
          <w:rPr>
            <w:webHidden/>
          </w:rPr>
          <w:fldChar w:fldCharType="begin"/>
        </w:r>
        <w:r w:rsidRPr="00FF4891">
          <w:rPr>
            <w:webHidden/>
          </w:rPr>
          <w:instrText xml:space="preserve"> PAGEREF _Toc467654068 \h </w:instrText>
        </w:r>
        <w:r w:rsidRPr="00FF4891">
          <w:rPr>
            <w:webHidden/>
          </w:rPr>
        </w:r>
        <w:r w:rsidRPr="00FF4891">
          <w:rPr>
            <w:webHidden/>
          </w:rPr>
          <w:fldChar w:fldCharType="separate"/>
        </w:r>
        <w:r w:rsidRPr="00FF4891">
          <w:rPr>
            <w:webHidden/>
          </w:rPr>
          <w:t>37</w:t>
        </w:r>
        <w:r w:rsidRPr="00FF4891">
          <w:rPr>
            <w:webHidden/>
          </w:rPr>
          <w:fldChar w:fldCharType="end"/>
        </w:r>
      </w:hyperlink>
    </w:p>
    <w:p w:rsidR="00FF4891" w:rsidRPr="00BA60F4" w:rsidRDefault="00FF4891">
      <w:pPr>
        <w:pStyle w:val="20"/>
        <w:rPr>
          <w:rFonts w:ascii="Calibri" w:hAnsi="Calibri" w:cs="Times New Roman"/>
          <w:kern w:val="2"/>
          <w:sz w:val="21"/>
          <w:szCs w:val="22"/>
          <w:lang w:val="en-US" w:eastAsia="zh-CN"/>
        </w:rPr>
      </w:pPr>
      <w:hyperlink w:anchor="_Toc467654069" w:history="1">
        <w:r w:rsidRPr="00FF4891">
          <w:rPr>
            <w:rStyle w:val="ae"/>
            <w:rFonts w:eastAsia="Arial Unicode MS"/>
            <w:color w:val="auto"/>
          </w:rPr>
          <w:t>4.23</w:t>
        </w:r>
        <w:r w:rsidRPr="00BA60F4">
          <w:rPr>
            <w:rFonts w:ascii="Calibri" w:hAnsi="Calibri" w:cs="Times New Roman"/>
            <w:kern w:val="2"/>
            <w:sz w:val="21"/>
            <w:szCs w:val="22"/>
            <w:lang w:val="en-US" w:eastAsia="zh-CN"/>
          </w:rPr>
          <w:tab/>
        </w:r>
        <w:r w:rsidRPr="00FF4891">
          <w:rPr>
            <w:rStyle w:val="ae"/>
            <w:rFonts w:eastAsia="Arial Unicode MS"/>
            <w:color w:val="auto"/>
          </w:rPr>
          <w:t>EEPROM Layout Factory Check</w:t>
        </w:r>
        <w:r w:rsidRPr="00FF4891">
          <w:rPr>
            <w:webHidden/>
          </w:rPr>
          <w:tab/>
        </w:r>
        <w:r w:rsidRPr="00FF4891">
          <w:rPr>
            <w:webHidden/>
          </w:rPr>
          <w:fldChar w:fldCharType="begin"/>
        </w:r>
        <w:r w:rsidRPr="00FF4891">
          <w:rPr>
            <w:webHidden/>
          </w:rPr>
          <w:instrText xml:space="preserve"> PAGEREF _Toc467654069 \h </w:instrText>
        </w:r>
        <w:r w:rsidRPr="00FF4891">
          <w:rPr>
            <w:webHidden/>
          </w:rPr>
        </w:r>
        <w:r w:rsidRPr="00FF4891">
          <w:rPr>
            <w:webHidden/>
          </w:rPr>
          <w:fldChar w:fldCharType="separate"/>
        </w:r>
        <w:r w:rsidRPr="00FF4891">
          <w:rPr>
            <w:webHidden/>
          </w:rPr>
          <w:t>38</w:t>
        </w:r>
        <w:r w:rsidRPr="00FF4891">
          <w:rPr>
            <w:webHidden/>
          </w:rPr>
          <w:fldChar w:fldCharType="end"/>
        </w:r>
      </w:hyperlink>
    </w:p>
    <w:p w:rsidR="004C1A7C" w:rsidRPr="00CE6B36" w:rsidRDefault="004C1A7C">
      <w:r w:rsidRPr="00FF4891">
        <w:rPr>
          <w:bCs/>
          <w:lang w:val="zh-CN"/>
        </w:rPr>
        <w:fldChar w:fldCharType="end"/>
      </w:r>
    </w:p>
    <w:p w:rsidR="004C1A7C" w:rsidRDefault="004C1A7C" w:rsidP="00CF58C9">
      <w:pPr>
        <w:tabs>
          <w:tab w:val="left" w:pos="8789"/>
        </w:tabs>
        <w:spacing w:after="100" w:afterAutospacing="1"/>
        <w:rPr>
          <w:rFonts w:ascii="Arial" w:eastAsia="Arial Unicode MS" w:hAnsi="Arial" w:cs="Arial" w:hint="eastAsia"/>
          <w:sz w:val="36"/>
          <w:lang w:val="fr-FR" w:eastAsia="zh-CN"/>
        </w:rPr>
      </w:pPr>
    </w:p>
    <w:p w:rsidR="004C1A7C" w:rsidRDefault="004C1A7C" w:rsidP="00CF58C9">
      <w:pPr>
        <w:tabs>
          <w:tab w:val="left" w:pos="8789"/>
        </w:tabs>
        <w:spacing w:after="100" w:afterAutospacing="1"/>
        <w:rPr>
          <w:rFonts w:ascii="Arial" w:eastAsia="Arial Unicode MS" w:hAnsi="Arial" w:cs="Arial" w:hint="eastAsia"/>
          <w:sz w:val="36"/>
          <w:lang w:val="fr-FR" w:eastAsia="zh-CN"/>
        </w:rPr>
      </w:pPr>
    </w:p>
    <w:p w:rsidR="008E4080" w:rsidRPr="008E4080" w:rsidRDefault="008E4080" w:rsidP="008E4080">
      <w:pPr>
        <w:pStyle w:val="10"/>
        <w:rPr>
          <w:rFonts w:hint="eastAsia"/>
          <w:lang w:eastAsia="zh-CN"/>
        </w:rPr>
      </w:pPr>
      <w:bookmarkStart w:id="4" w:name="Inhaltsverzeichnis"/>
      <w:bookmarkEnd w:id="4"/>
    </w:p>
    <w:p w:rsidR="00CF58C9" w:rsidRDefault="008D3767" w:rsidP="00CF58C9">
      <w:pPr>
        <w:pStyle w:val="1"/>
        <w:rPr>
          <w:rFonts w:ascii="Arial" w:eastAsia="Arial Unicode MS" w:hAnsi="Arial" w:cs="Arial"/>
          <w:lang w:val="en-US"/>
        </w:rPr>
      </w:pPr>
      <w:r>
        <w:rPr>
          <w:rFonts w:ascii="Arial" w:eastAsia="Arial Unicode MS" w:hAnsi="Arial" w:cs="Arial"/>
          <w:lang w:val="en-US"/>
        </w:rPr>
        <w:br w:type="page"/>
      </w:r>
      <w:bookmarkStart w:id="5" w:name="_Toc427507920"/>
      <w:bookmarkStart w:id="6" w:name="_Toc467654004"/>
      <w:r w:rsidR="00CF58C9">
        <w:rPr>
          <w:rFonts w:ascii="Arial" w:eastAsia="Arial Unicode MS" w:hAnsi="Arial" w:cs="Arial"/>
          <w:lang w:val="en-US"/>
        </w:rPr>
        <w:lastRenderedPageBreak/>
        <w:t>Introduction</w:t>
      </w:r>
      <w:bookmarkEnd w:id="5"/>
      <w:bookmarkEnd w:id="6"/>
      <w:r w:rsidR="00CF58C9">
        <w:rPr>
          <w:rFonts w:ascii="Arial" w:eastAsia="Arial Unicode MS" w:hAnsi="Arial" w:cs="Arial"/>
          <w:lang w:val="en-US"/>
        </w:rPr>
        <w:fldChar w:fldCharType="begin"/>
      </w:r>
      <w:r w:rsidR="00CF58C9">
        <w:rPr>
          <w:rFonts w:ascii="Arial" w:eastAsia="Arial Unicode MS" w:hAnsi="Arial" w:cs="Arial"/>
          <w:lang w:val="en-US"/>
        </w:rPr>
        <w:instrText xml:space="preserve"> SEQ kapitel \h </w:instrText>
      </w:r>
      <w:r w:rsidR="00CF58C9">
        <w:rPr>
          <w:rFonts w:ascii="Arial" w:eastAsia="Arial Unicode MS" w:hAnsi="Arial" w:cs="Arial"/>
          <w:lang w:val="en-US"/>
        </w:rPr>
        <w:fldChar w:fldCharType="end"/>
      </w:r>
      <w:r w:rsidR="00CF58C9">
        <w:rPr>
          <w:rFonts w:ascii="Arial" w:eastAsia="Arial Unicode MS" w:hAnsi="Arial" w:cs="Arial"/>
          <w:lang w:val="en-US"/>
        </w:rPr>
        <w:t xml:space="preserve"> </w:t>
      </w:r>
      <w:bookmarkStart w:id="7" w:name="_Ref33432289"/>
      <w:bookmarkStart w:id="8" w:name="_Toc467396810"/>
      <w:bookmarkStart w:id="9" w:name="_Toc311518158"/>
      <w:bookmarkStart w:id="10" w:name="_Toc311518122"/>
      <w:bookmarkStart w:id="11" w:name="_Toc311518096"/>
      <w:bookmarkStart w:id="12" w:name="_Toc311518014"/>
      <w:bookmarkStart w:id="13" w:name="_Toc311517988"/>
    </w:p>
    <w:p w:rsidR="00DF410D" w:rsidRPr="00CB3B8F" w:rsidRDefault="00DF410D" w:rsidP="004F5673">
      <w:pPr>
        <w:pStyle w:val="2"/>
        <w:rPr>
          <w:rFonts w:ascii="Arial" w:eastAsia="Arial Unicode MS" w:hAnsi="Arial" w:cs="Arial"/>
          <w:color w:val="000000"/>
        </w:rPr>
      </w:pPr>
      <w:bookmarkStart w:id="14" w:name="_Toc344578049"/>
      <w:bookmarkStart w:id="15" w:name="_Toc427507921"/>
      <w:bookmarkStart w:id="16" w:name="_Toc467654005"/>
      <w:r w:rsidRPr="00CB3B8F">
        <w:rPr>
          <w:rFonts w:ascii="Arial" w:eastAsia="Arial Unicode MS" w:hAnsi="Arial" w:cs="Arial"/>
          <w:color w:val="000000"/>
        </w:rPr>
        <w:t>Objectives</w:t>
      </w:r>
      <w:bookmarkEnd w:id="14"/>
      <w:bookmarkEnd w:id="15"/>
      <w:bookmarkEnd w:id="16"/>
    </w:p>
    <w:p w:rsidR="00DF410D" w:rsidRPr="00CB3B8F" w:rsidRDefault="00DF410D" w:rsidP="00DF410D">
      <w:pPr>
        <w:rPr>
          <w:rFonts w:ascii="Arial" w:eastAsia="Arial Unicode MS" w:hAnsi="Arial" w:cs="Arial"/>
          <w:color w:val="000000"/>
          <w:sz w:val="21"/>
          <w:szCs w:val="21"/>
        </w:rPr>
      </w:pPr>
      <w:r w:rsidRPr="00CB3B8F">
        <w:rPr>
          <w:rFonts w:ascii="Arial" w:eastAsia="Arial Unicode MS" w:hAnsi="Arial" w:cs="Arial"/>
          <w:color w:val="000000"/>
          <w:sz w:val="21"/>
          <w:szCs w:val="21"/>
        </w:rPr>
        <w:t xml:space="preserve">This Product Test Specification (PTS) defines the requirements for the PCB Functional Test and the End of Line Test of the </w:t>
      </w:r>
      <w:r w:rsidR="004A0FE7" w:rsidRPr="004A0FE7">
        <w:rPr>
          <w:rFonts w:ascii="Arial" w:eastAsia="Arial Unicode MS" w:hAnsi="Arial" w:cs="Arial" w:hint="eastAsia"/>
          <w:b/>
          <w:color w:val="122EFA"/>
          <w:sz w:val="21"/>
          <w:szCs w:val="21"/>
          <w:lang w:eastAsia="zh-CN"/>
        </w:rPr>
        <w:t>EL/ET CAR</w:t>
      </w:r>
      <w:r w:rsidR="004A0FE7">
        <w:rPr>
          <w:rFonts w:ascii="Arial" w:eastAsia="Arial Unicode MS" w:hAnsi="Arial" w:cs="Arial" w:hint="eastAsia"/>
          <w:b/>
          <w:color w:val="122EFA"/>
          <w:sz w:val="21"/>
          <w:szCs w:val="21"/>
          <w:lang w:eastAsia="zh-CN"/>
        </w:rPr>
        <w:t xml:space="preserve"> </w:t>
      </w:r>
      <w:r w:rsidR="003172CD">
        <w:rPr>
          <w:rFonts w:ascii="Arial" w:eastAsia="Arial Unicode MS" w:hAnsi="Arial" w:cs="Arial" w:hint="eastAsia"/>
          <w:b/>
          <w:color w:val="122EFA"/>
          <w:sz w:val="21"/>
          <w:szCs w:val="21"/>
          <w:lang w:eastAsia="zh-CN"/>
        </w:rPr>
        <w:t>Instr</w:t>
      </w:r>
      <w:r w:rsidR="00AD3C7D">
        <w:rPr>
          <w:rFonts w:ascii="Arial" w:eastAsia="Arial Unicode MS" w:hAnsi="Arial" w:cs="Arial" w:hint="eastAsia"/>
          <w:b/>
          <w:color w:val="122EFA"/>
          <w:sz w:val="21"/>
          <w:szCs w:val="21"/>
          <w:lang w:eastAsia="zh-CN"/>
        </w:rPr>
        <w:t>u</w:t>
      </w:r>
      <w:r w:rsidR="003172CD">
        <w:rPr>
          <w:rFonts w:ascii="Arial" w:eastAsia="Arial Unicode MS" w:hAnsi="Arial" w:cs="Arial" w:hint="eastAsia"/>
          <w:b/>
          <w:color w:val="122EFA"/>
          <w:sz w:val="21"/>
          <w:szCs w:val="21"/>
          <w:lang w:eastAsia="zh-CN"/>
        </w:rPr>
        <w:t>ment Cluster Unit</w:t>
      </w:r>
      <w:r w:rsidRPr="00CB3B8F">
        <w:rPr>
          <w:rFonts w:ascii="Arial" w:eastAsia="Arial Unicode MS" w:hAnsi="Arial" w:cs="Arial"/>
          <w:color w:val="000000"/>
          <w:sz w:val="21"/>
          <w:szCs w:val="21"/>
        </w:rPr>
        <w:t xml:space="preserve">. </w:t>
      </w:r>
    </w:p>
    <w:p w:rsidR="00DF410D" w:rsidRPr="00CB3B8F" w:rsidRDefault="00DF410D" w:rsidP="00DF410D">
      <w:pPr>
        <w:pStyle w:val="31"/>
        <w:rPr>
          <w:rFonts w:eastAsia="Arial Unicode MS" w:cs="Arial"/>
          <w:color w:val="000000"/>
          <w:sz w:val="18"/>
          <w:lang w:val="en-US"/>
        </w:rPr>
      </w:pPr>
    </w:p>
    <w:p w:rsidR="00DF410D" w:rsidRPr="00CB3B8F" w:rsidRDefault="00DF410D" w:rsidP="004F5673">
      <w:pPr>
        <w:pStyle w:val="2"/>
        <w:rPr>
          <w:rFonts w:ascii="Arial" w:eastAsia="Arial Unicode MS" w:hAnsi="Arial" w:cs="Arial"/>
          <w:color w:val="000000"/>
          <w:lang w:val="en-US" w:eastAsia="zh-CN"/>
        </w:rPr>
      </w:pPr>
      <w:bookmarkStart w:id="17" w:name="_Toc344578050"/>
      <w:bookmarkStart w:id="18" w:name="_Toc427507922"/>
      <w:bookmarkStart w:id="19" w:name="_Toc467654006"/>
      <w:r w:rsidRPr="00CB3B8F">
        <w:rPr>
          <w:rFonts w:ascii="Arial" w:eastAsia="Arial Unicode MS" w:hAnsi="Arial" w:cs="Arial"/>
          <w:color w:val="000000"/>
          <w:lang w:val="en-US"/>
        </w:rPr>
        <w:t>Definitions, Acronyms and Abbreviations</w:t>
      </w:r>
      <w:bookmarkEnd w:id="17"/>
      <w:bookmarkEnd w:id="18"/>
      <w:bookmarkEnd w:id="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39"/>
        <w:gridCol w:w="4840"/>
      </w:tblGrid>
      <w:tr w:rsidR="00106250" w:rsidRPr="00EE7272" w:rsidTr="0098182C">
        <w:trPr>
          <w:cantSplit/>
          <w:tblHeader/>
        </w:trPr>
        <w:tc>
          <w:tcPr>
            <w:tcW w:w="4839" w:type="dxa"/>
            <w:shd w:val="clear" w:color="auto" w:fill="E6E6E6"/>
            <w:vAlign w:val="center"/>
          </w:tcPr>
          <w:p w:rsidR="00106250" w:rsidRPr="00EE7272" w:rsidRDefault="00106250" w:rsidP="0098182C">
            <w:pPr>
              <w:jc w:val="center"/>
              <w:rPr>
                <w:rFonts w:ascii="Arial" w:eastAsia="Arial Unicode MS" w:hAnsi="Arial" w:cs="Arial"/>
                <w:b/>
                <w:color w:val="000000"/>
                <w:sz w:val="21"/>
                <w:szCs w:val="21"/>
              </w:rPr>
            </w:pPr>
            <w:r w:rsidRPr="00EE7272">
              <w:rPr>
                <w:rFonts w:ascii="Arial" w:eastAsia="Arial Unicode MS" w:hAnsi="Arial" w:cs="Arial"/>
                <w:b/>
                <w:color w:val="000000"/>
                <w:sz w:val="21"/>
                <w:szCs w:val="21"/>
              </w:rPr>
              <w:t>Abbreviation</w:t>
            </w:r>
          </w:p>
        </w:tc>
        <w:tc>
          <w:tcPr>
            <w:tcW w:w="4840" w:type="dxa"/>
            <w:shd w:val="clear" w:color="auto" w:fill="E6E6E6"/>
            <w:vAlign w:val="center"/>
          </w:tcPr>
          <w:p w:rsidR="00106250" w:rsidRPr="00EE7272" w:rsidRDefault="00106250" w:rsidP="0098182C">
            <w:pPr>
              <w:jc w:val="center"/>
              <w:rPr>
                <w:rFonts w:ascii="Arial" w:eastAsia="Arial Unicode MS" w:hAnsi="Arial" w:cs="Arial"/>
                <w:b/>
                <w:color w:val="000000"/>
                <w:sz w:val="21"/>
                <w:szCs w:val="21"/>
              </w:rPr>
            </w:pPr>
            <w:r w:rsidRPr="00EE7272">
              <w:rPr>
                <w:rFonts w:ascii="Arial" w:eastAsia="Arial Unicode MS" w:hAnsi="Arial" w:cs="Arial"/>
                <w:b/>
                <w:color w:val="000000"/>
                <w:sz w:val="21"/>
                <w:szCs w:val="21"/>
              </w:rPr>
              <w:t>Meaning</w:t>
            </w:r>
          </w:p>
        </w:tc>
      </w:tr>
      <w:tr w:rsidR="00106250" w:rsidRPr="00EE7272" w:rsidTr="0098182C">
        <w:tc>
          <w:tcPr>
            <w:tcW w:w="4839" w:type="dxa"/>
            <w:shd w:val="clear" w:color="auto" w:fill="auto"/>
            <w:vAlign w:val="center"/>
          </w:tcPr>
          <w:p w:rsidR="00106250" w:rsidRPr="00EE7272" w:rsidRDefault="00106250" w:rsidP="0098182C">
            <w:pPr>
              <w:jc w:val="both"/>
              <w:rPr>
                <w:rFonts w:ascii="Arial" w:eastAsia="Arial Unicode MS" w:hAnsi="Arial" w:cs="Arial"/>
                <w:sz w:val="21"/>
                <w:szCs w:val="21"/>
              </w:rPr>
            </w:pPr>
            <w:r w:rsidRPr="00EE7272">
              <w:rPr>
                <w:rFonts w:ascii="Arial" w:eastAsia="Arial Unicode MS" w:hAnsi="Arial" w:cs="Arial"/>
                <w:sz w:val="21"/>
                <w:szCs w:val="21"/>
              </w:rPr>
              <w:t>PTS</w:t>
            </w:r>
          </w:p>
        </w:tc>
        <w:tc>
          <w:tcPr>
            <w:tcW w:w="4840" w:type="dxa"/>
            <w:shd w:val="clear" w:color="auto" w:fill="auto"/>
            <w:vAlign w:val="center"/>
          </w:tcPr>
          <w:p w:rsidR="00106250" w:rsidRPr="00EE7272" w:rsidRDefault="00106250" w:rsidP="0098182C">
            <w:pPr>
              <w:jc w:val="both"/>
              <w:rPr>
                <w:rFonts w:ascii="Arial" w:eastAsia="Arial Unicode MS" w:hAnsi="Arial" w:cs="Arial"/>
                <w:sz w:val="21"/>
                <w:szCs w:val="21"/>
              </w:rPr>
            </w:pPr>
            <w:r w:rsidRPr="00EE7272">
              <w:rPr>
                <w:rFonts w:ascii="Arial" w:eastAsia="Arial Unicode MS" w:hAnsi="Arial" w:cs="Arial"/>
                <w:sz w:val="21"/>
                <w:szCs w:val="21"/>
              </w:rPr>
              <w:t>Product Test Specification</w:t>
            </w:r>
          </w:p>
        </w:tc>
      </w:tr>
      <w:tr w:rsidR="00106250" w:rsidRPr="00EE7272" w:rsidTr="0098182C">
        <w:tc>
          <w:tcPr>
            <w:tcW w:w="4839" w:type="dxa"/>
            <w:shd w:val="clear" w:color="auto" w:fill="auto"/>
            <w:vAlign w:val="center"/>
          </w:tcPr>
          <w:p w:rsidR="00106250" w:rsidRPr="00EE7272" w:rsidRDefault="00106250" w:rsidP="0098182C">
            <w:pPr>
              <w:jc w:val="both"/>
              <w:rPr>
                <w:rFonts w:ascii="Arial" w:eastAsia="Arial Unicode MS" w:hAnsi="Arial" w:cs="Arial"/>
                <w:sz w:val="21"/>
                <w:szCs w:val="21"/>
              </w:rPr>
            </w:pPr>
            <w:r w:rsidRPr="00EE7272">
              <w:rPr>
                <w:rFonts w:ascii="Arial" w:eastAsia="Arial Unicode MS" w:hAnsi="Arial" w:cs="Arial"/>
                <w:sz w:val="21"/>
                <w:szCs w:val="21"/>
              </w:rPr>
              <w:t>BOM</w:t>
            </w:r>
          </w:p>
        </w:tc>
        <w:tc>
          <w:tcPr>
            <w:tcW w:w="4840" w:type="dxa"/>
            <w:shd w:val="clear" w:color="auto" w:fill="auto"/>
            <w:vAlign w:val="center"/>
          </w:tcPr>
          <w:p w:rsidR="00106250" w:rsidRPr="00EE7272" w:rsidRDefault="00106250" w:rsidP="0098182C">
            <w:pPr>
              <w:jc w:val="both"/>
              <w:rPr>
                <w:rFonts w:ascii="Arial" w:eastAsia="Arial Unicode MS" w:hAnsi="Arial" w:cs="Arial"/>
                <w:sz w:val="21"/>
                <w:szCs w:val="21"/>
              </w:rPr>
            </w:pPr>
            <w:r w:rsidRPr="00EE7272">
              <w:rPr>
                <w:rFonts w:ascii="Arial" w:eastAsia="Arial Unicode MS" w:hAnsi="Arial" w:cs="Arial"/>
                <w:sz w:val="21"/>
                <w:szCs w:val="21"/>
              </w:rPr>
              <w:t>Bill of material</w:t>
            </w:r>
          </w:p>
        </w:tc>
      </w:tr>
      <w:tr w:rsidR="00106250" w:rsidRPr="00EE7272" w:rsidTr="0098182C">
        <w:tc>
          <w:tcPr>
            <w:tcW w:w="4839" w:type="dxa"/>
            <w:shd w:val="clear" w:color="auto" w:fill="auto"/>
            <w:vAlign w:val="center"/>
          </w:tcPr>
          <w:p w:rsidR="00106250" w:rsidRPr="00EE7272" w:rsidRDefault="00106250" w:rsidP="0098182C">
            <w:pPr>
              <w:jc w:val="both"/>
              <w:rPr>
                <w:rFonts w:ascii="Arial" w:eastAsia="Arial Unicode MS" w:hAnsi="Arial" w:cs="Arial"/>
                <w:sz w:val="21"/>
                <w:szCs w:val="21"/>
              </w:rPr>
            </w:pPr>
            <w:r w:rsidRPr="00EE7272">
              <w:rPr>
                <w:rFonts w:ascii="Arial" w:eastAsia="Arial Unicode MS" w:hAnsi="Arial" w:cs="Arial"/>
                <w:sz w:val="21"/>
                <w:szCs w:val="21"/>
              </w:rPr>
              <w:t>DUT</w:t>
            </w:r>
          </w:p>
        </w:tc>
        <w:tc>
          <w:tcPr>
            <w:tcW w:w="4840" w:type="dxa"/>
            <w:shd w:val="clear" w:color="auto" w:fill="auto"/>
            <w:vAlign w:val="center"/>
          </w:tcPr>
          <w:p w:rsidR="00106250" w:rsidRPr="00EE7272" w:rsidRDefault="00106250" w:rsidP="0098182C">
            <w:pPr>
              <w:jc w:val="both"/>
              <w:rPr>
                <w:rFonts w:ascii="Arial" w:eastAsia="Arial Unicode MS" w:hAnsi="Arial" w:cs="Arial"/>
                <w:sz w:val="21"/>
                <w:szCs w:val="21"/>
              </w:rPr>
            </w:pPr>
            <w:r w:rsidRPr="00EE7272">
              <w:rPr>
                <w:rFonts w:ascii="Arial" w:eastAsia="Arial Unicode MS" w:hAnsi="Arial" w:cs="Arial"/>
                <w:sz w:val="21"/>
                <w:szCs w:val="21"/>
              </w:rPr>
              <w:t>Device under Test</w:t>
            </w:r>
          </w:p>
        </w:tc>
      </w:tr>
      <w:tr w:rsidR="00106250" w:rsidRPr="00EE7272" w:rsidTr="0098182C">
        <w:tc>
          <w:tcPr>
            <w:tcW w:w="4839" w:type="dxa"/>
            <w:shd w:val="clear" w:color="auto" w:fill="auto"/>
            <w:vAlign w:val="center"/>
          </w:tcPr>
          <w:p w:rsidR="00106250" w:rsidRPr="00EE7272" w:rsidRDefault="00106250" w:rsidP="0098182C">
            <w:pPr>
              <w:jc w:val="both"/>
              <w:rPr>
                <w:rFonts w:ascii="Arial" w:eastAsia="Arial Unicode MS" w:hAnsi="Arial" w:cs="Arial"/>
                <w:sz w:val="21"/>
                <w:szCs w:val="21"/>
              </w:rPr>
            </w:pPr>
            <w:r w:rsidRPr="00EE7272">
              <w:rPr>
                <w:rFonts w:ascii="Arial" w:eastAsia="Arial Unicode MS" w:hAnsi="Arial" w:cs="Arial"/>
                <w:sz w:val="21"/>
                <w:szCs w:val="21"/>
              </w:rPr>
              <w:t>EOL</w:t>
            </w:r>
          </w:p>
        </w:tc>
        <w:tc>
          <w:tcPr>
            <w:tcW w:w="4840" w:type="dxa"/>
            <w:shd w:val="clear" w:color="auto" w:fill="auto"/>
            <w:vAlign w:val="center"/>
          </w:tcPr>
          <w:p w:rsidR="00106250" w:rsidRPr="00EE7272" w:rsidRDefault="00106250" w:rsidP="0098182C">
            <w:pPr>
              <w:jc w:val="both"/>
              <w:rPr>
                <w:rFonts w:ascii="Arial" w:eastAsia="Arial Unicode MS" w:hAnsi="Arial" w:cs="Arial"/>
                <w:sz w:val="21"/>
                <w:szCs w:val="21"/>
              </w:rPr>
            </w:pPr>
            <w:r w:rsidRPr="00EE7272">
              <w:rPr>
                <w:rFonts w:ascii="Arial" w:eastAsia="Arial Unicode MS" w:hAnsi="Arial" w:cs="Arial"/>
                <w:sz w:val="21"/>
                <w:szCs w:val="21"/>
              </w:rPr>
              <w:t>End of Line</w:t>
            </w:r>
          </w:p>
        </w:tc>
      </w:tr>
      <w:tr w:rsidR="00106250" w:rsidRPr="00EE7272" w:rsidTr="0098182C">
        <w:tc>
          <w:tcPr>
            <w:tcW w:w="4839" w:type="dxa"/>
            <w:shd w:val="clear" w:color="auto" w:fill="auto"/>
            <w:vAlign w:val="center"/>
          </w:tcPr>
          <w:p w:rsidR="00106250" w:rsidRPr="00EE7272" w:rsidRDefault="00106250" w:rsidP="0098182C">
            <w:pPr>
              <w:jc w:val="both"/>
              <w:rPr>
                <w:rFonts w:ascii="Arial" w:eastAsia="Arial Unicode MS" w:hAnsi="Arial" w:cs="Arial"/>
                <w:sz w:val="21"/>
                <w:szCs w:val="21"/>
              </w:rPr>
            </w:pPr>
            <w:r w:rsidRPr="00EE7272">
              <w:rPr>
                <w:rFonts w:ascii="Arial" w:eastAsia="Arial Unicode MS" w:hAnsi="Arial" w:cs="Arial"/>
                <w:sz w:val="21"/>
                <w:szCs w:val="21"/>
              </w:rPr>
              <w:t>FA</w:t>
            </w:r>
          </w:p>
        </w:tc>
        <w:tc>
          <w:tcPr>
            <w:tcW w:w="4840" w:type="dxa"/>
            <w:shd w:val="clear" w:color="auto" w:fill="auto"/>
            <w:vAlign w:val="center"/>
          </w:tcPr>
          <w:p w:rsidR="00106250" w:rsidRPr="00EE7272" w:rsidRDefault="00106250" w:rsidP="0098182C">
            <w:pPr>
              <w:jc w:val="both"/>
              <w:rPr>
                <w:rFonts w:ascii="Arial" w:eastAsia="Arial Unicode MS" w:hAnsi="Arial" w:cs="Arial"/>
                <w:sz w:val="21"/>
                <w:szCs w:val="21"/>
              </w:rPr>
            </w:pPr>
            <w:r w:rsidRPr="00EE7272">
              <w:rPr>
                <w:rFonts w:ascii="Arial" w:eastAsia="Arial Unicode MS" w:hAnsi="Arial" w:cs="Arial"/>
                <w:sz w:val="21"/>
                <w:szCs w:val="21"/>
              </w:rPr>
              <w:t>Final Assembly</w:t>
            </w:r>
          </w:p>
        </w:tc>
      </w:tr>
      <w:tr w:rsidR="00106250" w:rsidRPr="00EE7272" w:rsidTr="0098182C">
        <w:tc>
          <w:tcPr>
            <w:tcW w:w="4839" w:type="dxa"/>
            <w:shd w:val="clear" w:color="auto" w:fill="auto"/>
            <w:vAlign w:val="center"/>
          </w:tcPr>
          <w:p w:rsidR="00106250" w:rsidRPr="00EE7272" w:rsidRDefault="00106250" w:rsidP="0098182C">
            <w:pPr>
              <w:jc w:val="both"/>
              <w:rPr>
                <w:rFonts w:ascii="Arial" w:eastAsia="Arial Unicode MS" w:hAnsi="Arial" w:cs="Arial"/>
                <w:sz w:val="21"/>
                <w:szCs w:val="21"/>
              </w:rPr>
            </w:pPr>
            <w:r w:rsidRPr="001D7794">
              <w:rPr>
                <w:rFonts w:ascii="Arial" w:eastAsia="微软雅黑" w:hAnsi="Arial" w:cs="Arial"/>
                <w:sz w:val="22"/>
                <w:lang w:eastAsia="zh-CN"/>
              </w:rPr>
              <w:t>KL15</w:t>
            </w:r>
          </w:p>
        </w:tc>
        <w:tc>
          <w:tcPr>
            <w:tcW w:w="4840" w:type="dxa"/>
            <w:shd w:val="clear" w:color="auto" w:fill="auto"/>
            <w:vAlign w:val="center"/>
          </w:tcPr>
          <w:p w:rsidR="00106250" w:rsidRPr="00EE7272" w:rsidRDefault="00106250" w:rsidP="0098182C">
            <w:pPr>
              <w:jc w:val="both"/>
              <w:rPr>
                <w:rFonts w:ascii="Arial" w:eastAsia="Arial Unicode MS" w:hAnsi="Arial" w:cs="Arial"/>
                <w:sz w:val="21"/>
                <w:szCs w:val="21"/>
              </w:rPr>
            </w:pPr>
            <w:r w:rsidRPr="001D7794">
              <w:rPr>
                <w:rFonts w:ascii="Arial" w:eastAsia="微软雅黑" w:hAnsi="Arial" w:cs="Arial"/>
                <w:sz w:val="22"/>
                <w:lang w:eastAsia="zh-CN"/>
              </w:rPr>
              <w:t>Ignition Voltage</w:t>
            </w:r>
          </w:p>
        </w:tc>
      </w:tr>
      <w:tr w:rsidR="00106250" w:rsidRPr="00EE7272" w:rsidTr="0098182C">
        <w:tc>
          <w:tcPr>
            <w:tcW w:w="4839" w:type="dxa"/>
            <w:shd w:val="clear" w:color="auto" w:fill="auto"/>
            <w:vAlign w:val="center"/>
          </w:tcPr>
          <w:p w:rsidR="00106250" w:rsidRPr="00EE7272" w:rsidRDefault="00106250" w:rsidP="0098182C">
            <w:pPr>
              <w:jc w:val="both"/>
              <w:rPr>
                <w:rFonts w:ascii="Arial" w:eastAsia="Arial Unicode MS" w:hAnsi="Arial" w:cs="Arial"/>
                <w:sz w:val="21"/>
                <w:szCs w:val="21"/>
              </w:rPr>
            </w:pPr>
            <w:r w:rsidRPr="001D7794">
              <w:rPr>
                <w:rFonts w:ascii="Arial" w:eastAsia="微软雅黑" w:hAnsi="Arial" w:cs="Arial"/>
                <w:sz w:val="22"/>
                <w:lang w:eastAsia="zh-CN"/>
              </w:rPr>
              <w:t>KL30</w:t>
            </w:r>
          </w:p>
        </w:tc>
        <w:tc>
          <w:tcPr>
            <w:tcW w:w="4840" w:type="dxa"/>
            <w:shd w:val="clear" w:color="auto" w:fill="auto"/>
            <w:vAlign w:val="center"/>
          </w:tcPr>
          <w:p w:rsidR="00106250" w:rsidRPr="00EE7272" w:rsidRDefault="00106250" w:rsidP="0098182C">
            <w:pPr>
              <w:jc w:val="both"/>
              <w:rPr>
                <w:rFonts w:ascii="Arial" w:eastAsia="Arial Unicode MS" w:hAnsi="Arial" w:cs="Arial"/>
                <w:sz w:val="21"/>
                <w:szCs w:val="21"/>
              </w:rPr>
            </w:pPr>
            <w:r w:rsidRPr="001D7794">
              <w:rPr>
                <w:rFonts w:ascii="Arial" w:eastAsia="微软雅黑" w:hAnsi="Arial" w:cs="Arial"/>
                <w:sz w:val="22"/>
                <w:lang w:eastAsia="zh-CN"/>
              </w:rPr>
              <w:t>Battery Voltage</w:t>
            </w:r>
          </w:p>
        </w:tc>
      </w:tr>
      <w:tr w:rsidR="00106250" w:rsidRPr="00EE7272" w:rsidTr="0098182C">
        <w:tc>
          <w:tcPr>
            <w:tcW w:w="4839" w:type="dxa"/>
            <w:shd w:val="clear" w:color="auto" w:fill="auto"/>
            <w:vAlign w:val="center"/>
          </w:tcPr>
          <w:p w:rsidR="00106250" w:rsidRPr="001D7794" w:rsidRDefault="00106250" w:rsidP="0098182C">
            <w:pPr>
              <w:jc w:val="both"/>
              <w:rPr>
                <w:rFonts w:ascii="Arial" w:eastAsia="微软雅黑" w:hAnsi="Arial" w:cs="Arial"/>
                <w:sz w:val="22"/>
                <w:lang w:eastAsia="zh-CN"/>
              </w:rPr>
            </w:pPr>
            <w:r w:rsidRPr="001D7794">
              <w:rPr>
                <w:rFonts w:ascii="Arial" w:eastAsia="微软雅黑" w:hAnsi="Arial" w:cs="Arial"/>
                <w:sz w:val="22"/>
                <w:lang w:eastAsia="zh-CN"/>
              </w:rPr>
              <w:t>GND</w:t>
            </w:r>
          </w:p>
        </w:tc>
        <w:tc>
          <w:tcPr>
            <w:tcW w:w="4840" w:type="dxa"/>
            <w:shd w:val="clear" w:color="auto" w:fill="auto"/>
            <w:vAlign w:val="center"/>
          </w:tcPr>
          <w:p w:rsidR="00106250" w:rsidRPr="001D7794" w:rsidRDefault="00106250" w:rsidP="0098182C">
            <w:pPr>
              <w:jc w:val="both"/>
              <w:rPr>
                <w:rFonts w:ascii="Arial" w:eastAsia="微软雅黑" w:hAnsi="Arial" w:cs="Arial"/>
                <w:sz w:val="22"/>
                <w:lang w:eastAsia="zh-CN"/>
              </w:rPr>
            </w:pPr>
            <w:r w:rsidRPr="001D7794">
              <w:rPr>
                <w:rFonts w:ascii="Arial" w:eastAsia="微软雅黑" w:hAnsi="Arial" w:cs="Arial"/>
                <w:sz w:val="22"/>
                <w:lang w:eastAsia="zh-CN"/>
              </w:rPr>
              <w:t>Ground</w:t>
            </w:r>
          </w:p>
        </w:tc>
      </w:tr>
      <w:tr w:rsidR="00106250" w:rsidRPr="00EE7272" w:rsidTr="0098182C">
        <w:tc>
          <w:tcPr>
            <w:tcW w:w="4839" w:type="dxa"/>
            <w:shd w:val="clear" w:color="auto" w:fill="auto"/>
            <w:vAlign w:val="center"/>
          </w:tcPr>
          <w:p w:rsidR="00106250" w:rsidRPr="00EE7272" w:rsidRDefault="00106250" w:rsidP="0098182C">
            <w:pPr>
              <w:jc w:val="both"/>
              <w:rPr>
                <w:rFonts w:ascii="Arial" w:eastAsia="Arial Unicode MS" w:hAnsi="Arial" w:cs="Arial"/>
                <w:sz w:val="21"/>
                <w:szCs w:val="21"/>
              </w:rPr>
            </w:pPr>
            <w:r w:rsidRPr="001D7794">
              <w:rPr>
                <w:rFonts w:ascii="Arial" w:eastAsia="微软雅黑" w:hAnsi="Arial" w:cs="Arial"/>
                <w:sz w:val="22"/>
                <w:lang w:eastAsia="zh-CN"/>
              </w:rPr>
              <w:t>LCD</w:t>
            </w:r>
          </w:p>
        </w:tc>
        <w:tc>
          <w:tcPr>
            <w:tcW w:w="4840" w:type="dxa"/>
            <w:shd w:val="clear" w:color="auto" w:fill="auto"/>
            <w:vAlign w:val="center"/>
          </w:tcPr>
          <w:p w:rsidR="00106250" w:rsidRPr="00EE7272" w:rsidRDefault="00106250" w:rsidP="0098182C">
            <w:pPr>
              <w:jc w:val="both"/>
              <w:rPr>
                <w:rFonts w:ascii="Arial" w:eastAsia="Arial Unicode MS" w:hAnsi="Arial" w:cs="Arial"/>
                <w:sz w:val="21"/>
                <w:szCs w:val="21"/>
              </w:rPr>
            </w:pPr>
            <w:r w:rsidRPr="001D7794">
              <w:rPr>
                <w:rFonts w:ascii="Arial" w:eastAsia="微软雅黑" w:hAnsi="Arial" w:cs="Arial"/>
                <w:sz w:val="22"/>
                <w:lang w:eastAsia="zh-CN"/>
              </w:rPr>
              <w:t>Liquid Crystal Display</w:t>
            </w:r>
          </w:p>
        </w:tc>
      </w:tr>
      <w:tr w:rsidR="00106250" w:rsidRPr="00EE7272" w:rsidTr="0098182C">
        <w:tc>
          <w:tcPr>
            <w:tcW w:w="4839" w:type="dxa"/>
            <w:shd w:val="clear" w:color="auto" w:fill="auto"/>
            <w:vAlign w:val="center"/>
          </w:tcPr>
          <w:p w:rsidR="00106250" w:rsidRPr="00EE7272" w:rsidRDefault="00106250" w:rsidP="0098182C">
            <w:pPr>
              <w:jc w:val="both"/>
              <w:rPr>
                <w:rFonts w:ascii="Arial" w:eastAsia="Arial Unicode MS" w:hAnsi="Arial" w:cs="Arial"/>
                <w:sz w:val="21"/>
                <w:szCs w:val="21"/>
              </w:rPr>
            </w:pPr>
            <w:r w:rsidRPr="001D7794">
              <w:rPr>
                <w:rFonts w:ascii="Arial" w:eastAsia="微软雅黑" w:hAnsi="Arial" w:cs="Arial"/>
                <w:sz w:val="22"/>
                <w:lang w:eastAsia="zh-CN"/>
              </w:rPr>
              <w:t>SM</w:t>
            </w:r>
          </w:p>
        </w:tc>
        <w:tc>
          <w:tcPr>
            <w:tcW w:w="4840" w:type="dxa"/>
            <w:shd w:val="clear" w:color="auto" w:fill="auto"/>
            <w:vAlign w:val="center"/>
          </w:tcPr>
          <w:p w:rsidR="00106250" w:rsidRPr="00EE7272" w:rsidRDefault="00106250" w:rsidP="0098182C">
            <w:pPr>
              <w:jc w:val="both"/>
              <w:rPr>
                <w:rFonts w:ascii="Arial" w:eastAsia="Arial Unicode MS" w:hAnsi="Arial" w:cs="Arial"/>
                <w:sz w:val="21"/>
                <w:szCs w:val="21"/>
              </w:rPr>
            </w:pPr>
            <w:r w:rsidRPr="001D7794">
              <w:rPr>
                <w:rFonts w:ascii="Arial" w:eastAsia="微软雅黑" w:hAnsi="Arial" w:cs="Arial"/>
                <w:sz w:val="22"/>
                <w:lang w:eastAsia="zh-CN"/>
              </w:rPr>
              <w:t>Stepper Motor</w:t>
            </w:r>
          </w:p>
        </w:tc>
      </w:tr>
      <w:tr w:rsidR="00106250" w:rsidRPr="00EE7272" w:rsidTr="0098182C">
        <w:tc>
          <w:tcPr>
            <w:tcW w:w="4839" w:type="dxa"/>
            <w:shd w:val="clear" w:color="auto" w:fill="auto"/>
            <w:vAlign w:val="center"/>
          </w:tcPr>
          <w:p w:rsidR="00106250" w:rsidRPr="00EE7272" w:rsidRDefault="00106250" w:rsidP="0098182C">
            <w:pPr>
              <w:jc w:val="both"/>
              <w:rPr>
                <w:rFonts w:ascii="Arial" w:eastAsia="Arial Unicode MS" w:hAnsi="Arial" w:cs="Arial"/>
                <w:sz w:val="21"/>
                <w:szCs w:val="21"/>
              </w:rPr>
            </w:pPr>
            <w:r w:rsidRPr="001D7794">
              <w:rPr>
                <w:rFonts w:ascii="Arial" w:eastAsia="微软雅黑" w:hAnsi="Arial" w:cs="Arial"/>
                <w:sz w:val="22"/>
                <w:lang w:eastAsia="zh-CN"/>
              </w:rPr>
              <w:t>uC</w:t>
            </w:r>
          </w:p>
        </w:tc>
        <w:tc>
          <w:tcPr>
            <w:tcW w:w="4840" w:type="dxa"/>
            <w:shd w:val="clear" w:color="auto" w:fill="auto"/>
            <w:vAlign w:val="center"/>
          </w:tcPr>
          <w:p w:rsidR="00106250" w:rsidRPr="00EE7272" w:rsidRDefault="00106250" w:rsidP="0098182C">
            <w:pPr>
              <w:jc w:val="both"/>
              <w:rPr>
                <w:rFonts w:ascii="Arial" w:eastAsia="Arial Unicode MS" w:hAnsi="Arial" w:cs="Arial"/>
                <w:sz w:val="21"/>
                <w:szCs w:val="21"/>
              </w:rPr>
            </w:pPr>
            <w:r w:rsidRPr="001D7794">
              <w:rPr>
                <w:rFonts w:ascii="Arial" w:eastAsia="微软雅黑" w:hAnsi="Arial" w:cs="Arial"/>
                <w:sz w:val="22"/>
                <w:lang w:eastAsia="zh-CN"/>
              </w:rPr>
              <w:t>Microcontroller</w:t>
            </w:r>
          </w:p>
        </w:tc>
      </w:tr>
      <w:tr w:rsidR="00106250" w:rsidRPr="00EE7272" w:rsidTr="0098182C">
        <w:tc>
          <w:tcPr>
            <w:tcW w:w="4839" w:type="dxa"/>
            <w:shd w:val="clear" w:color="auto" w:fill="auto"/>
            <w:vAlign w:val="center"/>
          </w:tcPr>
          <w:p w:rsidR="00106250" w:rsidRPr="00EE7272" w:rsidRDefault="00106250" w:rsidP="0098182C">
            <w:pPr>
              <w:jc w:val="both"/>
              <w:rPr>
                <w:rFonts w:ascii="Arial" w:eastAsia="Arial Unicode MS" w:hAnsi="Arial" w:cs="Arial"/>
                <w:sz w:val="21"/>
                <w:szCs w:val="21"/>
              </w:rPr>
            </w:pPr>
            <w:r w:rsidRPr="00EE7272">
              <w:rPr>
                <w:rFonts w:ascii="Arial" w:eastAsia="Arial Unicode MS" w:hAnsi="Arial" w:cs="Arial"/>
                <w:sz w:val="21"/>
                <w:szCs w:val="21"/>
              </w:rPr>
              <w:t>AD</w:t>
            </w:r>
          </w:p>
        </w:tc>
        <w:tc>
          <w:tcPr>
            <w:tcW w:w="4840" w:type="dxa"/>
            <w:shd w:val="clear" w:color="auto" w:fill="auto"/>
            <w:vAlign w:val="center"/>
          </w:tcPr>
          <w:p w:rsidR="00106250" w:rsidRPr="00EE7272" w:rsidRDefault="00106250" w:rsidP="0098182C">
            <w:pPr>
              <w:jc w:val="both"/>
              <w:rPr>
                <w:rFonts w:ascii="Arial" w:eastAsia="Arial Unicode MS" w:hAnsi="Arial" w:cs="Arial"/>
                <w:sz w:val="21"/>
                <w:szCs w:val="21"/>
              </w:rPr>
            </w:pPr>
            <w:bookmarkStart w:id="20" w:name="OLE_LINK26"/>
            <w:bookmarkStart w:id="21" w:name="OLE_LINK27"/>
            <w:r w:rsidRPr="001D7794">
              <w:rPr>
                <w:rFonts w:ascii="Arial" w:eastAsia="微软雅黑" w:hAnsi="Arial" w:cs="Arial"/>
                <w:sz w:val="22"/>
                <w:lang w:eastAsia="zh-CN"/>
              </w:rPr>
              <w:t>Analog to Digital</w:t>
            </w:r>
            <w:bookmarkEnd w:id="20"/>
            <w:bookmarkEnd w:id="21"/>
          </w:p>
        </w:tc>
      </w:tr>
      <w:tr w:rsidR="00106250" w:rsidRPr="00EE7272" w:rsidTr="0098182C">
        <w:tc>
          <w:tcPr>
            <w:tcW w:w="4839" w:type="dxa"/>
            <w:shd w:val="clear" w:color="auto" w:fill="auto"/>
            <w:vAlign w:val="center"/>
          </w:tcPr>
          <w:p w:rsidR="00106250" w:rsidRPr="00EE7272" w:rsidRDefault="00106250" w:rsidP="0098182C">
            <w:pPr>
              <w:jc w:val="both"/>
              <w:rPr>
                <w:rFonts w:ascii="Arial" w:eastAsia="Arial Unicode MS" w:hAnsi="Arial" w:cs="Arial"/>
                <w:sz w:val="21"/>
                <w:szCs w:val="21"/>
                <w:lang w:eastAsia="zh-CN"/>
              </w:rPr>
            </w:pPr>
            <w:r>
              <w:rPr>
                <w:rFonts w:ascii="Arial" w:eastAsia="Arial Unicode MS" w:hAnsi="Arial" w:cs="Arial" w:hint="eastAsia"/>
                <w:sz w:val="21"/>
                <w:szCs w:val="21"/>
                <w:lang w:eastAsia="zh-CN"/>
              </w:rPr>
              <w:t>0xXX</w:t>
            </w:r>
          </w:p>
        </w:tc>
        <w:tc>
          <w:tcPr>
            <w:tcW w:w="4840" w:type="dxa"/>
            <w:shd w:val="clear" w:color="auto" w:fill="auto"/>
            <w:vAlign w:val="center"/>
          </w:tcPr>
          <w:p w:rsidR="00106250" w:rsidRPr="00EE7272" w:rsidRDefault="00106250" w:rsidP="0098182C">
            <w:pPr>
              <w:jc w:val="both"/>
              <w:rPr>
                <w:rFonts w:ascii="Arial" w:eastAsia="Arial Unicode MS" w:hAnsi="Arial" w:cs="Arial" w:hint="eastAsia"/>
                <w:sz w:val="21"/>
                <w:szCs w:val="21"/>
                <w:lang w:eastAsia="zh-CN"/>
              </w:rPr>
            </w:pPr>
            <w:r>
              <w:rPr>
                <w:rFonts w:ascii="Arial" w:eastAsia="Arial Unicode MS" w:hAnsi="Arial" w:cs="Arial" w:hint="eastAsia"/>
                <w:sz w:val="21"/>
                <w:szCs w:val="21"/>
                <w:lang w:eastAsia="zh-CN"/>
              </w:rPr>
              <w:t>Means data not care</w:t>
            </w:r>
          </w:p>
        </w:tc>
      </w:tr>
      <w:tr w:rsidR="00106250" w:rsidRPr="00EE7272" w:rsidTr="0098182C">
        <w:tc>
          <w:tcPr>
            <w:tcW w:w="4839" w:type="dxa"/>
            <w:shd w:val="clear" w:color="auto" w:fill="auto"/>
            <w:vAlign w:val="center"/>
          </w:tcPr>
          <w:p w:rsidR="00106250" w:rsidRPr="00EE7272" w:rsidRDefault="00106250" w:rsidP="0098182C">
            <w:pPr>
              <w:jc w:val="both"/>
              <w:rPr>
                <w:rFonts w:ascii="Arial" w:eastAsia="Arial Unicode MS" w:hAnsi="Arial" w:cs="Arial"/>
                <w:sz w:val="21"/>
                <w:szCs w:val="21"/>
              </w:rPr>
            </w:pPr>
          </w:p>
        </w:tc>
        <w:tc>
          <w:tcPr>
            <w:tcW w:w="4840" w:type="dxa"/>
            <w:shd w:val="clear" w:color="auto" w:fill="auto"/>
            <w:vAlign w:val="center"/>
          </w:tcPr>
          <w:p w:rsidR="00106250" w:rsidRPr="00EE7272" w:rsidRDefault="00106250" w:rsidP="0098182C">
            <w:pPr>
              <w:jc w:val="both"/>
              <w:rPr>
                <w:rFonts w:ascii="Arial" w:eastAsia="Arial Unicode MS" w:hAnsi="Arial" w:cs="Arial"/>
                <w:sz w:val="21"/>
                <w:szCs w:val="21"/>
              </w:rPr>
            </w:pPr>
          </w:p>
        </w:tc>
      </w:tr>
    </w:tbl>
    <w:p w:rsidR="004D0FE0" w:rsidRDefault="004D0FE0" w:rsidP="00CF58C9">
      <w:pPr>
        <w:rPr>
          <w:rFonts w:ascii="Arial" w:hAnsi="Arial" w:cs="Arial" w:hint="eastAsia"/>
          <w:lang w:eastAsia="zh-CN"/>
        </w:rPr>
      </w:pPr>
    </w:p>
    <w:p w:rsidR="004D0FE0" w:rsidRDefault="004D0FE0" w:rsidP="00CF58C9">
      <w:pPr>
        <w:rPr>
          <w:rFonts w:ascii="Arial" w:hAnsi="Arial" w:cs="Arial" w:hint="eastAsia"/>
          <w:lang w:eastAsia="zh-CN"/>
        </w:rPr>
      </w:pPr>
    </w:p>
    <w:p w:rsidR="00CF58C9" w:rsidRDefault="00CF58C9" w:rsidP="00CF58C9">
      <w:pPr>
        <w:rPr>
          <w:rFonts w:ascii="Arial" w:hAnsi="Arial" w:cs="Arial"/>
          <w:lang w:eastAsia="zh-CN"/>
        </w:rPr>
      </w:pPr>
    </w:p>
    <w:p w:rsidR="00CF58C9" w:rsidRDefault="00CF58C9" w:rsidP="00CF58C9">
      <w:pPr>
        <w:rPr>
          <w:rFonts w:ascii="Arial" w:eastAsia="Arial Unicode MS" w:hAnsi="Arial" w:cs="Arial"/>
          <w:lang w:eastAsia="zh-CN"/>
        </w:rPr>
      </w:pPr>
    </w:p>
    <w:bookmarkEnd w:id="7"/>
    <w:bookmarkEnd w:id="8"/>
    <w:bookmarkEnd w:id="9"/>
    <w:bookmarkEnd w:id="10"/>
    <w:bookmarkEnd w:id="11"/>
    <w:bookmarkEnd w:id="12"/>
    <w:bookmarkEnd w:id="13"/>
    <w:p w:rsidR="00CF58C9" w:rsidRDefault="008D3767" w:rsidP="00CF58C9">
      <w:pPr>
        <w:pStyle w:val="1"/>
        <w:rPr>
          <w:rFonts w:ascii="Arial" w:eastAsia="Arial Unicode MS" w:hAnsi="Arial" w:cs="Arial"/>
          <w:lang w:val="en-US"/>
        </w:rPr>
      </w:pPr>
      <w:r>
        <w:rPr>
          <w:rFonts w:ascii="Arial" w:eastAsia="Arial Unicode MS" w:hAnsi="Arial" w:cs="Arial"/>
          <w:lang w:val="en-US"/>
        </w:rPr>
        <w:br w:type="page"/>
      </w:r>
      <w:r w:rsidR="00CF58C9">
        <w:rPr>
          <w:rFonts w:ascii="Arial" w:eastAsia="Arial Unicode MS" w:hAnsi="Arial" w:cs="Arial"/>
          <w:lang w:val="en-US"/>
        </w:rPr>
        <w:lastRenderedPageBreak/>
        <w:fldChar w:fldCharType="begin"/>
      </w:r>
      <w:r w:rsidR="00CF58C9">
        <w:rPr>
          <w:rFonts w:ascii="Arial" w:eastAsia="Arial Unicode MS" w:hAnsi="Arial" w:cs="Arial"/>
          <w:lang w:val="en-US"/>
        </w:rPr>
        <w:instrText xml:space="preserve"> SEQ kapitel \h </w:instrText>
      </w:r>
      <w:r w:rsidR="00CF58C9">
        <w:rPr>
          <w:rFonts w:ascii="Arial" w:eastAsia="Arial Unicode MS" w:hAnsi="Arial" w:cs="Arial"/>
          <w:lang w:val="en-US"/>
        </w:rPr>
        <w:fldChar w:fldCharType="end"/>
      </w:r>
      <w:bookmarkStart w:id="22" w:name="_Toc427507923"/>
      <w:bookmarkStart w:id="23" w:name="_Toc467654007"/>
      <w:r w:rsidR="00CF58C9">
        <w:rPr>
          <w:rFonts w:ascii="Arial" w:eastAsia="Arial Unicode MS" w:hAnsi="Arial" w:cs="Arial"/>
          <w:lang w:val="en-US"/>
        </w:rPr>
        <w:t>General Concepts</w:t>
      </w:r>
      <w:bookmarkEnd w:id="22"/>
      <w:bookmarkEnd w:id="23"/>
    </w:p>
    <w:p w:rsidR="00F86475" w:rsidRPr="00CB3B8F" w:rsidRDefault="00F86475" w:rsidP="004F5673">
      <w:pPr>
        <w:pStyle w:val="2"/>
        <w:rPr>
          <w:rFonts w:ascii="Arial" w:eastAsia="Arial Unicode MS" w:hAnsi="Arial" w:cs="Arial"/>
          <w:color w:val="000000"/>
          <w:lang w:val="en-US"/>
        </w:rPr>
      </w:pPr>
      <w:bookmarkStart w:id="24" w:name="_Toc187736797"/>
      <w:bookmarkStart w:id="25" w:name="_Toc344578052"/>
      <w:bookmarkStart w:id="26" w:name="_Toc427507924"/>
      <w:bookmarkStart w:id="27" w:name="_Toc467654008"/>
      <w:r w:rsidRPr="00CB3B8F">
        <w:rPr>
          <w:rFonts w:ascii="Arial" w:eastAsia="Arial Unicode MS" w:hAnsi="Arial" w:cs="Arial"/>
          <w:color w:val="000000"/>
          <w:lang w:val="en-US"/>
        </w:rPr>
        <w:t>Description</w:t>
      </w:r>
      <w:bookmarkEnd w:id="24"/>
      <w:bookmarkEnd w:id="25"/>
      <w:bookmarkEnd w:id="26"/>
      <w:bookmarkEnd w:id="27"/>
    </w:p>
    <w:p w:rsidR="00F86475" w:rsidRPr="00DA1469" w:rsidRDefault="007F4DDA" w:rsidP="00F86475">
      <w:pPr>
        <w:rPr>
          <w:rFonts w:ascii="Arial" w:eastAsia="Arial Unicode MS" w:hAnsi="Arial" w:cs="Arial" w:hint="eastAsia"/>
          <w:sz w:val="21"/>
          <w:szCs w:val="21"/>
          <w:lang w:eastAsia="zh-CN"/>
        </w:rPr>
      </w:pPr>
      <w:r w:rsidRPr="00DA1469">
        <w:rPr>
          <w:rFonts w:ascii="Arial" w:eastAsia="Arial Unicode MS" w:hAnsi="Arial" w:cs="Arial" w:hint="eastAsia"/>
          <w:b/>
          <w:sz w:val="21"/>
          <w:szCs w:val="21"/>
          <w:lang w:eastAsia="zh-CN"/>
        </w:rPr>
        <w:t>1</w:t>
      </w:r>
      <w:r w:rsidR="00F86475" w:rsidRPr="00DA1469">
        <w:rPr>
          <w:rFonts w:ascii="Arial" w:eastAsia="Arial Unicode MS" w:hAnsi="Arial" w:cs="Arial"/>
          <w:b/>
          <w:sz w:val="21"/>
          <w:szCs w:val="21"/>
          <w:lang w:eastAsia="zh-CN"/>
        </w:rPr>
        <w:t xml:space="preserve"> PCB </w:t>
      </w:r>
      <w:r w:rsidR="003241A1" w:rsidRPr="00DA1469">
        <w:rPr>
          <w:rFonts w:ascii="Arial" w:eastAsia="Arial Unicode MS" w:hAnsi="Arial" w:cs="Arial" w:hint="eastAsia"/>
          <w:b/>
          <w:sz w:val="21"/>
          <w:szCs w:val="21"/>
          <w:lang w:eastAsia="zh-CN"/>
        </w:rPr>
        <w:t xml:space="preserve">P/N </w:t>
      </w:r>
      <w:r w:rsidRPr="00DA1469">
        <w:rPr>
          <w:rFonts w:ascii="Arial" w:eastAsia="Arial Unicode MS" w:hAnsi="Arial" w:cs="Arial" w:hint="eastAsia"/>
          <w:b/>
          <w:sz w:val="21"/>
          <w:szCs w:val="21"/>
          <w:lang w:eastAsia="zh-CN"/>
        </w:rPr>
        <w:t>is</w:t>
      </w:r>
      <w:r w:rsidR="00F03729" w:rsidRPr="00DA1469">
        <w:rPr>
          <w:rFonts w:ascii="Arial" w:eastAsia="Arial Unicode MS" w:hAnsi="Arial" w:cs="Arial" w:hint="eastAsia"/>
          <w:sz w:val="21"/>
          <w:szCs w:val="21"/>
          <w:lang w:eastAsia="zh-CN"/>
        </w:rPr>
        <w:t xml:space="preserve"> </w:t>
      </w:r>
      <w:r w:rsidR="002D7A92" w:rsidRPr="002D7A92">
        <w:rPr>
          <w:rFonts w:ascii="Arial" w:eastAsia="Arial Unicode MS" w:hAnsi="Arial" w:cs="Arial"/>
          <w:sz w:val="21"/>
          <w:szCs w:val="21"/>
          <w:lang w:eastAsia="zh-CN"/>
        </w:rPr>
        <w:t>3140 193 52611</w:t>
      </w:r>
    </w:p>
    <w:p w:rsidR="005547AD" w:rsidRPr="00CB3B8F" w:rsidRDefault="005547AD" w:rsidP="00F86475">
      <w:pPr>
        <w:rPr>
          <w:rFonts w:ascii="Arial" w:eastAsia="Arial Unicode MS" w:hAnsi="Arial" w:cs="Arial" w:hint="eastAsia"/>
          <w:color w:val="000000"/>
          <w:sz w:val="21"/>
          <w:szCs w:val="21"/>
          <w:lang w:eastAsia="zh-CN"/>
        </w:rPr>
      </w:pPr>
    </w:p>
    <w:p w:rsidR="00F86475" w:rsidRDefault="004A0FE7" w:rsidP="00F86475">
      <w:pPr>
        <w:spacing w:line="360" w:lineRule="auto"/>
        <w:rPr>
          <w:rFonts w:hint="eastAsia"/>
          <w:noProof/>
          <w:lang w:eastAsia="zh-CN"/>
        </w:rPr>
      </w:pPr>
      <w:r w:rsidRPr="00DA7708">
        <w:rPr>
          <w:noProof/>
          <w:lang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6in;height:189.65pt;visibility:visible">
            <v:imagedata r:id="rId8" o:title=""/>
          </v:shape>
        </w:pict>
      </w:r>
    </w:p>
    <w:p w:rsidR="00F86475" w:rsidRDefault="00F86475" w:rsidP="00F86475">
      <w:pPr>
        <w:rPr>
          <w:rFonts w:ascii="Arial" w:eastAsia="Arial Unicode MS" w:hAnsi="Arial" w:cs="Arial" w:hint="eastAsia"/>
          <w:color w:val="000000"/>
          <w:sz w:val="21"/>
          <w:szCs w:val="21"/>
          <w:lang w:eastAsia="zh-CN"/>
        </w:rPr>
      </w:pPr>
      <w:bookmarkStart w:id="28" w:name="_Toc187736798"/>
      <w:bookmarkStart w:id="29" w:name="_Toc344578053"/>
    </w:p>
    <w:p w:rsidR="004A0FE7" w:rsidRDefault="004A0FE7" w:rsidP="00F86475">
      <w:pPr>
        <w:rPr>
          <w:rFonts w:ascii="Arial" w:eastAsia="Arial Unicode MS" w:hAnsi="Arial" w:cs="Arial" w:hint="eastAsia"/>
          <w:color w:val="000000"/>
          <w:sz w:val="21"/>
          <w:szCs w:val="21"/>
          <w:lang w:eastAsia="zh-CN"/>
        </w:rPr>
      </w:pPr>
      <w:r w:rsidRPr="00DA7708">
        <w:rPr>
          <w:noProof/>
          <w:lang w:eastAsia="zh-CN"/>
        </w:rPr>
        <w:pict>
          <v:shape id="_x0000_i1032" type="#_x0000_t75" style="width:6in;height:182.7pt;visibility:visible">
            <v:imagedata r:id="rId9" o:title=""/>
          </v:shape>
        </w:pict>
      </w:r>
    </w:p>
    <w:p w:rsidR="004A0FE7" w:rsidRDefault="004A0FE7" w:rsidP="00F86475">
      <w:pPr>
        <w:rPr>
          <w:rFonts w:ascii="Arial" w:eastAsia="Arial Unicode MS" w:hAnsi="Arial" w:cs="Arial" w:hint="eastAsia"/>
          <w:color w:val="000000"/>
          <w:sz w:val="21"/>
          <w:szCs w:val="21"/>
          <w:lang w:eastAsia="zh-CN"/>
        </w:rPr>
      </w:pPr>
    </w:p>
    <w:p w:rsidR="00F86475" w:rsidRDefault="00F86475" w:rsidP="004F5673">
      <w:pPr>
        <w:pStyle w:val="2"/>
        <w:rPr>
          <w:rFonts w:ascii="Arial" w:eastAsia="Arial Unicode MS" w:hAnsi="Arial" w:cs="Arial" w:hint="eastAsia"/>
          <w:color w:val="000000"/>
          <w:lang w:eastAsia="zh-CN"/>
        </w:rPr>
      </w:pPr>
      <w:bookmarkStart w:id="30" w:name="OLE_LINK9"/>
      <w:bookmarkStart w:id="31" w:name="OLE_LINK10"/>
      <w:bookmarkStart w:id="32" w:name="_Toc427507925"/>
      <w:bookmarkStart w:id="33" w:name="_Toc467654009"/>
      <w:r w:rsidRPr="00CB3B8F">
        <w:rPr>
          <w:rFonts w:ascii="Arial" w:eastAsia="Arial Unicode MS" w:hAnsi="Arial" w:cs="Arial"/>
          <w:color w:val="000000"/>
        </w:rPr>
        <w:t>Main Connector Pin Out</w:t>
      </w:r>
      <w:bookmarkEnd w:id="28"/>
      <w:bookmarkEnd w:id="29"/>
      <w:bookmarkEnd w:id="32"/>
      <w:bookmarkEnd w:id="33"/>
    </w:p>
    <w:p w:rsidR="00A122E8" w:rsidRPr="00A122E8" w:rsidRDefault="00A122E8" w:rsidP="00A122E8">
      <w:pPr>
        <w:rPr>
          <w:lang w:val="en-GB" w:eastAsia="zh-CN"/>
        </w:rPr>
      </w:pPr>
    </w:p>
    <w:bookmarkEnd w:id="30"/>
    <w:bookmarkEnd w:id="31"/>
    <w:p w:rsidR="00F86475" w:rsidRDefault="00F86475" w:rsidP="00556E4E">
      <w:pPr>
        <w:numPr>
          <w:ilvl w:val="0"/>
          <w:numId w:val="8"/>
        </w:numPr>
        <w:rPr>
          <w:rFonts w:ascii="Arial" w:eastAsia="Arial Unicode MS" w:hAnsi="Arial" w:cs="Arial" w:hint="eastAsia"/>
          <w:b/>
          <w:color w:val="000000"/>
          <w:sz w:val="21"/>
          <w:szCs w:val="21"/>
          <w:lang w:eastAsia="zh-CN"/>
        </w:rPr>
      </w:pPr>
      <w:r w:rsidRPr="002C544B">
        <w:rPr>
          <w:rFonts w:ascii="Arial" w:eastAsia="Arial Unicode MS" w:hAnsi="Arial" w:cs="Arial"/>
          <w:b/>
          <w:color w:val="000000"/>
          <w:sz w:val="21"/>
          <w:szCs w:val="21"/>
        </w:rPr>
        <w:t>connectors</w:t>
      </w:r>
      <w:r w:rsidR="008372D6">
        <w:rPr>
          <w:rFonts w:ascii="Arial" w:eastAsia="Arial Unicode MS" w:hAnsi="Arial" w:cs="Arial" w:hint="eastAsia"/>
          <w:b/>
          <w:color w:val="000000"/>
          <w:sz w:val="21"/>
          <w:szCs w:val="21"/>
          <w:lang w:eastAsia="zh-CN"/>
        </w:rPr>
        <w:t xml:space="preserve"> A</w:t>
      </w:r>
      <w:r w:rsidRPr="002C544B">
        <w:rPr>
          <w:rFonts w:ascii="Arial" w:eastAsia="Arial Unicode MS" w:hAnsi="Arial" w:cs="Arial"/>
          <w:b/>
          <w:color w:val="000000"/>
          <w:sz w:val="21"/>
          <w:szCs w:val="21"/>
        </w:rPr>
        <w:t xml:space="preserve">: </w:t>
      </w:r>
    </w:p>
    <w:p w:rsidR="00A122E8" w:rsidRPr="002C544B" w:rsidRDefault="00A122E8" w:rsidP="00A122E8">
      <w:pPr>
        <w:ind w:left="360"/>
        <w:rPr>
          <w:rFonts w:ascii="Arial" w:eastAsia="Arial Unicode MS" w:hAnsi="Arial" w:cs="Arial" w:hint="eastAsia"/>
          <w:b/>
          <w:color w:val="000000"/>
          <w:sz w:val="21"/>
          <w:szCs w:val="21"/>
          <w:lang w:eastAsia="zh-CN"/>
        </w:rPr>
      </w:pPr>
    </w:p>
    <w:p w:rsidR="00F86475" w:rsidRPr="00CB3B8F" w:rsidRDefault="00B62F45" w:rsidP="00F86475">
      <w:pPr>
        <w:rPr>
          <w:rFonts w:ascii="Arial" w:hAnsi="Arial" w:cs="Arial"/>
          <w:color w:val="000000"/>
          <w:lang w:eastAsia="zh-CN"/>
        </w:rPr>
      </w:pPr>
      <w:r>
        <w:rPr>
          <w:rFonts w:ascii="Arial" w:hAnsi="Arial" w:cs="Arial"/>
          <w:noProof/>
          <w:color w:val="000000"/>
          <w:lang w:eastAsia="zh-CN"/>
        </w:rPr>
      </w:r>
      <w:r w:rsidR="004A0CDD">
        <w:rPr>
          <w:rFonts w:ascii="Arial" w:hAnsi="Arial" w:cs="Arial"/>
          <w:color w:val="000000"/>
          <w:lang w:eastAsia="zh-CN"/>
        </w:rPr>
        <w:pict>
          <v:rect id="_x0000_s1062" style="width:390.4pt;height:151.4pt;mso-position-horizontal-relative:char;mso-position-vertical-relative:line">
            <v:textbox style="mso-next-textbox:#_x0000_s1062">
              <w:txbxContent>
                <w:p w:rsidR="00176166" w:rsidRDefault="00176166" w:rsidP="00E471DB">
                  <w:pPr>
                    <w:ind w:firstLineChars="350" w:firstLine="700"/>
                    <w:rPr>
                      <w:rFonts w:ascii="Arial" w:hAnsi="Arial" w:cs="Arial" w:hint="eastAsia"/>
                      <w:color w:val="122EFA"/>
                      <w:sz w:val="21"/>
                      <w:szCs w:val="21"/>
                      <w:lang w:val="en-GB" w:eastAsia="zh-CN"/>
                    </w:rPr>
                  </w:pPr>
                  <w:r w:rsidRPr="00DA7708">
                    <w:rPr>
                      <w:noProof/>
                      <w:lang w:eastAsia="zh-CN"/>
                    </w:rPr>
                    <w:pict>
                      <v:shape id="图片 1" o:spid="_x0000_i1029" type="#_x0000_t75" style="width:309.5pt;height:143.45pt;visibility:visible">
                        <v:imagedata r:id="rId10" o:title=""/>
                      </v:shape>
                    </w:pict>
                  </w:r>
                </w:p>
              </w:txbxContent>
            </v:textbox>
            <w10:wrap type="none"/>
            <w10:anchorlock/>
          </v:rect>
        </w:pict>
      </w:r>
    </w:p>
    <w:p w:rsidR="004A0CDD" w:rsidRPr="00CB3B8F" w:rsidRDefault="004A0CDD" w:rsidP="00F86475">
      <w:pPr>
        <w:rPr>
          <w:rFonts w:ascii="Arial" w:hAnsi="Arial" w:cs="Arial"/>
          <w:color w:val="000000"/>
          <w:sz w:val="21"/>
          <w:szCs w:val="21"/>
          <w:lang w:eastAsia="zh-C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0"/>
        <w:gridCol w:w="2696"/>
        <w:gridCol w:w="991"/>
        <w:gridCol w:w="2533"/>
        <w:gridCol w:w="2395"/>
      </w:tblGrid>
      <w:tr w:rsidR="00F86475" w:rsidRPr="00EA422E" w:rsidTr="002E59D2">
        <w:trPr>
          <w:trHeight w:val="20"/>
          <w:tblHeader/>
        </w:trPr>
        <w:tc>
          <w:tcPr>
            <w:tcW w:w="629" w:type="pct"/>
            <w:shd w:val="clear" w:color="auto" w:fill="E6E6E6"/>
            <w:vAlign w:val="center"/>
          </w:tcPr>
          <w:p w:rsidR="00F86475" w:rsidRPr="00EA422E" w:rsidRDefault="00F86475" w:rsidP="004A0CDD">
            <w:pPr>
              <w:pStyle w:val="TableCaption"/>
              <w:spacing w:before="0" w:after="0"/>
              <w:rPr>
                <w:color w:val="000000"/>
                <w:sz w:val="21"/>
                <w:szCs w:val="21"/>
                <w:lang w:eastAsia="zh-CN"/>
              </w:rPr>
            </w:pPr>
            <w:r w:rsidRPr="00EA422E">
              <w:rPr>
                <w:color w:val="000000"/>
                <w:sz w:val="21"/>
                <w:szCs w:val="21"/>
                <w:lang w:eastAsia="zh-CN"/>
              </w:rPr>
              <w:t>Pin</w:t>
            </w:r>
          </w:p>
        </w:tc>
        <w:tc>
          <w:tcPr>
            <w:tcW w:w="1368" w:type="pct"/>
            <w:shd w:val="clear" w:color="auto" w:fill="E6E6E6"/>
            <w:vAlign w:val="center"/>
          </w:tcPr>
          <w:p w:rsidR="00F86475" w:rsidRPr="00EA422E" w:rsidRDefault="00F86475" w:rsidP="00B62F45">
            <w:pPr>
              <w:pStyle w:val="TableCaption"/>
              <w:spacing w:before="0" w:after="0"/>
              <w:rPr>
                <w:color w:val="000000"/>
                <w:sz w:val="21"/>
                <w:szCs w:val="21"/>
                <w:lang w:eastAsia="zh-CN"/>
              </w:rPr>
            </w:pPr>
            <w:r w:rsidRPr="00EA422E">
              <w:rPr>
                <w:color w:val="000000"/>
                <w:sz w:val="21"/>
                <w:szCs w:val="21"/>
                <w:lang w:eastAsia="zh-CN"/>
              </w:rPr>
              <w:t>Symbol</w:t>
            </w:r>
          </w:p>
        </w:tc>
        <w:tc>
          <w:tcPr>
            <w:tcW w:w="503" w:type="pct"/>
            <w:shd w:val="clear" w:color="auto" w:fill="E6E6E6"/>
            <w:vAlign w:val="center"/>
          </w:tcPr>
          <w:p w:rsidR="00F86475" w:rsidRPr="00EA422E" w:rsidRDefault="00F86475" w:rsidP="00B62F45">
            <w:pPr>
              <w:pStyle w:val="TableCaption"/>
              <w:spacing w:before="0" w:after="0"/>
              <w:rPr>
                <w:color w:val="000000"/>
                <w:sz w:val="21"/>
                <w:szCs w:val="21"/>
                <w:lang w:eastAsia="zh-CN"/>
              </w:rPr>
            </w:pPr>
            <w:r w:rsidRPr="00EA422E">
              <w:rPr>
                <w:color w:val="000000"/>
                <w:sz w:val="21"/>
                <w:szCs w:val="21"/>
                <w:lang w:eastAsia="zh-CN"/>
              </w:rPr>
              <w:t>I/O</w:t>
            </w:r>
          </w:p>
        </w:tc>
        <w:tc>
          <w:tcPr>
            <w:tcW w:w="1285" w:type="pct"/>
            <w:shd w:val="clear" w:color="auto" w:fill="E6E6E6"/>
            <w:vAlign w:val="center"/>
          </w:tcPr>
          <w:p w:rsidR="00F86475" w:rsidRPr="00EA422E" w:rsidRDefault="00F86475" w:rsidP="00B62F45">
            <w:pPr>
              <w:pStyle w:val="TableCaption"/>
              <w:spacing w:before="0" w:after="0"/>
              <w:rPr>
                <w:color w:val="000000"/>
                <w:sz w:val="21"/>
                <w:szCs w:val="21"/>
                <w:lang w:eastAsia="zh-CN"/>
              </w:rPr>
            </w:pPr>
            <w:r w:rsidRPr="00EA422E">
              <w:rPr>
                <w:color w:val="000000"/>
                <w:sz w:val="21"/>
                <w:szCs w:val="21"/>
                <w:lang w:eastAsia="zh-CN"/>
              </w:rPr>
              <w:t>Description</w:t>
            </w:r>
          </w:p>
        </w:tc>
        <w:tc>
          <w:tcPr>
            <w:tcW w:w="1215" w:type="pct"/>
            <w:shd w:val="clear" w:color="auto" w:fill="E6E6E6"/>
          </w:tcPr>
          <w:p w:rsidR="00F86475" w:rsidRPr="00EA422E" w:rsidRDefault="00F86475" w:rsidP="00B62F45">
            <w:pPr>
              <w:pStyle w:val="TableCaption"/>
              <w:spacing w:before="0" w:after="0"/>
              <w:rPr>
                <w:color w:val="000000"/>
                <w:sz w:val="21"/>
                <w:szCs w:val="21"/>
                <w:lang w:eastAsia="zh-CN"/>
              </w:rPr>
            </w:pPr>
            <w:r w:rsidRPr="00EA422E">
              <w:rPr>
                <w:color w:val="000000"/>
                <w:sz w:val="21"/>
                <w:szCs w:val="21"/>
                <w:lang w:eastAsia="zh-CN"/>
              </w:rPr>
              <w:t>Remarks</w:t>
            </w:r>
          </w:p>
        </w:tc>
      </w:tr>
      <w:tr w:rsidR="00F82DFE" w:rsidRPr="00EA422E" w:rsidTr="002E59D2">
        <w:trPr>
          <w:trHeight w:val="20"/>
        </w:trPr>
        <w:tc>
          <w:tcPr>
            <w:tcW w:w="629" w:type="pct"/>
            <w:shd w:val="clear" w:color="auto" w:fill="auto"/>
            <w:vAlign w:val="center"/>
          </w:tcPr>
          <w:p w:rsidR="00F82DFE" w:rsidRPr="00EA422E" w:rsidRDefault="00F82DFE" w:rsidP="00A9325C">
            <w:pPr>
              <w:jc w:val="both"/>
              <w:rPr>
                <w:rFonts w:ascii="Arial" w:eastAsia="Arial Unicode MS" w:hAnsi="Arial" w:cs="Arial" w:hint="eastAsia"/>
                <w:sz w:val="18"/>
                <w:szCs w:val="18"/>
                <w:lang w:eastAsia="zh-CN"/>
              </w:rPr>
            </w:pPr>
            <w:r w:rsidRPr="00EA422E">
              <w:rPr>
                <w:rFonts w:ascii="Arial" w:eastAsia="Arial Unicode MS" w:hAnsi="Arial" w:cs="Arial" w:hint="eastAsia"/>
                <w:sz w:val="18"/>
                <w:szCs w:val="18"/>
                <w:lang w:eastAsia="zh-CN"/>
              </w:rPr>
              <w:t>1</w:t>
            </w:r>
          </w:p>
        </w:tc>
        <w:tc>
          <w:tcPr>
            <w:tcW w:w="1368" w:type="pct"/>
            <w:shd w:val="clear" w:color="auto" w:fill="auto"/>
            <w:vAlign w:val="center"/>
          </w:tcPr>
          <w:p w:rsidR="00F82DFE" w:rsidRPr="00EA422E" w:rsidRDefault="00F82DFE" w:rsidP="00D33597">
            <w:pPr>
              <w:jc w:val="center"/>
              <w:rPr>
                <w:rFonts w:ascii="Calibri" w:hAnsi="Calibri" w:cs="宋体"/>
                <w:color w:val="000000"/>
                <w:sz w:val="22"/>
                <w:szCs w:val="22"/>
              </w:rPr>
            </w:pPr>
          </w:p>
        </w:tc>
        <w:tc>
          <w:tcPr>
            <w:tcW w:w="503" w:type="pct"/>
            <w:shd w:val="clear" w:color="auto" w:fill="auto"/>
            <w:vAlign w:val="center"/>
          </w:tcPr>
          <w:p w:rsidR="00F82DFE" w:rsidRPr="00EA422E" w:rsidRDefault="00F82DFE" w:rsidP="009C4A45">
            <w:pPr>
              <w:jc w:val="center"/>
              <w:rPr>
                <w:rFonts w:hint="eastAsia"/>
                <w:sz w:val="18"/>
                <w:szCs w:val="18"/>
                <w:lang w:val="pt-BR" w:eastAsia="zh-CN"/>
              </w:rPr>
            </w:pPr>
          </w:p>
        </w:tc>
        <w:tc>
          <w:tcPr>
            <w:tcW w:w="1285" w:type="pct"/>
            <w:shd w:val="clear" w:color="auto" w:fill="auto"/>
            <w:vAlign w:val="center"/>
          </w:tcPr>
          <w:p w:rsidR="00F82DFE" w:rsidRPr="00EA422E" w:rsidRDefault="00F82DFE" w:rsidP="00047FEA">
            <w:pPr>
              <w:jc w:val="both"/>
              <w:rPr>
                <w:rFonts w:ascii="Arial" w:eastAsia="Arial Unicode MS" w:hAnsi="Arial" w:cs="Arial" w:hint="eastAsia"/>
                <w:sz w:val="18"/>
                <w:szCs w:val="18"/>
                <w:lang w:eastAsia="zh-CN"/>
              </w:rPr>
            </w:pPr>
          </w:p>
        </w:tc>
        <w:tc>
          <w:tcPr>
            <w:tcW w:w="1215" w:type="pct"/>
            <w:shd w:val="clear" w:color="auto" w:fill="auto"/>
            <w:vAlign w:val="center"/>
          </w:tcPr>
          <w:p w:rsidR="00F82DFE" w:rsidRPr="00EA422E" w:rsidRDefault="00F82DFE" w:rsidP="00E758E3">
            <w:pPr>
              <w:jc w:val="both"/>
              <w:rPr>
                <w:rFonts w:ascii="Arial" w:eastAsia="Arial Unicode MS" w:hAnsi="Arial" w:cs="Arial" w:hint="eastAsia"/>
                <w:sz w:val="18"/>
                <w:szCs w:val="18"/>
                <w:lang w:eastAsia="zh-CN"/>
              </w:rPr>
            </w:pPr>
          </w:p>
        </w:tc>
      </w:tr>
      <w:tr w:rsidR="00F82DFE" w:rsidRPr="00EA422E" w:rsidTr="002E59D2">
        <w:trPr>
          <w:trHeight w:val="20"/>
        </w:trPr>
        <w:tc>
          <w:tcPr>
            <w:tcW w:w="629" w:type="pct"/>
            <w:shd w:val="clear" w:color="auto" w:fill="auto"/>
            <w:vAlign w:val="center"/>
          </w:tcPr>
          <w:p w:rsidR="00F82DFE" w:rsidRPr="00EA422E" w:rsidRDefault="00F82DFE" w:rsidP="00A9325C">
            <w:pPr>
              <w:jc w:val="both"/>
              <w:rPr>
                <w:rFonts w:ascii="Arial" w:eastAsia="Arial Unicode MS" w:hAnsi="Arial" w:cs="Arial" w:hint="eastAsia"/>
                <w:sz w:val="18"/>
                <w:szCs w:val="18"/>
                <w:lang w:eastAsia="zh-CN"/>
              </w:rPr>
            </w:pPr>
            <w:r w:rsidRPr="00EA422E">
              <w:rPr>
                <w:rFonts w:ascii="Arial" w:eastAsia="Arial Unicode MS" w:hAnsi="Arial" w:cs="Arial" w:hint="eastAsia"/>
                <w:sz w:val="18"/>
                <w:szCs w:val="18"/>
                <w:lang w:eastAsia="zh-CN"/>
              </w:rPr>
              <w:t>2</w:t>
            </w:r>
          </w:p>
        </w:tc>
        <w:tc>
          <w:tcPr>
            <w:tcW w:w="1368" w:type="pct"/>
            <w:shd w:val="clear" w:color="auto" w:fill="auto"/>
            <w:vAlign w:val="center"/>
          </w:tcPr>
          <w:p w:rsidR="00F82DFE" w:rsidRPr="00EA422E" w:rsidRDefault="00F82DFE" w:rsidP="00D33597">
            <w:pPr>
              <w:jc w:val="center"/>
              <w:rPr>
                <w:rFonts w:ascii="Calibri" w:hAnsi="Calibri" w:cs="宋体"/>
                <w:color w:val="000000"/>
                <w:sz w:val="22"/>
                <w:szCs w:val="22"/>
              </w:rPr>
            </w:pPr>
            <w:r w:rsidRPr="00EA422E">
              <w:rPr>
                <w:color w:val="000000"/>
                <w:sz w:val="22"/>
                <w:szCs w:val="22"/>
              </w:rPr>
              <w:t>CAN_H</w:t>
            </w:r>
          </w:p>
        </w:tc>
        <w:tc>
          <w:tcPr>
            <w:tcW w:w="503" w:type="pct"/>
            <w:shd w:val="clear" w:color="auto" w:fill="auto"/>
            <w:vAlign w:val="center"/>
          </w:tcPr>
          <w:p w:rsidR="00F82DFE" w:rsidRPr="00EA422E" w:rsidRDefault="00F82DFE" w:rsidP="009C4A45">
            <w:pPr>
              <w:jc w:val="center"/>
              <w:rPr>
                <w:rFonts w:hint="eastAsia"/>
                <w:sz w:val="18"/>
                <w:szCs w:val="18"/>
                <w:lang w:val="pt-BR" w:eastAsia="zh-CN"/>
              </w:rPr>
            </w:pPr>
            <w:r w:rsidRPr="00EA422E">
              <w:rPr>
                <w:rFonts w:hint="eastAsia"/>
                <w:sz w:val="18"/>
                <w:szCs w:val="18"/>
                <w:lang w:val="pt-BR"/>
              </w:rPr>
              <w:t>I</w:t>
            </w:r>
          </w:p>
        </w:tc>
        <w:tc>
          <w:tcPr>
            <w:tcW w:w="1285" w:type="pct"/>
            <w:shd w:val="clear" w:color="auto" w:fill="auto"/>
            <w:vAlign w:val="center"/>
          </w:tcPr>
          <w:p w:rsidR="00F82DFE" w:rsidRPr="00EA422E" w:rsidRDefault="00F82DFE" w:rsidP="00047FEA">
            <w:pPr>
              <w:jc w:val="both"/>
              <w:rPr>
                <w:rFonts w:ascii="Arial" w:eastAsia="Arial Unicode MS" w:hAnsi="Arial" w:cs="Arial" w:hint="eastAsia"/>
                <w:sz w:val="18"/>
                <w:szCs w:val="18"/>
                <w:lang w:eastAsia="zh-CN"/>
              </w:rPr>
            </w:pPr>
          </w:p>
        </w:tc>
        <w:tc>
          <w:tcPr>
            <w:tcW w:w="1215" w:type="pct"/>
            <w:shd w:val="clear" w:color="auto" w:fill="auto"/>
            <w:vAlign w:val="center"/>
          </w:tcPr>
          <w:p w:rsidR="00F82DFE" w:rsidRPr="00EA422E" w:rsidRDefault="00F82DFE" w:rsidP="00E758E3">
            <w:pPr>
              <w:jc w:val="both"/>
              <w:rPr>
                <w:rFonts w:ascii="Arial" w:eastAsia="Arial Unicode MS" w:hAnsi="Arial" w:cs="Arial" w:hint="eastAsia"/>
                <w:sz w:val="18"/>
                <w:szCs w:val="18"/>
                <w:lang w:eastAsia="zh-CN"/>
              </w:rPr>
            </w:pPr>
          </w:p>
        </w:tc>
      </w:tr>
      <w:tr w:rsidR="00F82DFE" w:rsidRPr="00EA422E" w:rsidTr="002E59D2">
        <w:trPr>
          <w:trHeight w:val="20"/>
        </w:trPr>
        <w:tc>
          <w:tcPr>
            <w:tcW w:w="629" w:type="pct"/>
            <w:shd w:val="clear" w:color="auto" w:fill="auto"/>
            <w:vAlign w:val="center"/>
          </w:tcPr>
          <w:p w:rsidR="00F82DFE" w:rsidRPr="00EA422E" w:rsidRDefault="00F82DFE" w:rsidP="00A9325C">
            <w:pPr>
              <w:jc w:val="both"/>
              <w:rPr>
                <w:rFonts w:ascii="Arial" w:eastAsia="Arial Unicode MS" w:hAnsi="Arial" w:cs="Arial" w:hint="eastAsia"/>
                <w:sz w:val="18"/>
                <w:szCs w:val="18"/>
                <w:lang w:eastAsia="zh-CN"/>
              </w:rPr>
            </w:pPr>
            <w:r w:rsidRPr="00EA422E">
              <w:rPr>
                <w:rFonts w:ascii="Arial" w:eastAsia="Arial Unicode MS" w:hAnsi="Arial" w:cs="Arial" w:hint="eastAsia"/>
                <w:sz w:val="18"/>
                <w:szCs w:val="18"/>
                <w:lang w:eastAsia="zh-CN"/>
              </w:rPr>
              <w:t>3</w:t>
            </w:r>
          </w:p>
        </w:tc>
        <w:tc>
          <w:tcPr>
            <w:tcW w:w="1368" w:type="pct"/>
            <w:shd w:val="clear" w:color="auto" w:fill="auto"/>
            <w:vAlign w:val="center"/>
          </w:tcPr>
          <w:p w:rsidR="00F82DFE" w:rsidRPr="00EA422E" w:rsidRDefault="00F82DFE" w:rsidP="00D33597">
            <w:pPr>
              <w:jc w:val="center"/>
              <w:rPr>
                <w:rFonts w:ascii="Calibri" w:hAnsi="Calibri" w:cs="宋体"/>
                <w:color w:val="000000"/>
                <w:sz w:val="22"/>
                <w:szCs w:val="22"/>
              </w:rPr>
            </w:pPr>
            <w:r w:rsidRPr="00EA422E">
              <w:rPr>
                <w:color w:val="000000"/>
                <w:sz w:val="22"/>
                <w:szCs w:val="22"/>
              </w:rPr>
              <w:t>CAN_L</w:t>
            </w:r>
          </w:p>
        </w:tc>
        <w:tc>
          <w:tcPr>
            <w:tcW w:w="503" w:type="pct"/>
            <w:shd w:val="clear" w:color="auto" w:fill="auto"/>
            <w:vAlign w:val="center"/>
          </w:tcPr>
          <w:p w:rsidR="00F82DFE" w:rsidRPr="00EA422E" w:rsidRDefault="00F82DFE" w:rsidP="009C4A45">
            <w:pPr>
              <w:jc w:val="center"/>
              <w:rPr>
                <w:rFonts w:hint="eastAsia"/>
                <w:sz w:val="18"/>
                <w:szCs w:val="18"/>
                <w:lang w:val="pt-BR"/>
              </w:rPr>
            </w:pPr>
            <w:r w:rsidRPr="00EA422E">
              <w:rPr>
                <w:rFonts w:hint="eastAsia"/>
                <w:sz w:val="18"/>
                <w:szCs w:val="18"/>
                <w:lang w:val="pt-BR"/>
              </w:rPr>
              <w:t>I</w:t>
            </w:r>
          </w:p>
        </w:tc>
        <w:tc>
          <w:tcPr>
            <w:tcW w:w="1285" w:type="pct"/>
            <w:shd w:val="clear" w:color="auto" w:fill="auto"/>
            <w:vAlign w:val="center"/>
          </w:tcPr>
          <w:p w:rsidR="00F82DFE" w:rsidRPr="00EA422E" w:rsidRDefault="00F82DFE" w:rsidP="00047FEA">
            <w:pPr>
              <w:jc w:val="both"/>
              <w:rPr>
                <w:rFonts w:ascii="Arial" w:eastAsia="Arial Unicode MS" w:hAnsi="Arial" w:cs="Arial" w:hint="eastAsia"/>
                <w:sz w:val="18"/>
                <w:szCs w:val="18"/>
                <w:lang w:eastAsia="zh-CN"/>
              </w:rPr>
            </w:pPr>
          </w:p>
        </w:tc>
        <w:tc>
          <w:tcPr>
            <w:tcW w:w="1215" w:type="pct"/>
            <w:shd w:val="clear" w:color="auto" w:fill="auto"/>
            <w:vAlign w:val="center"/>
          </w:tcPr>
          <w:p w:rsidR="00F82DFE" w:rsidRPr="00EA422E" w:rsidRDefault="00F82DFE" w:rsidP="00A9325C">
            <w:pPr>
              <w:jc w:val="both"/>
              <w:rPr>
                <w:rFonts w:ascii="Arial" w:eastAsia="Arial Unicode MS" w:hAnsi="Arial" w:cs="Arial"/>
                <w:sz w:val="18"/>
                <w:szCs w:val="18"/>
                <w:lang w:eastAsia="zh-CN"/>
              </w:rPr>
            </w:pPr>
          </w:p>
        </w:tc>
      </w:tr>
      <w:tr w:rsidR="00F82DFE" w:rsidRPr="00EA422E" w:rsidTr="002E59D2">
        <w:trPr>
          <w:trHeight w:val="20"/>
        </w:trPr>
        <w:tc>
          <w:tcPr>
            <w:tcW w:w="629" w:type="pct"/>
            <w:shd w:val="clear" w:color="auto" w:fill="auto"/>
            <w:vAlign w:val="center"/>
          </w:tcPr>
          <w:p w:rsidR="00F82DFE" w:rsidRPr="00EA422E" w:rsidRDefault="00F82DFE" w:rsidP="00A9325C">
            <w:pPr>
              <w:jc w:val="both"/>
              <w:rPr>
                <w:rFonts w:ascii="Arial" w:eastAsia="Arial Unicode MS" w:hAnsi="Arial" w:cs="Arial" w:hint="eastAsia"/>
                <w:sz w:val="18"/>
                <w:szCs w:val="18"/>
                <w:lang w:eastAsia="zh-CN"/>
              </w:rPr>
            </w:pPr>
            <w:r w:rsidRPr="00EA422E">
              <w:rPr>
                <w:rFonts w:ascii="Arial" w:eastAsia="Arial Unicode MS" w:hAnsi="Arial" w:cs="Arial" w:hint="eastAsia"/>
                <w:sz w:val="18"/>
                <w:szCs w:val="18"/>
                <w:lang w:eastAsia="zh-CN"/>
              </w:rPr>
              <w:t>4</w:t>
            </w:r>
          </w:p>
        </w:tc>
        <w:tc>
          <w:tcPr>
            <w:tcW w:w="1368" w:type="pct"/>
            <w:shd w:val="clear" w:color="auto" w:fill="auto"/>
            <w:vAlign w:val="center"/>
          </w:tcPr>
          <w:p w:rsidR="00F82DFE" w:rsidRPr="00EA422E" w:rsidRDefault="00F82DFE" w:rsidP="00D33597">
            <w:pPr>
              <w:jc w:val="center"/>
              <w:rPr>
                <w:rFonts w:ascii="Calibri" w:hAnsi="Calibri" w:cs="宋体"/>
                <w:color w:val="000000"/>
                <w:sz w:val="22"/>
                <w:szCs w:val="22"/>
              </w:rPr>
            </w:pPr>
          </w:p>
        </w:tc>
        <w:tc>
          <w:tcPr>
            <w:tcW w:w="503" w:type="pct"/>
            <w:shd w:val="clear" w:color="auto" w:fill="auto"/>
            <w:vAlign w:val="center"/>
          </w:tcPr>
          <w:p w:rsidR="00F82DFE" w:rsidRPr="00EA422E" w:rsidRDefault="00F82DFE" w:rsidP="009C4A45">
            <w:pPr>
              <w:jc w:val="center"/>
              <w:rPr>
                <w:rFonts w:hint="eastAsia"/>
                <w:sz w:val="18"/>
                <w:szCs w:val="18"/>
                <w:lang w:val="pt-BR"/>
              </w:rPr>
            </w:pPr>
          </w:p>
        </w:tc>
        <w:tc>
          <w:tcPr>
            <w:tcW w:w="1285" w:type="pct"/>
            <w:shd w:val="clear" w:color="auto" w:fill="auto"/>
            <w:vAlign w:val="center"/>
          </w:tcPr>
          <w:p w:rsidR="00F82DFE" w:rsidRPr="00EA422E" w:rsidRDefault="00F82DFE" w:rsidP="00047FEA">
            <w:pPr>
              <w:jc w:val="both"/>
              <w:rPr>
                <w:rFonts w:ascii="Arial" w:eastAsia="Arial Unicode MS" w:hAnsi="Arial" w:cs="Arial"/>
                <w:sz w:val="18"/>
                <w:szCs w:val="18"/>
                <w:lang w:eastAsia="zh-CN"/>
              </w:rPr>
            </w:pPr>
          </w:p>
        </w:tc>
        <w:tc>
          <w:tcPr>
            <w:tcW w:w="1215" w:type="pct"/>
            <w:shd w:val="clear" w:color="auto" w:fill="auto"/>
            <w:vAlign w:val="center"/>
          </w:tcPr>
          <w:p w:rsidR="00F82DFE" w:rsidRPr="00EA422E" w:rsidRDefault="00F82DFE" w:rsidP="00A9325C">
            <w:pPr>
              <w:jc w:val="both"/>
              <w:rPr>
                <w:rFonts w:ascii="Arial" w:eastAsia="Arial Unicode MS" w:hAnsi="Arial" w:cs="Arial" w:hint="eastAsia"/>
                <w:sz w:val="18"/>
                <w:szCs w:val="18"/>
                <w:lang w:eastAsia="zh-CN"/>
              </w:rPr>
            </w:pPr>
          </w:p>
        </w:tc>
      </w:tr>
      <w:tr w:rsidR="00A62355" w:rsidRPr="00EA422E" w:rsidTr="00D33597">
        <w:trPr>
          <w:trHeight w:val="20"/>
        </w:trPr>
        <w:tc>
          <w:tcPr>
            <w:tcW w:w="629" w:type="pct"/>
            <w:shd w:val="clear" w:color="auto" w:fill="auto"/>
            <w:vAlign w:val="center"/>
          </w:tcPr>
          <w:p w:rsidR="00A62355" w:rsidRPr="00EA422E" w:rsidRDefault="00A62355" w:rsidP="00A9325C">
            <w:pPr>
              <w:jc w:val="both"/>
              <w:rPr>
                <w:rFonts w:ascii="Arial" w:eastAsia="Arial Unicode MS" w:hAnsi="Arial" w:cs="Arial" w:hint="eastAsia"/>
                <w:sz w:val="18"/>
                <w:szCs w:val="18"/>
                <w:lang w:eastAsia="zh-CN"/>
              </w:rPr>
            </w:pPr>
            <w:r w:rsidRPr="00EA422E">
              <w:rPr>
                <w:rFonts w:ascii="Arial" w:eastAsia="Arial Unicode MS" w:hAnsi="Arial" w:cs="Arial" w:hint="eastAsia"/>
                <w:sz w:val="18"/>
                <w:szCs w:val="18"/>
                <w:lang w:eastAsia="zh-CN"/>
              </w:rPr>
              <w:t>5</w:t>
            </w:r>
          </w:p>
        </w:tc>
        <w:tc>
          <w:tcPr>
            <w:tcW w:w="1368" w:type="pct"/>
            <w:shd w:val="clear" w:color="auto" w:fill="auto"/>
            <w:vAlign w:val="center"/>
          </w:tcPr>
          <w:p w:rsidR="00A62355" w:rsidRPr="00EA422E" w:rsidRDefault="00A62355" w:rsidP="00D33597">
            <w:pPr>
              <w:jc w:val="center"/>
              <w:rPr>
                <w:rFonts w:ascii="Calibri" w:hAnsi="Calibri" w:cs="宋体"/>
                <w:color w:val="000000"/>
                <w:sz w:val="22"/>
                <w:szCs w:val="22"/>
              </w:rPr>
            </w:pPr>
            <w:r w:rsidRPr="00EA422E">
              <w:rPr>
                <w:color w:val="000000"/>
                <w:sz w:val="22"/>
                <w:szCs w:val="22"/>
              </w:rPr>
              <w:t>Driver Seatbelt</w:t>
            </w:r>
          </w:p>
        </w:tc>
        <w:tc>
          <w:tcPr>
            <w:tcW w:w="503" w:type="pct"/>
            <w:shd w:val="clear" w:color="auto" w:fill="auto"/>
            <w:vAlign w:val="center"/>
          </w:tcPr>
          <w:p w:rsidR="00A62355" w:rsidRPr="00EA422E" w:rsidRDefault="00A62355" w:rsidP="009C4A45">
            <w:pPr>
              <w:jc w:val="center"/>
              <w:rPr>
                <w:rFonts w:hint="eastAsia"/>
                <w:sz w:val="18"/>
                <w:szCs w:val="18"/>
                <w:lang w:val="pt-BR"/>
              </w:rPr>
            </w:pPr>
            <w:r w:rsidRPr="00EA422E">
              <w:rPr>
                <w:rFonts w:hint="eastAsia"/>
                <w:sz w:val="18"/>
                <w:szCs w:val="18"/>
                <w:lang w:val="pt-BR"/>
              </w:rPr>
              <w:t>I</w:t>
            </w:r>
          </w:p>
        </w:tc>
        <w:tc>
          <w:tcPr>
            <w:tcW w:w="1285" w:type="pct"/>
            <w:shd w:val="clear" w:color="auto" w:fill="auto"/>
            <w:vAlign w:val="bottom"/>
          </w:tcPr>
          <w:p w:rsidR="00A62355" w:rsidRPr="00EA422E" w:rsidRDefault="00A62355" w:rsidP="00D33597">
            <w:pPr>
              <w:rPr>
                <w:rFonts w:ascii="Calibri" w:hAnsi="Calibri" w:cs="宋体"/>
                <w:color w:val="000000"/>
                <w:sz w:val="22"/>
                <w:szCs w:val="22"/>
              </w:rPr>
            </w:pPr>
            <w:r w:rsidRPr="00EA422E">
              <w:rPr>
                <w:color w:val="000000"/>
                <w:sz w:val="22"/>
                <w:szCs w:val="22"/>
              </w:rPr>
              <w:t>IDL</w:t>
            </w:r>
          </w:p>
        </w:tc>
        <w:tc>
          <w:tcPr>
            <w:tcW w:w="1215" w:type="pct"/>
            <w:shd w:val="clear" w:color="auto" w:fill="auto"/>
            <w:vAlign w:val="center"/>
          </w:tcPr>
          <w:p w:rsidR="00A62355" w:rsidRPr="00EA422E" w:rsidRDefault="00A62355" w:rsidP="00A9325C">
            <w:pPr>
              <w:jc w:val="both"/>
              <w:rPr>
                <w:rFonts w:ascii="Arial" w:eastAsia="Arial Unicode MS" w:hAnsi="Arial" w:cs="Arial"/>
                <w:sz w:val="18"/>
                <w:szCs w:val="18"/>
                <w:lang w:eastAsia="zh-CN"/>
              </w:rPr>
            </w:pPr>
          </w:p>
        </w:tc>
      </w:tr>
      <w:tr w:rsidR="00A62355" w:rsidRPr="00EA422E" w:rsidTr="00D33597">
        <w:trPr>
          <w:trHeight w:val="20"/>
        </w:trPr>
        <w:tc>
          <w:tcPr>
            <w:tcW w:w="629" w:type="pct"/>
            <w:shd w:val="clear" w:color="auto" w:fill="auto"/>
            <w:vAlign w:val="center"/>
          </w:tcPr>
          <w:p w:rsidR="00A62355" w:rsidRPr="00EA422E" w:rsidRDefault="00A62355" w:rsidP="00A9325C">
            <w:pPr>
              <w:jc w:val="both"/>
              <w:rPr>
                <w:rFonts w:ascii="Arial" w:eastAsia="Arial Unicode MS" w:hAnsi="Arial" w:cs="Arial" w:hint="eastAsia"/>
                <w:sz w:val="18"/>
                <w:szCs w:val="18"/>
                <w:lang w:eastAsia="zh-CN"/>
              </w:rPr>
            </w:pPr>
            <w:r w:rsidRPr="00EA422E">
              <w:rPr>
                <w:rFonts w:ascii="Arial" w:eastAsia="Arial Unicode MS" w:hAnsi="Arial" w:cs="Arial" w:hint="eastAsia"/>
                <w:sz w:val="18"/>
                <w:szCs w:val="18"/>
                <w:lang w:eastAsia="zh-CN"/>
              </w:rPr>
              <w:t>6</w:t>
            </w:r>
          </w:p>
        </w:tc>
        <w:tc>
          <w:tcPr>
            <w:tcW w:w="1368" w:type="pct"/>
            <w:shd w:val="clear" w:color="auto" w:fill="auto"/>
            <w:vAlign w:val="center"/>
          </w:tcPr>
          <w:p w:rsidR="00A62355" w:rsidRPr="00EA422E" w:rsidRDefault="00A62355" w:rsidP="00D33597">
            <w:pPr>
              <w:jc w:val="center"/>
              <w:rPr>
                <w:rFonts w:ascii="Calibri" w:hAnsi="Calibri" w:cs="宋体"/>
                <w:color w:val="000000"/>
                <w:sz w:val="22"/>
                <w:szCs w:val="22"/>
              </w:rPr>
            </w:pPr>
            <w:r w:rsidRPr="00EA422E">
              <w:rPr>
                <w:color w:val="000000"/>
                <w:sz w:val="22"/>
                <w:szCs w:val="22"/>
              </w:rPr>
              <w:t>Park Brake</w:t>
            </w:r>
          </w:p>
        </w:tc>
        <w:tc>
          <w:tcPr>
            <w:tcW w:w="503" w:type="pct"/>
            <w:shd w:val="clear" w:color="auto" w:fill="auto"/>
            <w:vAlign w:val="center"/>
          </w:tcPr>
          <w:p w:rsidR="00A62355" w:rsidRPr="00EA422E" w:rsidRDefault="00A62355" w:rsidP="009C4A45">
            <w:pPr>
              <w:jc w:val="center"/>
              <w:rPr>
                <w:rFonts w:ascii="Arial" w:eastAsia="Arial Unicode MS" w:hAnsi="Arial" w:cs="Arial" w:hint="eastAsia"/>
                <w:sz w:val="18"/>
                <w:szCs w:val="18"/>
                <w:lang w:eastAsia="zh-CN"/>
              </w:rPr>
            </w:pPr>
            <w:r w:rsidRPr="00EA422E">
              <w:rPr>
                <w:rFonts w:ascii="Arial" w:eastAsia="Arial Unicode MS" w:hAnsi="Arial" w:cs="Arial" w:hint="eastAsia"/>
                <w:sz w:val="18"/>
                <w:szCs w:val="18"/>
                <w:lang w:eastAsia="zh-CN"/>
              </w:rPr>
              <w:t>I</w:t>
            </w:r>
          </w:p>
        </w:tc>
        <w:tc>
          <w:tcPr>
            <w:tcW w:w="1285" w:type="pct"/>
            <w:shd w:val="clear" w:color="auto" w:fill="auto"/>
            <w:vAlign w:val="bottom"/>
          </w:tcPr>
          <w:p w:rsidR="00A62355" w:rsidRPr="00EA422E" w:rsidRDefault="00A62355" w:rsidP="00D33597">
            <w:pPr>
              <w:rPr>
                <w:rFonts w:ascii="Calibri" w:hAnsi="Calibri" w:cs="宋体"/>
                <w:color w:val="000000"/>
                <w:sz w:val="22"/>
                <w:szCs w:val="22"/>
              </w:rPr>
            </w:pPr>
            <w:r w:rsidRPr="00EA422E">
              <w:rPr>
                <w:color w:val="000000"/>
                <w:sz w:val="22"/>
                <w:szCs w:val="22"/>
              </w:rPr>
              <w:t>IDL</w:t>
            </w:r>
          </w:p>
        </w:tc>
        <w:tc>
          <w:tcPr>
            <w:tcW w:w="1215" w:type="pct"/>
            <w:shd w:val="clear" w:color="auto" w:fill="auto"/>
            <w:vAlign w:val="center"/>
          </w:tcPr>
          <w:p w:rsidR="00A62355" w:rsidRPr="00EA422E" w:rsidRDefault="00A62355" w:rsidP="00E758E3">
            <w:pPr>
              <w:jc w:val="both"/>
              <w:rPr>
                <w:rFonts w:ascii="Arial" w:eastAsia="Arial Unicode MS" w:hAnsi="Arial" w:cs="Arial" w:hint="eastAsia"/>
                <w:sz w:val="18"/>
                <w:szCs w:val="18"/>
                <w:lang w:eastAsia="zh-CN"/>
              </w:rPr>
            </w:pPr>
          </w:p>
        </w:tc>
      </w:tr>
      <w:tr w:rsidR="00A62355" w:rsidRPr="00EA422E" w:rsidTr="00D33597">
        <w:trPr>
          <w:trHeight w:val="20"/>
        </w:trPr>
        <w:tc>
          <w:tcPr>
            <w:tcW w:w="629" w:type="pct"/>
            <w:shd w:val="clear" w:color="auto" w:fill="auto"/>
            <w:vAlign w:val="center"/>
          </w:tcPr>
          <w:p w:rsidR="00A62355" w:rsidRPr="00EA422E" w:rsidRDefault="00A62355" w:rsidP="00A9325C">
            <w:pPr>
              <w:jc w:val="both"/>
              <w:rPr>
                <w:rFonts w:ascii="Arial" w:eastAsia="Arial Unicode MS" w:hAnsi="Arial" w:cs="Arial" w:hint="eastAsia"/>
                <w:sz w:val="18"/>
                <w:szCs w:val="18"/>
                <w:lang w:eastAsia="zh-CN"/>
              </w:rPr>
            </w:pPr>
            <w:r w:rsidRPr="00EA422E">
              <w:rPr>
                <w:rFonts w:ascii="Arial" w:eastAsia="Arial Unicode MS" w:hAnsi="Arial" w:cs="Arial" w:hint="eastAsia"/>
                <w:sz w:val="18"/>
                <w:szCs w:val="18"/>
                <w:lang w:eastAsia="zh-CN"/>
              </w:rPr>
              <w:t>7</w:t>
            </w:r>
          </w:p>
        </w:tc>
        <w:tc>
          <w:tcPr>
            <w:tcW w:w="1368" w:type="pct"/>
            <w:shd w:val="clear" w:color="auto" w:fill="auto"/>
            <w:vAlign w:val="center"/>
          </w:tcPr>
          <w:p w:rsidR="00A62355" w:rsidRPr="00EA422E" w:rsidRDefault="00A62355" w:rsidP="00D33597">
            <w:pPr>
              <w:jc w:val="center"/>
              <w:rPr>
                <w:rFonts w:ascii="Calibri" w:hAnsi="Calibri" w:cs="宋体"/>
                <w:color w:val="000000"/>
                <w:sz w:val="22"/>
                <w:szCs w:val="22"/>
              </w:rPr>
            </w:pPr>
            <w:r w:rsidRPr="00EA422E">
              <w:rPr>
                <w:color w:val="000000"/>
                <w:sz w:val="22"/>
                <w:szCs w:val="22"/>
              </w:rPr>
              <w:t>Air Bag</w:t>
            </w:r>
          </w:p>
        </w:tc>
        <w:tc>
          <w:tcPr>
            <w:tcW w:w="503" w:type="pct"/>
            <w:shd w:val="clear" w:color="auto" w:fill="auto"/>
            <w:vAlign w:val="center"/>
          </w:tcPr>
          <w:p w:rsidR="00A62355" w:rsidRPr="00EA422E" w:rsidRDefault="00A62355" w:rsidP="009C4A45">
            <w:pPr>
              <w:jc w:val="center"/>
              <w:rPr>
                <w:rFonts w:ascii="Arial" w:eastAsia="Arial Unicode MS" w:hAnsi="Arial" w:cs="Arial" w:hint="eastAsia"/>
                <w:sz w:val="18"/>
                <w:szCs w:val="18"/>
                <w:lang w:eastAsia="zh-CN"/>
              </w:rPr>
            </w:pPr>
            <w:r w:rsidRPr="00EA422E">
              <w:rPr>
                <w:rFonts w:ascii="Arial" w:eastAsia="Arial Unicode MS" w:hAnsi="Arial" w:cs="Arial" w:hint="eastAsia"/>
                <w:sz w:val="18"/>
                <w:szCs w:val="18"/>
                <w:lang w:eastAsia="zh-CN"/>
              </w:rPr>
              <w:t>I</w:t>
            </w:r>
          </w:p>
        </w:tc>
        <w:tc>
          <w:tcPr>
            <w:tcW w:w="1285" w:type="pct"/>
            <w:shd w:val="clear" w:color="auto" w:fill="auto"/>
            <w:vAlign w:val="bottom"/>
          </w:tcPr>
          <w:p w:rsidR="00A62355" w:rsidRPr="00EA422E" w:rsidRDefault="00A62355" w:rsidP="00D33597">
            <w:pPr>
              <w:rPr>
                <w:rFonts w:ascii="Calibri" w:hAnsi="Calibri" w:cs="宋体"/>
                <w:color w:val="000000"/>
                <w:sz w:val="22"/>
                <w:szCs w:val="22"/>
              </w:rPr>
            </w:pPr>
            <w:r w:rsidRPr="00EA422E">
              <w:rPr>
                <w:color w:val="000000"/>
                <w:sz w:val="22"/>
                <w:szCs w:val="22"/>
              </w:rPr>
              <w:t>IDL</w:t>
            </w:r>
          </w:p>
        </w:tc>
        <w:tc>
          <w:tcPr>
            <w:tcW w:w="1215" w:type="pct"/>
            <w:shd w:val="clear" w:color="auto" w:fill="auto"/>
            <w:vAlign w:val="center"/>
          </w:tcPr>
          <w:p w:rsidR="00A62355" w:rsidRPr="00EA422E" w:rsidRDefault="00A62355" w:rsidP="00E758E3">
            <w:pPr>
              <w:jc w:val="both"/>
              <w:rPr>
                <w:rFonts w:ascii="Arial" w:eastAsia="Arial Unicode MS" w:hAnsi="Arial" w:cs="Arial" w:hint="eastAsia"/>
                <w:sz w:val="18"/>
                <w:szCs w:val="18"/>
                <w:lang w:eastAsia="zh-CN"/>
              </w:rPr>
            </w:pPr>
          </w:p>
        </w:tc>
      </w:tr>
      <w:tr w:rsidR="00A62355" w:rsidRPr="00EA422E" w:rsidTr="00D33597">
        <w:trPr>
          <w:trHeight w:val="20"/>
        </w:trPr>
        <w:tc>
          <w:tcPr>
            <w:tcW w:w="629" w:type="pct"/>
            <w:shd w:val="clear" w:color="auto" w:fill="auto"/>
            <w:vAlign w:val="center"/>
          </w:tcPr>
          <w:p w:rsidR="00A62355" w:rsidRPr="00EA422E" w:rsidRDefault="00A62355" w:rsidP="00A9325C">
            <w:pPr>
              <w:jc w:val="both"/>
              <w:rPr>
                <w:rFonts w:ascii="Arial" w:eastAsia="Arial Unicode MS" w:hAnsi="Arial" w:cs="Arial" w:hint="eastAsia"/>
                <w:sz w:val="18"/>
                <w:szCs w:val="18"/>
                <w:lang w:eastAsia="zh-CN"/>
              </w:rPr>
            </w:pPr>
            <w:r w:rsidRPr="00EA422E">
              <w:rPr>
                <w:rFonts w:ascii="Arial" w:eastAsia="Arial Unicode MS" w:hAnsi="Arial" w:cs="Arial" w:hint="eastAsia"/>
                <w:sz w:val="18"/>
                <w:szCs w:val="18"/>
                <w:lang w:eastAsia="zh-CN"/>
              </w:rPr>
              <w:t>8</w:t>
            </w:r>
          </w:p>
        </w:tc>
        <w:tc>
          <w:tcPr>
            <w:tcW w:w="1368" w:type="pct"/>
            <w:shd w:val="clear" w:color="auto" w:fill="auto"/>
            <w:vAlign w:val="center"/>
          </w:tcPr>
          <w:p w:rsidR="00A62355" w:rsidRPr="00EA422E" w:rsidRDefault="00A62355" w:rsidP="00D33597">
            <w:pPr>
              <w:jc w:val="center"/>
              <w:rPr>
                <w:rFonts w:ascii="Calibri" w:hAnsi="Calibri" w:cs="宋体"/>
                <w:color w:val="000000"/>
                <w:sz w:val="22"/>
                <w:szCs w:val="22"/>
              </w:rPr>
            </w:pPr>
            <w:r w:rsidRPr="00EA422E">
              <w:rPr>
                <w:color w:val="000000"/>
                <w:sz w:val="22"/>
                <w:szCs w:val="22"/>
              </w:rPr>
              <w:t>EPS</w:t>
            </w:r>
          </w:p>
        </w:tc>
        <w:tc>
          <w:tcPr>
            <w:tcW w:w="503" w:type="pct"/>
            <w:shd w:val="clear" w:color="auto" w:fill="auto"/>
            <w:vAlign w:val="center"/>
          </w:tcPr>
          <w:p w:rsidR="00A62355" w:rsidRPr="00EA422E" w:rsidRDefault="00EA422E" w:rsidP="009C4A45">
            <w:pPr>
              <w:jc w:val="center"/>
              <w:rPr>
                <w:rFonts w:ascii="Arial" w:eastAsia="Arial Unicode MS" w:hAnsi="Arial" w:cs="Arial" w:hint="eastAsia"/>
                <w:sz w:val="18"/>
                <w:szCs w:val="18"/>
                <w:lang w:eastAsia="zh-CN"/>
              </w:rPr>
            </w:pPr>
            <w:r w:rsidRPr="00EA422E">
              <w:rPr>
                <w:rFonts w:ascii="Arial" w:eastAsia="Arial Unicode MS" w:hAnsi="Arial" w:cs="Arial" w:hint="eastAsia"/>
                <w:sz w:val="18"/>
                <w:szCs w:val="18"/>
                <w:lang w:eastAsia="zh-CN"/>
              </w:rPr>
              <w:t>I</w:t>
            </w:r>
          </w:p>
        </w:tc>
        <w:tc>
          <w:tcPr>
            <w:tcW w:w="1285" w:type="pct"/>
            <w:shd w:val="clear" w:color="auto" w:fill="auto"/>
            <w:vAlign w:val="bottom"/>
          </w:tcPr>
          <w:p w:rsidR="00A62355" w:rsidRPr="00EA422E" w:rsidRDefault="00A62355" w:rsidP="00D33597">
            <w:pPr>
              <w:rPr>
                <w:rFonts w:ascii="Calibri" w:hAnsi="Calibri" w:cs="宋体"/>
                <w:color w:val="000000"/>
                <w:sz w:val="22"/>
                <w:szCs w:val="22"/>
              </w:rPr>
            </w:pPr>
            <w:r w:rsidRPr="00EA422E">
              <w:rPr>
                <w:color w:val="000000"/>
                <w:sz w:val="22"/>
                <w:szCs w:val="22"/>
              </w:rPr>
              <w:t>IDL</w:t>
            </w:r>
          </w:p>
        </w:tc>
        <w:tc>
          <w:tcPr>
            <w:tcW w:w="1215" w:type="pct"/>
            <w:shd w:val="clear" w:color="auto" w:fill="auto"/>
            <w:vAlign w:val="center"/>
          </w:tcPr>
          <w:p w:rsidR="00A62355" w:rsidRPr="00EA422E" w:rsidRDefault="00A62355" w:rsidP="00AF04DF">
            <w:pPr>
              <w:jc w:val="both"/>
              <w:rPr>
                <w:rFonts w:ascii="Arial" w:eastAsia="Arial Unicode MS" w:hAnsi="Arial" w:cs="Arial" w:hint="eastAsia"/>
                <w:sz w:val="18"/>
                <w:szCs w:val="18"/>
                <w:lang w:eastAsia="zh-CN"/>
              </w:rPr>
            </w:pPr>
          </w:p>
        </w:tc>
      </w:tr>
      <w:tr w:rsidR="00A62355" w:rsidRPr="00EA422E" w:rsidTr="00D33597">
        <w:trPr>
          <w:trHeight w:val="20"/>
        </w:trPr>
        <w:tc>
          <w:tcPr>
            <w:tcW w:w="629" w:type="pct"/>
            <w:shd w:val="clear" w:color="auto" w:fill="auto"/>
            <w:vAlign w:val="center"/>
          </w:tcPr>
          <w:p w:rsidR="00A62355" w:rsidRPr="00EA422E" w:rsidRDefault="00A62355" w:rsidP="00A9325C">
            <w:pPr>
              <w:jc w:val="both"/>
              <w:rPr>
                <w:rFonts w:ascii="Arial" w:eastAsia="Arial Unicode MS" w:hAnsi="Arial" w:cs="Arial" w:hint="eastAsia"/>
                <w:sz w:val="18"/>
                <w:szCs w:val="18"/>
                <w:lang w:eastAsia="zh-CN"/>
              </w:rPr>
            </w:pPr>
            <w:r w:rsidRPr="00EA422E">
              <w:rPr>
                <w:rFonts w:ascii="Arial" w:eastAsia="Arial Unicode MS" w:hAnsi="Arial" w:cs="Arial" w:hint="eastAsia"/>
                <w:sz w:val="18"/>
                <w:szCs w:val="18"/>
                <w:lang w:eastAsia="zh-CN"/>
              </w:rPr>
              <w:t>9</w:t>
            </w:r>
          </w:p>
        </w:tc>
        <w:tc>
          <w:tcPr>
            <w:tcW w:w="1368" w:type="pct"/>
            <w:shd w:val="clear" w:color="auto" w:fill="auto"/>
            <w:vAlign w:val="center"/>
          </w:tcPr>
          <w:p w:rsidR="00A62355" w:rsidRPr="00EA422E" w:rsidRDefault="00A62355" w:rsidP="00D33597">
            <w:pPr>
              <w:jc w:val="center"/>
              <w:rPr>
                <w:rFonts w:ascii="Calibri" w:hAnsi="Calibri" w:cs="宋体"/>
                <w:color w:val="000000"/>
                <w:sz w:val="22"/>
                <w:szCs w:val="22"/>
              </w:rPr>
            </w:pPr>
          </w:p>
        </w:tc>
        <w:tc>
          <w:tcPr>
            <w:tcW w:w="503" w:type="pct"/>
            <w:shd w:val="clear" w:color="auto" w:fill="auto"/>
            <w:vAlign w:val="center"/>
          </w:tcPr>
          <w:p w:rsidR="00A62355" w:rsidRPr="00EA422E" w:rsidRDefault="00A62355" w:rsidP="009C4A45">
            <w:pPr>
              <w:jc w:val="center"/>
              <w:rPr>
                <w:rFonts w:ascii="Arial" w:eastAsia="Arial Unicode MS" w:hAnsi="Arial" w:cs="Arial" w:hint="eastAsia"/>
                <w:sz w:val="18"/>
                <w:szCs w:val="18"/>
                <w:lang w:eastAsia="zh-CN"/>
              </w:rPr>
            </w:pPr>
          </w:p>
        </w:tc>
        <w:tc>
          <w:tcPr>
            <w:tcW w:w="1285" w:type="pct"/>
            <w:shd w:val="clear" w:color="auto" w:fill="auto"/>
            <w:vAlign w:val="bottom"/>
          </w:tcPr>
          <w:p w:rsidR="00A62355" w:rsidRPr="00EA422E" w:rsidRDefault="00A62355" w:rsidP="00D33597">
            <w:pPr>
              <w:rPr>
                <w:rFonts w:ascii="Calibri" w:hAnsi="Calibri" w:cs="宋体"/>
                <w:color w:val="000000"/>
                <w:sz w:val="22"/>
                <w:szCs w:val="22"/>
              </w:rPr>
            </w:pPr>
          </w:p>
        </w:tc>
        <w:tc>
          <w:tcPr>
            <w:tcW w:w="1215" w:type="pct"/>
            <w:shd w:val="clear" w:color="auto" w:fill="auto"/>
            <w:vAlign w:val="center"/>
          </w:tcPr>
          <w:p w:rsidR="00A62355" w:rsidRPr="00EA422E" w:rsidRDefault="00A62355" w:rsidP="00B23E50">
            <w:pPr>
              <w:jc w:val="both"/>
              <w:rPr>
                <w:rFonts w:ascii="Arial" w:eastAsia="Arial Unicode MS" w:hAnsi="Arial" w:cs="Arial" w:hint="eastAsia"/>
                <w:sz w:val="18"/>
                <w:szCs w:val="18"/>
                <w:lang w:eastAsia="zh-CN"/>
              </w:rPr>
            </w:pPr>
          </w:p>
        </w:tc>
      </w:tr>
      <w:tr w:rsidR="00A62355" w:rsidRPr="00EA422E" w:rsidTr="00D33597">
        <w:trPr>
          <w:trHeight w:val="20"/>
        </w:trPr>
        <w:tc>
          <w:tcPr>
            <w:tcW w:w="629" w:type="pct"/>
            <w:shd w:val="clear" w:color="auto" w:fill="auto"/>
            <w:vAlign w:val="center"/>
          </w:tcPr>
          <w:p w:rsidR="00A62355" w:rsidRPr="00EA422E" w:rsidRDefault="00A62355" w:rsidP="00A9325C">
            <w:pPr>
              <w:jc w:val="both"/>
              <w:rPr>
                <w:rFonts w:ascii="Arial" w:eastAsia="Arial Unicode MS" w:hAnsi="Arial" w:cs="Arial" w:hint="eastAsia"/>
                <w:sz w:val="18"/>
                <w:szCs w:val="18"/>
                <w:lang w:eastAsia="zh-CN"/>
              </w:rPr>
            </w:pPr>
            <w:r w:rsidRPr="00EA422E">
              <w:rPr>
                <w:rFonts w:ascii="Arial" w:eastAsia="Arial Unicode MS" w:hAnsi="Arial" w:cs="Arial" w:hint="eastAsia"/>
                <w:sz w:val="18"/>
                <w:szCs w:val="18"/>
                <w:lang w:eastAsia="zh-CN"/>
              </w:rPr>
              <w:t>10</w:t>
            </w:r>
          </w:p>
        </w:tc>
        <w:tc>
          <w:tcPr>
            <w:tcW w:w="1368" w:type="pct"/>
            <w:shd w:val="clear" w:color="auto" w:fill="auto"/>
            <w:vAlign w:val="center"/>
          </w:tcPr>
          <w:p w:rsidR="00A62355" w:rsidRPr="00EA422E" w:rsidRDefault="00A62355" w:rsidP="00D33597">
            <w:pPr>
              <w:jc w:val="center"/>
              <w:rPr>
                <w:rFonts w:ascii="Calibri" w:hAnsi="Calibri" w:cs="宋体"/>
                <w:color w:val="000000"/>
                <w:sz w:val="22"/>
                <w:szCs w:val="22"/>
              </w:rPr>
            </w:pPr>
            <w:r w:rsidRPr="00EA422E">
              <w:rPr>
                <w:color w:val="000000"/>
                <w:sz w:val="22"/>
                <w:szCs w:val="22"/>
              </w:rPr>
              <w:t>Vehicle Speed Out</w:t>
            </w:r>
          </w:p>
        </w:tc>
        <w:tc>
          <w:tcPr>
            <w:tcW w:w="503" w:type="pct"/>
            <w:shd w:val="clear" w:color="auto" w:fill="auto"/>
            <w:vAlign w:val="center"/>
          </w:tcPr>
          <w:p w:rsidR="00A62355" w:rsidRPr="00EA422E" w:rsidRDefault="00EA422E" w:rsidP="009C4A45">
            <w:pPr>
              <w:jc w:val="center"/>
              <w:rPr>
                <w:rFonts w:ascii="Arial" w:eastAsia="Arial Unicode MS" w:hAnsi="Arial" w:cs="Arial" w:hint="eastAsia"/>
                <w:sz w:val="18"/>
                <w:szCs w:val="18"/>
                <w:lang w:eastAsia="zh-CN"/>
              </w:rPr>
            </w:pPr>
            <w:r>
              <w:rPr>
                <w:rFonts w:ascii="Arial" w:eastAsia="Arial Unicode MS" w:hAnsi="Arial" w:cs="Arial" w:hint="eastAsia"/>
                <w:sz w:val="18"/>
                <w:szCs w:val="18"/>
                <w:lang w:eastAsia="zh-CN"/>
              </w:rPr>
              <w:t>O</w:t>
            </w:r>
          </w:p>
        </w:tc>
        <w:tc>
          <w:tcPr>
            <w:tcW w:w="1285" w:type="pct"/>
            <w:shd w:val="clear" w:color="auto" w:fill="auto"/>
            <w:vAlign w:val="bottom"/>
          </w:tcPr>
          <w:p w:rsidR="00A62355" w:rsidRPr="00EA422E" w:rsidRDefault="00A62355" w:rsidP="00D33597">
            <w:pPr>
              <w:rPr>
                <w:rFonts w:ascii="Calibri" w:hAnsi="Calibri" w:cs="宋体"/>
                <w:color w:val="000000"/>
                <w:sz w:val="22"/>
                <w:szCs w:val="22"/>
                <w:lang w:eastAsia="zh-CN"/>
              </w:rPr>
            </w:pPr>
            <w:r w:rsidRPr="00EA422E">
              <w:rPr>
                <w:color w:val="000000"/>
                <w:sz w:val="22"/>
                <w:szCs w:val="22"/>
                <w:lang w:eastAsia="zh-CN"/>
              </w:rPr>
              <w:t>50mA</w:t>
            </w:r>
            <w:r w:rsidRPr="00EA422E">
              <w:rPr>
                <w:rFonts w:hint="eastAsia"/>
                <w:color w:val="000000"/>
                <w:sz w:val="22"/>
                <w:szCs w:val="22"/>
                <w:lang w:eastAsia="zh-CN"/>
              </w:rPr>
              <w:t>；</w:t>
            </w:r>
            <w:r w:rsidRPr="00EA422E">
              <w:rPr>
                <w:rFonts w:hint="eastAsia"/>
                <w:color w:val="000000"/>
                <w:sz w:val="22"/>
                <w:szCs w:val="22"/>
                <w:lang w:eastAsia="zh-CN"/>
              </w:rPr>
              <w:t>OC</w:t>
            </w:r>
            <w:r w:rsidRPr="00EA422E">
              <w:rPr>
                <w:rFonts w:hint="eastAsia"/>
                <w:color w:val="000000"/>
                <w:sz w:val="22"/>
                <w:szCs w:val="22"/>
                <w:lang w:eastAsia="zh-CN"/>
              </w:rPr>
              <w:t>输出，方波信号</w:t>
            </w:r>
          </w:p>
        </w:tc>
        <w:tc>
          <w:tcPr>
            <w:tcW w:w="1215" w:type="pct"/>
            <w:shd w:val="clear" w:color="auto" w:fill="auto"/>
          </w:tcPr>
          <w:p w:rsidR="00A62355" w:rsidRPr="00EA422E" w:rsidRDefault="00A62355" w:rsidP="0088068A">
            <w:pPr>
              <w:jc w:val="both"/>
              <w:rPr>
                <w:rFonts w:ascii="Arial" w:eastAsia="Arial Unicode MS" w:hAnsi="Arial" w:cs="Arial"/>
                <w:sz w:val="18"/>
                <w:szCs w:val="18"/>
                <w:lang w:eastAsia="zh-CN"/>
              </w:rPr>
            </w:pPr>
          </w:p>
        </w:tc>
      </w:tr>
      <w:tr w:rsidR="00A62355" w:rsidRPr="00EA422E" w:rsidTr="00D33597">
        <w:trPr>
          <w:trHeight w:val="20"/>
        </w:trPr>
        <w:tc>
          <w:tcPr>
            <w:tcW w:w="629" w:type="pct"/>
            <w:shd w:val="clear" w:color="auto" w:fill="auto"/>
            <w:vAlign w:val="center"/>
          </w:tcPr>
          <w:p w:rsidR="00A62355" w:rsidRPr="00EA422E" w:rsidRDefault="00A62355" w:rsidP="00A9325C">
            <w:pPr>
              <w:jc w:val="both"/>
              <w:rPr>
                <w:rFonts w:ascii="Arial" w:eastAsia="Arial Unicode MS" w:hAnsi="Arial" w:cs="Arial" w:hint="eastAsia"/>
                <w:sz w:val="18"/>
                <w:szCs w:val="18"/>
                <w:lang w:eastAsia="zh-CN"/>
              </w:rPr>
            </w:pPr>
            <w:r w:rsidRPr="00EA422E">
              <w:rPr>
                <w:rFonts w:ascii="Arial" w:eastAsia="Arial Unicode MS" w:hAnsi="Arial" w:cs="Arial" w:hint="eastAsia"/>
                <w:sz w:val="18"/>
                <w:szCs w:val="18"/>
                <w:lang w:eastAsia="zh-CN"/>
              </w:rPr>
              <w:t>11</w:t>
            </w:r>
          </w:p>
        </w:tc>
        <w:tc>
          <w:tcPr>
            <w:tcW w:w="1368" w:type="pct"/>
            <w:shd w:val="clear" w:color="auto" w:fill="auto"/>
            <w:vAlign w:val="center"/>
          </w:tcPr>
          <w:p w:rsidR="00A62355" w:rsidRPr="00EA422E" w:rsidRDefault="00A62355" w:rsidP="00D33597">
            <w:pPr>
              <w:jc w:val="center"/>
              <w:rPr>
                <w:rFonts w:ascii="Calibri" w:hAnsi="Calibri" w:cs="宋体"/>
                <w:color w:val="000000"/>
                <w:sz w:val="22"/>
                <w:szCs w:val="22"/>
              </w:rPr>
            </w:pPr>
            <w:r w:rsidRPr="00EA422E">
              <w:rPr>
                <w:color w:val="000000"/>
                <w:sz w:val="22"/>
                <w:szCs w:val="22"/>
              </w:rPr>
              <w:t>Reverse Lamp</w:t>
            </w:r>
          </w:p>
        </w:tc>
        <w:tc>
          <w:tcPr>
            <w:tcW w:w="503" w:type="pct"/>
            <w:shd w:val="clear" w:color="auto" w:fill="auto"/>
            <w:vAlign w:val="center"/>
          </w:tcPr>
          <w:p w:rsidR="00A62355" w:rsidRPr="00EA422E" w:rsidRDefault="00EA422E" w:rsidP="009C4A45">
            <w:pPr>
              <w:jc w:val="center"/>
              <w:rPr>
                <w:rFonts w:ascii="Arial" w:eastAsia="Arial Unicode MS" w:hAnsi="Arial" w:cs="Arial" w:hint="eastAsia"/>
                <w:sz w:val="18"/>
                <w:szCs w:val="18"/>
                <w:lang w:eastAsia="zh-CN"/>
              </w:rPr>
            </w:pPr>
            <w:r>
              <w:rPr>
                <w:rFonts w:ascii="Arial" w:eastAsia="Arial Unicode MS" w:hAnsi="Arial" w:cs="Arial" w:hint="eastAsia"/>
                <w:sz w:val="18"/>
                <w:szCs w:val="18"/>
                <w:lang w:eastAsia="zh-CN"/>
              </w:rPr>
              <w:t>O</w:t>
            </w:r>
          </w:p>
        </w:tc>
        <w:tc>
          <w:tcPr>
            <w:tcW w:w="1285" w:type="pct"/>
            <w:shd w:val="clear" w:color="auto" w:fill="auto"/>
            <w:vAlign w:val="bottom"/>
          </w:tcPr>
          <w:p w:rsidR="00A62355" w:rsidRPr="00EA422E" w:rsidRDefault="00A62355" w:rsidP="00D33597">
            <w:pPr>
              <w:rPr>
                <w:color w:val="000000"/>
                <w:sz w:val="22"/>
                <w:szCs w:val="22"/>
              </w:rPr>
            </w:pPr>
            <w:r w:rsidRPr="00EA422E">
              <w:rPr>
                <w:color w:val="000000"/>
                <w:sz w:val="22"/>
                <w:szCs w:val="22"/>
              </w:rPr>
              <w:t>100-150mA</w:t>
            </w:r>
            <w:r w:rsidRPr="00EA422E">
              <w:rPr>
                <w:rFonts w:hint="eastAsia"/>
                <w:color w:val="000000"/>
                <w:sz w:val="22"/>
                <w:szCs w:val="22"/>
              </w:rPr>
              <w:t>；</w:t>
            </w:r>
          </w:p>
          <w:p w:rsidR="00A62355" w:rsidRPr="00EA422E" w:rsidRDefault="00A62355" w:rsidP="00D33597">
            <w:pPr>
              <w:rPr>
                <w:rFonts w:ascii="Calibri" w:hAnsi="Calibri" w:cs="宋体"/>
                <w:color w:val="000000"/>
                <w:sz w:val="22"/>
                <w:szCs w:val="22"/>
              </w:rPr>
            </w:pPr>
            <w:r w:rsidRPr="00EA422E">
              <w:rPr>
                <w:rFonts w:hint="eastAsia"/>
                <w:color w:val="000000"/>
                <w:sz w:val="22"/>
                <w:szCs w:val="22"/>
              </w:rPr>
              <w:t>Low Side</w:t>
            </w:r>
          </w:p>
        </w:tc>
        <w:tc>
          <w:tcPr>
            <w:tcW w:w="1215" w:type="pct"/>
            <w:shd w:val="clear" w:color="auto" w:fill="auto"/>
            <w:vAlign w:val="center"/>
          </w:tcPr>
          <w:p w:rsidR="00A62355" w:rsidRPr="00EA422E" w:rsidRDefault="00A62355" w:rsidP="00B23E50">
            <w:pPr>
              <w:jc w:val="both"/>
              <w:rPr>
                <w:rFonts w:ascii="Arial" w:eastAsia="Arial Unicode MS" w:hAnsi="Arial" w:cs="Arial" w:hint="eastAsia"/>
                <w:sz w:val="18"/>
                <w:szCs w:val="18"/>
                <w:lang w:eastAsia="zh-CN"/>
              </w:rPr>
            </w:pPr>
          </w:p>
        </w:tc>
      </w:tr>
      <w:tr w:rsidR="00A62355" w:rsidRPr="00EA422E" w:rsidTr="00D33597">
        <w:trPr>
          <w:trHeight w:val="20"/>
        </w:trPr>
        <w:tc>
          <w:tcPr>
            <w:tcW w:w="629" w:type="pct"/>
            <w:shd w:val="clear" w:color="auto" w:fill="auto"/>
            <w:vAlign w:val="center"/>
          </w:tcPr>
          <w:p w:rsidR="00A62355" w:rsidRPr="00EA422E" w:rsidRDefault="00A62355" w:rsidP="00A9325C">
            <w:pPr>
              <w:jc w:val="both"/>
              <w:rPr>
                <w:rFonts w:ascii="Arial" w:eastAsia="Arial Unicode MS" w:hAnsi="Arial" w:cs="Arial" w:hint="eastAsia"/>
                <w:sz w:val="18"/>
                <w:szCs w:val="18"/>
                <w:lang w:eastAsia="zh-CN"/>
              </w:rPr>
            </w:pPr>
            <w:r w:rsidRPr="00EA422E">
              <w:rPr>
                <w:rFonts w:ascii="Arial" w:eastAsia="Arial Unicode MS" w:hAnsi="Arial" w:cs="Arial" w:hint="eastAsia"/>
                <w:sz w:val="18"/>
                <w:szCs w:val="18"/>
                <w:lang w:eastAsia="zh-CN"/>
              </w:rPr>
              <w:t>12</w:t>
            </w:r>
          </w:p>
        </w:tc>
        <w:tc>
          <w:tcPr>
            <w:tcW w:w="1368" w:type="pct"/>
            <w:shd w:val="clear" w:color="auto" w:fill="auto"/>
            <w:vAlign w:val="center"/>
          </w:tcPr>
          <w:p w:rsidR="00A62355" w:rsidRPr="00EA422E" w:rsidRDefault="00A62355" w:rsidP="00D33597">
            <w:pPr>
              <w:jc w:val="center"/>
              <w:rPr>
                <w:rFonts w:ascii="Calibri" w:hAnsi="Calibri" w:cs="宋体"/>
                <w:color w:val="000000"/>
                <w:sz w:val="22"/>
                <w:szCs w:val="22"/>
              </w:rPr>
            </w:pPr>
          </w:p>
        </w:tc>
        <w:tc>
          <w:tcPr>
            <w:tcW w:w="503" w:type="pct"/>
            <w:shd w:val="clear" w:color="auto" w:fill="auto"/>
            <w:vAlign w:val="center"/>
          </w:tcPr>
          <w:p w:rsidR="00A62355" w:rsidRPr="00EA422E" w:rsidRDefault="00A62355" w:rsidP="009C4A45">
            <w:pPr>
              <w:jc w:val="center"/>
              <w:rPr>
                <w:rFonts w:ascii="Arial" w:eastAsia="Arial Unicode MS" w:hAnsi="Arial" w:cs="Arial" w:hint="eastAsia"/>
                <w:sz w:val="18"/>
                <w:szCs w:val="18"/>
                <w:lang w:eastAsia="zh-CN"/>
              </w:rPr>
            </w:pPr>
          </w:p>
        </w:tc>
        <w:tc>
          <w:tcPr>
            <w:tcW w:w="1285" w:type="pct"/>
            <w:shd w:val="clear" w:color="auto" w:fill="auto"/>
            <w:vAlign w:val="bottom"/>
          </w:tcPr>
          <w:p w:rsidR="00A62355" w:rsidRPr="00EA422E" w:rsidRDefault="00A62355" w:rsidP="00D33597">
            <w:pPr>
              <w:rPr>
                <w:rFonts w:ascii="Calibri" w:hAnsi="Calibri" w:cs="宋体"/>
                <w:color w:val="000000"/>
                <w:sz w:val="22"/>
                <w:szCs w:val="22"/>
              </w:rPr>
            </w:pPr>
          </w:p>
        </w:tc>
        <w:tc>
          <w:tcPr>
            <w:tcW w:w="1215" w:type="pct"/>
            <w:shd w:val="clear" w:color="auto" w:fill="auto"/>
            <w:vAlign w:val="center"/>
          </w:tcPr>
          <w:p w:rsidR="00A62355" w:rsidRPr="00EA422E" w:rsidRDefault="00A62355" w:rsidP="00B23E50">
            <w:pPr>
              <w:jc w:val="both"/>
              <w:rPr>
                <w:rFonts w:ascii="Arial" w:eastAsia="Arial Unicode MS" w:hAnsi="Arial" w:cs="Arial" w:hint="eastAsia"/>
                <w:sz w:val="18"/>
                <w:szCs w:val="18"/>
                <w:lang w:eastAsia="zh-CN"/>
              </w:rPr>
            </w:pPr>
          </w:p>
        </w:tc>
      </w:tr>
      <w:tr w:rsidR="00A62355" w:rsidRPr="00EA422E" w:rsidTr="00D33597">
        <w:trPr>
          <w:trHeight w:val="20"/>
        </w:trPr>
        <w:tc>
          <w:tcPr>
            <w:tcW w:w="629" w:type="pct"/>
            <w:shd w:val="clear" w:color="auto" w:fill="auto"/>
            <w:vAlign w:val="center"/>
          </w:tcPr>
          <w:p w:rsidR="00A62355" w:rsidRPr="00EA422E" w:rsidRDefault="00A62355" w:rsidP="00A9325C">
            <w:pPr>
              <w:jc w:val="both"/>
              <w:rPr>
                <w:rFonts w:ascii="Arial" w:eastAsia="Arial Unicode MS" w:hAnsi="Arial" w:cs="Arial" w:hint="eastAsia"/>
                <w:sz w:val="18"/>
                <w:szCs w:val="18"/>
                <w:lang w:eastAsia="zh-CN"/>
              </w:rPr>
            </w:pPr>
            <w:r w:rsidRPr="00EA422E">
              <w:rPr>
                <w:rFonts w:ascii="Arial" w:eastAsia="Arial Unicode MS" w:hAnsi="Arial" w:cs="Arial" w:hint="eastAsia"/>
                <w:sz w:val="18"/>
                <w:szCs w:val="18"/>
                <w:lang w:eastAsia="zh-CN"/>
              </w:rPr>
              <w:t>13</w:t>
            </w:r>
          </w:p>
        </w:tc>
        <w:tc>
          <w:tcPr>
            <w:tcW w:w="1368" w:type="pct"/>
            <w:shd w:val="clear" w:color="auto" w:fill="auto"/>
            <w:vAlign w:val="center"/>
          </w:tcPr>
          <w:p w:rsidR="00A62355" w:rsidRPr="00EA422E" w:rsidRDefault="00A62355" w:rsidP="00D33597">
            <w:pPr>
              <w:jc w:val="center"/>
              <w:rPr>
                <w:rFonts w:ascii="Calibri" w:hAnsi="Calibri" w:cs="宋体"/>
                <w:color w:val="000000"/>
                <w:sz w:val="22"/>
                <w:szCs w:val="22"/>
              </w:rPr>
            </w:pPr>
            <w:r w:rsidRPr="00EA422E">
              <w:rPr>
                <w:color w:val="000000"/>
                <w:sz w:val="22"/>
                <w:szCs w:val="22"/>
              </w:rPr>
              <w:t>IGN</w:t>
            </w:r>
          </w:p>
        </w:tc>
        <w:tc>
          <w:tcPr>
            <w:tcW w:w="503" w:type="pct"/>
            <w:shd w:val="clear" w:color="auto" w:fill="auto"/>
            <w:vAlign w:val="center"/>
          </w:tcPr>
          <w:p w:rsidR="00A62355" w:rsidRPr="00EA422E" w:rsidRDefault="00A62355" w:rsidP="009C4A45">
            <w:pPr>
              <w:jc w:val="center"/>
              <w:rPr>
                <w:rFonts w:ascii="Arial" w:eastAsia="Arial Unicode MS" w:hAnsi="Arial" w:cs="Arial" w:hint="eastAsia"/>
                <w:sz w:val="18"/>
                <w:szCs w:val="18"/>
                <w:lang w:eastAsia="zh-CN"/>
              </w:rPr>
            </w:pPr>
            <w:r w:rsidRPr="00EA422E">
              <w:rPr>
                <w:rFonts w:ascii="Arial" w:eastAsia="Arial Unicode MS" w:hAnsi="Arial" w:cs="Arial" w:hint="eastAsia"/>
                <w:sz w:val="18"/>
                <w:szCs w:val="18"/>
                <w:lang w:eastAsia="zh-CN"/>
              </w:rPr>
              <w:t>I</w:t>
            </w:r>
          </w:p>
        </w:tc>
        <w:tc>
          <w:tcPr>
            <w:tcW w:w="1285" w:type="pct"/>
            <w:shd w:val="clear" w:color="auto" w:fill="auto"/>
            <w:vAlign w:val="bottom"/>
          </w:tcPr>
          <w:p w:rsidR="00A62355" w:rsidRPr="00EA422E" w:rsidRDefault="00A62355" w:rsidP="00D33597">
            <w:pPr>
              <w:rPr>
                <w:rFonts w:ascii="Calibri" w:hAnsi="Calibri" w:cs="宋体"/>
                <w:color w:val="000000"/>
                <w:sz w:val="22"/>
                <w:szCs w:val="22"/>
              </w:rPr>
            </w:pPr>
            <w:r w:rsidRPr="00EA422E">
              <w:rPr>
                <w:color w:val="000000"/>
                <w:sz w:val="22"/>
                <w:szCs w:val="22"/>
              </w:rPr>
              <w:t>IDH</w:t>
            </w:r>
          </w:p>
        </w:tc>
        <w:tc>
          <w:tcPr>
            <w:tcW w:w="1215" w:type="pct"/>
            <w:shd w:val="clear" w:color="auto" w:fill="auto"/>
            <w:vAlign w:val="center"/>
          </w:tcPr>
          <w:p w:rsidR="00A62355" w:rsidRPr="00EA422E" w:rsidRDefault="00A62355" w:rsidP="00B23E50">
            <w:pPr>
              <w:jc w:val="both"/>
              <w:rPr>
                <w:rFonts w:ascii="Arial" w:eastAsia="Arial Unicode MS" w:hAnsi="Arial" w:cs="Arial" w:hint="eastAsia"/>
                <w:sz w:val="18"/>
                <w:szCs w:val="18"/>
                <w:lang w:eastAsia="zh-CN"/>
              </w:rPr>
            </w:pPr>
          </w:p>
        </w:tc>
      </w:tr>
      <w:tr w:rsidR="00A62355" w:rsidRPr="00EA422E" w:rsidTr="00D33597">
        <w:trPr>
          <w:trHeight w:val="20"/>
        </w:trPr>
        <w:tc>
          <w:tcPr>
            <w:tcW w:w="629" w:type="pct"/>
            <w:shd w:val="clear" w:color="auto" w:fill="auto"/>
            <w:vAlign w:val="center"/>
          </w:tcPr>
          <w:p w:rsidR="00A62355" w:rsidRPr="00EA422E" w:rsidRDefault="00A62355" w:rsidP="00A9325C">
            <w:pPr>
              <w:jc w:val="both"/>
              <w:rPr>
                <w:rFonts w:ascii="Arial" w:eastAsia="Arial Unicode MS" w:hAnsi="Arial" w:cs="Arial" w:hint="eastAsia"/>
                <w:sz w:val="18"/>
                <w:szCs w:val="18"/>
                <w:lang w:eastAsia="zh-CN"/>
              </w:rPr>
            </w:pPr>
            <w:r w:rsidRPr="00EA422E">
              <w:rPr>
                <w:rFonts w:ascii="Arial" w:eastAsia="Arial Unicode MS" w:hAnsi="Arial" w:cs="Arial" w:hint="eastAsia"/>
                <w:sz w:val="18"/>
                <w:szCs w:val="18"/>
                <w:lang w:eastAsia="zh-CN"/>
              </w:rPr>
              <w:t>14</w:t>
            </w:r>
          </w:p>
        </w:tc>
        <w:tc>
          <w:tcPr>
            <w:tcW w:w="1368" w:type="pct"/>
            <w:shd w:val="clear" w:color="auto" w:fill="auto"/>
            <w:vAlign w:val="center"/>
          </w:tcPr>
          <w:p w:rsidR="00A62355" w:rsidRPr="00EA422E" w:rsidRDefault="00A62355" w:rsidP="00D33597">
            <w:pPr>
              <w:jc w:val="center"/>
              <w:rPr>
                <w:rFonts w:ascii="Calibri" w:hAnsi="Calibri" w:cs="宋体"/>
                <w:color w:val="000000"/>
                <w:sz w:val="22"/>
                <w:szCs w:val="22"/>
              </w:rPr>
            </w:pPr>
            <w:r w:rsidRPr="00EA422E">
              <w:rPr>
                <w:rFonts w:hint="eastAsia"/>
                <w:color w:val="000000"/>
                <w:sz w:val="22"/>
                <w:szCs w:val="22"/>
              </w:rPr>
              <w:t>BATT+</w:t>
            </w:r>
          </w:p>
        </w:tc>
        <w:tc>
          <w:tcPr>
            <w:tcW w:w="503" w:type="pct"/>
            <w:shd w:val="clear" w:color="auto" w:fill="auto"/>
            <w:vAlign w:val="center"/>
          </w:tcPr>
          <w:p w:rsidR="00A62355" w:rsidRPr="00EA422E" w:rsidRDefault="00EA422E" w:rsidP="009C4A45">
            <w:pPr>
              <w:jc w:val="center"/>
              <w:rPr>
                <w:rFonts w:ascii="Arial" w:eastAsia="Arial Unicode MS" w:hAnsi="Arial" w:cs="Arial" w:hint="eastAsia"/>
                <w:sz w:val="18"/>
                <w:szCs w:val="18"/>
                <w:lang w:eastAsia="zh-CN"/>
              </w:rPr>
            </w:pPr>
            <w:r>
              <w:rPr>
                <w:rFonts w:ascii="Arial" w:eastAsia="Arial Unicode MS" w:hAnsi="Arial" w:cs="Arial" w:hint="eastAsia"/>
                <w:sz w:val="18"/>
                <w:szCs w:val="18"/>
                <w:lang w:eastAsia="zh-CN"/>
              </w:rPr>
              <w:t>I</w:t>
            </w:r>
          </w:p>
        </w:tc>
        <w:tc>
          <w:tcPr>
            <w:tcW w:w="1285" w:type="pct"/>
            <w:shd w:val="clear" w:color="auto" w:fill="auto"/>
            <w:vAlign w:val="bottom"/>
          </w:tcPr>
          <w:p w:rsidR="00A62355" w:rsidRPr="00EA422E" w:rsidRDefault="00A62355" w:rsidP="00D33597">
            <w:pPr>
              <w:rPr>
                <w:rFonts w:ascii="Calibri" w:hAnsi="Calibri" w:cs="宋体"/>
                <w:sz w:val="22"/>
                <w:szCs w:val="22"/>
              </w:rPr>
            </w:pPr>
            <w:r w:rsidRPr="00EA422E">
              <w:rPr>
                <w:rFonts w:ascii="Calibri" w:hAnsi="Calibri" w:cs="宋体" w:hint="eastAsia"/>
                <w:sz w:val="22"/>
                <w:szCs w:val="22"/>
              </w:rPr>
              <w:t>Vcc</w:t>
            </w:r>
          </w:p>
        </w:tc>
        <w:tc>
          <w:tcPr>
            <w:tcW w:w="1215" w:type="pct"/>
            <w:shd w:val="clear" w:color="auto" w:fill="auto"/>
            <w:vAlign w:val="center"/>
          </w:tcPr>
          <w:p w:rsidR="00A62355" w:rsidRPr="00EA422E" w:rsidRDefault="00A62355" w:rsidP="0088068A">
            <w:pPr>
              <w:jc w:val="both"/>
              <w:rPr>
                <w:rFonts w:ascii="Arial" w:eastAsia="Arial Unicode MS" w:hAnsi="Arial" w:cs="Arial" w:hint="eastAsia"/>
                <w:sz w:val="18"/>
                <w:szCs w:val="18"/>
                <w:lang w:eastAsia="zh-CN"/>
              </w:rPr>
            </w:pPr>
          </w:p>
        </w:tc>
      </w:tr>
      <w:tr w:rsidR="00A62355" w:rsidRPr="00EA422E" w:rsidTr="00D33597">
        <w:trPr>
          <w:trHeight w:val="20"/>
        </w:trPr>
        <w:tc>
          <w:tcPr>
            <w:tcW w:w="629" w:type="pct"/>
            <w:shd w:val="clear" w:color="auto" w:fill="auto"/>
            <w:vAlign w:val="center"/>
          </w:tcPr>
          <w:p w:rsidR="00A62355" w:rsidRPr="00EA422E" w:rsidRDefault="00A62355" w:rsidP="00A9325C">
            <w:pPr>
              <w:jc w:val="both"/>
              <w:rPr>
                <w:rFonts w:ascii="Arial" w:eastAsia="Arial Unicode MS" w:hAnsi="Arial" w:cs="Arial" w:hint="eastAsia"/>
                <w:sz w:val="18"/>
                <w:szCs w:val="18"/>
                <w:lang w:eastAsia="zh-CN"/>
              </w:rPr>
            </w:pPr>
            <w:r w:rsidRPr="00EA422E">
              <w:rPr>
                <w:rFonts w:ascii="Arial" w:eastAsia="Arial Unicode MS" w:hAnsi="Arial" w:cs="Arial" w:hint="eastAsia"/>
                <w:sz w:val="18"/>
                <w:szCs w:val="18"/>
                <w:lang w:eastAsia="zh-CN"/>
              </w:rPr>
              <w:t>15</w:t>
            </w:r>
          </w:p>
        </w:tc>
        <w:tc>
          <w:tcPr>
            <w:tcW w:w="1368" w:type="pct"/>
            <w:shd w:val="clear" w:color="auto" w:fill="auto"/>
            <w:vAlign w:val="center"/>
          </w:tcPr>
          <w:p w:rsidR="00A62355" w:rsidRPr="00EA422E" w:rsidRDefault="00A62355" w:rsidP="00D33597">
            <w:pPr>
              <w:jc w:val="center"/>
              <w:rPr>
                <w:rFonts w:ascii="Calibri" w:hAnsi="Calibri" w:cs="宋体"/>
                <w:color w:val="000000"/>
                <w:sz w:val="22"/>
                <w:szCs w:val="22"/>
              </w:rPr>
            </w:pPr>
            <w:r w:rsidRPr="00EA422E">
              <w:rPr>
                <w:color w:val="000000"/>
                <w:sz w:val="22"/>
                <w:szCs w:val="22"/>
              </w:rPr>
              <w:t>OAT Return</w:t>
            </w:r>
          </w:p>
        </w:tc>
        <w:tc>
          <w:tcPr>
            <w:tcW w:w="503" w:type="pct"/>
            <w:shd w:val="clear" w:color="auto" w:fill="auto"/>
            <w:vAlign w:val="center"/>
          </w:tcPr>
          <w:p w:rsidR="00A62355" w:rsidRPr="00EA422E" w:rsidRDefault="00EA422E" w:rsidP="009C4A45">
            <w:pPr>
              <w:jc w:val="center"/>
              <w:rPr>
                <w:rFonts w:ascii="Arial" w:eastAsia="Arial Unicode MS" w:hAnsi="Arial" w:cs="Arial" w:hint="eastAsia"/>
                <w:sz w:val="18"/>
                <w:szCs w:val="18"/>
                <w:lang w:eastAsia="zh-CN"/>
              </w:rPr>
            </w:pPr>
            <w:r>
              <w:rPr>
                <w:rFonts w:ascii="Arial" w:eastAsia="Arial Unicode MS" w:hAnsi="Arial" w:cs="Arial" w:hint="eastAsia"/>
                <w:sz w:val="18"/>
                <w:szCs w:val="18"/>
                <w:lang w:eastAsia="zh-CN"/>
              </w:rPr>
              <w:t>-</w:t>
            </w:r>
          </w:p>
        </w:tc>
        <w:tc>
          <w:tcPr>
            <w:tcW w:w="1285" w:type="pct"/>
            <w:shd w:val="clear" w:color="auto" w:fill="auto"/>
            <w:vAlign w:val="bottom"/>
          </w:tcPr>
          <w:p w:rsidR="00A62355" w:rsidRPr="00EA422E" w:rsidRDefault="00A62355" w:rsidP="00D33597">
            <w:pPr>
              <w:rPr>
                <w:rFonts w:ascii="宋体" w:hAnsi="宋体" w:cs="宋体"/>
                <w:color w:val="000000"/>
                <w:sz w:val="22"/>
                <w:szCs w:val="22"/>
              </w:rPr>
            </w:pPr>
            <w:r w:rsidRPr="00EA422E">
              <w:rPr>
                <w:rFonts w:ascii="宋体" w:hAnsi="宋体" w:hint="eastAsia"/>
                <w:color w:val="000000"/>
                <w:sz w:val="22"/>
                <w:szCs w:val="22"/>
              </w:rPr>
              <w:t>预留</w:t>
            </w:r>
          </w:p>
        </w:tc>
        <w:tc>
          <w:tcPr>
            <w:tcW w:w="1215" w:type="pct"/>
            <w:shd w:val="clear" w:color="auto" w:fill="auto"/>
            <w:vAlign w:val="center"/>
          </w:tcPr>
          <w:p w:rsidR="00A62355" w:rsidRPr="00EA422E" w:rsidRDefault="00A62355" w:rsidP="0088068A">
            <w:pPr>
              <w:jc w:val="both"/>
              <w:rPr>
                <w:rFonts w:ascii="Arial" w:eastAsia="Arial Unicode MS" w:hAnsi="Arial" w:cs="Arial" w:hint="eastAsia"/>
                <w:sz w:val="18"/>
                <w:szCs w:val="18"/>
                <w:lang w:eastAsia="zh-CN"/>
              </w:rPr>
            </w:pPr>
          </w:p>
        </w:tc>
      </w:tr>
      <w:tr w:rsidR="00A62355" w:rsidRPr="00EA422E" w:rsidTr="00D33597">
        <w:trPr>
          <w:trHeight w:val="20"/>
        </w:trPr>
        <w:tc>
          <w:tcPr>
            <w:tcW w:w="629" w:type="pct"/>
            <w:shd w:val="clear" w:color="auto" w:fill="auto"/>
            <w:vAlign w:val="center"/>
          </w:tcPr>
          <w:p w:rsidR="00A62355" w:rsidRPr="00EA422E" w:rsidRDefault="00A62355" w:rsidP="00A9325C">
            <w:pPr>
              <w:jc w:val="both"/>
              <w:rPr>
                <w:rFonts w:ascii="Arial" w:eastAsia="Arial Unicode MS" w:hAnsi="Arial" w:cs="Arial" w:hint="eastAsia"/>
                <w:sz w:val="18"/>
                <w:szCs w:val="18"/>
                <w:lang w:eastAsia="zh-CN"/>
              </w:rPr>
            </w:pPr>
            <w:r w:rsidRPr="00EA422E">
              <w:rPr>
                <w:rFonts w:ascii="Arial" w:eastAsia="Arial Unicode MS" w:hAnsi="Arial" w:cs="Arial" w:hint="eastAsia"/>
                <w:sz w:val="18"/>
                <w:szCs w:val="18"/>
                <w:lang w:eastAsia="zh-CN"/>
              </w:rPr>
              <w:t>16</w:t>
            </w:r>
          </w:p>
        </w:tc>
        <w:tc>
          <w:tcPr>
            <w:tcW w:w="1368" w:type="pct"/>
            <w:shd w:val="clear" w:color="auto" w:fill="auto"/>
            <w:vAlign w:val="center"/>
          </w:tcPr>
          <w:p w:rsidR="00A62355" w:rsidRPr="00EA422E" w:rsidRDefault="00A62355" w:rsidP="00D33597">
            <w:pPr>
              <w:jc w:val="center"/>
              <w:rPr>
                <w:rFonts w:ascii="Calibri" w:hAnsi="Calibri" w:cs="宋体"/>
                <w:color w:val="000000"/>
                <w:sz w:val="22"/>
                <w:szCs w:val="22"/>
              </w:rPr>
            </w:pPr>
            <w:r w:rsidRPr="00EA422E">
              <w:rPr>
                <w:color w:val="000000"/>
                <w:sz w:val="22"/>
                <w:szCs w:val="22"/>
              </w:rPr>
              <w:t>OAT Signal</w:t>
            </w:r>
          </w:p>
        </w:tc>
        <w:tc>
          <w:tcPr>
            <w:tcW w:w="503" w:type="pct"/>
            <w:shd w:val="clear" w:color="auto" w:fill="auto"/>
            <w:vAlign w:val="center"/>
          </w:tcPr>
          <w:p w:rsidR="00A62355" w:rsidRPr="00EA422E" w:rsidRDefault="00EA422E" w:rsidP="009C4A45">
            <w:pPr>
              <w:jc w:val="center"/>
              <w:rPr>
                <w:rFonts w:ascii="Arial" w:eastAsia="Arial Unicode MS" w:hAnsi="Arial" w:cs="Arial" w:hint="eastAsia"/>
                <w:sz w:val="18"/>
                <w:szCs w:val="18"/>
                <w:lang w:eastAsia="zh-CN"/>
              </w:rPr>
            </w:pPr>
            <w:r w:rsidRPr="00EA422E">
              <w:rPr>
                <w:rFonts w:ascii="Arial" w:eastAsia="Arial Unicode MS" w:hAnsi="Arial" w:cs="Arial" w:hint="eastAsia"/>
                <w:sz w:val="18"/>
                <w:szCs w:val="18"/>
                <w:lang w:eastAsia="zh-CN"/>
              </w:rPr>
              <w:t>-</w:t>
            </w:r>
          </w:p>
        </w:tc>
        <w:tc>
          <w:tcPr>
            <w:tcW w:w="1285" w:type="pct"/>
            <w:shd w:val="clear" w:color="auto" w:fill="auto"/>
            <w:vAlign w:val="bottom"/>
          </w:tcPr>
          <w:p w:rsidR="00A62355" w:rsidRPr="00EA422E" w:rsidRDefault="00A62355" w:rsidP="00D33597">
            <w:pPr>
              <w:rPr>
                <w:rFonts w:ascii="Calibri" w:hAnsi="Calibri" w:cs="宋体"/>
                <w:color w:val="000000"/>
                <w:sz w:val="22"/>
                <w:szCs w:val="22"/>
              </w:rPr>
            </w:pPr>
            <w:r w:rsidRPr="00EA422E">
              <w:rPr>
                <w:rFonts w:ascii="宋体" w:hAnsi="宋体" w:hint="eastAsia"/>
                <w:color w:val="000000"/>
                <w:sz w:val="22"/>
                <w:szCs w:val="22"/>
              </w:rPr>
              <w:t>预留</w:t>
            </w:r>
          </w:p>
        </w:tc>
        <w:tc>
          <w:tcPr>
            <w:tcW w:w="1215" w:type="pct"/>
            <w:shd w:val="clear" w:color="auto" w:fill="auto"/>
            <w:vAlign w:val="center"/>
          </w:tcPr>
          <w:p w:rsidR="00A62355" w:rsidRPr="00EA422E" w:rsidRDefault="00A62355" w:rsidP="0088068A">
            <w:pPr>
              <w:jc w:val="both"/>
              <w:rPr>
                <w:rFonts w:ascii="Arial" w:eastAsia="Arial Unicode MS" w:hAnsi="Arial" w:cs="Arial" w:hint="eastAsia"/>
                <w:sz w:val="18"/>
                <w:szCs w:val="18"/>
                <w:lang w:eastAsia="zh-CN"/>
              </w:rPr>
            </w:pPr>
          </w:p>
        </w:tc>
      </w:tr>
      <w:tr w:rsidR="00A62355" w:rsidRPr="00EA422E" w:rsidTr="00D33597">
        <w:trPr>
          <w:trHeight w:val="20"/>
        </w:trPr>
        <w:tc>
          <w:tcPr>
            <w:tcW w:w="629" w:type="pct"/>
            <w:shd w:val="clear" w:color="auto" w:fill="auto"/>
            <w:vAlign w:val="center"/>
          </w:tcPr>
          <w:p w:rsidR="00A62355" w:rsidRPr="00EA422E" w:rsidRDefault="00A62355" w:rsidP="00A9325C">
            <w:pPr>
              <w:jc w:val="both"/>
              <w:rPr>
                <w:rFonts w:ascii="Arial" w:eastAsia="Arial Unicode MS" w:hAnsi="Arial" w:cs="Arial" w:hint="eastAsia"/>
                <w:sz w:val="18"/>
                <w:szCs w:val="18"/>
                <w:lang w:eastAsia="zh-CN"/>
              </w:rPr>
            </w:pPr>
            <w:r w:rsidRPr="00EA422E">
              <w:rPr>
                <w:rFonts w:ascii="Arial" w:eastAsia="Arial Unicode MS" w:hAnsi="Arial" w:cs="Arial" w:hint="eastAsia"/>
                <w:sz w:val="18"/>
                <w:szCs w:val="18"/>
                <w:lang w:eastAsia="zh-CN"/>
              </w:rPr>
              <w:t>17</w:t>
            </w:r>
          </w:p>
        </w:tc>
        <w:tc>
          <w:tcPr>
            <w:tcW w:w="1368" w:type="pct"/>
            <w:shd w:val="clear" w:color="auto" w:fill="auto"/>
            <w:vAlign w:val="center"/>
          </w:tcPr>
          <w:p w:rsidR="00A62355" w:rsidRPr="00EA422E" w:rsidRDefault="00A62355" w:rsidP="00D33597">
            <w:pPr>
              <w:jc w:val="center"/>
              <w:rPr>
                <w:rFonts w:ascii="Calibri" w:hAnsi="Calibri" w:cs="宋体"/>
                <w:color w:val="000000"/>
                <w:sz w:val="22"/>
                <w:szCs w:val="22"/>
              </w:rPr>
            </w:pPr>
            <w:r w:rsidRPr="00EA422E">
              <w:rPr>
                <w:color w:val="000000"/>
                <w:sz w:val="22"/>
                <w:szCs w:val="22"/>
              </w:rPr>
              <w:t>PFAF Trigger</w:t>
            </w:r>
          </w:p>
        </w:tc>
        <w:tc>
          <w:tcPr>
            <w:tcW w:w="503" w:type="pct"/>
            <w:shd w:val="clear" w:color="auto" w:fill="auto"/>
            <w:vAlign w:val="center"/>
          </w:tcPr>
          <w:p w:rsidR="00A62355" w:rsidRPr="00EA422E" w:rsidRDefault="00A62355" w:rsidP="009C4A45">
            <w:pPr>
              <w:jc w:val="center"/>
              <w:rPr>
                <w:rFonts w:ascii="Arial" w:eastAsia="Arial Unicode MS" w:hAnsi="Arial" w:cs="Arial" w:hint="eastAsia"/>
                <w:sz w:val="18"/>
                <w:szCs w:val="18"/>
                <w:lang w:eastAsia="zh-CN"/>
              </w:rPr>
            </w:pPr>
            <w:r w:rsidRPr="00EA422E">
              <w:rPr>
                <w:rFonts w:ascii="Arial" w:eastAsia="Arial Unicode MS" w:hAnsi="Arial" w:cs="Arial" w:hint="eastAsia"/>
                <w:sz w:val="18"/>
                <w:szCs w:val="18"/>
                <w:lang w:eastAsia="zh-CN"/>
              </w:rPr>
              <w:t>-</w:t>
            </w:r>
          </w:p>
        </w:tc>
        <w:tc>
          <w:tcPr>
            <w:tcW w:w="1285" w:type="pct"/>
            <w:shd w:val="clear" w:color="auto" w:fill="auto"/>
            <w:vAlign w:val="bottom"/>
          </w:tcPr>
          <w:p w:rsidR="00A62355" w:rsidRPr="00EA422E" w:rsidRDefault="00A62355" w:rsidP="00D33597">
            <w:pPr>
              <w:rPr>
                <w:rFonts w:ascii="Calibri" w:hAnsi="Calibri" w:cs="宋体"/>
                <w:color w:val="000000"/>
                <w:sz w:val="22"/>
                <w:szCs w:val="22"/>
              </w:rPr>
            </w:pPr>
            <w:r w:rsidRPr="00EA422E">
              <w:rPr>
                <w:color w:val="000000"/>
                <w:sz w:val="22"/>
                <w:szCs w:val="22"/>
              </w:rPr>
              <w:t>output</w:t>
            </w:r>
            <w:r w:rsidRPr="00EA422E">
              <w:rPr>
                <w:rFonts w:ascii="宋体" w:hAnsi="宋体" w:hint="eastAsia"/>
                <w:color w:val="000000"/>
                <w:sz w:val="22"/>
                <w:szCs w:val="22"/>
              </w:rPr>
              <w:t>，预留</w:t>
            </w:r>
          </w:p>
        </w:tc>
        <w:tc>
          <w:tcPr>
            <w:tcW w:w="1215" w:type="pct"/>
            <w:shd w:val="clear" w:color="auto" w:fill="auto"/>
            <w:vAlign w:val="center"/>
          </w:tcPr>
          <w:p w:rsidR="00A62355" w:rsidRPr="00EA422E" w:rsidRDefault="00A62355" w:rsidP="0088068A">
            <w:pPr>
              <w:jc w:val="both"/>
              <w:rPr>
                <w:rFonts w:ascii="Arial" w:eastAsia="Arial Unicode MS" w:hAnsi="Arial" w:cs="Arial" w:hint="eastAsia"/>
                <w:sz w:val="18"/>
                <w:szCs w:val="18"/>
                <w:lang w:eastAsia="zh-CN"/>
              </w:rPr>
            </w:pPr>
          </w:p>
        </w:tc>
      </w:tr>
      <w:tr w:rsidR="00A62355" w:rsidRPr="00EA422E" w:rsidTr="00D33597">
        <w:trPr>
          <w:trHeight w:val="20"/>
        </w:trPr>
        <w:tc>
          <w:tcPr>
            <w:tcW w:w="629" w:type="pct"/>
            <w:shd w:val="clear" w:color="auto" w:fill="auto"/>
            <w:vAlign w:val="center"/>
          </w:tcPr>
          <w:p w:rsidR="00A62355" w:rsidRPr="00EA422E" w:rsidRDefault="00A62355" w:rsidP="00A9325C">
            <w:pPr>
              <w:jc w:val="both"/>
              <w:rPr>
                <w:rFonts w:ascii="Arial" w:eastAsia="Arial Unicode MS" w:hAnsi="Arial" w:cs="Arial" w:hint="eastAsia"/>
                <w:sz w:val="18"/>
                <w:szCs w:val="18"/>
                <w:lang w:eastAsia="zh-CN"/>
              </w:rPr>
            </w:pPr>
            <w:r w:rsidRPr="00EA422E">
              <w:rPr>
                <w:rFonts w:ascii="Arial" w:eastAsia="Arial Unicode MS" w:hAnsi="Arial" w:cs="Arial" w:hint="eastAsia"/>
                <w:sz w:val="18"/>
                <w:szCs w:val="18"/>
                <w:lang w:eastAsia="zh-CN"/>
              </w:rPr>
              <w:t>18</w:t>
            </w:r>
          </w:p>
        </w:tc>
        <w:tc>
          <w:tcPr>
            <w:tcW w:w="1368" w:type="pct"/>
            <w:shd w:val="clear" w:color="auto" w:fill="auto"/>
            <w:vAlign w:val="center"/>
          </w:tcPr>
          <w:p w:rsidR="00A62355" w:rsidRPr="00EA422E" w:rsidRDefault="00A62355" w:rsidP="00D33597">
            <w:pPr>
              <w:jc w:val="center"/>
              <w:rPr>
                <w:rFonts w:ascii="Calibri" w:hAnsi="Calibri" w:cs="宋体"/>
                <w:color w:val="000000"/>
                <w:sz w:val="22"/>
                <w:szCs w:val="22"/>
              </w:rPr>
            </w:pPr>
          </w:p>
        </w:tc>
        <w:tc>
          <w:tcPr>
            <w:tcW w:w="503" w:type="pct"/>
            <w:shd w:val="clear" w:color="auto" w:fill="auto"/>
            <w:vAlign w:val="center"/>
          </w:tcPr>
          <w:p w:rsidR="00A62355" w:rsidRPr="00EA422E" w:rsidRDefault="00A62355" w:rsidP="009C4A45">
            <w:pPr>
              <w:jc w:val="center"/>
              <w:rPr>
                <w:rFonts w:ascii="Arial" w:eastAsia="Arial Unicode MS" w:hAnsi="Arial" w:cs="Arial" w:hint="eastAsia"/>
                <w:sz w:val="18"/>
                <w:szCs w:val="18"/>
                <w:lang w:eastAsia="zh-CN"/>
              </w:rPr>
            </w:pPr>
          </w:p>
        </w:tc>
        <w:tc>
          <w:tcPr>
            <w:tcW w:w="1285" w:type="pct"/>
            <w:shd w:val="clear" w:color="auto" w:fill="auto"/>
            <w:vAlign w:val="bottom"/>
          </w:tcPr>
          <w:p w:rsidR="00A62355" w:rsidRPr="00EA422E" w:rsidRDefault="00A62355" w:rsidP="00D33597">
            <w:pPr>
              <w:rPr>
                <w:rFonts w:ascii="Calibri" w:hAnsi="Calibri" w:cs="宋体"/>
                <w:color w:val="000000"/>
                <w:sz w:val="22"/>
                <w:szCs w:val="22"/>
              </w:rPr>
            </w:pPr>
          </w:p>
        </w:tc>
        <w:tc>
          <w:tcPr>
            <w:tcW w:w="1215" w:type="pct"/>
            <w:shd w:val="clear" w:color="auto" w:fill="auto"/>
            <w:vAlign w:val="center"/>
          </w:tcPr>
          <w:p w:rsidR="00A62355" w:rsidRPr="00EA422E" w:rsidRDefault="00A62355" w:rsidP="0088068A">
            <w:pPr>
              <w:jc w:val="both"/>
              <w:rPr>
                <w:rFonts w:ascii="Arial" w:eastAsia="Arial Unicode MS" w:hAnsi="Arial" w:cs="Arial" w:hint="eastAsia"/>
                <w:sz w:val="18"/>
                <w:szCs w:val="18"/>
                <w:lang w:eastAsia="zh-CN"/>
              </w:rPr>
            </w:pPr>
          </w:p>
        </w:tc>
      </w:tr>
      <w:tr w:rsidR="00A62355" w:rsidRPr="00EA422E" w:rsidTr="00D33597">
        <w:trPr>
          <w:trHeight w:val="20"/>
        </w:trPr>
        <w:tc>
          <w:tcPr>
            <w:tcW w:w="629" w:type="pct"/>
            <w:shd w:val="clear" w:color="auto" w:fill="auto"/>
            <w:vAlign w:val="center"/>
          </w:tcPr>
          <w:p w:rsidR="00A62355" w:rsidRPr="00EA422E" w:rsidRDefault="00A62355" w:rsidP="00A9325C">
            <w:pPr>
              <w:jc w:val="both"/>
              <w:rPr>
                <w:rFonts w:ascii="Arial" w:eastAsia="Arial Unicode MS" w:hAnsi="Arial" w:cs="Arial" w:hint="eastAsia"/>
                <w:sz w:val="18"/>
                <w:szCs w:val="18"/>
                <w:lang w:eastAsia="zh-CN"/>
              </w:rPr>
            </w:pPr>
            <w:r w:rsidRPr="00EA422E">
              <w:rPr>
                <w:rFonts w:ascii="Arial" w:eastAsia="Arial Unicode MS" w:hAnsi="Arial" w:cs="Arial" w:hint="eastAsia"/>
                <w:sz w:val="18"/>
                <w:szCs w:val="18"/>
                <w:lang w:eastAsia="zh-CN"/>
              </w:rPr>
              <w:t>19</w:t>
            </w:r>
          </w:p>
        </w:tc>
        <w:tc>
          <w:tcPr>
            <w:tcW w:w="1368" w:type="pct"/>
            <w:shd w:val="clear" w:color="auto" w:fill="auto"/>
            <w:vAlign w:val="center"/>
          </w:tcPr>
          <w:p w:rsidR="00A62355" w:rsidRPr="00EA422E" w:rsidRDefault="00A62355" w:rsidP="00D33597">
            <w:pPr>
              <w:jc w:val="center"/>
              <w:rPr>
                <w:rFonts w:ascii="Calibri" w:hAnsi="Calibri" w:cs="宋体"/>
                <w:color w:val="000000"/>
                <w:sz w:val="22"/>
                <w:szCs w:val="22"/>
              </w:rPr>
            </w:pPr>
            <w:r w:rsidRPr="00EA422E">
              <w:rPr>
                <w:color w:val="000000"/>
                <w:sz w:val="22"/>
                <w:szCs w:val="22"/>
              </w:rPr>
              <w:t>Door Open</w:t>
            </w:r>
          </w:p>
        </w:tc>
        <w:tc>
          <w:tcPr>
            <w:tcW w:w="503" w:type="pct"/>
            <w:shd w:val="clear" w:color="auto" w:fill="auto"/>
            <w:vAlign w:val="center"/>
          </w:tcPr>
          <w:p w:rsidR="00A62355" w:rsidRPr="00EA422E" w:rsidRDefault="00EA422E" w:rsidP="009C4A45">
            <w:pPr>
              <w:jc w:val="center"/>
              <w:rPr>
                <w:rFonts w:ascii="Arial" w:eastAsia="Arial Unicode MS" w:hAnsi="Arial" w:cs="Arial" w:hint="eastAsia"/>
                <w:sz w:val="18"/>
                <w:szCs w:val="18"/>
                <w:lang w:eastAsia="zh-CN"/>
              </w:rPr>
            </w:pPr>
            <w:r>
              <w:rPr>
                <w:rFonts w:ascii="Arial" w:eastAsia="Arial Unicode MS" w:hAnsi="Arial" w:cs="Arial" w:hint="eastAsia"/>
                <w:sz w:val="18"/>
                <w:szCs w:val="18"/>
                <w:lang w:eastAsia="zh-CN"/>
              </w:rPr>
              <w:t>I</w:t>
            </w:r>
          </w:p>
        </w:tc>
        <w:tc>
          <w:tcPr>
            <w:tcW w:w="1285" w:type="pct"/>
            <w:shd w:val="clear" w:color="auto" w:fill="auto"/>
            <w:vAlign w:val="bottom"/>
          </w:tcPr>
          <w:p w:rsidR="00A62355" w:rsidRPr="00EA422E" w:rsidRDefault="00A62355" w:rsidP="0088068A">
            <w:pPr>
              <w:rPr>
                <w:rFonts w:ascii="Calibri" w:hAnsi="Calibri" w:cs="宋体" w:hint="eastAsia"/>
                <w:color w:val="000000"/>
                <w:sz w:val="22"/>
                <w:szCs w:val="22"/>
                <w:lang w:eastAsia="zh-CN"/>
              </w:rPr>
            </w:pPr>
            <w:r w:rsidRPr="00EA422E">
              <w:rPr>
                <w:color w:val="000000"/>
                <w:sz w:val="22"/>
                <w:szCs w:val="22"/>
              </w:rPr>
              <w:t>ID</w:t>
            </w:r>
            <w:r w:rsidR="0088068A" w:rsidRPr="00EA422E">
              <w:rPr>
                <w:rFonts w:hint="eastAsia"/>
                <w:color w:val="000000"/>
                <w:sz w:val="22"/>
                <w:szCs w:val="22"/>
                <w:lang w:eastAsia="zh-CN"/>
              </w:rPr>
              <w:t>L</w:t>
            </w:r>
          </w:p>
        </w:tc>
        <w:tc>
          <w:tcPr>
            <w:tcW w:w="1215" w:type="pct"/>
            <w:shd w:val="clear" w:color="auto" w:fill="auto"/>
            <w:vAlign w:val="center"/>
          </w:tcPr>
          <w:p w:rsidR="00A62355" w:rsidRPr="00EA422E" w:rsidRDefault="00A62355" w:rsidP="0088068A">
            <w:pPr>
              <w:jc w:val="both"/>
              <w:rPr>
                <w:rFonts w:ascii="Arial" w:eastAsia="Arial Unicode MS" w:hAnsi="Arial" w:cs="Arial" w:hint="eastAsia"/>
                <w:sz w:val="18"/>
                <w:szCs w:val="18"/>
                <w:lang w:eastAsia="zh-CN"/>
              </w:rPr>
            </w:pPr>
          </w:p>
        </w:tc>
      </w:tr>
      <w:tr w:rsidR="00A62355" w:rsidRPr="00EA422E" w:rsidTr="00D33597">
        <w:trPr>
          <w:trHeight w:val="20"/>
        </w:trPr>
        <w:tc>
          <w:tcPr>
            <w:tcW w:w="629" w:type="pct"/>
            <w:shd w:val="clear" w:color="auto" w:fill="auto"/>
            <w:vAlign w:val="center"/>
          </w:tcPr>
          <w:p w:rsidR="00A62355" w:rsidRPr="00EA422E" w:rsidRDefault="00A62355" w:rsidP="00A9325C">
            <w:pPr>
              <w:jc w:val="both"/>
              <w:rPr>
                <w:rFonts w:ascii="Arial" w:eastAsia="Arial Unicode MS" w:hAnsi="Arial" w:cs="Arial" w:hint="eastAsia"/>
                <w:sz w:val="18"/>
                <w:szCs w:val="18"/>
                <w:lang w:eastAsia="zh-CN"/>
              </w:rPr>
            </w:pPr>
            <w:r w:rsidRPr="00EA422E">
              <w:rPr>
                <w:rFonts w:ascii="Arial" w:eastAsia="Arial Unicode MS" w:hAnsi="Arial" w:cs="Arial" w:hint="eastAsia"/>
                <w:sz w:val="18"/>
                <w:szCs w:val="18"/>
                <w:lang w:eastAsia="zh-CN"/>
              </w:rPr>
              <w:t>20</w:t>
            </w:r>
          </w:p>
        </w:tc>
        <w:tc>
          <w:tcPr>
            <w:tcW w:w="1368" w:type="pct"/>
            <w:shd w:val="clear" w:color="auto" w:fill="auto"/>
            <w:vAlign w:val="center"/>
          </w:tcPr>
          <w:p w:rsidR="00A62355" w:rsidRPr="00EA422E" w:rsidRDefault="00A62355" w:rsidP="00D33597">
            <w:pPr>
              <w:jc w:val="center"/>
              <w:rPr>
                <w:rFonts w:ascii="Calibri" w:hAnsi="Calibri" w:cs="宋体"/>
                <w:color w:val="000000"/>
                <w:sz w:val="22"/>
                <w:szCs w:val="22"/>
              </w:rPr>
            </w:pPr>
            <w:r w:rsidRPr="00EA422E">
              <w:rPr>
                <w:color w:val="000000"/>
                <w:sz w:val="22"/>
                <w:szCs w:val="22"/>
              </w:rPr>
              <w:t>Rear Fog</w:t>
            </w:r>
          </w:p>
        </w:tc>
        <w:tc>
          <w:tcPr>
            <w:tcW w:w="503" w:type="pct"/>
            <w:shd w:val="clear" w:color="auto" w:fill="auto"/>
            <w:vAlign w:val="center"/>
          </w:tcPr>
          <w:p w:rsidR="00A62355" w:rsidRPr="00EA422E" w:rsidRDefault="00EA422E" w:rsidP="009C4A45">
            <w:pPr>
              <w:jc w:val="center"/>
              <w:rPr>
                <w:rFonts w:ascii="Arial" w:eastAsia="Arial Unicode MS" w:hAnsi="Arial" w:cs="Arial" w:hint="eastAsia"/>
                <w:sz w:val="18"/>
                <w:szCs w:val="18"/>
                <w:lang w:eastAsia="zh-CN"/>
              </w:rPr>
            </w:pPr>
            <w:r>
              <w:rPr>
                <w:rFonts w:ascii="Arial" w:eastAsia="Arial Unicode MS" w:hAnsi="Arial" w:cs="Arial" w:hint="eastAsia"/>
                <w:sz w:val="18"/>
                <w:szCs w:val="18"/>
                <w:lang w:eastAsia="zh-CN"/>
              </w:rPr>
              <w:t>I</w:t>
            </w:r>
          </w:p>
        </w:tc>
        <w:tc>
          <w:tcPr>
            <w:tcW w:w="1285" w:type="pct"/>
            <w:shd w:val="clear" w:color="auto" w:fill="auto"/>
            <w:vAlign w:val="bottom"/>
          </w:tcPr>
          <w:p w:rsidR="00A62355" w:rsidRPr="00EA422E" w:rsidRDefault="00A62355" w:rsidP="00D33597">
            <w:pPr>
              <w:rPr>
                <w:rFonts w:ascii="Calibri" w:hAnsi="Calibri" w:cs="宋体"/>
                <w:color w:val="000000"/>
                <w:sz w:val="22"/>
                <w:szCs w:val="22"/>
              </w:rPr>
            </w:pPr>
            <w:r w:rsidRPr="00EA422E">
              <w:rPr>
                <w:color w:val="000000"/>
                <w:sz w:val="22"/>
                <w:szCs w:val="22"/>
              </w:rPr>
              <w:t>IDH</w:t>
            </w:r>
          </w:p>
        </w:tc>
        <w:tc>
          <w:tcPr>
            <w:tcW w:w="1215" w:type="pct"/>
            <w:shd w:val="clear" w:color="auto" w:fill="auto"/>
            <w:vAlign w:val="center"/>
          </w:tcPr>
          <w:p w:rsidR="00A62355" w:rsidRPr="00EA422E" w:rsidRDefault="00A62355" w:rsidP="0088068A">
            <w:pPr>
              <w:jc w:val="both"/>
              <w:rPr>
                <w:rFonts w:ascii="Arial" w:eastAsia="Arial Unicode MS" w:hAnsi="Arial" w:cs="Arial" w:hint="eastAsia"/>
                <w:sz w:val="18"/>
                <w:szCs w:val="18"/>
                <w:lang w:eastAsia="zh-CN"/>
              </w:rPr>
            </w:pPr>
          </w:p>
        </w:tc>
      </w:tr>
      <w:tr w:rsidR="00A62355" w:rsidRPr="00EA422E" w:rsidTr="00D33597">
        <w:trPr>
          <w:trHeight w:val="20"/>
        </w:trPr>
        <w:tc>
          <w:tcPr>
            <w:tcW w:w="629" w:type="pct"/>
            <w:shd w:val="clear" w:color="auto" w:fill="auto"/>
            <w:vAlign w:val="center"/>
          </w:tcPr>
          <w:p w:rsidR="00A62355" w:rsidRPr="00EA422E" w:rsidRDefault="00A62355" w:rsidP="00A9325C">
            <w:pPr>
              <w:jc w:val="both"/>
              <w:rPr>
                <w:rFonts w:ascii="Arial" w:eastAsia="Arial Unicode MS" w:hAnsi="Arial" w:cs="Arial" w:hint="eastAsia"/>
                <w:sz w:val="18"/>
                <w:szCs w:val="18"/>
                <w:lang w:eastAsia="zh-CN"/>
              </w:rPr>
            </w:pPr>
            <w:r w:rsidRPr="00EA422E">
              <w:rPr>
                <w:rFonts w:ascii="Arial" w:eastAsia="Arial Unicode MS" w:hAnsi="Arial" w:cs="Arial" w:hint="eastAsia"/>
                <w:sz w:val="18"/>
                <w:szCs w:val="18"/>
                <w:lang w:eastAsia="zh-CN"/>
              </w:rPr>
              <w:t>21</w:t>
            </w:r>
          </w:p>
        </w:tc>
        <w:tc>
          <w:tcPr>
            <w:tcW w:w="1368" w:type="pct"/>
            <w:shd w:val="clear" w:color="auto" w:fill="auto"/>
            <w:vAlign w:val="center"/>
          </w:tcPr>
          <w:p w:rsidR="00A62355" w:rsidRPr="00EA422E" w:rsidRDefault="00A62355" w:rsidP="00D33597">
            <w:pPr>
              <w:jc w:val="center"/>
              <w:rPr>
                <w:rFonts w:ascii="Calibri" w:hAnsi="Calibri" w:cs="宋体"/>
                <w:color w:val="000000"/>
                <w:sz w:val="22"/>
                <w:szCs w:val="22"/>
              </w:rPr>
            </w:pPr>
            <w:r w:rsidRPr="00EA422E">
              <w:rPr>
                <w:color w:val="000000"/>
                <w:sz w:val="22"/>
                <w:szCs w:val="22"/>
              </w:rPr>
              <w:t>BMS wakeup</w:t>
            </w:r>
          </w:p>
        </w:tc>
        <w:tc>
          <w:tcPr>
            <w:tcW w:w="503" w:type="pct"/>
            <w:shd w:val="clear" w:color="auto" w:fill="auto"/>
            <w:vAlign w:val="center"/>
          </w:tcPr>
          <w:p w:rsidR="00A62355" w:rsidRPr="00EA422E" w:rsidRDefault="00A62355" w:rsidP="009C4A45">
            <w:pPr>
              <w:jc w:val="center"/>
              <w:rPr>
                <w:rFonts w:ascii="Arial" w:eastAsia="Arial Unicode MS" w:hAnsi="Arial" w:cs="Arial" w:hint="eastAsia"/>
                <w:sz w:val="18"/>
                <w:szCs w:val="18"/>
                <w:lang w:eastAsia="zh-CN"/>
              </w:rPr>
            </w:pPr>
            <w:r w:rsidRPr="00EA422E">
              <w:rPr>
                <w:rFonts w:ascii="Arial" w:eastAsia="Arial Unicode MS" w:hAnsi="Arial" w:cs="Arial" w:hint="eastAsia"/>
                <w:sz w:val="18"/>
                <w:szCs w:val="18"/>
                <w:lang w:eastAsia="zh-CN"/>
              </w:rPr>
              <w:t>I</w:t>
            </w:r>
          </w:p>
        </w:tc>
        <w:tc>
          <w:tcPr>
            <w:tcW w:w="1285" w:type="pct"/>
            <w:shd w:val="clear" w:color="auto" w:fill="auto"/>
            <w:vAlign w:val="bottom"/>
          </w:tcPr>
          <w:p w:rsidR="00A62355" w:rsidRPr="00EA422E" w:rsidRDefault="00A62355" w:rsidP="00D33597">
            <w:pPr>
              <w:rPr>
                <w:rFonts w:ascii="Calibri" w:hAnsi="Calibri" w:cs="宋体"/>
                <w:color w:val="000000"/>
                <w:sz w:val="22"/>
                <w:szCs w:val="22"/>
              </w:rPr>
            </w:pPr>
            <w:r w:rsidRPr="00EA422E">
              <w:rPr>
                <w:color w:val="000000"/>
                <w:sz w:val="22"/>
                <w:szCs w:val="22"/>
              </w:rPr>
              <w:t>IDH</w:t>
            </w:r>
          </w:p>
        </w:tc>
        <w:tc>
          <w:tcPr>
            <w:tcW w:w="1215" w:type="pct"/>
            <w:shd w:val="clear" w:color="auto" w:fill="auto"/>
          </w:tcPr>
          <w:p w:rsidR="00A62355" w:rsidRPr="00EA422E" w:rsidRDefault="00A62355" w:rsidP="0088068A">
            <w:pPr>
              <w:jc w:val="both"/>
              <w:rPr>
                <w:rFonts w:ascii="Arial" w:eastAsia="Arial Unicode MS" w:hAnsi="Arial" w:cs="Arial"/>
                <w:sz w:val="18"/>
                <w:szCs w:val="18"/>
                <w:lang w:eastAsia="zh-CN"/>
              </w:rPr>
            </w:pPr>
          </w:p>
        </w:tc>
      </w:tr>
      <w:tr w:rsidR="00A62355" w:rsidRPr="00EA422E" w:rsidTr="00D33597">
        <w:trPr>
          <w:trHeight w:val="20"/>
        </w:trPr>
        <w:tc>
          <w:tcPr>
            <w:tcW w:w="629" w:type="pct"/>
            <w:shd w:val="clear" w:color="auto" w:fill="auto"/>
            <w:vAlign w:val="center"/>
          </w:tcPr>
          <w:p w:rsidR="00A62355" w:rsidRPr="00EA422E" w:rsidRDefault="00A62355" w:rsidP="00A9325C">
            <w:pPr>
              <w:jc w:val="both"/>
              <w:rPr>
                <w:rFonts w:ascii="Arial" w:eastAsia="Arial Unicode MS" w:hAnsi="Arial" w:cs="Arial" w:hint="eastAsia"/>
                <w:sz w:val="18"/>
                <w:szCs w:val="18"/>
                <w:lang w:eastAsia="zh-CN"/>
              </w:rPr>
            </w:pPr>
            <w:r w:rsidRPr="00EA422E">
              <w:rPr>
                <w:rFonts w:ascii="Arial" w:eastAsia="Arial Unicode MS" w:hAnsi="Arial" w:cs="Arial" w:hint="eastAsia"/>
                <w:sz w:val="18"/>
                <w:szCs w:val="18"/>
                <w:lang w:eastAsia="zh-CN"/>
              </w:rPr>
              <w:t>22</w:t>
            </w:r>
          </w:p>
        </w:tc>
        <w:tc>
          <w:tcPr>
            <w:tcW w:w="1368" w:type="pct"/>
            <w:shd w:val="clear" w:color="auto" w:fill="auto"/>
            <w:vAlign w:val="center"/>
          </w:tcPr>
          <w:p w:rsidR="00A62355" w:rsidRPr="00EA422E" w:rsidRDefault="00A62355" w:rsidP="00D33597">
            <w:pPr>
              <w:jc w:val="center"/>
              <w:rPr>
                <w:rFonts w:ascii="Calibri" w:hAnsi="Calibri" w:cs="宋体"/>
                <w:color w:val="000000"/>
                <w:sz w:val="22"/>
                <w:szCs w:val="22"/>
              </w:rPr>
            </w:pPr>
            <w:r w:rsidRPr="00EA422E">
              <w:rPr>
                <w:color w:val="000000"/>
                <w:sz w:val="22"/>
                <w:szCs w:val="22"/>
              </w:rPr>
              <w:t>Turn Left</w:t>
            </w:r>
          </w:p>
        </w:tc>
        <w:tc>
          <w:tcPr>
            <w:tcW w:w="503" w:type="pct"/>
            <w:shd w:val="clear" w:color="auto" w:fill="auto"/>
            <w:vAlign w:val="center"/>
          </w:tcPr>
          <w:p w:rsidR="00A62355" w:rsidRPr="00EA422E" w:rsidRDefault="00A62355" w:rsidP="009C4A45">
            <w:pPr>
              <w:jc w:val="center"/>
              <w:rPr>
                <w:rFonts w:ascii="Arial" w:eastAsia="Arial Unicode MS" w:hAnsi="Arial" w:cs="Arial" w:hint="eastAsia"/>
                <w:sz w:val="18"/>
                <w:szCs w:val="18"/>
                <w:lang w:eastAsia="zh-CN"/>
              </w:rPr>
            </w:pPr>
            <w:r w:rsidRPr="00EA422E">
              <w:rPr>
                <w:rFonts w:ascii="Arial" w:eastAsia="Arial Unicode MS" w:hAnsi="Arial" w:cs="Arial" w:hint="eastAsia"/>
                <w:sz w:val="18"/>
                <w:szCs w:val="18"/>
                <w:lang w:eastAsia="zh-CN"/>
              </w:rPr>
              <w:t>I</w:t>
            </w:r>
          </w:p>
        </w:tc>
        <w:tc>
          <w:tcPr>
            <w:tcW w:w="1285" w:type="pct"/>
            <w:shd w:val="clear" w:color="auto" w:fill="auto"/>
            <w:vAlign w:val="bottom"/>
          </w:tcPr>
          <w:p w:rsidR="00A62355" w:rsidRPr="00EA422E" w:rsidRDefault="00A62355" w:rsidP="00D33597">
            <w:pPr>
              <w:rPr>
                <w:rFonts w:ascii="Calibri" w:hAnsi="Calibri" w:cs="宋体"/>
                <w:color w:val="000000"/>
                <w:sz w:val="22"/>
                <w:szCs w:val="22"/>
              </w:rPr>
            </w:pPr>
            <w:r w:rsidRPr="00EA422E">
              <w:rPr>
                <w:color w:val="000000"/>
                <w:sz w:val="22"/>
                <w:szCs w:val="22"/>
              </w:rPr>
              <w:t>IDH</w:t>
            </w:r>
          </w:p>
        </w:tc>
        <w:tc>
          <w:tcPr>
            <w:tcW w:w="1215" w:type="pct"/>
            <w:shd w:val="clear" w:color="auto" w:fill="auto"/>
          </w:tcPr>
          <w:p w:rsidR="00A62355" w:rsidRPr="00EA422E" w:rsidRDefault="00A62355" w:rsidP="0088068A">
            <w:pPr>
              <w:jc w:val="both"/>
              <w:rPr>
                <w:rFonts w:ascii="Arial" w:eastAsia="Arial Unicode MS" w:hAnsi="Arial" w:cs="Arial"/>
                <w:sz w:val="18"/>
                <w:szCs w:val="18"/>
                <w:lang w:eastAsia="zh-CN"/>
              </w:rPr>
            </w:pPr>
          </w:p>
        </w:tc>
      </w:tr>
      <w:tr w:rsidR="00A62355" w:rsidRPr="00EA422E" w:rsidTr="00D33597">
        <w:trPr>
          <w:trHeight w:val="20"/>
        </w:trPr>
        <w:tc>
          <w:tcPr>
            <w:tcW w:w="629" w:type="pct"/>
            <w:shd w:val="clear" w:color="auto" w:fill="auto"/>
            <w:vAlign w:val="center"/>
          </w:tcPr>
          <w:p w:rsidR="00A62355" w:rsidRPr="00EA422E" w:rsidRDefault="00A62355" w:rsidP="00A9325C">
            <w:pPr>
              <w:jc w:val="both"/>
              <w:rPr>
                <w:rFonts w:ascii="Arial" w:eastAsia="Arial Unicode MS" w:hAnsi="Arial" w:cs="Arial" w:hint="eastAsia"/>
                <w:sz w:val="18"/>
                <w:szCs w:val="18"/>
                <w:lang w:eastAsia="zh-CN"/>
              </w:rPr>
            </w:pPr>
            <w:r w:rsidRPr="00EA422E">
              <w:rPr>
                <w:rFonts w:ascii="Arial" w:eastAsia="Arial Unicode MS" w:hAnsi="Arial" w:cs="Arial" w:hint="eastAsia"/>
                <w:sz w:val="18"/>
                <w:szCs w:val="18"/>
                <w:lang w:eastAsia="zh-CN"/>
              </w:rPr>
              <w:t>23</w:t>
            </w:r>
          </w:p>
        </w:tc>
        <w:tc>
          <w:tcPr>
            <w:tcW w:w="1368" w:type="pct"/>
            <w:shd w:val="clear" w:color="auto" w:fill="auto"/>
            <w:vAlign w:val="center"/>
          </w:tcPr>
          <w:p w:rsidR="00A62355" w:rsidRPr="00EA422E" w:rsidRDefault="00A62355" w:rsidP="00D33597">
            <w:pPr>
              <w:jc w:val="center"/>
              <w:rPr>
                <w:rFonts w:ascii="Calibri" w:hAnsi="Calibri" w:cs="宋体"/>
                <w:color w:val="000000"/>
                <w:sz w:val="22"/>
                <w:szCs w:val="22"/>
              </w:rPr>
            </w:pPr>
            <w:r w:rsidRPr="00EA422E">
              <w:rPr>
                <w:color w:val="000000"/>
                <w:sz w:val="22"/>
                <w:szCs w:val="22"/>
              </w:rPr>
              <w:t>Turn Right</w:t>
            </w:r>
          </w:p>
        </w:tc>
        <w:tc>
          <w:tcPr>
            <w:tcW w:w="503" w:type="pct"/>
            <w:shd w:val="clear" w:color="auto" w:fill="auto"/>
            <w:vAlign w:val="center"/>
          </w:tcPr>
          <w:p w:rsidR="00A62355" w:rsidRPr="00EA422E" w:rsidRDefault="00A62355" w:rsidP="009C4A45">
            <w:pPr>
              <w:jc w:val="center"/>
              <w:rPr>
                <w:rFonts w:ascii="Arial" w:eastAsia="Arial Unicode MS" w:hAnsi="Arial" w:cs="Arial" w:hint="eastAsia"/>
                <w:sz w:val="18"/>
                <w:szCs w:val="18"/>
                <w:lang w:eastAsia="zh-CN"/>
              </w:rPr>
            </w:pPr>
            <w:r w:rsidRPr="00EA422E">
              <w:rPr>
                <w:rFonts w:ascii="Arial" w:eastAsia="Arial Unicode MS" w:hAnsi="Arial" w:cs="Arial" w:hint="eastAsia"/>
                <w:sz w:val="18"/>
                <w:szCs w:val="18"/>
                <w:lang w:eastAsia="zh-CN"/>
              </w:rPr>
              <w:t>I</w:t>
            </w:r>
          </w:p>
        </w:tc>
        <w:tc>
          <w:tcPr>
            <w:tcW w:w="1285" w:type="pct"/>
            <w:shd w:val="clear" w:color="auto" w:fill="auto"/>
            <w:vAlign w:val="bottom"/>
          </w:tcPr>
          <w:p w:rsidR="00A62355" w:rsidRPr="00EA422E" w:rsidRDefault="00A62355" w:rsidP="00D33597">
            <w:pPr>
              <w:rPr>
                <w:rFonts w:ascii="Calibri" w:hAnsi="Calibri" w:cs="宋体"/>
                <w:color w:val="000000"/>
                <w:sz w:val="22"/>
                <w:szCs w:val="22"/>
              </w:rPr>
            </w:pPr>
            <w:r w:rsidRPr="00EA422E">
              <w:rPr>
                <w:color w:val="000000"/>
                <w:sz w:val="22"/>
                <w:szCs w:val="22"/>
              </w:rPr>
              <w:t>IDH</w:t>
            </w:r>
          </w:p>
        </w:tc>
        <w:tc>
          <w:tcPr>
            <w:tcW w:w="1215" w:type="pct"/>
            <w:shd w:val="clear" w:color="auto" w:fill="auto"/>
            <w:vAlign w:val="center"/>
          </w:tcPr>
          <w:p w:rsidR="00A62355" w:rsidRPr="00EA422E" w:rsidRDefault="00A62355" w:rsidP="00B23E50">
            <w:pPr>
              <w:jc w:val="both"/>
              <w:rPr>
                <w:rFonts w:ascii="Arial" w:eastAsia="Arial Unicode MS" w:hAnsi="Arial" w:cs="Arial" w:hint="eastAsia"/>
                <w:sz w:val="18"/>
                <w:szCs w:val="18"/>
                <w:lang w:eastAsia="zh-CN"/>
              </w:rPr>
            </w:pPr>
          </w:p>
        </w:tc>
      </w:tr>
      <w:tr w:rsidR="00A62355" w:rsidRPr="00EA422E" w:rsidTr="00D33597">
        <w:trPr>
          <w:trHeight w:val="20"/>
        </w:trPr>
        <w:tc>
          <w:tcPr>
            <w:tcW w:w="629" w:type="pct"/>
            <w:shd w:val="clear" w:color="auto" w:fill="auto"/>
            <w:vAlign w:val="center"/>
          </w:tcPr>
          <w:p w:rsidR="00A62355" w:rsidRPr="00EA422E" w:rsidRDefault="00A62355" w:rsidP="00A9325C">
            <w:pPr>
              <w:jc w:val="both"/>
              <w:rPr>
                <w:rFonts w:ascii="Arial" w:eastAsia="Arial Unicode MS" w:hAnsi="Arial" w:cs="Arial" w:hint="eastAsia"/>
                <w:sz w:val="18"/>
                <w:szCs w:val="18"/>
                <w:lang w:eastAsia="zh-CN"/>
              </w:rPr>
            </w:pPr>
            <w:r w:rsidRPr="00EA422E">
              <w:rPr>
                <w:rFonts w:ascii="Arial" w:eastAsia="Arial Unicode MS" w:hAnsi="Arial" w:cs="Arial" w:hint="eastAsia"/>
                <w:sz w:val="18"/>
                <w:szCs w:val="18"/>
                <w:lang w:eastAsia="zh-CN"/>
              </w:rPr>
              <w:t>24</w:t>
            </w:r>
          </w:p>
        </w:tc>
        <w:tc>
          <w:tcPr>
            <w:tcW w:w="1368" w:type="pct"/>
            <w:shd w:val="clear" w:color="auto" w:fill="auto"/>
            <w:vAlign w:val="center"/>
          </w:tcPr>
          <w:p w:rsidR="00A62355" w:rsidRPr="00EA422E" w:rsidRDefault="00A62355" w:rsidP="00D33597">
            <w:pPr>
              <w:jc w:val="center"/>
              <w:rPr>
                <w:rFonts w:ascii="Calibri" w:hAnsi="Calibri" w:cs="宋体"/>
                <w:color w:val="000000"/>
                <w:sz w:val="22"/>
                <w:szCs w:val="22"/>
              </w:rPr>
            </w:pPr>
            <w:r w:rsidRPr="00EA422E">
              <w:rPr>
                <w:color w:val="000000"/>
                <w:sz w:val="22"/>
                <w:szCs w:val="22"/>
              </w:rPr>
              <w:t>Lights On</w:t>
            </w:r>
          </w:p>
        </w:tc>
        <w:tc>
          <w:tcPr>
            <w:tcW w:w="503" w:type="pct"/>
            <w:shd w:val="clear" w:color="auto" w:fill="auto"/>
            <w:vAlign w:val="center"/>
          </w:tcPr>
          <w:p w:rsidR="00A62355" w:rsidRPr="00EA422E" w:rsidRDefault="00A62355" w:rsidP="009C4A45">
            <w:pPr>
              <w:jc w:val="center"/>
              <w:rPr>
                <w:rFonts w:ascii="Arial" w:eastAsia="Arial Unicode MS" w:hAnsi="Arial" w:cs="Arial" w:hint="eastAsia"/>
                <w:sz w:val="18"/>
                <w:szCs w:val="18"/>
                <w:lang w:eastAsia="zh-CN"/>
              </w:rPr>
            </w:pPr>
            <w:r w:rsidRPr="00EA422E">
              <w:rPr>
                <w:rFonts w:ascii="Arial" w:eastAsia="Arial Unicode MS" w:hAnsi="Arial" w:cs="Arial" w:hint="eastAsia"/>
                <w:sz w:val="18"/>
                <w:szCs w:val="18"/>
                <w:lang w:eastAsia="zh-CN"/>
              </w:rPr>
              <w:t>I</w:t>
            </w:r>
          </w:p>
        </w:tc>
        <w:tc>
          <w:tcPr>
            <w:tcW w:w="1285" w:type="pct"/>
            <w:shd w:val="clear" w:color="auto" w:fill="auto"/>
            <w:vAlign w:val="bottom"/>
          </w:tcPr>
          <w:p w:rsidR="00A62355" w:rsidRPr="00EA422E" w:rsidRDefault="00A62355" w:rsidP="00D33597">
            <w:pPr>
              <w:rPr>
                <w:rFonts w:ascii="Calibri" w:hAnsi="Calibri" w:cs="宋体"/>
                <w:color w:val="000000"/>
                <w:sz w:val="22"/>
                <w:szCs w:val="22"/>
              </w:rPr>
            </w:pPr>
            <w:r w:rsidRPr="00EA422E">
              <w:rPr>
                <w:color w:val="000000"/>
                <w:sz w:val="22"/>
                <w:szCs w:val="22"/>
              </w:rPr>
              <w:t>IDH</w:t>
            </w:r>
          </w:p>
        </w:tc>
        <w:tc>
          <w:tcPr>
            <w:tcW w:w="1215" w:type="pct"/>
            <w:shd w:val="clear" w:color="auto" w:fill="auto"/>
            <w:vAlign w:val="center"/>
          </w:tcPr>
          <w:p w:rsidR="00A62355" w:rsidRPr="00EA422E" w:rsidRDefault="00A62355" w:rsidP="00B23E50">
            <w:pPr>
              <w:jc w:val="both"/>
              <w:rPr>
                <w:rFonts w:ascii="Arial" w:eastAsia="Arial Unicode MS" w:hAnsi="Arial" w:cs="Arial" w:hint="eastAsia"/>
                <w:sz w:val="18"/>
                <w:szCs w:val="18"/>
                <w:lang w:eastAsia="zh-CN"/>
              </w:rPr>
            </w:pPr>
          </w:p>
        </w:tc>
      </w:tr>
      <w:tr w:rsidR="00A62355" w:rsidRPr="00EA422E" w:rsidTr="00D33597">
        <w:trPr>
          <w:trHeight w:val="20"/>
        </w:trPr>
        <w:tc>
          <w:tcPr>
            <w:tcW w:w="629" w:type="pct"/>
            <w:shd w:val="clear" w:color="auto" w:fill="auto"/>
            <w:vAlign w:val="center"/>
          </w:tcPr>
          <w:p w:rsidR="00A62355" w:rsidRPr="00EA422E" w:rsidRDefault="00A62355" w:rsidP="00A9325C">
            <w:pPr>
              <w:jc w:val="both"/>
              <w:rPr>
                <w:rFonts w:ascii="Arial" w:eastAsia="Arial Unicode MS" w:hAnsi="Arial" w:cs="Arial" w:hint="eastAsia"/>
                <w:sz w:val="18"/>
                <w:szCs w:val="18"/>
                <w:lang w:eastAsia="zh-CN"/>
              </w:rPr>
            </w:pPr>
            <w:r w:rsidRPr="00EA422E">
              <w:rPr>
                <w:rFonts w:ascii="Arial" w:eastAsia="Arial Unicode MS" w:hAnsi="Arial" w:cs="Arial" w:hint="eastAsia"/>
                <w:sz w:val="18"/>
                <w:szCs w:val="18"/>
                <w:lang w:eastAsia="zh-CN"/>
              </w:rPr>
              <w:t>25</w:t>
            </w:r>
          </w:p>
        </w:tc>
        <w:tc>
          <w:tcPr>
            <w:tcW w:w="1368" w:type="pct"/>
            <w:shd w:val="clear" w:color="auto" w:fill="auto"/>
            <w:vAlign w:val="center"/>
          </w:tcPr>
          <w:p w:rsidR="00A62355" w:rsidRPr="00EA422E" w:rsidRDefault="00A62355" w:rsidP="00D33597">
            <w:pPr>
              <w:jc w:val="center"/>
              <w:rPr>
                <w:rFonts w:ascii="Calibri" w:hAnsi="Calibri" w:cs="宋体"/>
                <w:color w:val="000000"/>
                <w:sz w:val="22"/>
                <w:szCs w:val="22"/>
              </w:rPr>
            </w:pPr>
            <w:r w:rsidRPr="00EA422E">
              <w:rPr>
                <w:color w:val="000000"/>
                <w:sz w:val="22"/>
                <w:szCs w:val="22"/>
              </w:rPr>
              <w:t>High Beam</w:t>
            </w:r>
          </w:p>
        </w:tc>
        <w:tc>
          <w:tcPr>
            <w:tcW w:w="503" w:type="pct"/>
            <w:shd w:val="clear" w:color="auto" w:fill="auto"/>
            <w:vAlign w:val="center"/>
          </w:tcPr>
          <w:p w:rsidR="00A62355" w:rsidRPr="00EA422E" w:rsidRDefault="00EA422E" w:rsidP="005C042B">
            <w:pPr>
              <w:jc w:val="center"/>
              <w:rPr>
                <w:rFonts w:ascii="Arial" w:eastAsia="Arial Unicode MS" w:hAnsi="Arial" w:cs="Arial" w:hint="eastAsia"/>
                <w:sz w:val="18"/>
                <w:szCs w:val="18"/>
                <w:lang w:eastAsia="zh-CN"/>
              </w:rPr>
            </w:pPr>
            <w:r w:rsidRPr="00EA422E">
              <w:rPr>
                <w:rFonts w:ascii="Arial" w:eastAsia="Arial Unicode MS" w:hAnsi="Arial" w:cs="Arial" w:hint="eastAsia"/>
                <w:sz w:val="18"/>
                <w:szCs w:val="18"/>
                <w:lang w:eastAsia="zh-CN"/>
              </w:rPr>
              <w:t>I</w:t>
            </w:r>
          </w:p>
        </w:tc>
        <w:tc>
          <w:tcPr>
            <w:tcW w:w="1285" w:type="pct"/>
            <w:shd w:val="clear" w:color="auto" w:fill="auto"/>
            <w:vAlign w:val="bottom"/>
          </w:tcPr>
          <w:p w:rsidR="00A62355" w:rsidRPr="00EA422E" w:rsidRDefault="00A62355" w:rsidP="00D33597">
            <w:pPr>
              <w:rPr>
                <w:rFonts w:ascii="Calibri" w:hAnsi="Calibri" w:cs="宋体"/>
                <w:color w:val="000000"/>
                <w:sz w:val="22"/>
                <w:szCs w:val="22"/>
              </w:rPr>
            </w:pPr>
            <w:r w:rsidRPr="00EA422E">
              <w:rPr>
                <w:color w:val="000000"/>
                <w:sz w:val="22"/>
                <w:szCs w:val="22"/>
              </w:rPr>
              <w:t>IDH</w:t>
            </w:r>
          </w:p>
        </w:tc>
        <w:tc>
          <w:tcPr>
            <w:tcW w:w="1215" w:type="pct"/>
            <w:shd w:val="clear" w:color="auto" w:fill="auto"/>
            <w:vAlign w:val="center"/>
          </w:tcPr>
          <w:p w:rsidR="00A62355" w:rsidRPr="00EA422E" w:rsidRDefault="00A62355" w:rsidP="0088068A">
            <w:pPr>
              <w:jc w:val="both"/>
              <w:rPr>
                <w:rFonts w:ascii="Arial" w:eastAsia="Arial Unicode MS" w:hAnsi="Arial" w:cs="Arial" w:hint="eastAsia"/>
                <w:sz w:val="18"/>
                <w:szCs w:val="18"/>
                <w:lang w:eastAsia="zh-CN"/>
              </w:rPr>
            </w:pPr>
          </w:p>
        </w:tc>
      </w:tr>
      <w:tr w:rsidR="00A62355" w:rsidRPr="00EA422E" w:rsidTr="00D33597">
        <w:trPr>
          <w:trHeight w:val="20"/>
        </w:trPr>
        <w:tc>
          <w:tcPr>
            <w:tcW w:w="629" w:type="pct"/>
            <w:shd w:val="clear" w:color="auto" w:fill="auto"/>
            <w:vAlign w:val="center"/>
          </w:tcPr>
          <w:p w:rsidR="00A62355" w:rsidRPr="00EA422E" w:rsidRDefault="00A62355" w:rsidP="00A9325C">
            <w:pPr>
              <w:jc w:val="both"/>
              <w:rPr>
                <w:rFonts w:ascii="Arial" w:eastAsia="Arial Unicode MS" w:hAnsi="Arial" w:cs="Arial" w:hint="eastAsia"/>
                <w:sz w:val="18"/>
                <w:szCs w:val="18"/>
                <w:lang w:eastAsia="zh-CN"/>
              </w:rPr>
            </w:pPr>
            <w:r w:rsidRPr="00EA422E">
              <w:rPr>
                <w:rFonts w:ascii="Arial" w:eastAsia="Arial Unicode MS" w:hAnsi="Arial" w:cs="Arial" w:hint="eastAsia"/>
                <w:sz w:val="18"/>
                <w:szCs w:val="18"/>
                <w:lang w:eastAsia="zh-CN"/>
              </w:rPr>
              <w:t>26</w:t>
            </w:r>
          </w:p>
        </w:tc>
        <w:tc>
          <w:tcPr>
            <w:tcW w:w="1368" w:type="pct"/>
            <w:shd w:val="clear" w:color="auto" w:fill="auto"/>
            <w:vAlign w:val="center"/>
          </w:tcPr>
          <w:p w:rsidR="00A62355" w:rsidRPr="00D4300C" w:rsidRDefault="00A62355" w:rsidP="00D33597">
            <w:pPr>
              <w:jc w:val="center"/>
              <w:rPr>
                <w:rFonts w:ascii="Calibri" w:hAnsi="Calibri" w:cs="宋体"/>
                <w:sz w:val="22"/>
                <w:szCs w:val="22"/>
              </w:rPr>
            </w:pPr>
            <w:r w:rsidRPr="00D4300C">
              <w:rPr>
                <w:rFonts w:hint="eastAsia"/>
                <w:sz w:val="22"/>
                <w:szCs w:val="22"/>
              </w:rPr>
              <w:t>Low</w:t>
            </w:r>
            <w:r w:rsidRPr="00D4300C">
              <w:rPr>
                <w:sz w:val="22"/>
                <w:szCs w:val="22"/>
              </w:rPr>
              <w:t xml:space="preserve"> Beam</w:t>
            </w:r>
          </w:p>
        </w:tc>
        <w:tc>
          <w:tcPr>
            <w:tcW w:w="503" w:type="pct"/>
            <w:shd w:val="clear" w:color="auto" w:fill="auto"/>
            <w:vAlign w:val="center"/>
          </w:tcPr>
          <w:p w:rsidR="00A62355" w:rsidRPr="00D4300C" w:rsidRDefault="00EA422E" w:rsidP="005C042B">
            <w:pPr>
              <w:jc w:val="center"/>
              <w:rPr>
                <w:rFonts w:ascii="Arial" w:eastAsia="Arial Unicode MS" w:hAnsi="Arial" w:cs="Arial" w:hint="eastAsia"/>
                <w:sz w:val="18"/>
                <w:szCs w:val="18"/>
                <w:lang w:eastAsia="zh-CN"/>
              </w:rPr>
            </w:pPr>
            <w:r w:rsidRPr="00D4300C">
              <w:rPr>
                <w:rFonts w:ascii="Arial" w:eastAsia="Arial Unicode MS" w:hAnsi="Arial" w:cs="Arial" w:hint="eastAsia"/>
                <w:sz w:val="18"/>
                <w:szCs w:val="18"/>
                <w:lang w:eastAsia="zh-CN"/>
              </w:rPr>
              <w:t>I</w:t>
            </w:r>
          </w:p>
        </w:tc>
        <w:tc>
          <w:tcPr>
            <w:tcW w:w="1285" w:type="pct"/>
            <w:shd w:val="clear" w:color="auto" w:fill="auto"/>
            <w:vAlign w:val="bottom"/>
          </w:tcPr>
          <w:p w:rsidR="00A62355" w:rsidRPr="00D4300C" w:rsidRDefault="00A62355" w:rsidP="00D33597">
            <w:pPr>
              <w:rPr>
                <w:rFonts w:ascii="Calibri" w:hAnsi="Calibri" w:cs="宋体"/>
                <w:sz w:val="22"/>
                <w:szCs w:val="22"/>
              </w:rPr>
            </w:pPr>
            <w:r w:rsidRPr="00D4300C">
              <w:rPr>
                <w:sz w:val="22"/>
                <w:szCs w:val="22"/>
              </w:rPr>
              <w:t>IDH</w:t>
            </w:r>
          </w:p>
        </w:tc>
        <w:tc>
          <w:tcPr>
            <w:tcW w:w="1215" w:type="pct"/>
            <w:shd w:val="clear" w:color="auto" w:fill="auto"/>
            <w:vAlign w:val="center"/>
          </w:tcPr>
          <w:p w:rsidR="00A62355" w:rsidRPr="00EA422E" w:rsidRDefault="00A62355" w:rsidP="0088068A">
            <w:pPr>
              <w:jc w:val="both"/>
              <w:rPr>
                <w:rFonts w:ascii="Arial" w:eastAsia="Arial Unicode MS" w:hAnsi="Arial" w:cs="Arial" w:hint="eastAsia"/>
                <w:sz w:val="18"/>
                <w:szCs w:val="18"/>
                <w:lang w:eastAsia="zh-CN"/>
              </w:rPr>
            </w:pPr>
          </w:p>
        </w:tc>
      </w:tr>
      <w:tr w:rsidR="00A62355" w:rsidRPr="00EA422E" w:rsidTr="00D33597">
        <w:trPr>
          <w:trHeight w:val="20"/>
        </w:trPr>
        <w:tc>
          <w:tcPr>
            <w:tcW w:w="629" w:type="pct"/>
            <w:shd w:val="clear" w:color="auto" w:fill="auto"/>
            <w:vAlign w:val="center"/>
          </w:tcPr>
          <w:p w:rsidR="00A62355" w:rsidRPr="00EA422E" w:rsidRDefault="00A62355" w:rsidP="007D0B95">
            <w:pPr>
              <w:jc w:val="both"/>
              <w:rPr>
                <w:rFonts w:ascii="Arial" w:eastAsia="Arial Unicode MS" w:hAnsi="Arial" w:cs="Arial" w:hint="eastAsia"/>
                <w:sz w:val="18"/>
                <w:szCs w:val="18"/>
                <w:lang w:eastAsia="zh-CN"/>
              </w:rPr>
            </w:pPr>
            <w:r w:rsidRPr="00EA422E">
              <w:rPr>
                <w:rFonts w:ascii="Arial" w:eastAsia="Arial Unicode MS" w:hAnsi="Arial" w:cs="Arial" w:hint="eastAsia"/>
                <w:sz w:val="18"/>
                <w:szCs w:val="18"/>
                <w:lang w:eastAsia="zh-CN"/>
              </w:rPr>
              <w:t>27</w:t>
            </w:r>
          </w:p>
        </w:tc>
        <w:tc>
          <w:tcPr>
            <w:tcW w:w="1368" w:type="pct"/>
            <w:shd w:val="clear" w:color="auto" w:fill="auto"/>
            <w:vAlign w:val="center"/>
          </w:tcPr>
          <w:p w:rsidR="00A62355" w:rsidRPr="00EA422E" w:rsidRDefault="00A62355" w:rsidP="00D33597">
            <w:pPr>
              <w:jc w:val="center"/>
              <w:rPr>
                <w:rFonts w:ascii="Calibri" w:hAnsi="Calibri" w:cs="宋体"/>
                <w:color w:val="000000"/>
                <w:sz w:val="22"/>
                <w:szCs w:val="22"/>
              </w:rPr>
            </w:pPr>
          </w:p>
        </w:tc>
        <w:tc>
          <w:tcPr>
            <w:tcW w:w="503" w:type="pct"/>
            <w:shd w:val="clear" w:color="auto" w:fill="auto"/>
            <w:vAlign w:val="center"/>
          </w:tcPr>
          <w:p w:rsidR="00A62355" w:rsidRPr="00EA422E" w:rsidRDefault="00A62355" w:rsidP="005C042B">
            <w:pPr>
              <w:jc w:val="center"/>
              <w:rPr>
                <w:rFonts w:ascii="Arial" w:eastAsia="Arial Unicode MS" w:hAnsi="Arial" w:cs="Arial" w:hint="eastAsia"/>
                <w:sz w:val="18"/>
                <w:szCs w:val="18"/>
                <w:lang w:eastAsia="zh-CN"/>
              </w:rPr>
            </w:pPr>
            <w:r w:rsidRPr="00EA422E">
              <w:rPr>
                <w:rFonts w:ascii="Arial" w:eastAsia="Arial Unicode MS" w:hAnsi="Arial" w:cs="Arial" w:hint="eastAsia"/>
                <w:sz w:val="18"/>
                <w:szCs w:val="18"/>
                <w:lang w:eastAsia="zh-CN"/>
              </w:rPr>
              <w:t>-</w:t>
            </w:r>
          </w:p>
        </w:tc>
        <w:tc>
          <w:tcPr>
            <w:tcW w:w="1285" w:type="pct"/>
            <w:shd w:val="clear" w:color="auto" w:fill="auto"/>
            <w:vAlign w:val="bottom"/>
          </w:tcPr>
          <w:p w:rsidR="00A62355" w:rsidRPr="00EA422E" w:rsidRDefault="00A62355" w:rsidP="00D33597">
            <w:pPr>
              <w:rPr>
                <w:rFonts w:ascii="Calibri" w:hAnsi="Calibri" w:cs="宋体"/>
                <w:color w:val="000000"/>
                <w:sz w:val="22"/>
                <w:szCs w:val="22"/>
              </w:rPr>
            </w:pPr>
          </w:p>
        </w:tc>
        <w:tc>
          <w:tcPr>
            <w:tcW w:w="1215" w:type="pct"/>
            <w:shd w:val="clear" w:color="auto" w:fill="auto"/>
            <w:vAlign w:val="center"/>
          </w:tcPr>
          <w:p w:rsidR="00A62355" w:rsidRPr="00EA422E" w:rsidRDefault="00A62355" w:rsidP="0088068A">
            <w:pPr>
              <w:jc w:val="both"/>
              <w:rPr>
                <w:rFonts w:ascii="Arial" w:eastAsia="Arial Unicode MS" w:hAnsi="Arial" w:cs="Arial" w:hint="eastAsia"/>
                <w:sz w:val="18"/>
                <w:szCs w:val="18"/>
                <w:lang w:eastAsia="zh-CN"/>
              </w:rPr>
            </w:pPr>
          </w:p>
        </w:tc>
      </w:tr>
      <w:tr w:rsidR="00A62355" w:rsidRPr="00EA422E" w:rsidTr="00D33597">
        <w:trPr>
          <w:trHeight w:val="20"/>
        </w:trPr>
        <w:tc>
          <w:tcPr>
            <w:tcW w:w="629" w:type="pct"/>
            <w:shd w:val="clear" w:color="auto" w:fill="auto"/>
            <w:vAlign w:val="center"/>
          </w:tcPr>
          <w:p w:rsidR="00A62355" w:rsidRPr="00EA422E" w:rsidRDefault="00A62355" w:rsidP="007D0B95">
            <w:pPr>
              <w:jc w:val="both"/>
              <w:rPr>
                <w:rFonts w:ascii="Arial" w:eastAsia="Arial Unicode MS" w:hAnsi="Arial" w:cs="Arial" w:hint="eastAsia"/>
                <w:sz w:val="18"/>
                <w:szCs w:val="18"/>
                <w:lang w:eastAsia="zh-CN"/>
              </w:rPr>
            </w:pPr>
            <w:r w:rsidRPr="00EA422E">
              <w:rPr>
                <w:rFonts w:ascii="Arial" w:eastAsia="Arial Unicode MS" w:hAnsi="Arial" w:cs="Arial" w:hint="eastAsia"/>
                <w:sz w:val="18"/>
                <w:szCs w:val="18"/>
                <w:lang w:eastAsia="zh-CN"/>
              </w:rPr>
              <w:t>28</w:t>
            </w:r>
          </w:p>
        </w:tc>
        <w:tc>
          <w:tcPr>
            <w:tcW w:w="1368" w:type="pct"/>
            <w:shd w:val="clear" w:color="auto" w:fill="auto"/>
            <w:vAlign w:val="center"/>
          </w:tcPr>
          <w:p w:rsidR="00A62355" w:rsidRPr="00EA422E" w:rsidRDefault="00A62355" w:rsidP="00D33597">
            <w:pPr>
              <w:jc w:val="center"/>
              <w:rPr>
                <w:rFonts w:ascii="Calibri" w:hAnsi="Calibri" w:cs="宋体"/>
                <w:sz w:val="22"/>
                <w:szCs w:val="22"/>
              </w:rPr>
            </w:pPr>
            <w:r w:rsidRPr="00EA422E">
              <w:rPr>
                <w:color w:val="000000"/>
                <w:sz w:val="22"/>
                <w:szCs w:val="22"/>
              </w:rPr>
              <w:t>GND</w:t>
            </w:r>
          </w:p>
        </w:tc>
        <w:tc>
          <w:tcPr>
            <w:tcW w:w="503" w:type="pct"/>
            <w:shd w:val="clear" w:color="auto" w:fill="auto"/>
            <w:vAlign w:val="center"/>
          </w:tcPr>
          <w:p w:rsidR="00A62355" w:rsidRPr="00EA422E" w:rsidRDefault="00EA422E" w:rsidP="005C042B">
            <w:pPr>
              <w:jc w:val="center"/>
              <w:rPr>
                <w:rFonts w:ascii="Arial" w:eastAsia="Arial Unicode MS" w:hAnsi="Arial" w:cs="Arial" w:hint="eastAsia"/>
                <w:sz w:val="18"/>
                <w:szCs w:val="18"/>
                <w:lang w:eastAsia="zh-CN"/>
              </w:rPr>
            </w:pPr>
            <w:r w:rsidRPr="00EA422E">
              <w:rPr>
                <w:rFonts w:ascii="Arial" w:eastAsia="Arial Unicode MS" w:hAnsi="Arial" w:cs="Arial" w:hint="eastAsia"/>
                <w:sz w:val="18"/>
                <w:szCs w:val="18"/>
                <w:lang w:eastAsia="zh-CN"/>
              </w:rPr>
              <w:t>I</w:t>
            </w:r>
          </w:p>
        </w:tc>
        <w:tc>
          <w:tcPr>
            <w:tcW w:w="1285" w:type="pct"/>
            <w:shd w:val="clear" w:color="auto" w:fill="auto"/>
            <w:vAlign w:val="bottom"/>
          </w:tcPr>
          <w:p w:rsidR="00A62355" w:rsidRPr="00EA422E" w:rsidRDefault="00A62355" w:rsidP="00D33597">
            <w:pPr>
              <w:rPr>
                <w:rFonts w:ascii="Calibri" w:hAnsi="Calibri" w:cs="宋体"/>
                <w:sz w:val="22"/>
                <w:szCs w:val="22"/>
              </w:rPr>
            </w:pPr>
          </w:p>
        </w:tc>
        <w:tc>
          <w:tcPr>
            <w:tcW w:w="1215" w:type="pct"/>
            <w:shd w:val="clear" w:color="auto" w:fill="auto"/>
            <w:vAlign w:val="center"/>
          </w:tcPr>
          <w:p w:rsidR="00A62355" w:rsidRPr="00EA422E" w:rsidRDefault="00A62355" w:rsidP="0088068A">
            <w:pPr>
              <w:jc w:val="both"/>
              <w:rPr>
                <w:rFonts w:ascii="Arial" w:eastAsia="Arial Unicode MS" w:hAnsi="Arial" w:cs="Arial" w:hint="eastAsia"/>
                <w:sz w:val="18"/>
                <w:szCs w:val="18"/>
                <w:lang w:eastAsia="zh-CN"/>
              </w:rPr>
            </w:pPr>
          </w:p>
        </w:tc>
      </w:tr>
    </w:tbl>
    <w:p w:rsidR="00CF58C9" w:rsidRPr="00EA422E" w:rsidRDefault="008D3767" w:rsidP="00CF58C9">
      <w:pPr>
        <w:pStyle w:val="1"/>
        <w:rPr>
          <w:lang w:eastAsia="zh-CN"/>
        </w:rPr>
      </w:pPr>
      <w:r w:rsidRPr="00EA422E">
        <w:br w:type="page"/>
      </w:r>
      <w:bookmarkStart w:id="34" w:name="_Toc427507926"/>
      <w:bookmarkStart w:id="35" w:name="_Toc467654010"/>
      <w:r w:rsidR="00CF58C9" w:rsidRPr="00EA422E">
        <w:lastRenderedPageBreak/>
        <w:t>Manufacturing</w:t>
      </w:r>
      <w:bookmarkEnd w:id="34"/>
      <w:bookmarkEnd w:id="35"/>
    </w:p>
    <w:p w:rsidR="008D3767" w:rsidRPr="00EA422E" w:rsidRDefault="008D3767" w:rsidP="004F5673">
      <w:pPr>
        <w:pStyle w:val="2"/>
        <w:rPr>
          <w:rFonts w:ascii="Arial" w:eastAsia="Arial Unicode MS" w:hAnsi="Arial" w:cs="Arial"/>
          <w:color w:val="000000"/>
        </w:rPr>
      </w:pPr>
      <w:bookmarkStart w:id="36" w:name="_Toc467396827"/>
      <w:bookmarkStart w:id="37" w:name="_Toc467396816"/>
      <w:bookmarkStart w:id="38" w:name="_Toc344578055"/>
      <w:bookmarkStart w:id="39" w:name="_Toc427507927"/>
      <w:bookmarkStart w:id="40" w:name="_Toc467654011"/>
      <w:r w:rsidRPr="00EA422E">
        <w:rPr>
          <w:rFonts w:ascii="Arial" w:eastAsia="Arial Unicode MS" w:hAnsi="Arial" w:cs="Arial"/>
          <w:color w:val="000000"/>
        </w:rPr>
        <w:t xml:space="preserve">Production </w:t>
      </w:r>
      <w:r w:rsidR="0012632C" w:rsidRPr="00EA422E">
        <w:rPr>
          <w:rFonts w:ascii="Arial" w:eastAsia="Arial Unicode MS" w:hAnsi="Arial" w:cs="Arial" w:hint="eastAsia"/>
          <w:color w:val="000000"/>
          <w:lang w:eastAsia="zh-CN"/>
        </w:rPr>
        <w:t>F</w:t>
      </w:r>
      <w:r w:rsidRPr="00EA422E">
        <w:rPr>
          <w:rFonts w:ascii="Arial" w:eastAsia="Arial Unicode MS" w:hAnsi="Arial" w:cs="Arial"/>
          <w:color w:val="000000"/>
        </w:rPr>
        <w:t>low</w:t>
      </w:r>
      <w:bookmarkStart w:id="41" w:name="_Toc467396817"/>
      <w:bookmarkEnd w:id="37"/>
      <w:r w:rsidRPr="00EA422E">
        <w:rPr>
          <w:rFonts w:ascii="Arial" w:eastAsia="Arial Unicode MS" w:hAnsi="Arial" w:cs="Arial"/>
          <w:color w:val="000000"/>
        </w:rPr>
        <w:t xml:space="preserve"> and Control Plan</w:t>
      </w:r>
      <w:bookmarkEnd w:id="38"/>
      <w:bookmarkEnd w:id="39"/>
      <w:bookmarkEnd w:id="40"/>
    </w:p>
    <w:p w:rsidR="008D3767" w:rsidRPr="00EA422E" w:rsidRDefault="008D3767" w:rsidP="008D3767">
      <w:pPr>
        <w:jc w:val="both"/>
        <w:rPr>
          <w:rFonts w:ascii="Arial" w:eastAsia="Arial Unicode MS" w:hAnsi="Arial" w:cs="Arial"/>
          <w:color w:val="000000"/>
          <w:sz w:val="21"/>
          <w:szCs w:val="21"/>
        </w:rPr>
      </w:pPr>
      <w:r w:rsidRPr="00EA422E">
        <w:rPr>
          <w:rFonts w:ascii="Arial" w:eastAsia="Arial Unicode MS" w:hAnsi="Arial" w:cs="Arial"/>
          <w:color w:val="000000"/>
          <w:sz w:val="21"/>
          <w:szCs w:val="21"/>
        </w:rPr>
        <w:t>The components test has to be done before the product test. The purpose of the test is to verify that the</w:t>
      </w:r>
      <w:r w:rsidRPr="00EA422E">
        <w:rPr>
          <w:rFonts w:ascii="Arial" w:eastAsia="Arial Unicode MS" w:hAnsi="Arial" w:cs="Arial"/>
          <w:color w:val="000000"/>
          <w:sz w:val="21"/>
          <w:szCs w:val="21"/>
          <w:lang w:eastAsia="zh-CN"/>
        </w:rPr>
        <w:t xml:space="preserve"> </w:t>
      </w:r>
      <w:r w:rsidRPr="00EA422E">
        <w:rPr>
          <w:rFonts w:ascii="Arial" w:eastAsia="Arial Unicode MS" w:hAnsi="Arial" w:cs="Arial"/>
          <w:color w:val="000000"/>
          <w:sz w:val="21"/>
          <w:szCs w:val="21"/>
        </w:rPr>
        <w:t>value</w:t>
      </w:r>
      <w:r w:rsidRPr="00EA422E">
        <w:rPr>
          <w:rFonts w:ascii="Arial" w:eastAsia="Arial Unicode MS" w:hAnsi="Arial" w:cs="Arial"/>
          <w:color w:val="000000"/>
          <w:sz w:val="21"/>
          <w:szCs w:val="21"/>
          <w:lang w:eastAsia="zh-CN"/>
        </w:rPr>
        <w:t xml:space="preserve"> of the</w:t>
      </w:r>
      <w:r w:rsidRPr="00EA422E">
        <w:rPr>
          <w:rFonts w:ascii="Arial" w:eastAsia="Arial Unicode MS" w:hAnsi="Arial" w:cs="Arial"/>
          <w:color w:val="000000"/>
          <w:sz w:val="21"/>
          <w:szCs w:val="21"/>
        </w:rPr>
        <w:t xml:space="preserve"> component is within its specified tolerance. The tolerance allowed is increased from the components original because tolerance of the test equipment should be taken into account as well.</w:t>
      </w:r>
    </w:p>
    <w:p w:rsidR="008D3767" w:rsidRPr="00EA422E" w:rsidRDefault="008D3767" w:rsidP="008D3767">
      <w:pPr>
        <w:rPr>
          <w:rFonts w:ascii="Arial" w:eastAsia="Arial Unicode MS" w:hAnsi="Arial" w:cs="Arial"/>
          <w:color w:val="000000"/>
          <w:sz w:val="18"/>
          <w:szCs w:val="18"/>
          <w:lang w:eastAsia="zh-CN"/>
        </w:rPr>
      </w:pPr>
    </w:p>
    <w:p w:rsidR="008D3767" w:rsidRPr="00EA422E" w:rsidRDefault="008D3767" w:rsidP="008D3767">
      <w:pPr>
        <w:rPr>
          <w:rFonts w:ascii="Arial" w:eastAsia="Arial Unicode MS" w:hAnsi="Arial" w:cs="Arial"/>
          <w:color w:val="000000"/>
          <w:sz w:val="21"/>
          <w:szCs w:val="21"/>
        </w:rPr>
      </w:pPr>
      <w:r w:rsidRPr="00EA422E">
        <w:rPr>
          <w:rFonts w:ascii="Arial" w:eastAsia="Arial Unicode MS" w:hAnsi="Arial" w:cs="Arial"/>
          <w:color w:val="000000"/>
          <w:sz w:val="21"/>
          <w:szCs w:val="21"/>
        </w:rPr>
        <w:t>The complete product test is split into the following sections:</w:t>
      </w:r>
    </w:p>
    <w:p w:rsidR="008D3767" w:rsidRPr="00EA422E" w:rsidRDefault="008D3767" w:rsidP="008D3767">
      <w:pPr>
        <w:rPr>
          <w:rFonts w:ascii="Arial" w:eastAsia="Arial Unicode MS" w:hAnsi="Arial" w:cs="Arial"/>
          <w:color w:val="000000"/>
          <w:sz w:val="21"/>
          <w:szCs w:val="21"/>
        </w:rPr>
      </w:pPr>
    </w:p>
    <w:p w:rsidR="008D3767" w:rsidRPr="00EA422E" w:rsidRDefault="008D3767" w:rsidP="008D3767">
      <w:pPr>
        <w:tabs>
          <w:tab w:val="num" w:pos="704"/>
        </w:tabs>
        <w:rPr>
          <w:rFonts w:ascii="Arial" w:eastAsia="Arial Unicode MS" w:hAnsi="Arial" w:cs="Arial"/>
          <w:color w:val="000000"/>
          <w:sz w:val="21"/>
          <w:szCs w:val="21"/>
          <w:u w:val="single"/>
        </w:rPr>
      </w:pPr>
      <w:r w:rsidRPr="00EA422E">
        <w:rPr>
          <w:rFonts w:ascii="Arial" w:eastAsia="Arial Unicode MS" w:hAnsi="Arial" w:cs="Arial"/>
          <w:color w:val="000000"/>
          <w:sz w:val="21"/>
          <w:szCs w:val="21"/>
          <w:u w:val="single"/>
        </w:rPr>
        <w:t>Functional Test</w:t>
      </w:r>
    </w:p>
    <w:p w:rsidR="008D3767" w:rsidRPr="00EA422E" w:rsidRDefault="008D3767" w:rsidP="008D3767">
      <w:pPr>
        <w:autoSpaceDE w:val="0"/>
        <w:autoSpaceDN w:val="0"/>
        <w:adjustRightInd w:val="0"/>
        <w:rPr>
          <w:rFonts w:ascii="Arial" w:eastAsia="Arial Unicode MS" w:hAnsi="Arial" w:cs="Arial"/>
          <w:color w:val="000000"/>
          <w:sz w:val="21"/>
          <w:szCs w:val="21"/>
        </w:rPr>
      </w:pPr>
    </w:p>
    <w:p w:rsidR="008D3767" w:rsidRPr="00EA422E" w:rsidRDefault="008D3767" w:rsidP="008D3767">
      <w:pPr>
        <w:autoSpaceDE w:val="0"/>
        <w:autoSpaceDN w:val="0"/>
        <w:adjustRightInd w:val="0"/>
        <w:rPr>
          <w:rFonts w:ascii="Arial" w:eastAsia="Arial Unicode MS" w:hAnsi="Arial" w:cs="Arial"/>
          <w:color w:val="000000"/>
          <w:sz w:val="21"/>
          <w:szCs w:val="21"/>
        </w:rPr>
      </w:pPr>
      <w:r w:rsidRPr="00EA422E">
        <w:rPr>
          <w:rFonts w:ascii="Arial" w:eastAsia="Arial Unicode MS" w:hAnsi="Arial" w:cs="Arial"/>
          <w:color w:val="000000"/>
          <w:sz w:val="21"/>
          <w:szCs w:val="21"/>
        </w:rPr>
        <w:t>The boards are tested for shorts, open wires and component faults.</w:t>
      </w:r>
    </w:p>
    <w:p w:rsidR="008D3767" w:rsidRPr="00EA422E" w:rsidRDefault="008D3767" w:rsidP="008D3767">
      <w:pPr>
        <w:tabs>
          <w:tab w:val="num" w:pos="704"/>
        </w:tabs>
        <w:rPr>
          <w:rFonts w:ascii="Arial" w:eastAsia="Arial Unicode MS" w:hAnsi="Arial" w:cs="Arial" w:hint="eastAsia"/>
          <w:color w:val="000000"/>
          <w:sz w:val="21"/>
          <w:szCs w:val="21"/>
          <w:lang w:eastAsia="zh-CN"/>
        </w:rPr>
      </w:pPr>
      <w:r w:rsidRPr="00EA422E">
        <w:rPr>
          <w:rFonts w:ascii="Arial" w:eastAsia="Arial Unicode MS" w:hAnsi="Arial" w:cs="Arial"/>
          <w:color w:val="000000"/>
          <w:sz w:val="21"/>
          <w:szCs w:val="21"/>
        </w:rPr>
        <w:t>The PCB function test gives the possibility to find hardware failures before the PCB will be mounted into the housing.</w:t>
      </w:r>
    </w:p>
    <w:p w:rsidR="008D3767" w:rsidRPr="00EA422E" w:rsidRDefault="008D3767" w:rsidP="008D3767">
      <w:pPr>
        <w:tabs>
          <w:tab w:val="num" w:pos="704"/>
        </w:tabs>
        <w:rPr>
          <w:rFonts w:ascii="Arial" w:eastAsia="Arial Unicode MS" w:hAnsi="Arial" w:cs="Arial" w:hint="eastAsia"/>
          <w:color w:val="000000"/>
          <w:sz w:val="21"/>
          <w:szCs w:val="21"/>
          <w:lang w:eastAsia="zh-CN"/>
        </w:rPr>
      </w:pPr>
    </w:p>
    <w:p w:rsidR="008D3767" w:rsidRPr="00EA422E" w:rsidRDefault="008D3767" w:rsidP="008D3767">
      <w:pPr>
        <w:tabs>
          <w:tab w:val="num" w:pos="704"/>
        </w:tabs>
        <w:rPr>
          <w:rFonts w:ascii="Arial" w:eastAsia="Arial Unicode MS" w:hAnsi="Arial" w:cs="Arial"/>
          <w:color w:val="000000"/>
          <w:sz w:val="21"/>
          <w:szCs w:val="21"/>
          <w:u w:val="single"/>
        </w:rPr>
      </w:pPr>
      <w:r w:rsidRPr="00EA422E">
        <w:rPr>
          <w:rFonts w:ascii="Arial" w:eastAsia="Arial Unicode MS" w:hAnsi="Arial" w:cs="Arial"/>
          <w:color w:val="000000"/>
          <w:sz w:val="21"/>
          <w:szCs w:val="21"/>
          <w:u w:val="single"/>
        </w:rPr>
        <w:t>EOL (End of Line)</w:t>
      </w:r>
    </w:p>
    <w:p w:rsidR="008D3767" w:rsidRPr="00EA422E" w:rsidRDefault="008D3767" w:rsidP="008D3767">
      <w:pPr>
        <w:autoSpaceDE w:val="0"/>
        <w:autoSpaceDN w:val="0"/>
        <w:adjustRightInd w:val="0"/>
        <w:rPr>
          <w:rFonts w:ascii="Arial" w:eastAsia="Arial Unicode MS" w:hAnsi="Arial" w:cs="Arial"/>
          <w:color w:val="000000"/>
          <w:sz w:val="21"/>
          <w:szCs w:val="21"/>
        </w:rPr>
      </w:pPr>
    </w:p>
    <w:p w:rsidR="008D3767" w:rsidRPr="00EA422E" w:rsidRDefault="008D3767" w:rsidP="008D3767">
      <w:pPr>
        <w:autoSpaceDE w:val="0"/>
        <w:autoSpaceDN w:val="0"/>
        <w:adjustRightInd w:val="0"/>
        <w:rPr>
          <w:rFonts w:ascii="Arial" w:eastAsia="Arial Unicode MS" w:hAnsi="Arial" w:cs="Arial"/>
          <w:color w:val="000000"/>
          <w:sz w:val="21"/>
          <w:szCs w:val="21"/>
        </w:rPr>
      </w:pPr>
      <w:r w:rsidRPr="00EA422E">
        <w:rPr>
          <w:rFonts w:ascii="Arial" w:eastAsia="Arial Unicode MS" w:hAnsi="Arial" w:cs="Arial"/>
          <w:color w:val="000000"/>
          <w:sz w:val="21"/>
          <w:szCs w:val="21"/>
        </w:rPr>
        <w:t>If there are any faults on the device, as many as possible</w:t>
      </w:r>
      <w:r w:rsidRPr="00EA422E">
        <w:rPr>
          <w:rFonts w:ascii="Arial" w:eastAsia="Arial Unicode MS" w:hAnsi="Arial" w:cs="Arial"/>
          <w:color w:val="000000"/>
          <w:sz w:val="21"/>
          <w:szCs w:val="21"/>
          <w:lang w:eastAsia="zh-CN"/>
        </w:rPr>
        <w:t>, it</w:t>
      </w:r>
      <w:r w:rsidRPr="00EA422E">
        <w:rPr>
          <w:rFonts w:ascii="Arial" w:eastAsia="Arial Unicode MS" w:hAnsi="Arial" w:cs="Arial"/>
          <w:color w:val="000000"/>
          <w:sz w:val="21"/>
          <w:szCs w:val="21"/>
        </w:rPr>
        <w:t xml:space="preserve"> should be detected at the PCB Functional Test to ensure low</w:t>
      </w:r>
      <w:r w:rsidRPr="00EA422E">
        <w:rPr>
          <w:rFonts w:ascii="Arial" w:eastAsia="Arial Unicode MS" w:hAnsi="Arial" w:cs="Arial"/>
          <w:color w:val="000000"/>
          <w:sz w:val="21"/>
          <w:szCs w:val="21"/>
          <w:lang w:eastAsia="zh-CN"/>
        </w:rPr>
        <w:t>er</w:t>
      </w:r>
      <w:r w:rsidRPr="00EA422E">
        <w:rPr>
          <w:rFonts w:ascii="Arial" w:eastAsia="Arial Unicode MS" w:hAnsi="Arial" w:cs="Arial"/>
          <w:color w:val="000000"/>
          <w:sz w:val="21"/>
          <w:szCs w:val="21"/>
        </w:rPr>
        <w:t xml:space="preserve"> failure rates at the test station (EOL).</w:t>
      </w:r>
    </w:p>
    <w:p w:rsidR="008D3767" w:rsidRPr="00EA422E" w:rsidRDefault="008D3767" w:rsidP="008D3767">
      <w:pPr>
        <w:rPr>
          <w:rFonts w:ascii="Arial" w:eastAsia="Arial Unicode MS" w:hAnsi="Arial" w:cs="Arial"/>
          <w:color w:val="000000"/>
          <w:lang w:val="en-GB"/>
        </w:rPr>
      </w:pPr>
    </w:p>
    <w:p w:rsidR="008D3767" w:rsidRPr="00EA422E" w:rsidRDefault="008D3767" w:rsidP="004F5673">
      <w:pPr>
        <w:pStyle w:val="2"/>
        <w:rPr>
          <w:rFonts w:ascii="Arial" w:eastAsia="Arial Unicode MS" w:hAnsi="Arial" w:cs="Arial"/>
          <w:color w:val="000000"/>
        </w:rPr>
      </w:pPr>
      <w:bookmarkStart w:id="42" w:name="_Toc344578056"/>
      <w:bookmarkStart w:id="43" w:name="_Toc427507928"/>
      <w:bookmarkStart w:id="44" w:name="_Toc467654012"/>
      <w:r w:rsidRPr="00EA422E">
        <w:rPr>
          <w:rFonts w:ascii="Arial" w:hAnsi="Arial" w:cs="Arial"/>
          <w:color w:val="000000"/>
        </w:rPr>
        <w:t xml:space="preserve">Handling of </w:t>
      </w:r>
      <w:r w:rsidR="0012632C" w:rsidRPr="00EA422E">
        <w:rPr>
          <w:rFonts w:ascii="Arial" w:hAnsi="Arial" w:cs="Arial" w:hint="eastAsia"/>
          <w:color w:val="000000"/>
          <w:lang w:eastAsia="zh-CN"/>
        </w:rPr>
        <w:t>C</w:t>
      </w:r>
      <w:r w:rsidRPr="00EA422E">
        <w:rPr>
          <w:rFonts w:ascii="Arial" w:hAnsi="Arial" w:cs="Arial"/>
          <w:color w:val="000000"/>
        </w:rPr>
        <w:t xml:space="preserve">omponents, PCBs and </w:t>
      </w:r>
      <w:r w:rsidR="0012632C" w:rsidRPr="00EA422E">
        <w:rPr>
          <w:rFonts w:ascii="Arial" w:hAnsi="Arial" w:cs="Arial" w:hint="eastAsia"/>
          <w:color w:val="000000"/>
          <w:lang w:eastAsia="zh-CN"/>
        </w:rPr>
        <w:t>F</w:t>
      </w:r>
      <w:r w:rsidRPr="00EA422E">
        <w:rPr>
          <w:rFonts w:ascii="Arial" w:hAnsi="Arial" w:cs="Arial"/>
          <w:color w:val="000000"/>
        </w:rPr>
        <w:t>inished DUTs</w:t>
      </w:r>
      <w:bookmarkEnd w:id="41"/>
      <w:bookmarkEnd w:id="42"/>
      <w:bookmarkEnd w:id="43"/>
      <w:bookmarkEnd w:id="44"/>
    </w:p>
    <w:p w:rsidR="008D3767" w:rsidRPr="00EA422E" w:rsidRDefault="008D3767" w:rsidP="008D3767">
      <w:pPr>
        <w:pStyle w:val="3"/>
        <w:tabs>
          <w:tab w:val="num" w:pos="0"/>
        </w:tabs>
        <w:ind w:left="284" w:hanging="284"/>
        <w:rPr>
          <w:rFonts w:ascii="Arial" w:eastAsia="Arial Unicode MS" w:hAnsi="Arial" w:cs="Arial"/>
          <w:color w:val="000000"/>
          <w:lang w:val="en-US"/>
        </w:rPr>
      </w:pPr>
      <w:bookmarkStart w:id="45" w:name="_Toc467396818"/>
      <w:bookmarkStart w:id="46" w:name="_Toc53825641"/>
      <w:bookmarkStart w:id="47" w:name="_Toc344578057"/>
      <w:bookmarkStart w:id="48" w:name="_Toc427507929"/>
      <w:bookmarkStart w:id="49" w:name="_Toc467654013"/>
      <w:r w:rsidRPr="00EA422E">
        <w:rPr>
          <w:rFonts w:ascii="Arial" w:eastAsia="Arial Unicode MS" w:hAnsi="Arial" w:cs="Arial"/>
          <w:color w:val="000000"/>
          <w:lang w:val="en-US"/>
        </w:rPr>
        <w:t xml:space="preserve">ESD </w:t>
      </w:r>
      <w:r w:rsidR="0012632C" w:rsidRPr="00EA422E">
        <w:rPr>
          <w:rFonts w:ascii="Arial" w:eastAsia="Arial Unicode MS" w:hAnsi="Arial" w:cs="Arial" w:hint="eastAsia"/>
          <w:color w:val="000000"/>
          <w:lang w:val="en-US" w:eastAsia="zh-CN"/>
        </w:rPr>
        <w:t>C</w:t>
      </w:r>
      <w:r w:rsidRPr="00EA422E">
        <w:rPr>
          <w:rFonts w:ascii="Arial" w:eastAsia="Arial Unicode MS" w:hAnsi="Arial" w:cs="Arial"/>
          <w:color w:val="000000"/>
          <w:lang w:val="en-US"/>
        </w:rPr>
        <w:t>are</w:t>
      </w:r>
      <w:bookmarkEnd w:id="45"/>
      <w:bookmarkEnd w:id="46"/>
      <w:bookmarkEnd w:id="47"/>
      <w:bookmarkEnd w:id="48"/>
      <w:bookmarkEnd w:id="49"/>
    </w:p>
    <w:p w:rsidR="008D3767" w:rsidRPr="00EA422E" w:rsidRDefault="008D3767" w:rsidP="008D3767">
      <w:pPr>
        <w:rPr>
          <w:rFonts w:ascii="Arial" w:eastAsia="Arial Unicode MS" w:hAnsi="Arial" w:cs="Arial"/>
          <w:color w:val="000000"/>
          <w:sz w:val="21"/>
          <w:szCs w:val="21"/>
        </w:rPr>
      </w:pPr>
      <w:r w:rsidRPr="00EA422E">
        <w:rPr>
          <w:rFonts w:ascii="Arial" w:eastAsia="Arial Unicode MS" w:hAnsi="Arial" w:cs="Arial"/>
          <w:color w:val="000000"/>
          <w:sz w:val="21"/>
          <w:szCs w:val="21"/>
        </w:rPr>
        <w:t>The ESD regulations for handling must be followed.</w:t>
      </w:r>
    </w:p>
    <w:p w:rsidR="008D3767" w:rsidRPr="00EA422E" w:rsidRDefault="008D3767" w:rsidP="008D3767">
      <w:pPr>
        <w:rPr>
          <w:rFonts w:ascii="Arial" w:eastAsia="Arial Unicode MS" w:hAnsi="Arial" w:cs="Arial"/>
          <w:color w:val="000000"/>
        </w:rPr>
      </w:pPr>
    </w:p>
    <w:p w:rsidR="008D3767" w:rsidRPr="00EA422E" w:rsidRDefault="008D3767" w:rsidP="008D3767">
      <w:pPr>
        <w:pStyle w:val="3"/>
        <w:tabs>
          <w:tab w:val="num" w:pos="0"/>
        </w:tabs>
        <w:ind w:left="284" w:hanging="284"/>
        <w:rPr>
          <w:rFonts w:ascii="Arial" w:eastAsia="Arial Unicode MS" w:hAnsi="Arial" w:cs="Arial"/>
          <w:color w:val="000000"/>
          <w:lang w:val="en-US"/>
        </w:rPr>
      </w:pPr>
      <w:bookmarkStart w:id="50" w:name="_Toc467396820"/>
      <w:bookmarkStart w:id="51" w:name="_Toc53825642"/>
      <w:bookmarkStart w:id="52" w:name="_Toc344578058"/>
      <w:bookmarkStart w:id="53" w:name="_Toc427507930"/>
      <w:bookmarkStart w:id="54" w:name="_Toc467654014"/>
      <w:r w:rsidRPr="00EA422E">
        <w:rPr>
          <w:rFonts w:ascii="Arial" w:eastAsia="Arial Unicode MS" w:hAnsi="Arial" w:cs="Arial"/>
          <w:color w:val="000000"/>
          <w:lang w:val="en-US"/>
        </w:rPr>
        <w:t xml:space="preserve">Bending of </w:t>
      </w:r>
      <w:r w:rsidR="0012632C" w:rsidRPr="00EA422E">
        <w:rPr>
          <w:rFonts w:ascii="Arial" w:eastAsia="Arial Unicode MS" w:hAnsi="Arial" w:cs="Arial" w:hint="eastAsia"/>
          <w:color w:val="000000"/>
          <w:lang w:val="en-US" w:eastAsia="zh-CN"/>
        </w:rPr>
        <w:t>C</w:t>
      </w:r>
      <w:r w:rsidRPr="00EA422E">
        <w:rPr>
          <w:rFonts w:ascii="Arial" w:eastAsia="Arial Unicode MS" w:hAnsi="Arial" w:cs="Arial"/>
          <w:color w:val="000000"/>
          <w:lang w:val="en-US"/>
        </w:rPr>
        <w:t>omponents</w:t>
      </w:r>
      <w:bookmarkEnd w:id="50"/>
      <w:bookmarkEnd w:id="51"/>
      <w:bookmarkEnd w:id="52"/>
      <w:bookmarkEnd w:id="53"/>
      <w:bookmarkEnd w:id="54"/>
    </w:p>
    <w:p w:rsidR="008D3767" w:rsidRPr="00EA422E" w:rsidRDefault="008D3767" w:rsidP="008D3767">
      <w:pPr>
        <w:rPr>
          <w:rFonts w:ascii="Arial" w:eastAsia="Arial Unicode MS" w:hAnsi="Arial" w:cs="Arial"/>
          <w:color w:val="000000"/>
          <w:sz w:val="18"/>
          <w:szCs w:val="18"/>
        </w:rPr>
      </w:pPr>
      <w:r w:rsidRPr="00EA422E">
        <w:rPr>
          <w:rFonts w:ascii="Arial" w:eastAsia="Arial Unicode MS" w:hAnsi="Arial" w:cs="Arial"/>
          <w:color w:val="000000"/>
          <w:sz w:val="21"/>
          <w:szCs w:val="21"/>
        </w:rPr>
        <w:t>When handling the PCBs it is very important that no components are damaged by bending</w:t>
      </w:r>
      <w:r w:rsidRPr="00EA422E">
        <w:rPr>
          <w:rFonts w:ascii="Arial" w:eastAsia="Arial Unicode MS" w:hAnsi="Arial" w:cs="Arial"/>
          <w:color w:val="000000"/>
          <w:sz w:val="18"/>
          <w:szCs w:val="18"/>
        </w:rPr>
        <w:t>.</w:t>
      </w:r>
    </w:p>
    <w:p w:rsidR="008D3767" w:rsidRPr="00EA422E" w:rsidRDefault="008D3767" w:rsidP="008D3767">
      <w:pPr>
        <w:rPr>
          <w:rFonts w:ascii="Arial" w:eastAsia="Arial Unicode MS" w:hAnsi="Arial" w:cs="Arial"/>
          <w:color w:val="000000"/>
        </w:rPr>
      </w:pPr>
    </w:p>
    <w:p w:rsidR="008D3767" w:rsidRPr="00EA422E" w:rsidRDefault="008D3767" w:rsidP="004F5673">
      <w:pPr>
        <w:pStyle w:val="2"/>
        <w:rPr>
          <w:rFonts w:ascii="Arial" w:eastAsia="Arial Unicode MS" w:hAnsi="Arial" w:cs="Arial"/>
          <w:color w:val="000000"/>
          <w:lang w:val="en-US"/>
        </w:rPr>
      </w:pPr>
      <w:bookmarkStart w:id="55" w:name="_Toc467396821"/>
      <w:bookmarkStart w:id="56" w:name="_Toc344578059"/>
      <w:bookmarkStart w:id="57" w:name="_Toc427507931"/>
      <w:bookmarkStart w:id="58" w:name="_Toc467654015"/>
      <w:r w:rsidRPr="00EA422E">
        <w:rPr>
          <w:rFonts w:ascii="Arial" w:eastAsia="Arial Unicode MS" w:hAnsi="Arial" w:cs="Arial"/>
          <w:color w:val="000000"/>
          <w:lang w:val="en-US"/>
        </w:rPr>
        <w:t xml:space="preserve">Visual </w:t>
      </w:r>
      <w:r w:rsidR="0012632C" w:rsidRPr="00EA422E">
        <w:rPr>
          <w:rFonts w:ascii="Arial" w:eastAsia="Arial Unicode MS" w:hAnsi="Arial" w:cs="Arial" w:hint="eastAsia"/>
          <w:color w:val="000000"/>
          <w:lang w:val="en-US" w:eastAsia="zh-CN"/>
        </w:rPr>
        <w:t>I</w:t>
      </w:r>
      <w:r w:rsidRPr="00EA422E">
        <w:rPr>
          <w:rFonts w:ascii="Arial" w:eastAsia="Arial Unicode MS" w:hAnsi="Arial" w:cs="Arial"/>
          <w:color w:val="000000"/>
          <w:lang w:val="en-US"/>
        </w:rPr>
        <w:t>nspection</w:t>
      </w:r>
      <w:bookmarkEnd w:id="55"/>
      <w:bookmarkEnd w:id="56"/>
      <w:bookmarkEnd w:id="57"/>
      <w:bookmarkEnd w:id="58"/>
    </w:p>
    <w:p w:rsidR="008D3767" w:rsidRPr="00EA422E" w:rsidRDefault="008D3767" w:rsidP="008D3767">
      <w:pPr>
        <w:autoSpaceDE w:val="0"/>
        <w:autoSpaceDN w:val="0"/>
        <w:adjustRightInd w:val="0"/>
        <w:jc w:val="both"/>
        <w:rPr>
          <w:rFonts w:ascii="Arial" w:eastAsia="Arial Unicode MS" w:hAnsi="Arial" w:cs="Arial"/>
          <w:color w:val="000000"/>
          <w:sz w:val="21"/>
          <w:szCs w:val="21"/>
        </w:rPr>
      </w:pPr>
      <w:r w:rsidRPr="00EA422E">
        <w:rPr>
          <w:rFonts w:ascii="Arial" w:eastAsia="Arial Unicode MS" w:hAnsi="Arial" w:cs="Arial"/>
          <w:color w:val="000000"/>
          <w:sz w:val="21"/>
          <w:szCs w:val="21"/>
        </w:rPr>
        <w:t>All components must be subjected to a 100 % visual inspection. These components will be identified by the BOM and the layout data.</w:t>
      </w:r>
    </w:p>
    <w:p w:rsidR="008D3767" w:rsidRPr="00EA422E" w:rsidRDefault="008D3767" w:rsidP="008D3767">
      <w:pPr>
        <w:jc w:val="both"/>
        <w:rPr>
          <w:rFonts w:ascii="Arial" w:eastAsia="Arial Unicode MS" w:hAnsi="Arial" w:cs="Arial"/>
          <w:color w:val="000000"/>
          <w:sz w:val="21"/>
          <w:szCs w:val="21"/>
        </w:rPr>
      </w:pPr>
    </w:p>
    <w:p w:rsidR="008D3767" w:rsidRPr="00EA422E" w:rsidRDefault="008D3767" w:rsidP="008D3767">
      <w:pPr>
        <w:pStyle w:val="31"/>
        <w:ind w:left="0"/>
        <w:rPr>
          <w:rFonts w:eastAsia="Arial Unicode MS" w:cs="Arial"/>
          <w:color w:val="000000"/>
          <w:sz w:val="21"/>
          <w:szCs w:val="21"/>
          <w:lang w:val="en-US" w:eastAsia="zh-CN"/>
        </w:rPr>
      </w:pPr>
      <w:r w:rsidRPr="00EA422E">
        <w:rPr>
          <w:rFonts w:eastAsia="Arial Unicode MS" w:cs="Arial"/>
          <w:color w:val="000000"/>
          <w:sz w:val="21"/>
          <w:szCs w:val="21"/>
          <w:lang w:val="en-US"/>
        </w:rPr>
        <w:t xml:space="preserve">Components whose value and tolerance cannot be clearly identified must be subject of a type check at every change of tape or lot. </w:t>
      </w:r>
    </w:p>
    <w:p w:rsidR="008D3767" w:rsidRPr="00EA422E" w:rsidRDefault="008D3767" w:rsidP="008D3767">
      <w:pPr>
        <w:jc w:val="both"/>
        <w:rPr>
          <w:rFonts w:ascii="Arial" w:eastAsia="Arial Unicode MS" w:hAnsi="Arial" w:cs="Arial"/>
          <w:color w:val="000000"/>
          <w:sz w:val="21"/>
          <w:szCs w:val="21"/>
        </w:rPr>
      </w:pPr>
      <w:r w:rsidRPr="00EA422E">
        <w:rPr>
          <w:rFonts w:ascii="Arial" w:eastAsia="Arial Unicode MS" w:hAnsi="Arial" w:cs="Arial"/>
          <w:color w:val="000000"/>
          <w:sz w:val="21"/>
          <w:szCs w:val="21"/>
        </w:rPr>
        <w:t>The PCB must be checked for</w:t>
      </w:r>
    </w:p>
    <w:p w:rsidR="008D3767" w:rsidRPr="00EA422E" w:rsidRDefault="008D3767" w:rsidP="001F729A">
      <w:pPr>
        <w:numPr>
          <w:ilvl w:val="0"/>
          <w:numId w:val="3"/>
        </w:numPr>
        <w:tabs>
          <w:tab w:val="clear" w:pos="644"/>
          <w:tab w:val="num" w:pos="851"/>
        </w:tabs>
        <w:spacing w:before="120" w:line="312" w:lineRule="auto"/>
        <w:ind w:left="851" w:hanging="284"/>
        <w:jc w:val="both"/>
        <w:rPr>
          <w:rFonts w:ascii="Arial" w:eastAsia="Arial Unicode MS" w:hAnsi="Arial" w:cs="Arial"/>
          <w:color w:val="000000"/>
          <w:sz w:val="21"/>
          <w:szCs w:val="21"/>
        </w:rPr>
      </w:pPr>
      <w:r w:rsidRPr="00EA422E">
        <w:rPr>
          <w:rFonts w:ascii="Arial" w:eastAsia="Arial Unicode MS" w:hAnsi="Arial" w:cs="Arial"/>
          <w:color w:val="000000"/>
          <w:sz w:val="21"/>
          <w:szCs w:val="21"/>
        </w:rPr>
        <w:t>existence of components,</w:t>
      </w:r>
    </w:p>
    <w:p w:rsidR="008D3767" w:rsidRPr="00EA422E" w:rsidRDefault="008D3767" w:rsidP="001F729A">
      <w:pPr>
        <w:numPr>
          <w:ilvl w:val="0"/>
          <w:numId w:val="3"/>
        </w:numPr>
        <w:tabs>
          <w:tab w:val="clear" w:pos="644"/>
          <w:tab w:val="num" w:pos="851"/>
        </w:tabs>
        <w:spacing w:before="120" w:line="312" w:lineRule="auto"/>
        <w:ind w:left="851" w:hanging="284"/>
        <w:jc w:val="both"/>
        <w:rPr>
          <w:rFonts w:ascii="Arial" w:eastAsia="Arial Unicode MS" w:hAnsi="Arial" w:cs="Arial"/>
          <w:color w:val="000000"/>
          <w:sz w:val="21"/>
          <w:szCs w:val="21"/>
        </w:rPr>
      </w:pPr>
      <w:r w:rsidRPr="00EA422E">
        <w:rPr>
          <w:rFonts w:ascii="Arial" w:eastAsia="Arial Unicode MS" w:hAnsi="Arial" w:cs="Arial"/>
          <w:color w:val="000000"/>
          <w:sz w:val="21"/>
          <w:szCs w:val="21"/>
        </w:rPr>
        <w:t>correct position of the components,</w:t>
      </w:r>
    </w:p>
    <w:p w:rsidR="008D3767" w:rsidRPr="00EA422E" w:rsidRDefault="008D3767" w:rsidP="001F729A">
      <w:pPr>
        <w:numPr>
          <w:ilvl w:val="0"/>
          <w:numId w:val="3"/>
        </w:numPr>
        <w:tabs>
          <w:tab w:val="clear" w:pos="644"/>
          <w:tab w:val="num" w:pos="851"/>
        </w:tabs>
        <w:spacing w:before="120" w:line="312" w:lineRule="auto"/>
        <w:ind w:left="851" w:hanging="284"/>
        <w:rPr>
          <w:rFonts w:ascii="Arial" w:eastAsia="Arial Unicode MS" w:hAnsi="Arial" w:cs="Arial" w:hint="eastAsia"/>
          <w:color w:val="000000"/>
          <w:sz w:val="21"/>
          <w:szCs w:val="21"/>
        </w:rPr>
      </w:pPr>
      <w:r w:rsidRPr="00EA422E">
        <w:rPr>
          <w:rFonts w:ascii="Arial" w:eastAsia="Arial Unicode MS" w:hAnsi="Arial" w:cs="Arial"/>
          <w:color w:val="000000"/>
          <w:sz w:val="21"/>
          <w:szCs w:val="21"/>
        </w:rPr>
        <w:t>Soldering quality.</w:t>
      </w:r>
    </w:p>
    <w:p w:rsidR="008D3767" w:rsidRPr="00EA422E" w:rsidRDefault="008D3767" w:rsidP="00B62F45">
      <w:pPr>
        <w:spacing w:before="120" w:line="312" w:lineRule="auto"/>
        <w:ind w:left="851"/>
        <w:rPr>
          <w:rFonts w:ascii="Arial" w:eastAsia="Arial Unicode MS" w:hAnsi="Arial" w:cs="Arial"/>
          <w:color w:val="000000"/>
          <w:sz w:val="21"/>
          <w:szCs w:val="21"/>
        </w:rPr>
      </w:pPr>
    </w:p>
    <w:p w:rsidR="008D3767" w:rsidRPr="00EA422E" w:rsidRDefault="008D3767" w:rsidP="004F5673">
      <w:pPr>
        <w:pStyle w:val="2"/>
        <w:rPr>
          <w:rFonts w:ascii="Arial" w:eastAsia="Arial Unicode MS" w:hAnsi="Arial" w:cs="Arial"/>
          <w:color w:val="000000"/>
          <w:lang w:val="en-US"/>
        </w:rPr>
      </w:pPr>
      <w:bookmarkStart w:id="59" w:name="_Toc467396825"/>
      <w:bookmarkStart w:id="60" w:name="_Toc344578060"/>
      <w:bookmarkStart w:id="61" w:name="_Toc427507932"/>
      <w:bookmarkStart w:id="62" w:name="_Toc467654016"/>
      <w:r w:rsidRPr="00EA422E">
        <w:rPr>
          <w:rFonts w:ascii="Arial" w:eastAsia="Arial Unicode MS" w:hAnsi="Arial" w:cs="Arial"/>
          <w:color w:val="000000"/>
          <w:lang w:val="en-US"/>
        </w:rPr>
        <w:t>Documentation/Traceability</w:t>
      </w:r>
      <w:bookmarkEnd w:id="59"/>
      <w:bookmarkEnd w:id="60"/>
      <w:bookmarkEnd w:id="61"/>
      <w:bookmarkEnd w:id="62"/>
    </w:p>
    <w:p w:rsidR="00CF58C9" w:rsidRPr="00EA422E" w:rsidRDefault="008D3767" w:rsidP="00434007">
      <w:pPr>
        <w:jc w:val="both"/>
        <w:rPr>
          <w:rFonts w:ascii="Arial" w:eastAsia="Arial Unicode MS" w:hAnsi="Arial" w:cs="Arial" w:hint="eastAsia"/>
          <w:color w:val="000000"/>
          <w:sz w:val="21"/>
          <w:szCs w:val="21"/>
          <w:lang w:eastAsia="zh-CN"/>
        </w:rPr>
      </w:pPr>
      <w:r w:rsidRPr="00EA422E">
        <w:rPr>
          <w:rFonts w:ascii="Arial" w:eastAsia="Arial Unicode MS" w:hAnsi="Arial" w:cs="Arial"/>
          <w:color w:val="000000"/>
          <w:sz w:val="21"/>
          <w:szCs w:val="21"/>
        </w:rPr>
        <w:t>All components to be documented and the measured values of the tests must be assigned to the re</w:t>
      </w:r>
      <w:bookmarkStart w:id="63" w:name="_Hlt33458828"/>
      <w:bookmarkEnd w:id="63"/>
      <w:r w:rsidRPr="00EA422E">
        <w:rPr>
          <w:rFonts w:ascii="Arial" w:eastAsia="Arial Unicode MS" w:hAnsi="Arial" w:cs="Arial"/>
          <w:color w:val="000000"/>
          <w:sz w:val="21"/>
          <w:szCs w:val="21"/>
        </w:rPr>
        <w:t>spective DUT and recorded in the data interlocking system.</w:t>
      </w:r>
    </w:p>
    <w:p w:rsidR="00CF58C9" w:rsidRPr="00EA422E" w:rsidRDefault="008D3767" w:rsidP="00CF58C9">
      <w:pPr>
        <w:pStyle w:val="1"/>
      </w:pPr>
      <w:r w:rsidRPr="00EA422E">
        <w:rPr>
          <w:lang w:val="en-US"/>
        </w:rPr>
        <w:br w:type="page"/>
      </w:r>
      <w:bookmarkStart w:id="64" w:name="_Toc427507933"/>
      <w:bookmarkStart w:id="65" w:name="_Toc467654017"/>
      <w:r w:rsidR="00CF58C9" w:rsidRPr="00EA422E">
        <w:lastRenderedPageBreak/>
        <w:t>PCB Functional Test</w:t>
      </w:r>
      <w:bookmarkEnd w:id="64"/>
      <w:bookmarkEnd w:id="65"/>
      <w:r w:rsidR="00CF58C9" w:rsidRPr="00EA422E">
        <w:t xml:space="preserve"> </w:t>
      </w:r>
    </w:p>
    <w:p w:rsidR="000542BF" w:rsidRPr="00EA422E" w:rsidRDefault="000542BF" w:rsidP="000542BF">
      <w:pPr>
        <w:pStyle w:val="2"/>
        <w:ind w:left="284" w:hanging="284"/>
        <w:rPr>
          <w:rFonts w:ascii="Arial" w:eastAsia="Arial Unicode MS" w:hAnsi="Arial" w:cs="Arial"/>
          <w:color w:val="000000"/>
        </w:rPr>
      </w:pPr>
      <w:bookmarkStart w:id="66" w:name="_Toc187736805"/>
      <w:bookmarkStart w:id="67" w:name="_Toc344578062"/>
      <w:bookmarkStart w:id="68" w:name="_Toc427507934"/>
      <w:bookmarkStart w:id="69" w:name="_Toc467654018"/>
      <w:bookmarkEnd w:id="36"/>
      <w:r w:rsidRPr="00EA422E">
        <w:rPr>
          <w:rFonts w:ascii="Arial" w:eastAsia="Arial Unicode MS" w:hAnsi="Arial" w:cs="Arial"/>
          <w:color w:val="000000"/>
        </w:rPr>
        <w:t>Purpose</w:t>
      </w:r>
      <w:bookmarkEnd w:id="66"/>
      <w:bookmarkEnd w:id="67"/>
      <w:bookmarkEnd w:id="68"/>
      <w:bookmarkEnd w:id="69"/>
    </w:p>
    <w:p w:rsidR="000542BF" w:rsidRPr="00EA422E" w:rsidRDefault="000542BF" w:rsidP="000542BF">
      <w:pPr>
        <w:pStyle w:val="31"/>
        <w:spacing w:line="240" w:lineRule="auto"/>
        <w:ind w:left="0"/>
        <w:rPr>
          <w:rFonts w:eastAsia="Arial Unicode MS" w:cs="Arial"/>
          <w:color w:val="000000"/>
          <w:sz w:val="21"/>
          <w:szCs w:val="21"/>
        </w:rPr>
      </w:pPr>
      <w:r w:rsidRPr="00EA422E">
        <w:rPr>
          <w:rFonts w:eastAsia="Arial Unicode MS" w:cs="Arial"/>
          <w:color w:val="000000"/>
          <w:sz w:val="21"/>
          <w:szCs w:val="21"/>
          <w:lang w:val="en-US"/>
        </w:rPr>
        <w:t xml:space="preserve">The aim of </w:t>
      </w:r>
      <w:r w:rsidRPr="00EA422E">
        <w:rPr>
          <w:rFonts w:eastAsia="Arial Unicode MS" w:cs="Arial"/>
          <w:color w:val="000000"/>
          <w:sz w:val="21"/>
          <w:szCs w:val="21"/>
        </w:rPr>
        <w:t xml:space="preserve">the sequence of tests performed for the PCB Functional Test is to ensure that the PCBA produced will be functional when assembled into </w:t>
      </w:r>
      <w:r w:rsidR="00D0698C" w:rsidRPr="00EA422E">
        <w:rPr>
          <w:rFonts w:eastAsia="Arial Unicode MS" w:cs="Arial" w:hint="eastAsia"/>
          <w:color w:val="000000"/>
          <w:sz w:val="21"/>
          <w:szCs w:val="21"/>
          <w:lang w:eastAsia="zh-CN"/>
        </w:rPr>
        <w:t xml:space="preserve">the </w:t>
      </w:r>
      <w:r w:rsidR="00AC43C8" w:rsidRPr="00EA422E">
        <w:rPr>
          <w:rFonts w:eastAsia="Arial Unicode MS" w:cs="Arial" w:hint="eastAsia"/>
          <w:color w:val="000000"/>
          <w:sz w:val="21"/>
          <w:szCs w:val="21"/>
          <w:lang w:eastAsia="zh-CN"/>
        </w:rPr>
        <w:t xml:space="preserve">Instrument </w:t>
      </w:r>
      <w:r w:rsidR="00D0698C" w:rsidRPr="00EA422E">
        <w:rPr>
          <w:rFonts w:eastAsia="Arial Unicode MS" w:cs="Arial" w:hint="eastAsia"/>
          <w:color w:val="000000"/>
          <w:sz w:val="21"/>
          <w:szCs w:val="21"/>
          <w:lang w:eastAsia="zh-CN"/>
        </w:rPr>
        <w:t>Cluster</w:t>
      </w:r>
      <w:r w:rsidRPr="00EA422E">
        <w:rPr>
          <w:rFonts w:eastAsia="Arial Unicode MS" w:cs="Arial"/>
          <w:color w:val="000000"/>
          <w:sz w:val="21"/>
          <w:szCs w:val="21"/>
        </w:rPr>
        <w:t>. The DUT must be programmed (flashed) to start the functional test.</w:t>
      </w:r>
    </w:p>
    <w:p w:rsidR="000542BF" w:rsidRPr="00EA422E" w:rsidRDefault="000542BF" w:rsidP="000542BF">
      <w:pPr>
        <w:pStyle w:val="31"/>
        <w:spacing w:line="240" w:lineRule="auto"/>
        <w:ind w:left="0"/>
        <w:rPr>
          <w:rFonts w:eastAsia="Arial Unicode MS" w:cs="Arial"/>
          <w:color w:val="000000"/>
          <w:sz w:val="21"/>
          <w:szCs w:val="21"/>
          <w:lang w:val="en-US"/>
        </w:rPr>
      </w:pPr>
    </w:p>
    <w:p w:rsidR="000542BF" w:rsidRPr="00EA422E" w:rsidRDefault="000542BF" w:rsidP="000542BF">
      <w:pPr>
        <w:pStyle w:val="31"/>
        <w:spacing w:line="240" w:lineRule="auto"/>
        <w:ind w:left="0"/>
        <w:rPr>
          <w:rFonts w:eastAsia="Arial Unicode MS" w:cs="Arial"/>
          <w:color w:val="000000"/>
          <w:sz w:val="21"/>
          <w:szCs w:val="21"/>
          <w:lang w:val="en-US"/>
        </w:rPr>
      </w:pPr>
      <w:r w:rsidRPr="00EA422E">
        <w:rPr>
          <w:rFonts w:eastAsia="Arial Unicode MS" w:cs="Arial"/>
          <w:color w:val="000000"/>
          <w:sz w:val="21"/>
          <w:szCs w:val="21"/>
          <w:lang w:val="en-US"/>
        </w:rPr>
        <w:t xml:space="preserve">If a fault at the DUT is detected by any test of the </w:t>
      </w:r>
      <w:r w:rsidRPr="00EA422E">
        <w:rPr>
          <w:rFonts w:eastAsia="Arial Unicode MS" w:cs="Arial"/>
          <w:color w:val="000000"/>
          <w:sz w:val="21"/>
          <w:szCs w:val="21"/>
        </w:rPr>
        <w:t>PCB Functional Test</w:t>
      </w:r>
      <w:r w:rsidRPr="00EA422E">
        <w:rPr>
          <w:rFonts w:eastAsia="Arial Unicode MS" w:cs="Arial"/>
          <w:color w:val="000000"/>
          <w:sz w:val="21"/>
          <w:szCs w:val="21"/>
          <w:lang w:val="en-US"/>
        </w:rPr>
        <w:t>, the fault is reported, the test is stopped after the termination of the current test block and the DUT is sent to the repair station.</w:t>
      </w:r>
    </w:p>
    <w:p w:rsidR="000542BF" w:rsidRPr="00EA422E" w:rsidRDefault="000542BF" w:rsidP="000542BF">
      <w:pPr>
        <w:rPr>
          <w:rFonts w:ascii="Arial" w:eastAsia="Arial Unicode MS" w:hAnsi="Arial" w:cs="Arial"/>
          <w:color w:val="000000"/>
          <w:lang w:eastAsia="zh-CN"/>
        </w:rPr>
      </w:pPr>
    </w:p>
    <w:p w:rsidR="000542BF" w:rsidRPr="00EA422E" w:rsidRDefault="000542BF" w:rsidP="000542BF">
      <w:pPr>
        <w:pStyle w:val="3"/>
        <w:tabs>
          <w:tab w:val="num" w:pos="0"/>
        </w:tabs>
        <w:ind w:left="284" w:hanging="284"/>
        <w:rPr>
          <w:rFonts w:ascii="Arial" w:eastAsia="Arial Unicode MS" w:hAnsi="Arial" w:cs="Arial"/>
          <w:color w:val="000000"/>
          <w:szCs w:val="28"/>
        </w:rPr>
      </w:pPr>
      <w:bookmarkStart w:id="70" w:name="_Toc344578063"/>
      <w:bookmarkStart w:id="71" w:name="_Toc427507935"/>
      <w:bookmarkStart w:id="72" w:name="_Toc467654019"/>
      <w:r w:rsidRPr="00EA422E">
        <w:rPr>
          <w:rFonts w:ascii="Arial" w:eastAsia="Arial Unicode MS" w:hAnsi="Arial" w:cs="Arial"/>
          <w:color w:val="000000"/>
          <w:szCs w:val="28"/>
        </w:rPr>
        <w:t>Operating Values</w:t>
      </w:r>
      <w:bookmarkEnd w:id="70"/>
      <w:bookmarkEnd w:id="71"/>
      <w:bookmarkEnd w:id="72"/>
    </w:p>
    <w:p w:rsidR="000542BF" w:rsidRPr="00EA422E" w:rsidRDefault="000542BF" w:rsidP="000542BF">
      <w:pPr>
        <w:jc w:val="both"/>
        <w:rPr>
          <w:rFonts w:ascii="Arial" w:eastAsia="Arial Unicode MS" w:hAnsi="Arial" w:cs="Arial"/>
          <w:color w:val="000000"/>
          <w:sz w:val="21"/>
          <w:szCs w:val="21"/>
        </w:rPr>
      </w:pPr>
      <w:r w:rsidRPr="00EA422E">
        <w:rPr>
          <w:rFonts w:ascii="Arial" w:eastAsia="Arial Unicode MS" w:hAnsi="Arial" w:cs="Arial"/>
          <w:color w:val="000000"/>
          <w:sz w:val="18"/>
          <w:szCs w:val="18"/>
        </w:rPr>
        <w:t>T</w:t>
      </w:r>
      <w:r w:rsidRPr="00EA422E">
        <w:rPr>
          <w:rFonts w:ascii="Arial" w:eastAsia="Arial Unicode MS" w:hAnsi="Arial" w:cs="Arial"/>
          <w:color w:val="000000"/>
          <w:sz w:val="21"/>
          <w:szCs w:val="21"/>
        </w:rPr>
        <w:t xml:space="preserve">he following external connections must be applied to the DUT to put it into operation. </w:t>
      </w:r>
    </w:p>
    <w:p w:rsidR="000542BF" w:rsidRPr="00EA422E" w:rsidRDefault="000542BF" w:rsidP="000542BF">
      <w:pPr>
        <w:pStyle w:val="31"/>
        <w:spacing w:before="0" w:line="240" w:lineRule="auto"/>
        <w:ind w:left="0"/>
        <w:rPr>
          <w:rFonts w:eastAsia="Arial Unicode MS" w:cs="Arial"/>
          <w:color w:val="000000"/>
          <w:sz w:val="21"/>
          <w:szCs w:val="21"/>
          <w:lang w:val="en-US"/>
        </w:rPr>
      </w:pPr>
      <w:r w:rsidRPr="00EA422E">
        <w:rPr>
          <w:rFonts w:eastAsia="Arial Unicode MS" w:cs="Arial"/>
          <w:color w:val="000000"/>
          <w:sz w:val="21"/>
          <w:szCs w:val="21"/>
          <w:lang w:val="en-US"/>
        </w:rPr>
        <w:t>To test the DUT in a realistic way, the following voltages or components have to supplied or applied to the DUT.</w:t>
      </w:r>
    </w:p>
    <w:p w:rsidR="000542BF" w:rsidRPr="00EA422E" w:rsidRDefault="000542BF" w:rsidP="000542BF">
      <w:pPr>
        <w:pStyle w:val="31"/>
        <w:spacing w:before="0" w:line="240" w:lineRule="auto"/>
        <w:ind w:left="0"/>
        <w:rPr>
          <w:rFonts w:eastAsia="Arial Unicode MS" w:cs="Arial"/>
          <w:color w:val="000000"/>
          <w:sz w:val="21"/>
          <w:szCs w:val="21"/>
          <w:lang w:val="en-US"/>
        </w:rPr>
      </w:pPr>
    </w:p>
    <w:p w:rsidR="000542BF" w:rsidRPr="00EA422E" w:rsidRDefault="000542BF" w:rsidP="000542BF">
      <w:pPr>
        <w:rPr>
          <w:rFonts w:ascii="Arial" w:eastAsia="Arial Unicode MS" w:hAnsi="Arial" w:cs="Arial" w:hint="eastAsia"/>
          <w:color w:val="000000"/>
          <w:sz w:val="21"/>
          <w:szCs w:val="21"/>
          <w:lang w:eastAsia="zh-CN"/>
        </w:rPr>
      </w:pPr>
      <w:r w:rsidRPr="00EA422E">
        <w:rPr>
          <w:rFonts w:ascii="Arial" w:eastAsia="Arial Unicode MS" w:hAnsi="Arial" w:cs="Arial"/>
          <w:color w:val="000000"/>
          <w:sz w:val="21"/>
          <w:szCs w:val="21"/>
        </w:rPr>
        <w:t>Operating values for the PCB Functional Test:</w:t>
      </w:r>
    </w:p>
    <w:tbl>
      <w:tblPr>
        <w:tblW w:w="516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9"/>
        <w:gridCol w:w="1669"/>
        <w:gridCol w:w="851"/>
        <w:gridCol w:w="1558"/>
        <w:gridCol w:w="2297"/>
        <w:gridCol w:w="2948"/>
      </w:tblGrid>
      <w:tr w:rsidR="007075B5" w:rsidRPr="00EA422E" w:rsidTr="007D3E84">
        <w:trPr>
          <w:cantSplit/>
          <w:tblHeader/>
        </w:trPr>
        <w:tc>
          <w:tcPr>
            <w:tcW w:w="417" w:type="pct"/>
            <w:shd w:val="clear" w:color="auto" w:fill="E6E6E6"/>
            <w:vAlign w:val="center"/>
          </w:tcPr>
          <w:p w:rsidR="007075B5" w:rsidRPr="00EA422E" w:rsidRDefault="007075B5" w:rsidP="00036FEC">
            <w:pPr>
              <w:jc w:val="center"/>
              <w:rPr>
                <w:rFonts w:ascii="Arial" w:eastAsia="Arial Unicode MS" w:hAnsi="Arial" w:cs="Arial"/>
                <w:b/>
                <w:color w:val="000000"/>
                <w:sz w:val="21"/>
                <w:szCs w:val="21"/>
              </w:rPr>
            </w:pPr>
            <w:r w:rsidRPr="00EA422E">
              <w:rPr>
                <w:rFonts w:ascii="Arial" w:eastAsia="Arial Unicode MS" w:hAnsi="Arial" w:cs="Arial"/>
                <w:b/>
                <w:color w:val="000000"/>
                <w:sz w:val="21"/>
                <w:szCs w:val="21"/>
              </w:rPr>
              <w:t>Signal</w:t>
            </w:r>
          </w:p>
        </w:tc>
        <w:tc>
          <w:tcPr>
            <w:tcW w:w="820" w:type="pct"/>
            <w:shd w:val="clear" w:color="auto" w:fill="E6E6E6"/>
            <w:vAlign w:val="center"/>
          </w:tcPr>
          <w:p w:rsidR="007075B5" w:rsidRPr="00EA422E" w:rsidRDefault="007075B5" w:rsidP="00036FEC">
            <w:pPr>
              <w:jc w:val="center"/>
              <w:rPr>
                <w:rFonts w:ascii="Arial" w:eastAsia="Arial Unicode MS" w:hAnsi="Arial" w:cs="Arial" w:hint="eastAsia"/>
                <w:b/>
                <w:color w:val="000000"/>
                <w:sz w:val="21"/>
                <w:szCs w:val="21"/>
                <w:lang w:eastAsia="zh-CN"/>
              </w:rPr>
            </w:pPr>
            <w:r w:rsidRPr="00EA422E">
              <w:rPr>
                <w:rFonts w:ascii="Arial" w:eastAsia="Arial Unicode MS" w:hAnsi="Arial" w:cs="Arial"/>
                <w:b/>
                <w:color w:val="000000"/>
                <w:sz w:val="21"/>
                <w:szCs w:val="21"/>
              </w:rPr>
              <w:t>Test Pin</w:t>
            </w:r>
          </w:p>
          <w:p w:rsidR="007075B5" w:rsidRPr="00EA422E" w:rsidRDefault="007075B5" w:rsidP="00036FEC">
            <w:pPr>
              <w:jc w:val="center"/>
              <w:rPr>
                <w:rFonts w:ascii="Arial" w:eastAsia="Arial Unicode MS" w:hAnsi="Arial" w:cs="Arial" w:hint="eastAsia"/>
                <w:b/>
                <w:color w:val="000000"/>
                <w:sz w:val="21"/>
                <w:szCs w:val="21"/>
                <w:lang w:eastAsia="zh-CN"/>
              </w:rPr>
            </w:pPr>
            <w:r w:rsidRPr="00EA422E">
              <w:rPr>
                <w:rFonts w:ascii="Arial" w:eastAsia="Arial Unicode MS" w:hAnsi="Arial" w:cs="Arial" w:hint="eastAsia"/>
                <w:b/>
                <w:color w:val="000000"/>
                <w:sz w:val="21"/>
                <w:szCs w:val="21"/>
                <w:lang w:eastAsia="zh-CN"/>
              </w:rPr>
              <w:t>(Blue Block)</w:t>
            </w:r>
          </w:p>
        </w:tc>
        <w:tc>
          <w:tcPr>
            <w:tcW w:w="418" w:type="pct"/>
            <w:shd w:val="clear" w:color="auto" w:fill="E6E6E6"/>
            <w:vAlign w:val="center"/>
          </w:tcPr>
          <w:p w:rsidR="007075B5" w:rsidRPr="00EA422E" w:rsidRDefault="007075B5" w:rsidP="00036FEC">
            <w:pPr>
              <w:jc w:val="center"/>
              <w:rPr>
                <w:rFonts w:ascii="Arial" w:eastAsia="Arial Unicode MS" w:hAnsi="Arial" w:cs="Arial"/>
                <w:b/>
                <w:color w:val="000000"/>
                <w:sz w:val="21"/>
                <w:szCs w:val="21"/>
              </w:rPr>
            </w:pPr>
            <w:r w:rsidRPr="00EA422E">
              <w:rPr>
                <w:rFonts w:ascii="Arial" w:eastAsia="Arial Unicode MS" w:hAnsi="Arial" w:cs="Arial"/>
                <w:b/>
                <w:color w:val="000000"/>
                <w:sz w:val="21"/>
                <w:szCs w:val="21"/>
              </w:rPr>
              <w:t>Test Point</w:t>
            </w:r>
          </w:p>
        </w:tc>
        <w:tc>
          <w:tcPr>
            <w:tcW w:w="766" w:type="pct"/>
            <w:shd w:val="clear" w:color="auto" w:fill="E6E6E6"/>
          </w:tcPr>
          <w:p w:rsidR="007075B5" w:rsidRPr="00EA422E" w:rsidRDefault="00265004" w:rsidP="00036FEC">
            <w:pPr>
              <w:ind w:left="110"/>
              <w:jc w:val="center"/>
              <w:rPr>
                <w:rFonts w:ascii="Arial" w:eastAsia="Arial Unicode MS" w:hAnsi="Arial" w:cs="Arial" w:hint="eastAsia"/>
                <w:b/>
                <w:color w:val="000000"/>
                <w:sz w:val="21"/>
                <w:szCs w:val="21"/>
                <w:lang w:eastAsia="zh-CN"/>
              </w:rPr>
            </w:pPr>
            <w:r w:rsidRPr="00EA422E">
              <w:rPr>
                <w:rFonts w:ascii="Arial" w:eastAsia="Arial Unicode MS" w:hAnsi="Arial" w:cs="Arial" w:hint="eastAsia"/>
                <w:b/>
                <w:color w:val="000000"/>
                <w:sz w:val="21"/>
                <w:szCs w:val="21"/>
                <w:lang w:eastAsia="zh-CN"/>
              </w:rPr>
              <w:t>PCB (</w:t>
            </w:r>
            <w:r w:rsidR="007075B5" w:rsidRPr="00EA422E">
              <w:rPr>
                <w:rFonts w:ascii="Arial" w:eastAsia="Arial Unicode MS" w:hAnsi="Arial" w:cs="Arial" w:hint="eastAsia"/>
                <w:b/>
                <w:color w:val="000000"/>
                <w:sz w:val="21"/>
                <w:szCs w:val="21"/>
                <w:lang w:eastAsia="zh-CN"/>
              </w:rPr>
              <w:t>Top</w:t>
            </w:r>
          </w:p>
          <w:p w:rsidR="007075B5" w:rsidRPr="00EA422E" w:rsidRDefault="007075B5" w:rsidP="00036FEC">
            <w:pPr>
              <w:ind w:left="110"/>
              <w:jc w:val="center"/>
              <w:rPr>
                <w:rFonts w:ascii="Arial" w:eastAsia="Arial Unicode MS" w:hAnsi="Arial" w:cs="Arial" w:hint="eastAsia"/>
                <w:b/>
                <w:color w:val="000000"/>
                <w:sz w:val="21"/>
                <w:szCs w:val="21"/>
                <w:lang w:eastAsia="zh-CN"/>
              </w:rPr>
            </w:pPr>
            <w:r w:rsidRPr="00EA422E">
              <w:rPr>
                <w:rFonts w:ascii="Arial" w:eastAsia="Arial Unicode MS" w:hAnsi="Arial" w:cs="Arial" w:hint="eastAsia"/>
                <w:b/>
                <w:color w:val="000000"/>
                <w:sz w:val="21"/>
                <w:szCs w:val="21"/>
                <w:lang w:eastAsia="zh-CN"/>
              </w:rPr>
              <w:t>Bottom</w:t>
            </w:r>
            <w:r w:rsidR="00265004" w:rsidRPr="00EA422E">
              <w:rPr>
                <w:rFonts w:ascii="Arial" w:eastAsia="Arial Unicode MS" w:hAnsi="Arial" w:cs="Arial" w:hint="eastAsia"/>
                <w:b/>
                <w:color w:val="000000"/>
                <w:sz w:val="21"/>
                <w:szCs w:val="21"/>
                <w:lang w:eastAsia="zh-CN"/>
              </w:rPr>
              <w:t>)</w:t>
            </w:r>
          </w:p>
        </w:tc>
        <w:tc>
          <w:tcPr>
            <w:tcW w:w="1129" w:type="pct"/>
            <w:shd w:val="clear" w:color="auto" w:fill="E6E6E6"/>
            <w:vAlign w:val="center"/>
          </w:tcPr>
          <w:p w:rsidR="007075B5" w:rsidRPr="00EA422E" w:rsidRDefault="007075B5" w:rsidP="00036FEC">
            <w:pPr>
              <w:ind w:left="110"/>
              <w:jc w:val="center"/>
              <w:rPr>
                <w:rFonts w:ascii="Arial" w:eastAsia="Arial Unicode MS" w:hAnsi="Arial" w:cs="Arial"/>
                <w:b/>
                <w:color w:val="000000"/>
                <w:sz w:val="21"/>
                <w:szCs w:val="21"/>
              </w:rPr>
            </w:pPr>
            <w:r w:rsidRPr="00EA422E">
              <w:rPr>
                <w:rFonts w:ascii="Arial" w:eastAsia="Arial Unicode MS" w:hAnsi="Arial" w:cs="Arial"/>
                <w:b/>
                <w:color w:val="000000"/>
                <w:sz w:val="21"/>
                <w:szCs w:val="21"/>
              </w:rPr>
              <w:t>Values/Connection</w:t>
            </w:r>
          </w:p>
        </w:tc>
        <w:tc>
          <w:tcPr>
            <w:tcW w:w="1448" w:type="pct"/>
            <w:shd w:val="clear" w:color="auto" w:fill="E6E6E6"/>
            <w:vAlign w:val="center"/>
          </w:tcPr>
          <w:p w:rsidR="007075B5" w:rsidRPr="00EA422E" w:rsidRDefault="007075B5" w:rsidP="00036FEC">
            <w:pPr>
              <w:jc w:val="center"/>
              <w:rPr>
                <w:rFonts w:ascii="Arial" w:eastAsia="Arial Unicode MS" w:hAnsi="Arial" w:cs="Arial"/>
                <w:b/>
                <w:color w:val="000000"/>
                <w:sz w:val="21"/>
                <w:szCs w:val="21"/>
              </w:rPr>
            </w:pPr>
            <w:r w:rsidRPr="00EA422E">
              <w:rPr>
                <w:rFonts w:ascii="Arial" w:eastAsia="Arial Unicode MS" w:hAnsi="Arial" w:cs="Arial"/>
                <w:b/>
                <w:color w:val="000000"/>
                <w:sz w:val="21"/>
                <w:szCs w:val="21"/>
              </w:rPr>
              <w:t>Remark</w:t>
            </w:r>
          </w:p>
        </w:tc>
      </w:tr>
      <w:tr w:rsidR="007075B5" w:rsidRPr="00EA422E" w:rsidTr="007D3E84">
        <w:trPr>
          <w:cantSplit/>
        </w:trPr>
        <w:tc>
          <w:tcPr>
            <w:tcW w:w="417" w:type="pct"/>
            <w:shd w:val="clear" w:color="auto" w:fill="auto"/>
            <w:vAlign w:val="center"/>
          </w:tcPr>
          <w:p w:rsidR="007075B5" w:rsidRPr="00EA422E" w:rsidRDefault="007075B5" w:rsidP="002C544B">
            <w:pPr>
              <w:jc w:val="both"/>
              <w:rPr>
                <w:rFonts w:ascii="Arial" w:eastAsia="Arial Unicode MS" w:hAnsi="Arial" w:cs="Arial"/>
                <w:color w:val="000000"/>
                <w:sz w:val="21"/>
                <w:szCs w:val="21"/>
              </w:rPr>
            </w:pPr>
            <w:r w:rsidRPr="00EA422E">
              <w:rPr>
                <w:rFonts w:ascii="Arial" w:eastAsia="Arial Unicode MS" w:hAnsi="Arial" w:cs="Arial"/>
                <w:color w:val="000000"/>
                <w:sz w:val="21"/>
                <w:szCs w:val="21"/>
              </w:rPr>
              <w:t>KL15</w:t>
            </w:r>
          </w:p>
        </w:tc>
        <w:tc>
          <w:tcPr>
            <w:tcW w:w="820" w:type="pct"/>
            <w:shd w:val="clear" w:color="auto" w:fill="auto"/>
            <w:vAlign w:val="center"/>
          </w:tcPr>
          <w:p w:rsidR="007075B5" w:rsidRPr="00EA422E" w:rsidRDefault="007075B5" w:rsidP="008B4072">
            <w:pPr>
              <w:jc w:val="both"/>
              <w:rPr>
                <w:rFonts w:ascii="Arial" w:eastAsia="Arial Unicode MS" w:hAnsi="Arial" w:cs="Arial" w:hint="eastAsia"/>
                <w:color w:val="000000"/>
                <w:sz w:val="21"/>
                <w:szCs w:val="21"/>
                <w:lang w:eastAsia="zh-CN"/>
              </w:rPr>
            </w:pPr>
            <w:r w:rsidRPr="00EA422E">
              <w:rPr>
                <w:rFonts w:ascii="Arial" w:eastAsia="Arial Unicode MS" w:hAnsi="Arial" w:cs="Arial" w:hint="eastAsia"/>
                <w:color w:val="000000"/>
                <w:sz w:val="21"/>
                <w:szCs w:val="21"/>
                <w:lang w:eastAsia="zh-CN"/>
              </w:rPr>
              <w:t>PIN</w:t>
            </w:r>
            <w:r w:rsidR="008B4072" w:rsidRPr="00EA422E">
              <w:rPr>
                <w:rFonts w:ascii="Arial" w:eastAsia="Arial Unicode MS" w:hAnsi="Arial" w:cs="Arial" w:hint="eastAsia"/>
                <w:color w:val="000000"/>
                <w:sz w:val="21"/>
                <w:szCs w:val="21"/>
                <w:lang w:eastAsia="zh-CN"/>
              </w:rPr>
              <w:t>1</w:t>
            </w:r>
            <w:r w:rsidR="0088068A" w:rsidRPr="00EA422E">
              <w:rPr>
                <w:rFonts w:ascii="Arial" w:eastAsia="Arial Unicode MS" w:hAnsi="Arial" w:cs="Arial" w:hint="eastAsia"/>
                <w:color w:val="000000"/>
                <w:sz w:val="21"/>
                <w:szCs w:val="21"/>
                <w:lang w:eastAsia="zh-CN"/>
              </w:rPr>
              <w:t>3</w:t>
            </w:r>
          </w:p>
        </w:tc>
        <w:tc>
          <w:tcPr>
            <w:tcW w:w="418" w:type="pct"/>
            <w:shd w:val="clear" w:color="auto" w:fill="auto"/>
            <w:vAlign w:val="center"/>
          </w:tcPr>
          <w:p w:rsidR="007075B5" w:rsidRPr="00EA422E" w:rsidRDefault="007075B5" w:rsidP="0088068A">
            <w:pPr>
              <w:jc w:val="both"/>
              <w:rPr>
                <w:rFonts w:ascii="Arial" w:eastAsia="Arial Unicode MS" w:hAnsi="Arial" w:cs="Arial" w:hint="eastAsia"/>
                <w:color w:val="000000"/>
                <w:sz w:val="21"/>
                <w:szCs w:val="21"/>
                <w:lang w:eastAsia="zh-CN"/>
              </w:rPr>
            </w:pPr>
            <w:r w:rsidRPr="00EA422E">
              <w:rPr>
                <w:rFonts w:ascii="Arial" w:eastAsia="Arial Unicode MS" w:hAnsi="Arial" w:cs="Arial" w:hint="eastAsia"/>
                <w:color w:val="000000"/>
                <w:sz w:val="21"/>
                <w:szCs w:val="21"/>
                <w:lang w:eastAsia="zh-CN"/>
              </w:rPr>
              <w:t>F</w:t>
            </w:r>
            <w:r w:rsidR="008B4072" w:rsidRPr="00EA422E">
              <w:rPr>
                <w:rFonts w:ascii="Arial" w:eastAsia="Arial Unicode MS" w:hAnsi="Arial" w:cs="Arial" w:hint="eastAsia"/>
                <w:color w:val="000000"/>
                <w:sz w:val="21"/>
                <w:szCs w:val="21"/>
                <w:lang w:eastAsia="zh-CN"/>
              </w:rPr>
              <w:t>10</w:t>
            </w:r>
            <w:r w:rsidR="0088068A" w:rsidRPr="00EA422E">
              <w:rPr>
                <w:rFonts w:ascii="Arial" w:eastAsia="Arial Unicode MS" w:hAnsi="Arial" w:cs="Arial" w:hint="eastAsia"/>
                <w:color w:val="000000"/>
                <w:sz w:val="21"/>
                <w:szCs w:val="21"/>
                <w:lang w:eastAsia="zh-CN"/>
              </w:rPr>
              <w:t>8</w:t>
            </w:r>
          </w:p>
        </w:tc>
        <w:tc>
          <w:tcPr>
            <w:tcW w:w="766" w:type="pct"/>
          </w:tcPr>
          <w:p w:rsidR="007075B5" w:rsidRPr="00EA422E" w:rsidRDefault="008B4072" w:rsidP="002C544B">
            <w:pPr>
              <w:ind w:left="57"/>
              <w:jc w:val="both"/>
              <w:rPr>
                <w:rFonts w:ascii="Arial" w:eastAsia="Arial Unicode MS" w:hAnsi="Arial" w:cs="Arial" w:hint="eastAsia"/>
                <w:color w:val="000000"/>
                <w:sz w:val="21"/>
                <w:szCs w:val="21"/>
                <w:lang w:eastAsia="zh-CN"/>
              </w:rPr>
            </w:pPr>
            <w:r w:rsidRPr="00EA422E">
              <w:rPr>
                <w:rFonts w:ascii="Arial" w:eastAsia="Arial Unicode MS" w:hAnsi="Arial" w:cs="Arial" w:hint="eastAsia"/>
                <w:color w:val="000000"/>
                <w:sz w:val="21"/>
                <w:szCs w:val="21"/>
                <w:lang w:eastAsia="zh-CN"/>
              </w:rPr>
              <w:t>Bottom</w:t>
            </w:r>
          </w:p>
        </w:tc>
        <w:tc>
          <w:tcPr>
            <w:tcW w:w="1129" w:type="pct"/>
            <w:shd w:val="clear" w:color="auto" w:fill="auto"/>
            <w:vAlign w:val="center"/>
          </w:tcPr>
          <w:p w:rsidR="007075B5" w:rsidRPr="00EA422E" w:rsidRDefault="007075B5" w:rsidP="002C544B">
            <w:pPr>
              <w:ind w:left="57"/>
              <w:jc w:val="both"/>
              <w:rPr>
                <w:rFonts w:ascii="Arial" w:eastAsia="Arial Unicode MS" w:hAnsi="Arial" w:cs="Arial" w:hint="eastAsia"/>
                <w:color w:val="000000"/>
                <w:sz w:val="21"/>
                <w:szCs w:val="21"/>
                <w:lang w:eastAsia="zh-CN"/>
              </w:rPr>
            </w:pPr>
            <w:r w:rsidRPr="00EA422E">
              <w:rPr>
                <w:rFonts w:ascii="Arial" w:eastAsia="Arial Unicode MS" w:hAnsi="Arial" w:cs="Arial" w:hint="eastAsia"/>
                <w:color w:val="000000"/>
                <w:sz w:val="21"/>
                <w:szCs w:val="21"/>
                <w:lang w:eastAsia="zh-CN"/>
              </w:rPr>
              <w:t>Power 13.5V</w:t>
            </w:r>
          </w:p>
        </w:tc>
        <w:tc>
          <w:tcPr>
            <w:tcW w:w="1448" w:type="pct"/>
            <w:shd w:val="clear" w:color="auto" w:fill="auto"/>
            <w:vAlign w:val="center"/>
          </w:tcPr>
          <w:p w:rsidR="007075B5" w:rsidRPr="00EA422E" w:rsidRDefault="007075B5" w:rsidP="002C544B">
            <w:pPr>
              <w:ind w:left="59"/>
              <w:jc w:val="both"/>
              <w:rPr>
                <w:rFonts w:ascii="Arial" w:eastAsia="Arial Unicode MS" w:hAnsi="Arial" w:cs="Arial" w:hint="eastAsia"/>
                <w:color w:val="000000"/>
                <w:sz w:val="21"/>
                <w:szCs w:val="21"/>
                <w:lang w:eastAsia="zh-CN"/>
              </w:rPr>
            </w:pPr>
            <w:r w:rsidRPr="00EA422E">
              <w:rPr>
                <w:rFonts w:ascii="Arial" w:eastAsia="Arial Unicode MS" w:hAnsi="Arial" w:cs="Arial" w:hint="eastAsia"/>
                <w:color w:val="000000"/>
                <w:sz w:val="21"/>
                <w:szCs w:val="21"/>
                <w:lang w:eastAsia="zh-CN"/>
              </w:rPr>
              <w:t>Ignition</w:t>
            </w:r>
          </w:p>
        </w:tc>
      </w:tr>
      <w:tr w:rsidR="007075B5" w:rsidRPr="00EA422E" w:rsidTr="007D3E84">
        <w:trPr>
          <w:cantSplit/>
        </w:trPr>
        <w:tc>
          <w:tcPr>
            <w:tcW w:w="417" w:type="pct"/>
            <w:shd w:val="clear" w:color="auto" w:fill="auto"/>
            <w:vAlign w:val="center"/>
          </w:tcPr>
          <w:p w:rsidR="007075B5" w:rsidRPr="00EA422E" w:rsidRDefault="007075B5" w:rsidP="002C544B">
            <w:pPr>
              <w:jc w:val="both"/>
              <w:rPr>
                <w:rFonts w:ascii="Arial" w:eastAsia="Arial Unicode MS" w:hAnsi="Arial" w:cs="Arial"/>
                <w:color w:val="000000"/>
                <w:sz w:val="21"/>
                <w:szCs w:val="21"/>
              </w:rPr>
            </w:pPr>
            <w:r w:rsidRPr="00EA422E">
              <w:rPr>
                <w:rFonts w:ascii="Arial" w:eastAsia="Arial Unicode MS" w:hAnsi="Arial" w:cs="Arial"/>
                <w:color w:val="000000"/>
                <w:sz w:val="21"/>
                <w:szCs w:val="21"/>
              </w:rPr>
              <w:t>KL30</w:t>
            </w:r>
          </w:p>
        </w:tc>
        <w:tc>
          <w:tcPr>
            <w:tcW w:w="820" w:type="pct"/>
            <w:shd w:val="clear" w:color="auto" w:fill="auto"/>
            <w:vAlign w:val="center"/>
          </w:tcPr>
          <w:p w:rsidR="007075B5" w:rsidRPr="00EA422E" w:rsidRDefault="007075B5" w:rsidP="0088068A">
            <w:pPr>
              <w:jc w:val="both"/>
              <w:rPr>
                <w:rFonts w:ascii="Arial" w:eastAsia="Arial Unicode MS" w:hAnsi="Arial" w:cs="Arial" w:hint="eastAsia"/>
                <w:color w:val="000000"/>
                <w:sz w:val="21"/>
                <w:szCs w:val="21"/>
                <w:lang w:eastAsia="zh-CN"/>
              </w:rPr>
            </w:pPr>
            <w:r w:rsidRPr="00EA422E">
              <w:rPr>
                <w:rFonts w:ascii="Arial" w:eastAsia="Arial Unicode MS" w:hAnsi="Arial" w:cs="Arial" w:hint="eastAsia"/>
                <w:color w:val="000000"/>
                <w:sz w:val="21"/>
                <w:szCs w:val="21"/>
                <w:lang w:eastAsia="zh-CN"/>
              </w:rPr>
              <w:t>PIN</w:t>
            </w:r>
            <w:r w:rsidR="0088068A" w:rsidRPr="00EA422E">
              <w:rPr>
                <w:rFonts w:ascii="Arial" w:eastAsia="Arial Unicode MS" w:hAnsi="Arial" w:cs="Arial" w:hint="eastAsia"/>
                <w:color w:val="000000"/>
                <w:sz w:val="21"/>
                <w:szCs w:val="21"/>
                <w:lang w:eastAsia="zh-CN"/>
              </w:rPr>
              <w:t>14</w:t>
            </w:r>
          </w:p>
        </w:tc>
        <w:tc>
          <w:tcPr>
            <w:tcW w:w="418" w:type="pct"/>
            <w:shd w:val="clear" w:color="auto" w:fill="auto"/>
            <w:vAlign w:val="center"/>
          </w:tcPr>
          <w:p w:rsidR="007075B5" w:rsidRPr="00EA422E" w:rsidRDefault="007075B5" w:rsidP="0088068A">
            <w:pPr>
              <w:jc w:val="both"/>
              <w:rPr>
                <w:rFonts w:ascii="Arial" w:eastAsia="Arial Unicode MS" w:hAnsi="Arial" w:cs="Arial"/>
                <w:color w:val="000000"/>
                <w:sz w:val="21"/>
                <w:szCs w:val="21"/>
              </w:rPr>
            </w:pPr>
            <w:r w:rsidRPr="00EA422E">
              <w:rPr>
                <w:rFonts w:ascii="Arial" w:eastAsia="Arial Unicode MS" w:hAnsi="Arial" w:cs="Arial" w:hint="eastAsia"/>
                <w:color w:val="000000"/>
                <w:sz w:val="21"/>
                <w:szCs w:val="21"/>
                <w:lang w:eastAsia="zh-CN"/>
              </w:rPr>
              <w:t>F</w:t>
            </w:r>
            <w:r w:rsidR="008B4072" w:rsidRPr="00EA422E">
              <w:rPr>
                <w:rFonts w:ascii="Arial" w:eastAsia="Arial Unicode MS" w:hAnsi="Arial" w:cs="Arial" w:hint="eastAsia"/>
                <w:color w:val="000000"/>
                <w:sz w:val="21"/>
                <w:szCs w:val="21"/>
                <w:lang w:eastAsia="zh-CN"/>
              </w:rPr>
              <w:t>10</w:t>
            </w:r>
            <w:r w:rsidR="0088068A" w:rsidRPr="00EA422E">
              <w:rPr>
                <w:rFonts w:ascii="Arial" w:eastAsia="Arial Unicode MS" w:hAnsi="Arial" w:cs="Arial" w:hint="eastAsia"/>
                <w:color w:val="000000"/>
                <w:sz w:val="21"/>
                <w:szCs w:val="21"/>
                <w:lang w:eastAsia="zh-CN"/>
              </w:rPr>
              <w:t>9</w:t>
            </w:r>
          </w:p>
        </w:tc>
        <w:tc>
          <w:tcPr>
            <w:tcW w:w="766" w:type="pct"/>
          </w:tcPr>
          <w:p w:rsidR="007075B5" w:rsidRPr="00EA422E" w:rsidRDefault="00E638FC" w:rsidP="002C544B">
            <w:pPr>
              <w:ind w:left="57"/>
              <w:jc w:val="both"/>
              <w:rPr>
                <w:rFonts w:ascii="Arial" w:eastAsia="Arial Unicode MS" w:hAnsi="Arial" w:cs="Arial" w:hint="eastAsia"/>
                <w:color w:val="000000"/>
                <w:sz w:val="21"/>
                <w:szCs w:val="21"/>
                <w:lang w:eastAsia="zh-CN"/>
              </w:rPr>
            </w:pPr>
            <w:r w:rsidRPr="00EA422E">
              <w:rPr>
                <w:rFonts w:ascii="Arial" w:eastAsia="Arial Unicode MS" w:hAnsi="Arial" w:cs="Arial" w:hint="eastAsia"/>
                <w:color w:val="000000"/>
                <w:sz w:val="21"/>
                <w:szCs w:val="21"/>
                <w:lang w:eastAsia="zh-CN"/>
              </w:rPr>
              <w:t>Top</w:t>
            </w:r>
            <w:r w:rsidR="007075B5" w:rsidRPr="00EA422E">
              <w:rPr>
                <w:rFonts w:ascii="Arial" w:eastAsia="Arial Unicode MS" w:hAnsi="Arial" w:cs="Arial" w:hint="eastAsia"/>
                <w:color w:val="000000"/>
                <w:sz w:val="21"/>
                <w:szCs w:val="21"/>
                <w:lang w:eastAsia="zh-CN"/>
              </w:rPr>
              <w:t xml:space="preserve"> </w:t>
            </w:r>
          </w:p>
        </w:tc>
        <w:tc>
          <w:tcPr>
            <w:tcW w:w="1129" w:type="pct"/>
            <w:shd w:val="clear" w:color="auto" w:fill="auto"/>
            <w:vAlign w:val="center"/>
          </w:tcPr>
          <w:p w:rsidR="007075B5" w:rsidRPr="00EA422E" w:rsidRDefault="007075B5" w:rsidP="002C544B">
            <w:pPr>
              <w:ind w:left="57"/>
              <w:jc w:val="both"/>
              <w:rPr>
                <w:rFonts w:ascii="Arial" w:eastAsia="Arial Unicode MS" w:hAnsi="Arial" w:cs="Arial" w:hint="eastAsia"/>
                <w:color w:val="000000"/>
                <w:sz w:val="21"/>
                <w:szCs w:val="21"/>
                <w:lang w:eastAsia="zh-CN"/>
              </w:rPr>
            </w:pPr>
            <w:r w:rsidRPr="00EA422E">
              <w:rPr>
                <w:rFonts w:ascii="Arial" w:eastAsia="Arial Unicode MS" w:hAnsi="Arial" w:cs="Arial" w:hint="eastAsia"/>
                <w:color w:val="000000"/>
                <w:sz w:val="21"/>
                <w:szCs w:val="21"/>
                <w:lang w:eastAsia="zh-CN"/>
              </w:rPr>
              <w:t>Power 13.5V</w:t>
            </w:r>
          </w:p>
        </w:tc>
        <w:tc>
          <w:tcPr>
            <w:tcW w:w="1448" w:type="pct"/>
            <w:shd w:val="clear" w:color="auto" w:fill="auto"/>
            <w:vAlign w:val="center"/>
          </w:tcPr>
          <w:p w:rsidR="007075B5" w:rsidRPr="00EA422E" w:rsidRDefault="007075B5" w:rsidP="004A59E4">
            <w:pPr>
              <w:ind w:left="59"/>
              <w:jc w:val="both"/>
              <w:rPr>
                <w:rFonts w:ascii="Arial" w:eastAsia="Arial Unicode MS" w:hAnsi="Arial" w:cs="Arial" w:hint="eastAsia"/>
                <w:color w:val="000000"/>
                <w:sz w:val="21"/>
                <w:szCs w:val="21"/>
                <w:lang w:eastAsia="zh-CN"/>
              </w:rPr>
            </w:pPr>
            <w:r w:rsidRPr="00EA422E">
              <w:rPr>
                <w:rFonts w:ascii="Arial" w:eastAsia="Arial Unicode MS" w:hAnsi="Arial" w:cs="Arial" w:hint="eastAsia"/>
                <w:color w:val="000000"/>
                <w:sz w:val="21"/>
                <w:szCs w:val="21"/>
                <w:lang w:eastAsia="zh-CN"/>
              </w:rPr>
              <w:t xml:space="preserve">Quiecent Current </w:t>
            </w:r>
            <w:r w:rsidRPr="00EA422E">
              <w:rPr>
                <w:rFonts w:ascii="宋体" w:hAnsi="宋体" w:cs="Arial" w:hint="eastAsia"/>
                <w:color w:val="000000"/>
                <w:sz w:val="21"/>
                <w:szCs w:val="21"/>
                <w:lang w:eastAsia="zh-CN"/>
              </w:rPr>
              <w:t>≤</w:t>
            </w:r>
            <w:r w:rsidR="00E638FC" w:rsidRPr="00EA422E">
              <w:rPr>
                <w:rFonts w:ascii="Arial" w:eastAsia="Arial Unicode MS" w:hAnsi="Arial" w:cs="Arial" w:hint="eastAsia"/>
                <w:color w:val="000000"/>
                <w:sz w:val="21"/>
                <w:szCs w:val="21"/>
                <w:lang w:eastAsia="zh-CN"/>
              </w:rPr>
              <w:t>300u</w:t>
            </w:r>
            <w:r w:rsidRPr="00EA422E">
              <w:rPr>
                <w:rFonts w:ascii="Arial" w:eastAsia="Arial Unicode MS" w:hAnsi="Arial" w:cs="Arial" w:hint="eastAsia"/>
                <w:color w:val="000000"/>
                <w:sz w:val="21"/>
                <w:szCs w:val="21"/>
                <w:lang w:eastAsia="zh-CN"/>
              </w:rPr>
              <w:t>A;</w:t>
            </w:r>
          </w:p>
          <w:p w:rsidR="007075B5" w:rsidRPr="00EA422E" w:rsidRDefault="008B78BF" w:rsidP="008B78BF">
            <w:pPr>
              <w:ind w:left="59"/>
              <w:jc w:val="both"/>
              <w:rPr>
                <w:rFonts w:ascii="Arial" w:eastAsia="Arial Unicode MS" w:hAnsi="Arial" w:cs="Arial" w:hint="eastAsia"/>
                <w:color w:val="000000"/>
                <w:sz w:val="21"/>
                <w:szCs w:val="21"/>
                <w:lang w:eastAsia="zh-CN"/>
              </w:rPr>
            </w:pPr>
            <w:r w:rsidRPr="00EA422E">
              <w:rPr>
                <w:rFonts w:ascii="Arial" w:eastAsia="Arial Unicode MS" w:hAnsi="Arial" w:cs="Arial" w:hint="eastAsia"/>
                <w:color w:val="000000"/>
                <w:sz w:val="21"/>
                <w:szCs w:val="21"/>
                <w:lang w:eastAsia="zh-CN"/>
              </w:rPr>
              <w:t xml:space="preserve">Typical = 200u </w:t>
            </w:r>
            <w:r w:rsidR="007075B5" w:rsidRPr="00EA422E">
              <w:rPr>
                <w:rFonts w:ascii="Arial" w:eastAsia="Arial Unicode MS" w:hAnsi="Arial" w:cs="Arial" w:hint="eastAsia"/>
                <w:color w:val="000000"/>
                <w:sz w:val="21"/>
                <w:szCs w:val="21"/>
                <w:lang w:eastAsia="zh-CN"/>
              </w:rPr>
              <w:t>A</w:t>
            </w:r>
          </w:p>
        </w:tc>
      </w:tr>
      <w:tr w:rsidR="007075B5" w:rsidRPr="00EA422E" w:rsidTr="007D3E84">
        <w:trPr>
          <w:cantSplit/>
        </w:trPr>
        <w:tc>
          <w:tcPr>
            <w:tcW w:w="417" w:type="pct"/>
            <w:shd w:val="clear" w:color="auto" w:fill="auto"/>
            <w:vAlign w:val="center"/>
          </w:tcPr>
          <w:p w:rsidR="007075B5" w:rsidRPr="00EA422E" w:rsidRDefault="007075B5" w:rsidP="002C544B">
            <w:pPr>
              <w:jc w:val="both"/>
              <w:rPr>
                <w:rFonts w:ascii="Arial" w:eastAsia="Arial Unicode MS" w:hAnsi="Arial" w:cs="Arial"/>
                <w:color w:val="000000"/>
                <w:sz w:val="21"/>
                <w:szCs w:val="21"/>
              </w:rPr>
            </w:pPr>
            <w:r w:rsidRPr="00EA422E">
              <w:rPr>
                <w:rFonts w:ascii="Arial" w:eastAsia="Arial Unicode MS" w:hAnsi="Arial" w:cs="Arial"/>
                <w:color w:val="000000"/>
                <w:sz w:val="21"/>
                <w:szCs w:val="21"/>
              </w:rPr>
              <w:t>GND</w:t>
            </w:r>
          </w:p>
        </w:tc>
        <w:tc>
          <w:tcPr>
            <w:tcW w:w="820" w:type="pct"/>
            <w:shd w:val="clear" w:color="auto" w:fill="auto"/>
            <w:vAlign w:val="center"/>
          </w:tcPr>
          <w:p w:rsidR="007075B5" w:rsidRPr="00EA422E" w:rsidRDefault="007075B5" w:rsidP="0088068A">
            <w:pPr>
              <w:jc w:val="both"/>
              <w:rPr>
                <w:rFonts w:ascii="Arial" w:eastAsia="Arial Unicode MS" w:hAnsi="Arial" w:cs="Arial" w:hint="eastAsia"/>
                <w:color w:val="000000"/>
                <w:sz w:val="21"/>
                <w:szCs w:val="21"/>
                <w:lang w:eastAsia="zh-CN"/>
              </w:rPr>
            </w:pPr>
            <w:r w:rsidRPr="00EA422E">
              <w:rPr>
                <w:rFonts w:ascii="Arial" w:eastAsia="Arial Unicode MS" w:hAnsi="Arial" w:cs="Arial" w:hint="eastAsia"/>
                <w:color w:val="000000"/>
                <w:sz w:val="21"/>
                <w:szCs w:val="21"/>
                <w:lang w:eastAsia="zh-CN"/>
              </w:rPr>
              <w:t>PIN</w:t>
            </w:r>
            <w:r w:rsidR="0088068A" w:rsidRPr="00EA422E">
              <w:rPr>
                <w:rFonts w:ascii="Arial" w:eastAsia="Arial Unicode MS" w:hAnsi="Arial" w:cs="Arial" w:hint="eastAsia"/>
                <w:color w:val="000000"/>
                <w:sz w:val="21"/>
                <w:szCs w:val="21"/>
                <w:lang w:eastAsia="zh-CN"/>
              </w:rPr>
              <w:t>28</w:t>
            </w:r>
          </w:p>
        </w:tc>
        <w:tc>
          <w:tcPr>
            <w:tcW w:w="418" w:type="pct"/>
            <w:shd w:val="clear" w:color="auto" w:fill="auto"/>
            <w:vAlign w:val="center"/>
          </w:tcPr>
          <w:p w:rsidR="007075B5" w:rsidRPr="00EA422E" w:rsidRDefault="007075B5" w:rsidP="0088068A">
            <w:pPr>
              <w:jc w:val="both"/>
              <w:rPr>
                <w:rFonts w:ascii="Arial" w:eastAsia="Arial Unicode MS" w:hAnsi="Arial" w:cs="Arial" w:hint="eastAsia"/>
                <w:color w:val="000000"/>
                <w:sz w:val="21"/>
                <w:szCs w:val="21"/>
                <w:lang w:eastAsia="zh-CN"/>
              </w:rPr>
            </w:pPr>
            <w:r w:rsidRPr="00EA422E">
              <w:rPr>
                <w:rFonts w:ascii="Arial" w:eastAsia="Arial Unicode MS" w:hAnsi="Arial" w:cs="Arial" w:hint="eastAsia"/>
                <w:color w:val="000000"/>
                <w:sz w:val="21"/>
                <w:szCs w:val="21"/>
                <w:lang w:eastAsia="zh-CN"/>
              </w:rPr>
              <w:t>F</w:t>
            </w:r>
            <w:r w:rsidR="008B4072" w:rsidRPr="00EA422E">
              <w:rPr>
                <w:rFonts w:ascii="Arial" w:eastAsia="Arial Unicode MS" w:hAnsi="Arial" w:cs="Arial" w:hint="eastAsia"/>
                <w:color w:val="000000"/>
                <w:sz w:val="21"/>
                <w:szCs w:val="21"/>
                <w:lang w:eastAsia="zh-CN"/>
              </w:rPr>
              <w:t>1</w:t>
            </w:r>
            <w:r w:rsidR="0088068A" w:rsidRPr="00EA422E">
              <w:rPr>
                <w:rFonts w:ascii="Arial" w:eastAsia="Arial Unicode MS" w:hAnsi="Arial" w:cs="Arial" w:hint="eastAsia"/>
                <w:color w:val="000000"/>
                <w:sz w:val="21"/>
                <w:szCs w:val="21"/>
                <w:lang w:eastAsia="zh-CN"/>
              </w:rPr>
              <w:t>10</w:t>
            </w:r>
          </w:p>
        </w:tc>
        <w:tc>
          <w:tcPr>
            <w:tcW w:w="766" w:type="pct"/>
          </w:tcPr>
          <w:p w:rsidR="007075B5" w:rsidRPr="00EA422E" w:rsidRDefault="00E638FC" w:rsidP="004F3D2A">
            <w:pPr>
              <w:ind w:firstLineChars="50" w:firstLine="105"/>
              <w:jc w:val="both"/>
              <w:rPr>
                <w:rFonts w:ascii="Arial" w:eastAsia="Arial Unicode MS" w:hAnsi="Arial" w:cs="Arial" w:hint="eastAsia"/>
                <w:color w:val="000000"/>
                <w:sz w:val="21"/>
                <w:szCs w:val="21"/>
                <w:lang w:eastAsia="zh-CN"/>
              </w:rPr>
            </w:pPr>
            <w:r w:rsidRPr="00EA422E">
              <w:rPr>
                <w:rFonts w:ascii="Arial" w:eastAsia="Arial Unicode MS" w:hAnsi="Arial" w:cs="Arial" w:hint="eastAsia"/>
                <w:color w:val="000000"/>
                <w:sz w:val="21"/>
                <w:szCs w:val="21"/>
                <w:lang w:eastAsia="zh-CN"/>
              </w:rPr>
              <w:t>Bottom</w:t>
            </w:r>
          </w:p>
        </w:tc>
        <w:tc>
          <w:tcPr>
            <w:tcW w:w="1129" w:type="pct"/>
            <w:shd w:val="clear" w:color="auto" w:fill="auto"/>
            <w:vAlign w:val="center"/>
          </w:tcPr>
          <w:p w:rsidR="007075B5" w:rsidRPr="00EA422E" w:rsidRDefault="007075B5" w:rsidP="002C544B">
            <w:pPr>
              <w:jc w:val="both"/>
              <w:rPr>
                <w:rFonts w:ascii="Arial" w:eastAsia="Arial Unicode MS" w:hAnsi="Arial" w:cs="Arial" w:hint="eastAsia"/>
                <w:color w:val="000000"/>
                <w:sz w:val="21"/>
                <w:szCs w:val="21"/>
                <w:lang w:eastAsia="zh-CN"/>
              </w:rPr>
            </w:pPr>
            <w:r w:rsidRPr="00EA422E">
              <w:rPr>
                <w:rFonts w:ascii="Arial" w:eastAsia="Arial Unicode MS" w:hAnsi="Arial" w:cs="Arial"/>
                <w:color w:val="000000"/>
                <w:sz w:val="21"/>
                <w:szCs w:val="21"/>
              </w:rPr>
              <w:t xml:space="preserve"> </w:t>
            </w:r>
            <w:r w:rsidRPr="00EA422E">
              <w:rPr>
                <w:rFonts w:ascii="Arial" w:eastAsia="Arial Unicode MS" w:hAnsi="Arial" w:cs="Arial" w:hint="eastAsia"/>
                <w:color w:val="000000"/>
                <w:sz w:val="21"/>
                <w:szCs w:val="21"/>
                <w:lang w:eastAsia="zh-CN"/>
              </w:rPr>
              <w:t>Ground 0V</w:t>
            </w:r>
          </w:p>
        </w:tc>
        <w:tc>
          <w:tcPr>
            <w:tcW w:w="1448" w:type="pct"/>
            <w:shd w:val="clear" w:color="auto" w:fill="auto"/>
            <w:vAlign w:val="center"/>
          </w:tcPr>
          <w:p w:rsidR="007075B5" w:rsidRPr="00EA422E" w:rsidRDefault="007075B5" w:rsidP="002C544B">
            <w:pPr>
              <w:ind w:left="59"/>
              <w:jc w:val="both"/>
              <w:rPr>
                <w:rFonts w:ascii="Arial" w:eastAsia="Arial Unicode MS" w:hAnsi="Arial" w:cs="Arial"/>
                <w:color w:val="000000"/>
                <w:sz w:val="21"/>
                <w:szCs w:val="21"/>
              </w:rPr>
            </w:pPr>
          </w:p>
        </w:tc>
      </w:tr>
    </w:tbl>
    <w:p w:rsidR="000542BF" w:rsidRPr="00EA422E" w:rsidRDefault="000542BF" w:rsidP="000542BF">
      <w:pPr>
        <w:rPr>
          <w:rFonts w:ascii="Arial" w:hAnsi="Arial" w:cs="Arial"/>
          <w:color w:val="000000"/>
          <w:sz w:val="18"/>
          <w:szCs w:val="18"/>
          <w:lang w:eastAsia="zh-CN"/>
        </w:rPr>
      </w:pPr>
    </w:p>
    <w:p w:rsidR="000542BF" w:rsidRPr="00EA422E" w:rsidRDefault="000542BF" w:rsidP="000542BF">
      <w:pPr>
        <w:pStyle w:val="3"/>
        <w:tabs>
          <w:tab w:val="num" w:pos="0"/>
        </w:tabs>
        <w:ind w:left="284" w:hanging="284"/>
        <w:rPr>
          <w:rFonts w:ascii="Arial" w:eastAsia="Arial Unicode MS" w:hAnsi="Arial" w:cs="Arial"/>
          <w:color w:val="000000"/>
        </w:rPr>
      </w:pPr>
      <w:bookmarkStart w:id="73" w:name="_Toc344578064"/>
      <w:bookmarkStart w:id="74" w:name="_Toc427507936"/>
      <w:bookmarkStart w:id="75" w:name="_Toc467654020"/>
      <w:r w:rsidRPr="00EA422E">
        <w:rPr>
          <w:rFonts w:ascii="Arial" w:eastAsia="Arial Unicode MS" w:hAnsi="Arial" w:cs="Arial"/>
          <w:color w:val="000000"/>
        </w:rPr>
        <w:t xml:space="preserve">Failures in </w:t>
      </w:r>
      <w:r w:rsidRPr="00EA422E">
        <w:rPr>
          <w:rFonts w:ascii="Arial" w:eastAsia="Arial Unicode MS" w:hAnsi="Arial" w:cs="Arial"/>
          <w:color w:val="000000"/>
          <w:szCs w:val="28"/>
        </w:rPr>
        <w:t>PCB Functional Test</w:t>
      </w:r>
      <w:bookmarkEnd w:id="73"/>
      <w:bookmarkEnd w:id="74"/>
      <w:bookmarkEnd w:id="75"/>
    </w:p>
    <w:p w:rsidR="000542BF" w:rsidRPr="00EA422E" w:rsidRDefault="000542BF" w:rsidP="000542BF">
      <w:pPr>
        <w:pStyle w:val="31"/>
        <w:spacing w:line="240" w:lineRule="auto"/>
        <w:ind w:left="0"/>
        <w:rPr>
          <w:rFonts w:eastAsia="Arial Unicode MS" w:cs="Arial"/>
          <w:color w:val="000000"/>
          <w:sz w:val="21"/>
          <w:szCs w:val="21"/>
          <w:lang w:val="en-US"/>
        </w:rPr>
      </w:pPr>
      <w:r w:rsidRPr="00EA422E">
        <w:rPr>
          <w:rFonts w:eastAsia="Arial Unicode MS" w:cs="Arial"/>
          <w:color w:val="000000"/>
          <w:sz w:val="21"/>
          <w:szCs w:val="21"/>
          <w:lang w:val="en-US"/>
        </w:rPr>
        <w:t>If any module fails in the PCB Functional Test, the module should be sent to the repair station. At the repair station the failure is fixed. This might be caused by placing a missing component of replacing of a component that is out of tolerance or does not pass the digital test in the case of transistors.</w:t>
      </w:r>
    </w:p>
    <w:p w:rsidR="000542BF" w:rsidRPr="00EA422E" w:rsidRDefault="000542BF" w:rsidP="000542BF">
      <w:pPr>
        <w:pStyle w:val="31"/>
        <w:spacing w:line="240" w:lineRule="auto"/>
        <w:ind w:left="0"/>
        <w:rPr>
          <w:rFonts w:eastAsia="Arial Unicode MS" w:cs="Arial"/>
          <w:color w:val="000000"/>
          <w:sz w:val="21"/>
          <w:szCs w:val="21"/>
          <w:lang w:val="en-US"/>
        </w:rPr>
      </w:pPr>
      <w:r w:rsidRPr="00EA422E">
        <w:rPr>
          <w:rFonts w:eastAsia="Arial Unicode MS" w:cs="Arial"/>
          <w:color w:val="000000"/>
          <w:sz w:val="21"/>
          <w:szCs w:val="21"/>
          <w:lang w:val="en-US"/>
        </w:rPr>
        <w:t>The module is then tested in PCB Functional Test station once again.</w:t>
      </w:r>
    </w:p>
    <w:p w:rsidR="000542BF" w:rsidRDefault="000542BF" w:rsidP="000542BF">
      <w:pPr>
        <w:rPr>
          <w:rFonts w:ascii="Arial" w:hAnsi="Arial" w:cs="Arial" w:hint="eastAsia"/>
          <w:color w:val="000000"/>
          <w:sz w:val="22"/>
          <w:szCs w:val="22"/>
          <w:lang w:val="en-GB" w:eastAsia="zh-CN"/>
        </w:rPr>
      </w:pPr>
      <w:bookmarkStart w:id="76" w:name="_Toc53825651"/>
      <w:bookmarkStart w:id="77" w:name="_Toc3009943"/>
      <w:bookmarkStart w:id="78" w:name="_Toc133219779"/>
    </w:p>
    <w:p w:rsidR="006544CE" w:rsidRPr="00CB3B8F" w:rsidRDefault="006544CE" w:rsidP="006544CE">
      <w:pPr>
        <w:pStyle w:val="31"/>
        <w:ind w:left="0"/>
        <w:rPr>
          <w:rFonts w:cs="Arial"/>
          <w:color w:val="000000"/>
          <w:sz w:val="21"/>
          <w:szCs w:val="21"/>
          <w:lang w:val="en-US" w:eastAsia="zh-CN"/>
        </w:rPr>
      </w:pPr>
    </w:p>
    <w:p w:rsidR="006544CE" w:rsidRPr="00BE211D" w:rsidRDefault="006544CE" w:rsidP="006544CE">
      <w:pPr>
        <w:pStyle w:val="2"/>
        <w:ind w:left="284" w:hanging="284"/>
        <w:rPr>
          <w:rFonts w:ascii="Arial" w:eastAsia="Arial Unicode MS" w:hAnsi="Arial" w:cs="Arial"/>
        </w:rPr>
      </w:pPr>
      <w:bookmarkStart w:id="79" w:name="_Toc344578065"/>
      <w:bookmarkStart w:id="80" w:name="_Toc427507937"/>
      <w:bookmarkStart w:id="81" w:name="_Toc466569840"/>
      <w:bookmarkStart w:id="82" w:name="_Toc467482504"/>
      <w:bookmarkStart w:id="83" w:name="_Toc467654021"/>
      <w:r w:rsidRPr="00BE211D">
        <w:rPr>
          <w:rFonts w:ascii="Arial" w:eastAsia="Arial Unicode MS" w:hAnsi="Arial" w:cs="Arial"/>
        </w:rPr>
        <w:t>General Measurement Conditions</w:t>
      </w:r>
      <w:bookmarkEnd w:id="79"/>
      <w:bookmarkEnd w:id="80"/>
      <w:bookmarkEnd w:id="81"/>
      <w:bookmarkEnd w:id="82"/>
      <w:bookmarkEnd w:id="83"/>
    </w:p>
    <w:p w:rsidR="006544CE" w:rsidRPr="00BE211D" w:rsidRDefault="006544CE" w:rsidP="006544CE">
      <w:pPr>
        <w:pStyle w:val="3"/>
        <w:tabs>
          <w:tab w:val="num" w:pos="0"/>
        </w:tabs>
        <w:ind w:left="284" w:hanging="284"/>
        <w:rPr>
          <w:rFonts w:ascii="Arial" w:eastAsia="Arial Unicode MS" w:hAnsi="Arial" w:cs="Arial"/>
        </w:rPr>
      </w:pPr>
      <w:bookmarkStart w:id="84" w:name="_Toc344578066"/>
      <w:bookmarkStart w:id="85" w:name="_Toc427507938"/>
      <w:bookmarkStart w:id="86" w:name="_Toc466569841"/>
      <w:bookmarkStart w:id="87" w:name="_Toc467482505"/>
      <w:bookmarkStart w:id="88" w:name="_Toc467654022"/>
      <w:r w:rsidRPr="00BE211D">
        <w:rPr>
          <w:rFonts w:ascii="Arial" w:eastAsia="Arial Unicode MS" w:hAnsi="Arial" w:cs="Arial"/>
        </w:rPr>
        <w:t>Test Jig Connection</w:t>
      </w:r>
      <w:bookmarkEnd w:id="84"/>
      <w:bookmarkEnd w:id="85"/>
      <w:bookmarkEnd w:id="86"/>
      <w:bookmarkEnd w:id="87"/>
      <w:bookmarkEnd w:id="88"/>
      <w:r w:rsidRPr="00BE211D">
        <w:rPr>
          <w:rFonts w:ascii="Arial" w:eastAsia="Arial Unicode MS" w:hAnsi="Arial" w:cs="Arial"/>
        </w:rPr>
        <w:t xml:space="preserve"> </w:t>
      </w:r>
    </w:p>
    <w:p w:rsidR="006544CE" w:rsidRPr="00CB3B8F" w:rsidRDefault="006544CE" w:rsidP="006544CE">
      <w:pPr>
        <w:rPr>
          <w:rFonts w:ascii="Arial" w:hAnsi="Arial" w:cs="Arial"/>
          <w:color w:val="000000"/>
          <w:sz w:val="18"/>
          <w:szCs w:val="18"/>
          <w:lang w:eastAsia="zh-CN"/>
        </w:rPr>
      </w:pPr>
    </w:p>
    <w:p w:rsidR="006544CE" w:rsidRPr="00986C25" w:rsidRDefault="006544CE" w:rsidP="006544CE">
      <w:pPr>
        <w:rPr>
          <w:rFonts w:ascii="Arial" w:eastAsia="Arial Unicode MS" w:hAnsi="Arial" w:cs="Arial" w:hint="eastAsia"/>
          <w:color w:val="FF0000"/>
          <w:sz w:val="21"/>
          <w:szCs w:val="21"/>
          <w:lang w:eastAsia="zh-CN"/>
        </w:rPr>
      </w:pPr>
      <w:r w:rsidRPr="00CB3B8F">
        <w:rPr>
          <w:rFonts w:ascii="Arial" w:eastAsia="Arial Unicode MS" w:hAnsi="Arial" w:cs="Arial"/>
          <w:color w:val="000000"/>
          <w:sz w:val="21"/>
          <w:szCs w:val="21"/>
          <w:lang w:eastAsia="zh-CN"/>
        </w:rPr>
        <w:t>Refer to</w:t>
      </w:r>
      <w:r w:rsidRPr="00CB3B8F">
        <w:rPr>
          <w:rFonts w:ascii="Arial" w:eastAsia="Arial Unicode MS" w:hAnsi="Arial" w:cs="Arial"/>
          <w:color w:val="000000"/>
          <w:sz w:val="21"/>
          <w:szCs w:val="21"/>
          <w:lang w:eastAsia="zh-CN"/>
        </w:rPr>
        <w:t>：</w:t>
      </w:r>
      <w:r w:rsidRPr="00986C25">
        <w:rPr>
          <w:rFonts w:ascii="Arial" w:eastAsia="Arial Unicode MS" w:hAnsi="Arial" w:cs="Arial" w:hint="eastAsia"/>
          <w:color w:val="FF0000"/>
          <w:sz w:val="21"/>
          <w:szCs w:val="21"/>
          <w:lang w:eastAsia="zh-CN"/>
        </w:rPr>
        <w:t>将文件最新文件名字写上</w:t>
      </w:r>
    </w:p>
    <w:p w:rsidR="006544CE" w:rsidRPr="00CB3B8F" w:rsidRDefault="006544CE" w:rsidP="006544CE">
      <w:pPr>
        <w:rPr>
          <w:rFonts w:ascii="Arial" w:hAnsi="Arial" w:cs="Arial"/>
          <w:color w:val="000000"/>
          <w:sz w:val="21"/>
          <w:szCs w:val="21"/>
          <w:lang w:eastAsia="zh-CN"/>
        </w:rPr>
      </w:pPr>
      <w:r>
        <w:rPr>
          <w:rFonts w:ascii="Arial" w:hAnsi="Arial" w:cs="Arial"/>
          <w:noProof/>
          <w:color w:val="000000"/>
          <w:sz w:val="21"/>
          <w:szCs w:val="21"/>
          <w:lang w:eastAsia="zh-CN"/>
        </w:rPr>
      </w:r>
      <w:r w:rsidR="00FA0826">
        <w:rPr>
          <w:rFonts w:ascii="Arial" w:hAnsi="Arial" w:cs="Arial"/>
          <w:color w:val="000000"/>
          <w:sz w:val="21"/>
          <w:szCs w:val="21"/>
          <w:lang w:eastAsia="zh-CN"/>
        </w:rPr>
        <w:pict>
          <v:rect id="_x0000_s1130" style="width:437.75pt;height:608.2pt;mso-wrap-style:none;mso-position-horizontal-relative:char;mso-position-vertical-relative:line">
            <v:textbox style="mso-next-textbox:#_x0000_s1130;mso-fit-shape-to-text:t">
              <w:txbxContent>
                <w:p w:rsidR="006544CE" w:rsidRPr="0031084C" w:rsidRDefault="000A4C6A" w:rsidP="006544CE">
                  <w:pPr>
                    <w:rPr>
                      <w:rFonts w:ascii="Arial" w:hAnsi="Arial" w:cs="Arial" w:hint="eastAsia"/>
                      <w:color w:val="122EFA"/>
                      <w:sz w:val="21"/>
                      <w:szCs w:val="21"/>
                      <w:lang w:val="en-GB" w:eastAsia="zh-CN"/>
                    </w:rPr>
                  </w:pPr>
                  <w:ins w:id="89" w:author="作者">
                    <w:r w:rsidRPr="00B208A6">
                      <w:rPr>
                        <w:rFonts w:ascii="Arial" w:hAnsi="Arial" w:cs="Arial"/>
                        <w:color w:val="122EFA"/>
                        <w:sz w:val="21"/>
                        <w:szCs w:val="21"/>
                        <w:lang w:val="en-GB" w:eastAsia="zh-CN"/>
                      </w:rPr>
                      <w:object w:dxaOrig="8925" w:dyaOrig="12630">
                        <v:shape id="_x0000_i1030" type="#_x0000_t75" style="width:422.85pt;height:598.05pt" o:ole="">
                          <v:imagedata r:id="rId11" o:title=""/>
                        </v:shape>
                        <o:OLEObject Type="Embed" ProgID="AcroExch.Document.7" ShapeID="_x0000_i1030" DrawAspect="Content" ObjectID="_1548744277" r:id="rId12"/>
                      </w:object>
                    </w:r>
                  </w:ins>
                </w:p>
              </w:txbxContent>
            </v:textbox>
            <w10:wrap type="none"/>
            <w10:anchorlock/>
          </v:rect>
        </w:pict>
      </w:r>
    </w:p>
    <w:p w:rsidR="006544CE" w:rsidRDefault="007C4D3A" w:rsidP="006544CE">
      <w:pPr>
        <w:rPr>
          <w:rFonts w:ascii="Arial" w:hAnsi="Arial" w:cs="Arial" w:hint="eastAsia"/>
          <w:color w:val="000000"/>
          <w:sz w:val="18"/>
          <w:szCs w:val="18"/>
          <w:lang w:eastAsia="zh-CN"/>
        </w:rPr>
      </w:pPr>
      <w:ins w:id="90" w:author="作者">
        <w:r w:rsidRPr="005762A5">
          <w:rPr>
            <w:rFonts w:ascii="Arial" w:hAnsi="Arial" w:cs="Arial"/>
            <w:color w:val="000000"/>
            <w:sz w:val="18"/>
            <w:szCs w:val="18"/>
            <w:lang w:eastAsia="zh-CN"/>
          </w:rPr>
          <w:object w:dxaOrig="1531" w:dyaOrig="960">
            <v:shape id="_x0000_i1033" type="#_x0000_t75" style="width:76.3pt;height:47.8pt" o:ole="">
              <v:imagedata r:id="rId13" o:title=""/>
            </v:shape>
            <o:OLEObject Type="Embed" ProgID="AcroExch.Document.7" ShapeID="_x0000_i1033" DrawAspect="Icon" ObjectID="_1548744275" r:id="rId14"/>
          </w:object>
        </w:r>
      </w:ins>
    </w:p>
    <w:p w:rsidR="000A4C6A" w:rsidRDefault="000A4C6A" w:rsidP="006544CE">
      <w:pPr>
        <w:rPr>
          <w:rFonts w:ascii="Arial" w:hAnsi="Arial" w:cs="Arial" w:hint="eastAsia"/>
          <w:color w:val="000000"/>
          <w:sz w:val="18"/>
          <w:szCs w:val="18"/>
          <w:lang w:eastAsia="zh-CN"/>
        </w:rPr>
      </w:pPr>
    </w:p>
    <w:p w:rsidR="000A4C6A" w:rsidRDefault="000A4C6A" w:rsidP="006544CE">
      <w:pPr>
        <w:rPr>
          <w:rFonts w:ascii="Arial" w:hAnsi="Arial" w:cs="Arial" w:hint="eastAsia"/>
          <w:color w:val="000000"/>
          <w:sz w:val="18"/>
          <w:szCs w:val="18"/>
          <w:lang w:eastAsia="zh-CN"/>
        </w:rPr>
      </w:pPr>
    </w:p>
    <w:p w:rsidR="006544CE" w:rsidRDefault="006544CE" w:rsidP="006544CE">
      <w:pPr>
        <w:rPr>
          <w:rFonts w:ascii="Arial" w:hAnsi="Arial" w:cs="Arial" w:hint="eastAsia"/>
          <w:color w:val="000000"/>
          <w:sz w:val="18"/>
          <w:szCs w:val="18"/>
          <w:lang w:eastAsia="zh-CN"/>
        </w:rPr>
      </w:pPr>
      <w:r w:rsidRPr="00B67EB8">
        <w:rPr>
          <w:rFonts w:ascii="Arial" w:hAnsi="Arial" w:cs="Arial" w:hint="eastAsia"/>
          <w:b/>
          <w:color w:val="000000"/>
          <w:sz w:val="18"/>
          <w:szCs w:val="18"/>
          <w:lang w:eastAsia="zh-CN"/>
        </w:rPr>
        <w:lastRenderedPageBreak/>
        <w:t xml:space="preserve">Remarks: </w:t>
      </w:r>
    </w:p>
    <w:p w:rsidR="006544CE" w:rsidRPr="00CB3B8F" w:rsidRDefault="006544CE" w:rsidP="006544CE">
      <w:pPr>
        <w:rPr>
          <w:rFonts w:ascii="Arial" w:hAnsi="Arial" w:cs="Arial" w:hint="eastAsia"/>
          <w:color w:val="000000"/>
          <w:sz w:val="18"/>
          <w:szCs w:val="18"/>
          <w:lang w:eastAsia="zh-CN"/>
        </w:rPr>
      </w:pPr>
      <w:r>
        <w:rPr>
          <w:rFonts w:ascii="Arial" w:hAnsi="Arial" w:cs="Arial" w:hint="eastAsia"/>
          <w:color w:val="000000"/>
          <w:sz w:val="18"/>
          <w:szCs w:val="18"/>
          <w:lang w:eastAsia="zh-CN"/>
        </w:rPr>
        <w:t>Refer to the o</w:t>
      </w:r>
      <w:r w:rsidRPr="00C350F0">
        <w:rPr>
          <w:rStyle w:val="def"/>
          <w:rFonts w:ascii="Arial" w:hAnsi="Arial" w:cs="Arial"/>
          <w:color w:val="434343"/>
          <w:sz w:val="18"/>
          <w:szCs w:val="18"/>
        </w:rPr>
        <w:t>riginal</w:t>
      </w:r>
      <w:r>
        <w:rPr>
          <w:rStyle w:val="def"/>
          <w:rFonts w:ascii="Arial" w:hAnsi="Arial" w:cs="Arial"/>
          <w:color w:val="434343"/>
          <w:sz w:val="18"/>
          <w:szCs w:val="18"/>
        </w:rPr>
        <w:t xml:space="preserve"> </w:t>
      </w:r>
      <w:r w:rsidRPr="00C350F0">
        <w:rPr>
          <w:rStyle w:val="def"/>
          <w:rFonts w:ascii="Arial" w:hAnsi="Arial" w:cs="Arial"/>
          <w:color w:val="434343"/>
          <w:sz w:val="18"/>
          <w:szCs w:val="18"/>
        </w:rPr>
        <w:t>document</w:t>
      </w:r>
      <w:r>
        <w:rPr>
          <w:rStyle w:val="def"/>
          <w:rFonts w:ascii="Arial" w:hAnsi="Arial" w:cs="Arial" w:hint="eastAsia"/>
          <w:color w:val="434343"/>
          <w:sz w:val="18"/>
          <w:szCs w:val="18"/>
          <w:lang w:eastAsia="zh-CN"/>
        </w:rPr>
        <w:t xml:space="preserve"> &lt;ModelName_Test Box S</w:t>
      </w:r>
      <w:r w:rsidRPr="00C350F0">
        <w:rPr>
          <w:rStyle w:val="def"/>
          <w:rFonts w:ascii="Arial" w:hAnsi="Arial" w:cs="Arial"/>
          <w:color w:val="434343"/>
          <w:sz w:val="18"/>
          <w:szCs w:val="18"/>
          <w:lang w:eastAsia="zh-CN"/>
        </w:rPr>
        <w:t>chematic</w:t>
      </w:r>
      <w:r>
        <w:rPr>
          <w:rStyle w:val="def"/>
          <w:rFonts w:ascii="Arial" w:hAnsi="Arial" w:cs="Arial" w:hint="eastAsia"/>
          <w:color w:val="434343"/>
          <w:sz w:val="18"/>
          <w:szCs w:val="18"/>
          <w:lang w:eastAsia="zh-CN"/>
        </w:rPr>
        <w:t xml:space="preserve">_Version_Status.pdf&gt; which attached with this PTS. </w:t>
      </w:r>
    </w:p>
    <w:p w:rsidR="006544CE" w:rsidRPr="00C350F0" w:rsidRDefault="006544CE" w:rsidP="006544CE">
      <w:pPr>
        <w:rPr>
          <w:rFonts w:ascii="Arial" w:hAnsi="Arial" w:cs="Arial"/>
          <w:color w:val="000000"/>
          <w:sz w:val="18"/>
          <w:szCs w:val="18"/>
          <w:lang w:eastAsia="zh-CN"/>
        </w:rPr>
      </w:pPr>
    </w:p>
    <w:p w:rsidR="006544CE" w:rsidRPr="00C350F0" w:rsidRDefault="006544CE" w:rsidP="006544CE">
      <w:pPr>
        <w:rPr>
          <w:rFonts w:ascii="Arial" w:hAnsi="Arial" w:cs="Arial"/>
          <w:color w:val="000000"/>
          <w:sz w:val="18"/>
          <w:szCs w:val="18"/>
          <w:lang w:eastAsia="zh-C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53"/>
        <w:gridCol w:w="2867"/>
        <w:gridCol w:w="1731"/>
        <w:gridCol w:w="2069"/>
        <w:gridCol w:w="1659"/>
      </w:tblGrid>
      <w:tr w:rsidR="006544CE" w:rsidRPr="00CB3B8F" w:rsidTr="00E84D61">
        <w:tblPrEx>
          <w:tblCellMar>
            <w:top w:w="0" w:type="dxa"/>
            <w:bottom w:w="0" w:type="dxa"/>
          </w:tblCellMar>
        </w:tblPrEx>
        <w:trPr>
          <w:cantSplit/>
          <w:trHeight w:val="20"/>
          <w:tblHeader/>
        </w:trPr>
        <w:tc>
          <w:tcPr>
            <w:tcW w:w="743" w:type="pct"/>
            <w:shd w:val="pct10" w:color="auto" w:fill="FFFFFF"/>
            <w:vAlign w:val="center"/>
          </w:tcPr>
          <w:p w:rsidR="006544CE" w:rsidRPr="00CB3B8F" w:rsidRDefault="006544CE" w:rsidP="00E84D61">
            <w:pPr>
              <w:jc w:val="center"/>
              <w:rPr>
                <w:rFonts w:ascii="Arial" w:eastAsia="Arial Unicode MS" w:hAnsi="Arial" w:cs="Arial"/>
                <w:b/>
                <w:i/>
                <w:color w:val="000000"/>
                <w:sz w:val="21"/>
                <w:szCs w:val="21"/>
              </w:rPr>
            </w:pPr>
            <w:r w:rsidRPr="00CB3B8F">
              <w:rPr>
                <w:rFonts w:ascii="Arial" w:eastAsia="Arial Unicode MS" w:hAnsi="Arial" w:cs="Arial"/>
                <w:b/>
                <w:color w:val="000000"/>
                <w:sz w:val="21"/>
                <w:szCs w:val="21"/>
              </w:rPr>
              <w:t>Signal Name</w:t>
            </w:r>
          </w:p>
        </w:tc>
        <w:tc>
          <w:tcPr>
            <w:tcW w:w="1466" w:type="pct"/>
            <w:shd w:val="pct10" w:color="auto" w:fill="FFFFFF"/>
            <w:vAlign w:val="center"/>
          </w:tcPr>
          <w:p w:rsidR="006544CE" w:rsidRPr="00CB3B8F" w:rsidRDefault="006544CE" w:rsidP="00E84D61">
            <w:pPr>
              <w:jc w:val="center"/>
              <w:rPr>
                <w:rFonts w:ascii="Arial" w:eastAsia="Arial Unicode MS" w:hAnsi="Arial" w:cs="Arial"/>
                <w:b/>
                <w:color w:val="000000"/>
                <w:sz w:val="21"/>
                <w:szCs w:val="21"/>
                <w:lang w:eastAsia="zh-CN"/>
              </w:rPr>
            </w:pPr>
            <w:r w:rsidRPr="00CB3B8F">
              <w:rPr>
                <w:rFonts w:ascii="Arial" w:eastAsia="Arial Unicode MS" w:hAnsi="Arial" w:cs="Arial"/>
                <w:b/>
                <w:color w:val="000000"/>
                <w:sz w:val="21"/>
                <w:szCs w:val="21"/>
              </w:rPr>
              <w:t>Operation Voltage</w:t>
            </w:r>
            <w:r w:rsidRPr="00CB3B8F">
              <w:rPr>
                <w:rFonts w:ascii="Arial" w:eastAsia="Arial Unicode MS" w:hAnsi="Arial" w:cs="Arial"/>
                <w:b/>
                <w:color w:val="000000"/>
                <w:sz w:val="21"/>
                <w:szCs w:val="21"/>
                <w:lang w:eastAsia="zh-CN"/>
              </w:rPr>
              <w:t>/Current</w:t>
            </w:r>
          </w:p>
        </w:tc>
        <w:tc>
          <w:tcPr>
            <w:tcW w:w="885" w:type="pct"/>
            <w:shd w:val="pct10" w:color="auto" w:fill="FFFFFF"/>
            <w:vAlign w:val="center"/>
          </w:tcPr>
          <w:p w:rsidR="006544CE" w:rsidRPr="00CB3B8F" w:rsidRDefault="006544CE" w:rsidP="00E84D61">
            <w:pPr>
              <w:jc w:val="center"/>
              <w:rPr>
                <w:rFonts w:ascii="Arial" w:eastAsia="Arial Unicode MS" w:hAnsi="Arial" w:cs="Arial"/>
                <w:b/>
                <w:color w:val="000000"/>
                <w:sz w:val="21"/>
                <w:szCs w:val="21"/>
              </w:rPr>
            </w:pPr>
            <w:r w:rsidRPr="00CB3B8F">
              <w:rPr>
                <w:rFonts w:ascii="Arial" w:eastAsia="Arial Unicode MS" w:hAnsi="Arial" w:cs="Arial"/>
                <w:b/>
                <w:color w:val="000000"/>
                <w:sz w:val="21"/>
                <w:szCs w:val="21"/>
              </w:rPr>
              <w:t xml:space="preserve">Connection </w:t>
            </w:r>
            <w:r>
              <w:rPr>
                <w:rFonts w:ascii="Arial" w:eastAsia="Arial Unicode MS" w:hAnsi="Arial" w:cs="Arial" w:hint="eastAsia"/>
                <w:b/>
                <w:color w:val="000000"/>
                <w:sz w:val="21"/>
                <w:szCs w:val="21"/>
                <w:lang w:eastAsia="zh-CN"/>
              </w:rPr>
              <w:t>P</w:t>
            </w:r>
            <w:r w:rsidRPr="00CB3B8F">
              <w:rPr>
                <w:rFonts w:ascii="Arial" w:eastAsia="Arial Unicode MS" w:hAnsi="Arial" w:cs="Arial"/>
                <w:b/>
                <w:color w:val="000000"/>
                <w:sz w:val="21"/>
                <w:szCs w:val="21"/>
              </w:rPr>
              <w:t>in</w:t>
            </w:r>
          </w:p>
        </w:tc>
        <w:tc>
          <w:tcPr>
            <w:tcW w:w="1058" w:type="pct"/>
            <w:shd w:val="pct10" w:color="auto" w:fill="FFFFFF"/>
            <w:vAlign w:val="center"/>
          </w:tcPr>
          <w:p w:rsidR="006544CE" w:rsidRPr="00CB3B8F" w:rsidRDefault="006544CE" w:rsidP="00E84D61">
            <w:pPr>
              <w:jc w:val="center"/>
              <w:rPr>
                <w:rFonts w:ascii="Arial" w:eastAsia="Arial Unicode MS" w:hAnsi="Arial" w:cs="Arial"/>
                <w:b/>
                <w:color w:val="000000"/>
                <w:sz w:val="21"/>
                <w:szCs w:val="21"/>
                <w:lang w:eastAsia="zh-CN"/>
              </w:rPr>
            </w:pPr>
            <w:r w:rsidRPr="00CB3B8F">
              <w:rPr>
                <w:rFonts w:ascii="Arial" w:eastAsia="Arial Unicode MS" w:hAnsi="Arial" w:cs="Arial"/>
                <w:b/>
                <w:color w:val="000000"/>
                <w:sz w:val="21"/>
                <w:szCs w:val="21"/>
              </w:rPr>
              <w:t xml:space="preserve">Test </w:t>
            </w:r>
            <w:r>
              <w:rPr>
                <w:rFonts w:ascii="Arial" w:eastAsia="Arial Unicode MS" w:hAnsi="Arial" w:cs="Arial" w:hint="eastAsia"/>
                <w:b/>
                <w:color w:val="000000"/>
                <w:sz w:val="21"/>
                <w:szCs w:val="21"/>
                <w:lang w:eastAsia="zh-CN"/>
              </w:rPr>
              <w:t>M</w:t>
            </w:r>
            <w:r w:rsidRPr="00CB3B8F">
              <w:rPr>
                <w:rFonts w:ascii="Arial" w:eastAsia="Arial Unicode MS" w:hAnsi="Arial" w:cs="Arial"/>
                <w:b/>
                <w:color w:val="000000"/>
                <w:sz w:val="21"/>
                <w:szCs w:val="21"/>
              </w:rPr>
              <w:t>easure</w:t>
            </w:r>
            <w:r w:rsidRPr="00CB3B8F">
              <w:rPr>
                <w:rFonts w:ascii="Arial" w:eastAsia="Arial Unicode MS" w:hAnsi="Arial" w:cs="Arial"/>
                <w:b/>
                <w:color w:val="000000"/>
                <w:sz w:val="21"/>
                <w:szCs w:val="21"/>
                <w:lang w:eastAsia="zh-CN"/>
              </w:rPr>
              <w:t>ment</w:t>
            </w:r>
          </w:p>
        </w:tc>
        <w:tc>
          <w:tcPr>
            <w:tcW w:w="848" w:type="pct"/>
            <w:shd w:val="pct10" w:color="auto" w:fill="FFFFFF"/>
            <w:vAlign w:val="center"/>
          </w:tcPr>
          <w:p w:rsidR="006544CE" w:rsidRPr="00CB3B8F" w:rsidRDefault="006544CE" w:rsidP="00E84D61">
            <w:pPr>
              <w:jc w:val="center"/>
              <w:rPr>
                <w:rFonts w:ascii="Arial" w:eastAsia="Arial Unicode MS" w:hAnsi="Arial" w:cs="Arial"/>
                <w:b/>
                <w:color w:val="000000"/>
                <w:sz w:val="21"/>
                <w:szCs w:val="21"/>
              </w:rPr>
            </w:pPr>
            <w:r>
              <w:rPr>
                <w:rFonts w:ascii="Arial" w:eastAsia="Arial Unicode MS" w:hAnsi="Arial" w:cs="Arial"/>
                <w:b/>
                <w:color w:val="000000"/>
                <w:sz w:val="21"/>
                <w:szCs w:val="21"/>
              </w:rPr>
              <w:t xml:space="preserve">Soft </w:t>
            </w:r>
            <w:r>
              <w:rPr>
                <w:rFonts w:ascii="Arial" w:eastAsia="Arial Unicode MS" w:hAnsi="Arial" w:cs="Arial" w:hint="eastAsia"/>
                <w:b/>
                <w:color w:val="000000"/>
                <w:sz w:val="21"/>
                <w:szCs w:val="21"/>
                <w:lang w:eastAsia="zh-CN"/>
              </w:rPr>
              <w:t>C</w:t>
            </w:r>
            <w:r w:rsidRPr="00CB3B8F">
              <w:rPr>
                <w:rFonts w:ascii="Arial" w:eastAsia="Arial Unicode MS" w:hAnsi="Arial" w:cs="Arial"/>
                <w:b/>
                <w:color w:val="000000"/>
                <w:sz w:val="21"/>
                <w:szCs w:val="21"/>
              </w:rPr>
              <w:t>ommend</w:t>
            </w:r>
          </w:p>
        </w:tc>
      </w:tr>
      <w:tr w:rsidR="000A4C6A" w:rsidRPr="00CB3B8F" w:rsidTr="00E84D61">
        <w:tblPrEx>
          <w:tblCellMar>
            <w:top w:w="0" w:type="dxa"/>
            <w:bottom w:w="0" w:type="dxa"/>
          </w:tblCellMar>
        </w:tblPrEx>
        <w:trPr>
          <w:cantSplit/>
          <w:trHeight w:val="20"/>
        </w:trPr>
        <w:tc>
          <w:tcPr>
            <w:tcW w:w="743" w:type="pct"/>
            <w:vAlign w:val="center"/>
          </w:tcPr>
          <w:p w:rsidR="000A4C6A" w:rsidRPr="00B02710" w:rsidRDefault="000A4C6A" w:rsidP="00D63824">
            <w:pPr>
              <w:jc w:val="both"/>
              <w:rPr>
                <w:rFonts w:ascii="Arial" w:eastAsia="Arial Unicode MS" w:hAnsi="Arial" w:cs="Arial"/>
                <w:color w:val="000000"/>
                <w:sz w:val="21"/>
                <w:szCs w:val="21"/>
                <w:lang w:eastAsia="zh-CN"/>
              </w:rPr>
            </w:pPr>
            <w:r w:rsidRPr="00B02710">
              <w:rPr>
                <w:rFonts w:ascii="Arial" w:eastAsia="Arial Unicode MS" w:hAnsi="Arial" w:cs="Arial" w:hint="eastAsia"/>
                <w:color w:val="000000"/>
                <w:sz w:val="21"/>
                <w:szCs w:val="21"/>
                <w:lang w:eastAsia="zh-CN"/>
              </w:rPr>
              <w:t>KL30</w:t>
            </w:r>
          </w:p>
        </w:tc>
        <w:tc>
          <w:tcPr>
            <w:tcW w:w="1466" w:type="pct"/>
            <w:vAlign w:val="center"/>
          </w:tcPr>
          <w:p w:rsidR="000A4C6A" w:rsidRPr="00B02710" w:rsidRDefault="000A4C6A" w:rsidP="00D63824">
            <w:pPr>
              <w:jc w:val="both"/>
              <w:rPr>
                <w:rFonts w:ascii="Arial" w:eastAsia="Arial Unicode MS" w:hAnsi="Arial" w:cs="Arial"/>
                <w:color w:val="000000"/>
                <w:sz w:val="21"/>
                <w:szCs w:val="21"/>
                <w:lang w:eastAsia="zh-CN"/>
              </w:rPr>
            </w:pPr>
            <w:r w:rsidRPr="00B02710">
              <w:rPr>
                <w:rFonts w:ascii="Arial" w:eastAsia="Arial Unicode MS" w:hAnsi="Arial" w:cs="Arial" w:hint="eastAsia"/>
                <w:color w:val="000000"/>
                <w:sz w:val="21"/>
                <w:szCs w:val="21"/>
                <w:lang w:eastAsia="zh-CN"/>
              </w:rPr>
              <w:t>13.5</w:t>
            </w:r>
            <w:r w:rsidRPr="00B02710">
              <w:rPr>
                <w:rFonts w:ascii="Arial" w:eastAsia="Arial Unicode MS" w:hAnsi="Arial" w:cs="Arial" w:hint="eastAsia"/>
                <w:color w:val="000000"/>
                <w:sz w:val="21"/>
                <w:szCs w:val="21"/>
                <w:lang w:eastAsia="zh-CN"/>
              </w:rPr>
              <w:t>±</w:t>
            </w:r>
            <w:r w:rsidRPr="00B02710">
              <w:rPr>
                <w:rFonts w:ascii="Arial" w:eastAsia="Arial Unicode MS" w:hAnsi="Arial" w:cs="Arial" w:hint="eastAsia"/>
                <w:color w:val="000000"/>
                <w:sz w:val="21"/>
                <w:szCs w:val="21"/>
                <w:lang w:eastAsia="zh-CN"/>
              </w:rPr>
              <w:t>0.5V</w:t>
            </w:r>
            <w:r w:rsidRPr="00B02710">
              <w:rPr>
                <w:rFonts w:ascii="Arial" w:eastAsia="Arial Unicode MS" w:hAnsi="Arial" w:cs="Arial" w:hint="eastAsia"/>
                <w:color w:val="000000"/>
                <w:sz w:val="21"/>
                <w:szCs w:val="21"/>
                <w:lang w:eastAsia="zh-CN"/>
              </w:rPr>
              <w:t>，</w:t>
            </w:r>
            <w:r w:rsidRPr="00B02710">
              <w:rPr>
                <w:rFonts w:ascii="Arial" w:eastAsia="Arial Unicode MS" w:hAnsi="Arial" w:cs="Arial" w:hint="eastAsia"/>
                <w:color w:val="000000"/>
                <w:sz w:val="21"/>
                <w:szCs w:val="21"/>
                <w:lang w:eastAsia="zh-CN"/>
              </w:rPr>
              <w:t>I&lt;300uA</w:t>
            </w:r>
          </w:p>
        </w:tc>
        <w:tc>
          <w:tcPr>
            <w:tcW w:w="885" w:type="pct"/>
            <w:vAlign w:val="center"/>
          </w:tcPr>
          <w:p w:rsidR="000A4C6A" w:rsidRPr="00B02710" w:rsidRDefault="000A4C6A" w:rsidP="00D63824">
            <w:pPr>
              <w:jc w:val="both"/>
              <w:rPr>
                <w:rFonts w:ascii="Arial" w:eastAsia="Arial Unicode MS" w:hAnsi="Arial" w:cs="Arial"/>
                <w:color w:val="000000"/>
                <w:sz w:val="21"/>
                <w:szCs w:val="21"/>
                <w:lang w:eastAsia="zh-CN"/>
              </w:rPr>
            </w:pPr>
            <w:r w:rsidRPr="00B02710">
              <w:rPr>
                <w:rFonts w:ascii="Arial" w:eastAsia="Arial Unicode MS" w:hAnsi="Arial" w:cs="Arial" w:hint="eastAsia"/>
                <w:color w:val="000000"/>
                <w:sz w:val="21"/>
                <w:szCs w:val="21"/>
                <w:lang w:eastAsia="zh-CN"/>
              </w:rPr>
              <w:t>PIN13:KL30</w:t>
            </w:r>
          </w:p>
        </w:tc>
        <w:tc>
          <w:tcPr>
            <w:tcW w:w="1058" w:type="pct"/>
            <w:vAlign w:val="center"/>
          </w:tcPr>
          <w:p w:rsidR="000A4C6A" w:rsidRPr="00CB3B8F" w:rsidRDefault="000A4C6A" w:rsidP="00E84D61">
            <w:pPr>
              <w:jc w:val="both"/>
              <w:rPr>
                <w:rFonts w:ascii="Arial" w:eastAsia="Arial Unicode MS" w:hAnsi="Arial" w:cs="Arial"/>
                <w:color w:val="000000"/>
                <w:sz w:val="21"/>
                <w:szCs w:val="21"/>
                <w:lang w:eastAsia="zh-CN"/>
              </w:rPr>
            </w:pPr>
          </w:p>
        </w:tc>
        <w:tc>
          <w:tcPr>
            <w:tcW w:w="848" w:type="pct"/>
            <w:vAlign w:val="center"/>
          </w:tcPr>
          <w:p w:rsidR="000A4C6A" w:rsidRPr="00CB3B8F" w:rsidRDefault="000A4C6A" w:rsidP="00E84D61">
            <w:pPr>
              <w:jc w:val="both"/>
              <w:rPr>
                <w:rFonts w:ascii="Arial" w:eastAsia="Arial Unicode MS" w:hAnsi="Arial" w:cs="Arial"/>
                <w:color w:val="000000"/>
                <w:sz w:val="21"/>
                <w:szCs w:val="21"/>
                <w:lang w:eastAsia="zh-CN"/>
              </w:rPr>
            </w:pPr>
          </w:p>
        </w:tc>
      </w:tr>
      <w:tr w:rsidR="000A4C6A" w:rsidRPr="00CB3B8F" w:rsidTr="00E84D61">
        <w:tblPrEx>
          <w:tblCellMar>
            <w:top w:w="0" w:type="dxa"/>
            <w:bottom w:w="0" w:type="dxa"/>
          </w:tblCellMar>
        </w:tblPrEx>
        <w:trPr>
          <w:cantSplit/>
          <w:trHeight w:val="20"/>
        </w:trPr>
        <w:tc>
          <w:tcPr>
            <w:tcW w:w="743" w:type="pct"/>
            <w:vAlign w:val="center"/>
          </w:tcPr>
          <w:p w:rsidR="000A4C6A" w:rsidRPr="00B02710" w:rsidRDefault="000A4C6A" w:rsidP="00D63824">
            <w:pPr>
              <w:jc w:val="both"/>
              <w:rPr>
                <w:rFonts w:ascii="Arial" w:eastAsia="Arial Unicode MS" w:hAnsi="Arial" w:cs="Arial"/>
                <w:color w:val="000000"/>
                <w:sz w:val="21"/>
                <w:szCs w:val="21"/>
                <w:lang w:eastAsia="zh-CN"/>
              </w:rPr>
            </w:pPr>
            <w:r w:rsidRPr="00B02710">
              <w:rPr>
                <w:rFonts w:ascii="Arial" w:eastAsia="Arial Unicode MS" w:hAnsi="Arial" w:cs="Arial" w:hint="eastAsia"/>
                <w:color w:val="000000"/>
                <w:sz w:val="21"/>
                <w:szCs w:val="21"/>
                <w:lang w:eastAsia="zh-CN"/>
              </w:rPr>
              <w:t>KL15</w:t>
            </w:r>
          </w:p>
        </w:tc>
        <w:tc>
          <w:tcPr>
            <w:tcW w:w="1466" w:type="pct"/>
            <w:vAlign w:val="center"/>
          </w:tcPr>
          <w:p w:rsidR="000A4C6A" w:rsidRPr="00B02710" w:rsidRDefault="000A4C6A" w:rsidP="00D63824">
            <w:pPr>
              <w:jc w:val="both"/>
              <w:rPr>
                <w:rFonts w:ascii="Arial" w:eastAsia="Arial Unicode MS" w:hAnsi="Arial" w:cs="Arial"/>
                <w:color w:val="000000"/>
                <w:sz w:val="21"/>
                <w:szCs w:val="21"/>
                <w:lang w:eastAsia="zh-CN"/>
              </w:rPr>
            </w:pPr>
            <w:r w:rsidRPr="00B02710">
              <w:rPr>
                <w:rFonts w:ascii="Arial" w:eastAsia="Arial Unicode MS" w:hAnsi="Arial" w:cs="Arial" w:hint="eastAsia"/>
                <w:color w:val="000000"/>
                <w:sz w:val="21"/>
                <w:szCs w:val="21"/>
                <w:lang w:eastAsia="zh-CN"/>
              </w:rPr>
              <w:t>13.5</w:t>
            </w:r>
            <w:r w:rsidRPr="00B02710">
              <w:rPr>
                <w:rFonts w:ascii="Arial" w:eastAsia="Arial Unicode MS" w:hAnsi="Arial" w:cs="Arial" w:hint="eastAsia"/>
                <w:color w:val="000000"/>
                <w:sz w:val="21"/>
                <w:szCs w:val="21"/>
                <w:lang w:eastAsia="zh-CN"/>
              </w:rPr>
              <w:t>±</w:t>
            </w:r>
            <w:r w:rsidRPr="00B02710">
              <w:rPr>
                <w:rFonts w:ascii="Arial" w:eastAsia="Arial Unicode MS" w:hAnsi="Arial" w:cs="Arial" w:hint="eastAsia"/>
                <w:color w:val="000000"/>
                <w:sz w:val="21"/>
                <w:szCs w:val="21"/>
                <w:lang w:eastAsia="zh-CN"/>
              </w:rPr>
              <w:t>0.5V</w:t>
            </w:r>
            <w:r w:rsidRPr="00B02710">
              <w:rPr>
                <w:rFonts w:ascii="Arial" w:eastAsia="Arial Unicode MS" w:hAnsi="Arial" w:cs="Arial" w:hint="eastAsia"/>
                <w:color w:val="000000"/>
                <w:sz w:val="21"/>
                <w:szCs w:val="21"/>
                <w:lang w:eastAsia="zh-CN"/>
              </w:rPr>
              <w:t>，</w:t>
            </w:r>
            <w:r w:rsidRPr="00B02710">
              <w:rPr>
                <w:rFonts w:ascii="Arial" w:eastAsia="Arial Unicode MS" w:hAnsi="Arial" w:cs="Arial" w:hint="eastAsia"/>
                <w:color w:val="000000"/>
                <w:sz w:val="21"/>
                <w:szCs w:val="21"/>
                <w:highlight w:val="red"/>
                <w:lang w:eastAsia="zh-CN"/>
              </w:rPr>
              <w:t>I&lt;500mA</w:t>
            </w:r>
          </w:p>
        </w:tc>
        <w:tc>
          <w:tcPr>
            <w:tcW w:w="885" w:type="pct"/>
            <w:vAlign w:val="center"/>
          </w:tcPr>
          <w:p w:rsidR="000A4C6A" w:rsidRPr="00B02710" w:rsidRDefault="000A4C6A" w:rsidP="00D63824">
            <w:pPr>
              <w:jc w:val="both"/>
              <w:rPr>
                <w:rFonts w:ascii="Arial" w:eastAsia="Arial Unicode MS" w:hAnsi="Arial" w:cs="Arial"/>
                <w:color w:val="000000"/>
                <w:sz w:val="21"/>
                <w:szCs w:val="21"/>
                <w:lang w:eastAsia="zh-CN"/>
              </w:rPr>
            </w:pPr>
            <w:r w:rsidRPr="00B02710">
              <w:rPr>
                <w:rFonts w:ascii="Arial" w:eastAsia="Arial Unicode MS" w:hAnsi="Arial" w:cs="Arial" w:hint="eastAsia"/>
                <w:color w:val="000000"/>
                <w:sz w:val="21"/>
                <w:szCs w:val="21"/>
                <w:lang w:eastAsia="zh-CN"/>
              </w:rPr>
              <w:t>PIN14:KL15</w:t>
            </w:r>
          </w:p>
        </w:tc>
        <w:tc>
          <w:tcPr>
            <w:tcW w:w="1058" w:type="pct"/>
            <w:vAlign w:val="center"/>
          </w:tcPr>
          <w:p w:rsidR="000A4C6A" w:rsidRPr="00CB3B8F" w:rsidRDefault="000A4C6A" w:rsidP="00E84D61">
            <w:pPr>
              <w:jc w:val="both"/>
              <w:rPr>
                <w:rFonts w:ascii="Arial" w:eastAsia="Arial Unicode MS" w:hAnsi="Arial" w:cs="Arial"/>
                <w:color w:val="000000"/>
                <w:sz w:val="21"/>
                <w:szCs w:val="21"/>
                <w:lang w:eastAsia="zh-CN"/>
              </w:rPr>
            </w:pPr>
          </w:p>
        </w:tc>
        <w:tc>
          <w:tcPr>
            <w:tcW w:w="848" w:type="pct"/>
            <w:vAlign w:val="center"/>
          </w:tcPr>
          <w:p w:rsidR="000A4C6A" w:rsidRPr="00CB3B8F" w:rsidRDefault="000A4C6A" w:rsidP="00E84D61">
            <w:pPr>
              <w:jc w:val="both"/>
              <w:rPr>
                <w:rFonts w:ascii="Arial" w:eastAsia="Arial Unicode MS" w:hAnsi="Arial" w:cs="Arial"/>
                <w:color w:val="000000"/>
                <w:sz w:val="21"/>
                <w:szCs w:val="21"/>
                <w:lang w:eastAsia="zh-CN"/>
              </w:rPr>
            </w:pPr>
          </w:p>
        </w:tc>
      </w:tr>
      <w:tr w:rsidR="000A4C6A" w:rsidRPr="00CB3B8F" w:rsidTr="00D63824">
        <w:tblPrEx>
          <w:tblCellMar>
            <w:top w:w="0" w:type="dxa"/>
            <w:bottom w:w="0" w:type="dxa"/>
          </w:tblCellMar>
        </w:tblPrEx>
        <w:trPr>
          <w:cantSplit/>
          <w:trHeight w:val="20"/>
        </w:trPr>
        <w:tc>
          <w:tcPr>
            <w:tcW w:w="743" w:type="pct"/>
            <w:vAlign w:val="center"/>
          </w:tcPr>
          <w:p w:rsidR="000A4C6A" w:rsidRPr="00B02710" w:rsidRDefault="000A4C6A" w:rsidP="00D63824">
            <w:pPr>
              <w:jc w:val="both"/>
              <w:rPr>
                <w:rFonts w:ascii="Arial" w:eastAsia="Arial Unicode MS" w:hAnsi="Arial" w:cs="Arial" w:hint="eastAsia"/>
                <w:color w:val="000000"/>
                <w:sz w:val="21"/>
                <w:szCs w:val="21"/>
                <w:lang w:eastAsia="zh-CN"/>
              </w:rPr>
            </w:pPr>
            <w:r w:rsidRPr="00B02710">
              <w:rPr>
                <w:rFonts w:ascii="Arial" w:eastAsia="Arial Unicode MS" w:hAnsi="Arial" w:cs="Arial" w:hint="eastAsia"/>
                <w:color w:val="000000"/>
                <w:sz w:val="21"/>
                <w:szCs w:val="21"/>
                <w:lang w:eastAsia="zh-CN"/>
              </w:rPr>
              <w:t>Low Beam</w:t>
            </w:r>
          </w:p>
        </w:tc>
        <w:tc>
          <w:tcPr>
            <w:tcW w:w="1466" w:type="pct"/>
            <w:vAlign w:val="center"/>
          </w:tcPr>
          <w:p w:rsidR="000A4C6A" w:rsidRPr="00B02710" w:rsidRDefault="000A4C6A" w:rsidP="00D63824">
            <w:pPr>
              <w:jc w:val="both"/>
              <w:rPr>
                <w:rFonts w:ascii="Arial" w:eastAsia="Arial Unicode MS" w:hAnsi="Arial" w:cs="Arial"/>
                <w:color w:val="000000"/>
                <w:sz w:val="21"/>
                <w:szCs w:val="21"/>
                <w:lang w:eastAsia="zh-CN"/>
              </w:rPr>
            </w:pPr>
            <w:r w:rsidRPr="00B02710">
              <w:rPr>
                <w:rFonts w:ascii="Arial" w:eastAsia="Arial Unicode MS" w:hAnsi="Arial" w:cs="Arial" w:hint="eastAsia"/>
                <w:color w:val="000000"/>
                <w:sz w:val="21"/>
                <w:szCs w:val="21"/>
                <w:lang w:eastAsia="zh-CN"/>
              </w:rPr>
              <w:t>13.5</w:t>
            </w:r>
            <w:r w:rsidRPr="00B02710">
              <w:rPr>
                <w:rFonts w:ascii="Arial" w:eastAsia="Arial Unicode MS" w:hAnsi="Arial" w:cs="Arial" w:hint="eastAsia"/>
                <w:color w:val="000000"/>
                <w:sz w:val="21"/>
                <w:szCs w:val="21"/>
                <w:lang w:eastAsia="zh-CN"/>
              </w:rPr>
              <w:t>±</w:t>
            </w:r>
            <w:r w:rsidRPr="00B02710">
              <w:rPr>
                <w:rFonts w:ascii="Arial" w:eastAsia="Arial Unicode MS" w:hAnsi="Arial" w:cs="Arial" w:hint="eastAsia"/>
                <w:color w:val="000000"/>
                <w:sz w:val="21"/>
                <w:szCs w:val="21"/>
                <w:lang w:eastAsia="zh-CN"/>
              </w:rPr>
              <w:t>0.5V,I&lt;1mA</w:t>
            </w:r>
          </w:p>
        </w:tc>
        <w:tc>
          <w:tcPr>
            <w:tcW w:w="885" w:type="pct"/>
          </w:tcPr>
          <w:p w:rsidR="000A4C6A" w:rsidRPr="00B02710" w:rsidRDefault="000A4C6A" w:rsidP="000A4C6A">
            <w:r w:rsidRPr="00B02710">
              <w:rPr>
                <w:rFonts w:ascii="Arial" w:eastAsia="Arial Unicode MS" w:hAnsi="Arial" w:cs="Arial" w:hint="eastAsia"/>
                <w:color w:val="000000"/>
                <w:sz w:val="21"/>
                <w:szCs w:val="21"/>
                <w:lang w:eastAsia="zh-CN"/>
              </w:rPr>
              <w:t>PIN26:Low Beam</w:t>
            </w:r>
          </w:p>
        </w:tc>
        <w:tc>
          <w:tcPr>
            <w:tcW w:w="1058" w:type="pct"/>
            <w:vAlign w:val="center"/>
          </w:tcPr>
          <w:p w:rsidR="000A4C6A" w:rsidRPr="00CB3B8F" w:rsidRDefault="000A4C6A" w:rsidP="00E84D61">
            <w:pPr>
              <w:jc w:val="both"/>
              <w:rPr>
                <w:rFonts w:ascii="Arial" w:eastAsia="Arial Unicode MS" w:hAnsi="Arial" w:cs="Arial"/>
                <w:color w:val="000000"/>
                <w:sz w:val="21"/>
                <w:szCs w:val="21"/>
                <w:lang w:eastAsia="zh-CN"/>
              </w:rPr>
            </w:pPr>
          </w:p>
        </w:tc>
        <w:tc>
          <w:tcPr>
            <w:tcW w:w="848" w:type="pct"/>
            <w:vAlign w:val="center"/>
          </w:tcPr>
          <w:p w:rsidR="000A4C6A" w:rsidRPr="00CB3B8F" w:rsidRDefault="000A4C6A" w:rsidP="00E84D61">
            <w:pPr>
              <w:jc w:val="both"/>
              <w:rPr>
                <w:rFonts w:ascii="Arial" w:hAnsi="Arial" w:cs="Arial"/>
                <w:color w:val="000000"/>
                <w:sz w:val="21"/>
                <w:szCs w:val="21"/>
                <w:lang w:eastAsia="zh-CN"/>
              </w:rPr>
            </w:pPr>
          </w:p>
        </w:tc>
      </w:tr>
      <w:tr w:rsidR="000A4C6A" w:rsidRPr="00CB3B8F" w:rsidTr="00E84D61">
        <w:tblPrEx>
          <w:tblCellMar>
            <w:top w:w="0" w:type="dxa"/>
            <w:bottom w:w="0" w:type="dxa"/>
          </w:tblCellMar>
        </w:tblPrEx>
        <w:trPr>
          <w:cantSplit/>
          <w:trHeight w:val="20"/>
        </w:trPr>
        <w:tc>
          <w:tcPr>
            <w:tcW w:w="743" w:type="pct"/>
            <w:vAlign w:val="center"/>
          </w:tcPr>
          <w:p w:rsidR="000A4C6A" w:rsidRPr="00B02710" w:rsidRDefault="000A4C6A" w:rsidP="00D63824">
            <w:pPr>
              <w:jc w:val="both"/>
              <w:rPr>
                <w:rFonts w:ascii="Arial" w:eastAsia="Arial Unicode MS" w:hAnsi="Arial" w:cs="Arial" w:hint="eastAsia"/>
                <w:color w:val="000000"/>
                <w:sz w:val="21"/>
                <w:szCs w:val="21"/>
                <w:lang w:eastAsia="zh-CN"/>
              </w:rPr>
            </w:pPr>
            <w:r w:rsidRPr="00B02710">
              <w:rPr>
                <w:rFonts w:ascii="Arial" w:eastAsia="Arial Unicode MS" w:hAnsi="Arial" w:cs="Arial" w:hint="eastAsia"/>
                <w:color w:val="000000"/>
                <w:sz w:val="21"/>
                <w:szCs w:val="21"/>
                <w:lang w:eastAsia="zh-CN"/>
              </w:rPr>
              <w:t>High Beam</w:t>
            </w:r>
          </w:p>
        </w:tc>
        <w:tc>
          <w:tcPr>
            <w:tcW w:w="1466" w:type="pct"/>
            <w:vAlign w:val="center"/>
          </w:tcPr>
          <w:p w:rsidR="000A4C6A" w:rsidRPr="00B02710" w:rsidRDefault="000A4C6A" w:rsidP="00D63824">
            <w:pPr>
              <w:jc w:val="both"/>
              <w:rPr>
                <w:rFonts w:ascii="Arial" w:eastAsia="Arial Unicode MS" w:hAnsi="Arial" w:cs="Arial"/>
                <w:color w:val="000000"/>
                <w:sz w:val="21"/>
                <w:szCs w:val="21"/>
                <w:lang w:eastAsia="zh-CN"/>
              </w:rPr>
            </w:pPr>
            <w:r w:rsidRPr="00B02710">
              <w:rPr>
                <w:rFonts w:ascii="Arial" w:eastAsia="Arial Unicode MS" w:hAnsi="Arial" w:cs="Arial" w:hint="eastAsia"/>
                <w:color w:val="000000"/>
                <w:sz w:val="21"/>
                <w:szCs w:val="21"/>
                <w:lang w:eastAsia="zh-CN"/>
              </w:rPr>
              <w:t>13.5</w:t>
            </w:r>
            <w:r w:rsidRPr="00B02710">
              <w:rPr>
                <w:rFonts w:ascii="Arial" w:eastAsia="Arial Unicode MS" w:hAnsi="Arial" w:cs="Arial" w:hint="eastAsia"/>
                <w:color w:val="000000"/>
                <w:sz w:val="21"/>
                <w:szCs w:val="21"/>
                <w:lang w:eastAsia="zh-CN"/>
              </w:rPr>
              <w:t>±</w:t>
            </w:r>
            <w:r w:rsidRPr="00B02710">
              <w:rPr>
                <w:rFonts w:ascii="Arial" w:eastAsia="Arial Unicode MS" w:hAnsi="Arial" w:cs="Arial" w:hint="eastAsia"/>
                <w:color w:val="000000"/>
                <w:sz w:val="21"/>
                <w:szCs w:val="21"/>
                <w:lang w:eastAsia="zh-CN"/>
              </w:rPr>
              <w:t>0.5V,I&lt;1mA</w:t>
            </w:r>
          </w:p>
        </w:tc>
        <w:tc>
          <w:tcPr>
            <w:tcW w:w="885" w:type="pct"/>
            <w:vAlign w:val="center"/>
          </w:tcPr>
          <w:p w:rsidR="000A4C6A" w:rsidRPr="00B02710" w:rsidRDefault="000A4C6A" w:rsidP="00D63824">
            <w:pPr>
              <w:jc w:val="both"/>
              <w:rPr>
                <w:rFonts w:ascii="Arial" w:eastAsia="Arial Unicode MS" w:hAnsi="Arial" w:cs="Arial"/>
                <w:color w:val="000000"/>
                <w:sz w:val="21"/>
                <w:szCs w:val="21"/>
                <w:lang w:eastAsia="zh-CN"/>
              </w:rPr>
            </w:pPr>
            <w:r w:rsidRPr="00B02710">
              <w:rPr>
                <w:rFonts w:ascii="Arial" w:eastAsia="Arial Unicode MS" w:hAnsi="Arial" w:cs="Arial" w:hint="eastAsia"/>
                <w:color w:val="000000"/>
                <w:sz w:val="21"/>
                <w:szCs w:val="21"/>
                <w:lang w:eastAsia="zh-CN"/>
              </w:rPr>
              <w:t>PIN25:High Beam</w:t>
            </w:r>
          </w:p>
        </w:tc>
        <w:tc>
          <w:tcPr>
            <w:tcW w:w="1058" w:type="pct"/>
            <w:vAlign w:val="center"/>
          </w:tcPr>
          <w:p w:rsidR="000A4C6A" w:rsidRPr="00CB3B8F" w:rsidRDefault="000A4C6A" w:rsidP="00E84D61">
            <w:pPr>
              <w:jc w:val="both"/>
              <w:rPr>
                <w:rFonts w:ascii="Arial" w:eastAsia="Arial Unicode MS" w:hAnsi="Arial" w:cs="Arial"/>
                <w:color w:val="000000"/>
                <w:sz w:val="21"/>
                <w:szCs w:val="21"/>
                <w:lang w:eastAsia="zh-CN"/>
              </w:rPr>
            </w:pPr>
          </w:p>
        </w:tc>
        <w:tc>
          <w:tcPr>
            <w:tcW w:w="848" w:type="pct"/>
            <w:vAlign w:val="center"/>
          </w:tcPr>
          <w:p w:rsidR="000A4C6A" w:rsidRPr="00CB3B8F" w:rsidRDefault="000A4C6A" w:rsidP="00E84D61">
            <w:pPr>
              <w:jc w:val="both"/>
              <w:rPr>
                <w:rFonts w:ascii="Arial" w:hAnsi="Arial" w:cs="Arial"/>
                <w:color w:val="000000"/>
                <w:sz w:val="21"/>
                <w:szCs w:val="21"/>
                <w:lang w:eastAsia="zh-CN"/>
              </w:rPr>
            </w:pPr>
          </w:p>
        </w:tc>
      </w:tr>
      <w:tr w:rsidR="000A4C6A" w:rsidRPr="00CB3B8F" w:rsidTr="00E84D61">
        <w:tblPrEx>
          <w:tblCellMar>
            <w:top w:w="0" w:type="dxa"/>
            <w:bottom w:w="0" w:type="dxa"/>
          </w:tblCellMar>
        </w:tblPrEx>
        <w:trPr>
          <w:cantSplit/>
          <w:trHeight w:val="20"/>
        </w:trPr>
        <w:tc>
          <w:tcPr>
            <w:tcW w:w="743" w:type="pct"/>
            <w:vAlign w:val="center"/>
          </w:tcPr>
          <w:p w:rsidR="000A4C6A" w:rsidRPr="00B02710" w:rsidRDefault="000A4C6A" w:rsidP="00D63824">
            <w:pPr>
              <w:jc w:val="both"/>
              <w:rPr>
                <w:rFonts w:ascii="Arial" w:eastAsia="Arial Unicode MS" w:hAnsi="Arial" w:cs="Arial"/>
                <w:color w:val="000000"/>
                <w:sz w:val="21"/>
                <w:szCs w:val="21"/>
                <w:lang w:eastAsia="zh-CN"/>
              </w:rPr>
            </w:pPr>
            <w:r w:rsidRPr="00B02710">
              <w:rPr>
                <w:rFonts w:ascii="Arial" w:eastAsia="Arial Unicode MS" w:hAnsi="Arial" w:cs="Arial" w:hint="eastAsia"/>
                <w:color w:val="000000"/>
                <w:sz w:val="21"/>
                <w:szCs w:val="21"/>
                <w:lang w:eastAsia="zh-CN"/>
              </w:rPr>
              <w:t>Lights on</w:t>
            </w:r>
          </w:p>
        </w:tc>
        <w:tc>
          <w:tcPr>
            <w:tcW w:w="1466" w:type="pct"/>
            <w:vAlign w:val="center"/>
          </w:tcPr>
          <w:p w:rsidR="000A4C6A" w:rsidRPr="00B02710" w:rsidRDefault="000A4C6A" w:rsidP="00D63824">
            <w:pPr>
              <w:jc w:val="both"/>
              <w:rPr>
                <w:rFonts w:ascii="Arial" w:eastAsia="Arial Unicode MS" w:hAnsi="Arial" w:cs="Arial"/>
                <w:color w:val="000000"/>
                <w:sz w:val="21"/>
                <w:szCs w:val="21"/>
                <w:lang w:eastAsia="zh-CN"/>
              </w:rPr>
            </w:pPr>
            <w:r w:rsidRPr="00B02710">
              <w:rPr>
                <w:rFonts w:ascii="Arial" w:eastAsia="Arial Unicode MS" w:hAnsi="Arial" w:cs="Arial" w:hint="eastAsia"/>
                <w:color w:val="000000"/>
                <w:sz w:val="21"/>
                <w:szCs w:val="21"/>
                <w:lang w:eastAsia="zh-CN"/>
              </w:rPr>
              <w:t>13.5</w:t>
            </w:r>
            <w:r w:rsidRPr="00B02710">
              <w:rPr>
                <w:rFonts w:ascii="Arial" w:eastAsia="Arial Unicode MS" w:hAnsi="Arial" w:cs="Arial" w:hint="eastAsia"/>
                <w:color w:val="000000"/>
                <w:sz w:val="21"/>
                <w:szCs w:val="21"/>
                <w:lang w:eastAsia="zh-CN"/>
              </w:rPr>
              <w:t>±</w:t>
            </w:r>
            <w:r w:rsidRPr="00B02710">
              <w:rPr>
                <w:rFonts w:ascii="Arial" w:eastAsia="Arial Unicode MS" w:hAnsi="Arial" w:cs="Arial" w:hint="eastAsia"/>
                <w:color w:val="000000"/>
                <w:sz w:val="21"/>
                <w:szCs w:val="21"/>
                <w:lang w:eastAsia="zh-CN"/>
              </w:rPr>
              <w:t>0.5V,I&lt;1mA</w:t>
            </w:r>
          </w:p>
        </w:tc>
        <w:tc>
          <w:tcPr>
            <w:tcW w:w="885" w:type="pct"/>
            <w:vAlign w:val="center"/>
          </w:tcPr>
          <w:p w:rsidR="000A4C6A" w:rsidRPr="00B02710" w:rsidRDefault="000A4C6A" w:rsidP="00D63824">
            <w:pPr>
              <w:jc w:val="both"/>
              <w:rPr>
                <w:rFonts w:ascii="Arial" w:eastAsia="Arial Unicode MS" w:hAnsi="Arial" w:cs="Arial"/>
                <w:color w:val="000000"/>
                <w:sz w:val="21"/>
                <w:szCs w:val="21"/>
                <w:lang w:eastAsia="zh-CN"/>
              </w:rPr>
            </w:pPr>
            <w:r w:rsidRPr="00B02710">
              <w:rPr>
                <w:rFonts w:ascii="Arial" w:eastAsia="Arial Unicode MS" w:hAnsi="Arial" w:cs="Arial" w:hint="eastAsia"/>
                <w:color w:val="000000"/>
                <w:sz w:val="21"/>
                <w:szCs w:val="21"/>
                <w:lang w:eastAsia="zh-CN"/>
              </w:rPr>
              <w:t>PIN24:Lights On</w:t>
            </w:r>
          </w:p>
        </w:tc>
        <w:tc>
          <w:tcPr>
            <w:tcW w:w="1058" w:type="pct"/>
            <w:vAlign w:val="center"/>
          </w:tcPr>
          <w:p w:rsidR="000A4C6A" w:rsidRPr="00CB3B8F" w:rsidRDefault="000A4C6A" w:rsidP="00E84D61">
            <w:pPr>
              <w:jc w:val="both"/>
              <w:rPr>
                <w:rFonts w:ascii="Arial" w:eastAsia="Arial Unicode MS" w:hAnsi="Arial" w:cs="Arial"/>
                <w:color w:val="000000"/>
                <w:sz w:val="21"/>
                <w:szCs w:val="21"/>
                <w:lang w:eastAsia="zh-CN"/>
              </w:rPr>
            </w:pPr>
          </w:p>
        </w:tc>
        <w:tc>
          <w:tcPr>
            <w:tcW w:w="848" w:type="pct"/>
            <w:vAlign w:val="center"/>
          </w:tcPr>
          <w:p w:rsidR="000A4C6A" w:rsidRPr="00CB3B8F" w:rsidRDefault="000A4C6A" w:rsidP="00E84D61">
            <w:pPr>
              <w:jc w:val="both"/>
              <w:rPr>
                <w:rFonts w:ascii="Arial" w:hAnsi="Arial" w:cs="Arial"/>
                <w:color w:val="000000"/>
                <w:sz w:val="21"/>
                <w:szCs w:val="21"/>
              </w:rPr>
            </w:pPr>
          </w:p>
        </w:tc>
      </w:tr>
      <w:tr w:rsidR="000A4C6A" w:rsidRPr="00CB3B8F" w:rsidTr="00E84D61">
        <w:tblPrEx>
          <w:tblCellMar>
            <w:top w:w="0" w:type="dxa"/>
            <w:bottom w:w="0" w:type="dxa"/>
          </w:tblCellMar>
        </w:tblPrEx>
        <w:trPr>
          <w:cantSplit/>
          <w:trHeight w:val="20"/>
        </w:trPr>
        <w:tc>
          <w:tcPr>
            <w:tcW w:w="743" w:type="pct"/>
            <w:vAlign w:val="center"/>
          </w:tcPr>
          <w:p w:rsidR="000A4C6A" w:rsidRPr="00B02710" w:rsidRDefault="000A4C6A" w:rsidP="00D63824">
            <w:pPr>
              <w:jc w:val="both"/>
              <w:rPr>
                <w:rFonts w:ascii="Arial" w:eastAsia="Arial Unicode MS" w:hAnsi="Arial" w:cs="Arial"/>
                <w:color w:val="000000"/>
                <w:sz w:val="21"/>
                <w:szCs w:val="21"/>
                <w:lang w:eastAsia="zh-CN"/>
              </w:rPr>
            </w:pPr>
            <w:r w:rsidRPr="00B02710">
              <w:rPr>
                <w:rFonts w:ascii="Arial" w:eastAsia="Arial Unicode MS" w:hAnsi="Arial" w:cs="Arial" w:hint="eastAsia"/>
                <w:color w:val="000000"/>
                <w:sz w:val="21"/>
                <w:szCs w:val="21"/>
                <w:lang w:eastAsia="zh-CN"/>
              </w:rPr>
              <w:t>Turn Right</w:t>
            </w:r>
          </w:p>
        </w:tc>
        <w:tc>
          <w:tcPr>
            <w:tcW w:w="1466" w:type="pct"/>
            <w:vAlign w:val="center"/>
          </w:tcPr>
          <w:p w:rsidR="000A4C6A" w:rsidRPr="00B02710" w:rsidRDefault="000A4C6A" w:rsidP="00D63824">
            <w:pPr>
              <w:jc w:val="both"/>
              <w:rPr>
                <w:rFonts w:ascii="Arial" w:eastAsia="Arial Unicode MS" w:hAnsi="Arial" w:cs="Arial"/>
                <w:color w:val="000000"/>
                <w:sz w:val="21"/>
                <w:szCs w:val="21"/>
                <w:lang w:eastAsia="zh-CN"/>
              </w:rPr>
            </w:pPr>
            <w:r w:rsidRPr="00B02710">
              <w:rPr>
                <w:rFonts w:ascii="Arial" w:eastAsia="Arial Unicode MS" w:hAnsi="Arial" w:cs="Arial" w:hint="eastAsia"/>
                <w:color w:val="000000"/>
                <w:sz w:val="21"/>
                <w:szCs w:val="21"/>
                <w:lang w:eastAsia="zh-CN"/>
              </w:rPr>
              <w:t>13.5</w:t>
            </w:r>
            <w:r w:rsidRPr="00B02710">
              <w:rPr>
                <w:rFonts w:ascii="Arial" w:eastAsia="Arial Unicode MS" w:hAnsi="Arial" w:cs="Arial" w:hint="eastAsia"/>
                <w:color w:val="000000"/>
                <w:sz w:val="21"/>
                <w:szCs w:val="21"/>
                <w:lang w:eastAsia="zh-CN"/>
              </w:rPr>
              <w:t>±</w:t>
            </w:r>
            <w:r w:rsidRPr="00B02710">
              <w:rPr>
                <w:rFonts w:ascii="Arial" w:eastAsia="Arial Unicode MS" w:hAnsi="Arial" w:cs="Arial" w:hint="eastAsia"/>
                <w:color w:val="000000"/>
                <w:sz w:val="21"/>
                <w:szCs w:val="21"/>
                <w:lang w:eastAsia="zh-CN"/>
              </w:rPr>
              <w:t>0.5V,I&lt;1mA</w:t>
            </w:r>
          </w:p>
        </w:tc>
        <w:tc>
          <w:tcPr>
            <w:tcW w:w="885" w:type="pct"/>
            <w:vAlign w:val="center"/>
          </w:tcPr>
          <w:p w:rsidR="000A4C6A" w:rsidRPr="00B02710" w:rsidRDefault="000A4C6A" w:rsidP="00D63824">
            <w:pPr>
              <w:jc w:val="both"/>
              <w:rPr>
                <w:rFonts w:ascii="Arial" w:eastAsia="Arial Unicode MS" w:hAnsi="Arial" w:cs="Arial"/>
                <w:color w:val="000000"/>
                <w:sz w:val="21"/>
                <w:szCs w:val="21"/>
                <w:lang w:eastAsia="zh-CN"/>
              </w:rPr>
            </w:pPr>
            <w:r w:rsidRPr="00B02710">
              <w:rPr>
                <w:rFonts w:ascii="Arial" w:eastAsia="Arial Unicode MS" w:hAnsi="Arial" w:cs="Arial" w:hint="eastAsia"/>
                <w:color w:val="000000"/>
                <w:sz w:val="21"/>
                <w:szCs w:val="21"/>
                <w:lang w:eastAsia="zh-CN"/>
              </w:rPr>
              <w:t>PIN23:Turn Right</w:t>
            </w:r>
          </w:p>
        </w:tc>
        <w:tc>
          <w:tcPr>
            <w:tcW w:w="1058" w:type="pct"/>
            <w:vAlign w:val="center"/>
          </w:tcPr>
          <w:p w:rsidR="000A4C6A" w:rsidRPr="00CB3B8F" w:rsidRDefault="000A4C6A" w:rsidP="00E84D61">
            <w:pPr>
              <w:jc w:val="both"/>
              <w:rPr>
                <w:rFonts w:ascii="Arial" w:eastAsia="Arial Unicode MS" w:hAnsi="Arial" w:cs="Arial"/>
                <w:color w:val="000000"/>
                <w:sz w:val="21"/>
                <w:szCs w:val="21"/>
                <w:lang w:eastAsia="zh-CN"/>
              </w:rPr>
            </w:pPr>
          </w:p>
        </w:tc>
        <w:tc>
          <w:tcPr>
            <w:tcW w:w="848" w:type="pct"/>
            <w:vAlign w:val="center"/>
          </w:tcPr>
          <w:p w:rsidR="000A4C6A" w:rsidRPr="00CB3B8F" w:rsidRDefault="000A4C6A" w:rsidP="00E84D61">
            <w:pPr>
              <w:jc w:val="both"/>
              <w:rPr>
                <w:rFonts w:ascii="Arial" w:hAnsi="Arial" w:cs="Arial"/>
                <w:color w:val="000000"/>
                <w:sz w:val="21"/>
                <w:szCs w:val="21"/>
                <w:lang w:eastAsia="zh-CN"/>
              </w:rPr>
            </w:pPr>
          </w:p>
        </w:tc>
      </w:tr>
      <w:tr w:rsidR="000A4C6A" w:rsidRPr="00CB3B8F" w:rsidTr="00E84D61">
        <w:tblPrEx>
          <w:tblCellMar>
            <w:top w:w="0" w:type="dxa"/>
            <w:bottom w:w="0" w:type="dxa"/>
          </w:tblCellMar>
        </w:tblPrEx>
        <w:trPr>
          <w:cantSplit/>
          <w:trHeight w:val="20"/>
        </w:trPr>
        <w:tc>
          <w:tcPr>
            <w:tcW w:w="743" w:type="pct"/>
            <w:vAlign w:val="center"/>
          </w:tcPr>
          <w:p w:rsidR="000A4C6A" w:rsidRPr="00B02710" w:rsidRDefault="000A4C6A" w:rsidP="00D63824">
            <w:pPr>
              <w:jc w:val="both"/>
              <w:rPr>
                <w:rFonts w:ascii="Arial" w:eastAsia="Arial Unicode MS" w:hAnsi="Arial" w:cs="Arial"/>
                <w:color w:val="000000"/>
                <w:sz w:val="21"/>
                <w:szCs w:val="21"/>
                <w:lang w:eastAsia="zh-CN"/>
              </w:rPr>
            </w:pPr>
            <w:r w:rsidRPr="00B02710">
              <w:rPr>
                <w:rFonts w:ascii="Arial" w:eastAsia="Arial Unicode MS" w:hAnsi="Arial" w:cs="Arial" w:hint="eastAsia"/>
                <w:color w:val="000000"/>
                <w:sz w:val="21"/>
                <w:szCs w:val="21"/>
                <w:lang w:eastAsia="zh-CN"/>
              </w:rPr>
              <w:t>Turn Left</w:t>
            </w:r>
          </w:p>
        </w:tc>
        <w:tc>
          <w:tcPr>
            <w:tcW w:w="1466" w:type="pct"/>
            <w:vAlign w:val="center"/>
          </w:tcPr>
          <w:p w:rsidR="000A4C6A" w:rsidRPr="00B02710" w:rsidRDefault="000A4C6A" w:rsidP="00D63824">
            <w:pPr>
              <w:jc w:val="both"/>
              <w:rPr>
                <w:rFonts w:ascii="Arial" w:eastAsia="Arial Unicode MS" w:hAnsi="Arial" w:cs="Arial"/>
                <w:color w:val="000000"/>
                <w:sz w:val="21"/>
                <w:szCs w:val="21"/>
                <w:lang w:eastAsia="zh-CN"/>
              </w:rPr>
            </w:pPr>
            <w:r w:rsidRPr="00B02710">
              <w:rPr>
                <w:rFonts w:ascii="Arial" w:eastAsia="Arial Unicode MS" w:hAnsi="Arial" w:cs="Arial" w:hint="eastAsia"/>
                <w:color w:val="000000"/>
                <w:sz w:val="21"/>
                <w:szCs w:val="21"/>
                <w:lang w:eastAsia="zh-CN"/>
              </w:rPr>
              <w:t>13.5</w:t>
            </w:r>
            <w:r w:rsidRPr="00B02710">
              <w:rPr>
                <w:rFonts w:ascii="Arial" w:eastAsia="Arial Unicode MS" w:hAnsi="Arial" w:cs="Arial" w:hint="eastAsia"/>
                <w:color w:val="000000"/>
                <w:sz w:val="21"/>
                <w:szCs w:val="21"/>
                <w:lang w:eastAsia="zh-CN"/>
              </w:rPr>
              <w:t>±</w:t>
            </w:r>
            <w:r w:rsidRPr="00B02710">
              <w:rPr>
                <w:rFonts w:ascii="Arial" w:eastAsia="Arial Unicode MS" w:hAnsi="Arial" w:cs="Arial" w:hint="eastAsia"/>
                <w:color w:val="000000"/>
                <w:sz w:val="21"/>
                <w:szCs w:val="21"/>
                <w:lang w:eastAsia="zh-CN"/>
              </w:rPr>
              <w:t>0.5V,I&lt;1mA</w:t>
            </w:r>
          </w:p>
        </w:tc>
        <w:tc>
          <w:tcPr>
            <w:tcW w:w="885" w:type="pct"/>
            <w:vAlign w:val="center"/>
          </w:tcPr>
          <w:p w:rsidR="000A4C6A" w:rsidRPr="00B02710" w:rsidRDefault="000A4C6A" w:rsidP="00D63824">
            <w:pPr>
              <w:jc w:val="both"/>
              <w:rPr>
                <w:rFonts w:ascii="Arial" w:eastAsia="Arial Unicode MS" w:hAnsi="Arial" w:cs="Arial"/>
                <w:color w:val="000000"/>
                <w:sz w:val="21"/>
                <w:szCs w:val="21"/>
                <w:lang w:eastAsia="zh-CN"/>
              </w:rPr>
            </w:pPr>
            <w:r w:rsidRPr="00B02710">
              <w:rPr>
                <w:rFonts w:ascii="Arial" w:eastAsia="Arial Unicode MS" w:hAnsi="Arial" w:cs="Arial" w:hint="eastAsia"/>
                <w:color w:val="000000"/>
                <w:sz w:val="21"/>
                <w:szCs w:val="21"/>
                <w:lang w:eastAsia="zh-CN"/>
              </w:rPr>
              <w:t>PIN22:Turn Left</w:t>
            </w:r>
          </w:p>
        </w:tc>
        <w:tc>
          <w:tcPr>
            <w:tcW w:w="1058" w:type="pct"/>
            <w:vAlign w:val="center"/>
          </w:tcPr>
          <w:p w:rsidR="000A4C6A" w:rsidRPr="00CB3B8F" w:rsidRDefault="000A4C6A" w:rsidP="00E84D61">
            <w:pPr>
              <w:jc w:val="both"/>
              <w:rPr>
                <w:rFonts w:ascii="Arial" w:eastAsia="Arial Unicode MS" w:hAnsi="Arial" w:cs="Arial"/>
                <w:color w:val="000000"/>
                <w:sz w:val="21"/>
                <w:szCs w:val="21"/>
                <w:lang w:eastAsia="zh-CN"/>
              </w:rPr>
            </w:pPr>
          </w:p>
        </w:tc>
        <w:tc>
          <w:tcPr>
            <w:tcW w:w="848" w:type="pct"/>
            <w:vAlign w:val="center"/>
          </w:tcPr>
          <w:p w:rsidR="000A4C6A" w:rsidRPr="00CB3B8F" w:rsidRDefault="000A4C6A" w:rsidP="00E84D61">
            <w:pPr>
              <w:jc w:val="both"/>
              <w:rPr>
                <w:rFonts w:ascii="Arial" w:hAnsi="Arial" w:cs="Arial"/>
                <w:color w:val="000000"/>
                <w:sz w:val="21"/>
                <w:szCs w:val="21"/>
                <w:lang w:eastAsia="zh-CN"/>
              </w:rPr>
            </w:pPr>
          </w:p>
        </w:tc>
      </w:tr>
      <w:tr w:rsidR="000A4C6A" w:rsidRPr="00CB3B8F" w:rsidTr="00E84D61">
        <w:tblPrEx>
          <w:tblCellMar>
            <w:top w:w="0" w:type="dxa"/>
            <w:bottom w:w="0" w:type="dxa"/>
          </w:tblCellMar>
        </w:tblPrEx>
        <w:trPr>
          <w:cantSplit/>
          <w:trHeight w:val="20"/>
        </w:trPr>
        <w:tc>
          <w:tcPr>
            <w:tcW w:w="743" w:type="pct"/>
            <w:vAlign w:val="center"/>
          </w:tcPr>
          <w:p w:rsidR="000A4C6A" w:rsidRPr="00B02710" w:rsidRDefault="000A4C6A" w:rsidP="00D63824">
            <w:pPr>
              <w:jc w:val="both"/>
              <w:rPr>
                <w:rFonts w:ascii="Arial" w:eastAsia="Arial Unicode MS" w:hAnsi="Arial" w:cs="Arial"/>
                <w:color w:val="000000"/>
                <w:sz w:val="21"/>
                <w:szCs w:val="21"/>
                <w:lang w:eastAsia="zh-CN"/>
              </w:rPr>
            </w:pPr>
            <w:r w:rsidRPr="00B02710">
              <w:rPr>
                <w:rFonts w:ascii="Arial" w:eastAsia="Arial Unicode MS" w:hAnsi="Arial" w:cs="Arial" w:hint="eastAsia"/>
                <w:color w:val="000000"/>
                <w:sz w:val="21"/>
                <w:szCs w:val="21"/>
                <w:lang w:eastAsia="zh-CN"/>
              </w:rPr>
              <w:t>BMS Wakeup</w:t>
            </w:r>
          </w:p>
        </w:tc>
        <w:tc>
          <w:tcPr>
            <w:tcW w:w="1466" w:type="pct"/>
            <w:vAlign w:val="center"/>
          </w:tcPr>
          <w:p w:rsidR="000A4C6A" w:rsidRPr="00B02710" w:rsidRDefault="000A4C6A" w:rsidP="00D63824">
            <w:pPr>
              <w:jc w:val="both"/>
              <w:rPr>
                <w:rFonts w:ascii="Arial" w:eastAsia="Arial Unicode MS" w:hAnsi="Arial" w:cs="Arial"/>
                <w:color w:val="000000"/>
                <w:sz w:val="21"/>
                <w:szCs w:val="21"/>
                <w:lang w:eastAsia="zh-CN"/>
              </w:rPr>
            </w:pPr>
            <w:r w:rsidRPr="00B02710">
              <w:rPr>
                <w:rFonts w:ascii="Arial" w:eastAsia="Arial Unicode MS" w:hAnsi="Arial" w:cs="Arial" w:hint="eastAsia"/>
                <w:color w:val="000000"/>
                <w:sz w:val="21"/>
                <w:szCs w:val="21"/>
                <w:lang w:eastAsia="zh-CN"/>
              </w:rPr>
              <w:t>13.5</w:t>
            </w:r>
            <w:r w:rsidRPr="00B02710">
              <w:rPr>
                <w:rFonts w:ascii="Arial" w:eastAsia="Arial Unicode MS" w:hAnsi="Arial" w:cs="Arial" w:hint="eastAsia"/>
                <w:color w:val="000000"/>
                <w:sz w:val="21"/>
                <w:szCs w:val="21"/>
                <w:lang w:eastAsia="zh-CN"/>
              </w:rPr>
              <w:t>±</w:t>
            </w:r>
            <w:r w:rsidRPr="00B02710">
              <w:rPr>
                <w:rFonts w:ascii="Arial" w:eastAsia="Arial Unicode MS" w:hAnsi="Arial" w:cs="Arial" w:hint="eastAsia"/>
                <w:color w:val="000000"/>
                <w:sz w:val="21"/>
                <w:szCs w:val="21"/>
                <w:lang w:eastAsia="zh-CN"/>
              </w:rPr>
              <w:t>0.5V,I&lt;1mA</w:t>
            </w:r>
          </w:p>
        </w:tc>
        <w:tc>
          <w:tcPr>
            <w:tcW w:w="885" w:type="pct"/>
            <w:vAlign w:val="center"/>
          </w:tcPr>
          <w:p w:rsidR="000A4C6A" w:rsidRPr="00B02710" w:rsidRDefault="000A4C6A" w:rsidP="00D63824">
            <w:pPr>
              <w:jc w:val="both"/>
              <w:rPr>
                <w:rFonts w:ascii="Arial" w:eastAsia="Arial Unicode MS" w:hAnsi="Arial" w:cs="Arial"/>
                <w:color w:val="000000"/>
                <w:sz w:val="21"/>
                <w:szCs w:val="21"/>
                <w:lang w:eastAsia="zh-CN"/>
              </w:rPr>
            </w:pPr>
            <w:r w:rsidRPr="00B02710">
              <w:rPr>
                <w:rFonts w:ascii="Arial" w:eastAsia="Arial Unicode MS" w:hAnsi="Arial" w:cs="Arial" w:hint="eastAsia"/>
                <w:color w:val="000000"/>
                <w:sz w:val="21"/>
                <w:szCs w:val="21"/>
                <w:lang w:eastAsia="zh-CN"/>
              </w:rPr>
              <w:t>PIN21:BMS Wakeup</w:t>
            </w:r>
          </w:p>
        </w:tc>
        <w:tc>
          <w:tcPr>
            <w:tcW w:w="1058" w:type="pct"/>
            <w:vAlign w:val="center"/>
          </w:tcPr>
          <w:p w:rsidR="000A4C6A" w:rsidRPr="00CB3B8F" w:rsidRDefault="000A4C6A" w:rsidP="00E84D61">
            <w:pPr>
              <w:jc w:val="both"/>
              <w:rPr>
                <w:rFonts w:ascii="Arial" w:eastAsia="Arial Unicode MS" w:hAnsi="Arial" w:cs="Arial"/>
                <w:color w:val="000000"/>
                <w:sz w:val="21"/>
                <w:szCs w:val="21"/>
                <w:lang w:eastAsia="zh-CN"/>
              </w:rPr>
            </w:pPr>
          </w:p>
        </w:tc>
        <w:tc>
          <w:tcPr>
            <w:tcW w:w="848" w:type="pct"/>
            <w:vAlign w:val="center"/>
          </w:tcPr>
          <w:p w:rsidR="000A4C6A" w:rsidRPr="00CB3B8F" w:rsidRDefault="000A4C6A" w:rsidP="00E84D61">
            <w:pPr>
              <w:jc w:val="both"/>
              <w:rPr>
                <w:rFonts w:ascii="Arial" w:hAnsi="Arial" w:cs="Arial"/>
                <w:color w:val="000000"/>
                <w:sz w:val="21"/>
                <w:szCs w:val="21"/>
                <w:lang w:eastAsia="zh-CN"/>
              </w:rPr>
            </w:pPr>
          </w:p>
        </w:tc>
      </w:tr>
      <w:tr w:rsidR="000A4C6A" w:rsidRPr="00CB3B8F" w:rsidTr="00E84D61">
        <w:tblPrEx>
          <w:tblCellMar>
            <w:top w:w="0" w:type="dxa"/>
            <w:bottom w:w="0" w:type="dxa"/>
          </w:tblCellMar>
        </w:tblPrEx>
        <w:trPr>
          <w:cantSplit/>
          <w:trHeight w:val="20"/>
        </w:trPr>
        <w:tc>
          <w:tcPr>
            <w:tcW w:w="743" w:type="pct"/>
            <w:vAlign w:val="center"/>
          </w:tcPr>
          <w:p w:rsidR="000A4C6A" w:rsidRPr="00B02710" w:rsidRDefault="000A4C6A" w:rsidP="00D63824">
            <w:pPr>
              <w:jc w:val="both"/>
              <w:rPr>
                <w:rFonts w:ascii="Arial" w:eastAsia="Arial Unicode MS" w:hAnsi="Arial" w:cs="Arial"/>
                <w:color w:val="000000"/>
                <w:sz w:val="21"/>
                <w:szCs w:val="21"/>
                <w:lang w:eastAsia="zh-CN"/>
              </w:rPr>
            </w:pPr>
            <w:r w:rsidRPr="00B02710">
              <w:rPr>
                <w:rFonts w:ascii="Arial" w:eastAsia="Arial Unicode MS" w:hAnsi="Arial" w:cs="Arial" w:hint="eastAsia"/>
                <w:color w:val="000000"/>
                <w:sz w:val="21"/>
                <w:szCs w:val="21"/>
                <w:lang w:eastAsia="zh-CN"/>
              </w:rPr>
              <w:t>Rear Fog</w:t>
            </w:r>
          </w:p>
        </w:tc>
        <w:tc>
          <w:tcPr>
            <w:tcW w:w="1466" w:type="pct"/>
            <w:vAlign w:val="center"/>
          </w:tcPr>
          <w:p w:rsidR="000A4C6A" w:rsidRPr="00B02710" w:rsidRDefault="000A4C6A" w:rsidP="00D63824">
            <w:pPr>
              <w:jc w:val="both"/>
              <w:rPr>
                <w:rFonts w:ascii="Arial" w:eastAsia="Arial Unicode MS" w:hAnsi="Arial" w:cs="Arial"/>
                <w:color w:val="000000"/>
                <w:sz w:val="21"/>
                <w:szCs w:val="21"/>
                <w:lang w:eastAsia="zh-CN"/>
              </w:rPr>
            </w:pPr>
            <w:r w:rsidRPr="00B02710">
              <w:rPr>
                <w:rFonts w:ascii="Arial" w:eastAsia="Arial Unicode MS" w:hAnsi="Arial" w:cs="Arial" w:hint="eastAsia"/>
                <w:color w:val="000000"/>
                <w:sz w:val="21"/>
                <w:szCs w:val="21"/>
                <w:lang w:eastAsia="zh-CN"/>
              </w:rPr>
              <w:t>13.5</w:t>
            </w:r>
            <w:r w:rsidRPr="00B02710">
              <w:rPr>
                <w:rFonts w:ascii="Arial" w:eastAsia="Arial Unicode MS" w:hAnsi="Arial" w:cs="Arial" w:hint="eastAsia"/>
                <w:color w:val="000000"/>
                <w:sz w:val="21"/>
                <w:szCs w:val="21"/>
                <w:lang w:eastAsia="zh-CN"/>
              </w:rPr>
              <w:t>±</w:t>
            </w:r>
            <w:r w:rsidRPr="00B02710">
              <w:rPr>
                <w:rFonts w:ascii="Arial" w:eastAsia="Arial Unicode MS" w:hAnsi="Arial" w:cs="Arial" w:hint="eastAsia"/>
                <w:color w:val="000000"/>
                <w:sz w:val="21"/>
                <w:szCs w:val="21"/>
                <w:lang w:eastAsia="zh-CN"/>
              </w:rPr>
              <w:t>0.5V,I&lt;1mA</w:t>
            </w:r>
          </w:p>
        </w:tc>
        <w:tc>
          <w:tcPr>
            <w:tcW w:w="885" w:type="pct"/>
            <w:vAlign w:val="center"/>
          </w:tcPr>
          <w:p w:rsidR="000A4C6A" w:rsidRPr="00B02710" w:rsidRDefault="000A4C6A" w:rsidP="00D63824">
            <w:pPr>
              <w:jc w:val="both"/>
              <w:rPr>
                <w:rFonts w:ascii="Arial" w:eastAsia="Arial Unicode MS" w:hAnsi="Arial" w:cs="Arial"/>
                <w:color w:val="000000"/>
                <w:sz w:val="21"/>
                <w:szCs w:val="21"/>
                <w:lang w:eastAsia="zh-CN"/>
              </w:rPr>
            </w:pPr>
            <w:r w:rsidRPr="00B02710">
              <w:rPr>
                <w:rFonts w:ascii="Arial" w:eastAsia="Arial Unicode MS" w:hAnsi="Arial" w:cs="Arial" w:hint="eastAsia"/>
                <w:color w:val="000000"/>
                <w:sz w:val="21"/>
                <w:szCs w:val="21"/>
                <w:lang w:eastAsia="zh-CN"/>
              </w:rPr>
              <w:t>PIN20:Rear Fog</w:t>
            </w:r>
          </w:p>
        </w:tc>
        <w:tc>
          <w:tcPr>
            <w:tcW w:w="1058" w:type="pct"/>
            <w:vAlign w:val="center"/>
          </w:tcPr>
          <w:p w:rsidR="000A4C6A" w:rsidRPr="00CB3B8F" w:rsidRDefault="000A4C6A" w:rsidP="00E84D61">
            <w:pPr>
              <w:jc w:val="both"/>
              <w:rPr>
                <w:rFonts w:ascii="Arial" w:eastAsia="Arial Unicode MS" w:hAnsi="Arial" w:cs="Arial"/>
                <w:color w:val="000000"/>
                <w:sz w:val="21"/>
                <w:szCs w:val="21"/>
                <w:lang w:eastAsia="zh-CN"/>
              </w:rPr>
            </w:pPr>
          </w:p>
        </w:tc>
        <w:tc>
          <w:tcPr>
            <w:tcW w:w="848" w:type="pct"/>
            <w:vAlign w:val="center"/>
          </w:tcPr>
          <w:p w:rsidR="000A4C6A" w:rsidRPr="00CB3B8F" w:rsidRDefault="000A4C6A" w:rsidP="00E84D61">
            <w:pPr>
              <w:jc w:val="both"/>
              <w:rPr>
                <w:rFonts w:ascii="Arial" w:hAnsi="Arial" w:cs="Arial"/>
                <w:color w:val="000000"/>
                <w:sz w:val="21"/>
                <w:szCs w:val="21"/>
                <w:lang w:eastAsia="zh-CN"/>
              </w:rPr>
            </w:pPr>
          </w:p>
        </w:tc>
      </w:tr>
      <w:tr w:rsidR="000A4C6A" w:rsidRPr="00CB3B8F" w:rsidTr="00E84D61">
        <w:tblPrEx>
          <w:tblCellMar>
            <w:top w:w="0" w:type="dxa"/>
            <w:bottom w:w="0" w:type="dxa"/>
          </w:tblCellMar>
        </w:tblPrEx>
        <w:trPr>
          <w:cantSplit/>
          <w:trHeight w:val="20"/>
        </w:trPr>
        <w:tc>
          <w:tcPr>
            <w:tcW w:w="743" w:type="pct"/>
            <w:vAlign w:val="center"/>
          </w:tcPr>
          <w:p w:rsidR="000A4C6A" w:rsidRPr="00B02710" w:rsidRDefault="000A4C6A" w:rsidP="00D63824">
            <w:pPr>
              <w:jc w:val="both"/>
              <w:rPr>
                <w:rFonts w:ascii="Arial" w:eastAsia="Arial Unicode MS" w:hAnsi="Arial" w:cs="Arial"/>
                <w:color w:val="000000"/>
                <w:sz w:val="21"/>
                <w:szCs w:val="21"/>
                <w:lang w:eastAsia="zh-CN"/>
              </w:rPr>
            </w:pPr>
            <w:r w:rsidRPr="00B02710">
              <w:rPr>
                <w:rFonts w:ascii="Arial" w:eastAsia="Arial Unicode MS" w:hAnsi="Arial" w:cs="Arial" w:hint="eastAsia"/>
                <w:color w:val="000000"/>
                <w:sz w:val="21"/>
                <w:szCs w:val="21"/>
                <w:lang w:eastAsia="zh-CN"/>
              </w:rPr>
              <w:t>Door open</w:t>
            </w:r>
          </w:p>
        </w:tc>
        <w:tc>
          <w:tcPr>
            <w:tcW w:w="1466" w:type="pct"/>
            <w:vAlign w:val="center"/>
          </w:tcPr>
          <w:p w:rsidR="000A4C6A" w:rsidRPr="00B02710" w:rsidRDefault="000A4C6A" w:rsidP="00D63824">
            <w:pPr>
              <w:jc w:val="both"/>
              <w:rPr>
                <w:rFonts w:ascii="Arial" w:eastAsia="Arial Unicode MS" w:hAnsi="Arial" w:cs="Arial"/>
                <w:color w:val="000000"/>
                <w:sz w:val="21"/>
                <w:szCs w:val="21"/>
                <w:lang w:eastAsia="zh-CN"/>
              </w:rPr>
            </w:pPr>
            <w:r w:rsidRPr="00B02710">
              <w:rPr>
                <w:rFonts w:ascii="Arial" w:eastAsia="Arial Unicode MS" w:hAnsi="Arial" w:cs="Arial" w:hint="eastAsia"/>
                <w:color w:val="000000"/>
                <w:sz w:val="21"/>
                <w:szCs w:val="21"/>
                <w:lang w:eastAsia="zh-CN"/>
              </w:rPr>
              <w:t>0~1V,I&lt;2mA</w:t>
            </w:r>
          </w:p>
        </w:tc>
        <w:tc>
          <w:tcPr>
            <w:tcW w:w="885" w:type="pct"/>
            <w:vAlign w:val="center"/>
          </w:tcPr>
          <w:p w:rsidR="000A4C6A" w:rsidRPr="00B02710" w:rsidRDefault="000A4C6A" w:rsidP="00D63824">
            <w:pPr>
              <w:jc w:val="both"/>
              <w:rPr>
                <w:rFonts w:ascii="Arial" w:eastAsia="Arial Unicode MS" w:hAnsi="Arial" w:cs="Arial"/>
                <w:color w:val="000000"/>
                <w:sz w:val="21"/>
                <w:szCs w:val="21"/>
                <w:lang w:eastAsia="zh-CN"/>
              </w:rPr>
            </w:pPr>
            <w:r w:rsidRPr="00B02710">
              <w:rPr>
                <w:rFonts w:ascii="Arial" w:eastAsia="Arial Unicode MS" w:hAnsi="Arial" w:cs="Arial" w:hint="eastAsia"/>
                <w:color w:val="000000"/>
                <w:sz w:val="21"/>
                <w:szCs w:val="21"/>
                <w:lang w:eastAsia="zh-CN"/>
              </w:rPr>
              <w:t>PIN19:Door Open</w:t>
            </w:r>
          </w:p>
        </w:tc>
        <w:tc>
          <w:tcPr>
            <w:tcW w:w="1058" w:type="pct"/>
            <w:vAlign w:val="center"/>
          </w:tcPr>
          <w:p w:rsidR="000A4C6A" w:rsidRPr="00CB3B8F" w:rsidRDefault="000A4C6A" w:rsidP="00E84D61">
            <w:pPr>
              <w:jc w:val="both"/>
              <w:rPr>
                <w:rFonts w:ascii="Arial" w:eastAsia="Arial Unicode MS" w:hAnsi="Arial" w:cs="Arial"/>
                <w:color w:val="000000"/>
                <w:sz w:val="21"/>
                <w:szCs w:val="21"/>
                <w:lang w:eastAsia="zh-CN"/>
              </w:rPr>
            </w:pPr>
          </w:p>
        </w:tc>
        <w:tc>
          <w:tcPr>
            <w:tcW w:w="848" w:type="pct"/>
            <w:vAlign w:val="center"/>
          </w:tcPr>
          <w:p w:rsidR="000A4C6A" w:rsidRPr="00CB3B8F" w:rsidRDefault="000A4C6A" w:rsidP="00E84D61">
            <w:pPr>
              <w:jc w:val="both"/>
              <w:rPr>
                <w:rFonts w:ascii="Arial" w:hAnsi="Arial" w:cs="Arial"/>
                <w:color w:val="000000"/>
                <w:sz w:val="21"/>
                <w:szCs w:val="21"/>
                <w:lang w:eastAsia="zh-CN"/>
              </w:rPr>
            </w:pPr>
          </w:p>
        </w:tc>
      </w:tr>
      <w:tr w:rsidR="000A4C6A" w:rsidRPr="00CB3B8F" w:rsidTr="00E84D61">
        <w:tblPrEx>
          <w:tblCellMar>
            <w:top w:w="0" w:type="dxa"/>
            <w:bottom w:w="0" w:type="dxa"/>
          </w:tblCellMar>
        </w:tblPrEx>
        <w:trPr>
          <w:cantSplit/>
          <w:trHeight w:val="20"/>
        </w:trPr>
        <w:tc>
          <w:tcPr>
            <w:tcW w:w="743" w:type="pct"/>
            <w:vAlign w:val="center"/>
          </w:tcPr>
          <w:p w:rsidR="000A4C6A" w:rsidRPr="00B02710" w:rsidRDefault="000A4C6A" w:rsidP="00D63824">
            <w:pPr>
              <w:jc w:val="both"/>
              <w:rPr>
                <w:rFonts w:ascii="Arial" w:eastAsia="Arial Unicode MS" w:hAnsi="Arial" w:cs="Arial"/>
                <w:color w:val="000000"/>
                <w:sz w:val="21"/>
                <w:szCs w:val="21"/>
                <w:lang w:eastAsia="zh-CN"/>
              </w:rPr>
            </w:pPr>
            <w:r w:rsidRPr="00B02710">
              <w:rPr>
                <w:rFonts w:ascii="Arial" w:eastAsia="Arial Unicode MS" w:hAnsi="Arial" w:cs="Arial" w:hint="eastAsia"/>
                <w:color w:val="000000"/>
                <w:sz w:val="21"/>
                <w:szCs w:val="21"/>
                <w:lang w:eastAsia="zh-CN"/>
              </w:rPr>
              <w:t>EPS</w:t>
            </w:r>
          </w:p>
        </w:tc>
        <w:tc>
          <w:tcPr>
            <w:tcW w:w="1466" w:type="pct"/>
            <w:vAlign w:val="center"/>
          </w:tcPr>
          <w:p w:rsidR="000A4C6A" w:rsidRPr="00B02710" w:rsidRDefault="000A4C6A" w:rsidP="00D63824">
            <w:pPr>
              <w:jc w:val="both"/>
              <w:rPr>
                <w:rFonts w:ascii="Arial" w:eastAsia="Arial Unicode MS" w:hAnsi="Arial" w:cs="Arial"/>
                <w:color w:val="000000"/>
                <w:sz w:val="21"/>
                <w:szCs w:val="21"/>
                <w:lang w:eastAsia="zh-CN"/>
              </w:rPr>
            </w:pPr>
            <w:r w:rsidRPr="00B02710">
              <w:rPr>
                <w:rFonts w:ascii="Arial" w:eastAsia="Arial Unicode MS" w:hAnsi="Arial" w:cs="Arial" w:hint="eastAsia"/>
                <w:color w:val="000000"/>
                <w:sz w:val="21"/>
                <w:szCs w:val="21"/>
                <w:lang w:eastAsia="zh-CN"/>
              </w:rPr>
              <w:t>0~1V,I&lt;2mA</w:t>
            </w:r>
          </w:p>
        </w:tc>
        <w:tc>
          <w:tcPr>
            <w:tcW w:w="885" w:type="pct"/>
            <w:vAlign w:val="center"/>
          </w:tcPr>
          <w:p w:rsidR="000A4C6A" w:rsidRPr="00B02710" w:rsidRDefault="000A4C6A" w:rsidP="00D63824">
            <w:pPr>
              <w:jc w:val="both"/>
              <w:rPr>
                <w:rFonts w:ascii="Arial" w:eastAsia="Arial Unicode MS" w:hAnsi="Arial" w:cs="Arial"/>
                <w:color w:val="000000"/>
                <w:sz w:val="21"/>
                <w:szCs w:val="21"/>
                <w:lang w:eastAsia="zh-CN"/>
              </w:rPr>
            </w:pPr>
            <w:r w:rsidRPr="00B02710">
              <w:rPr>
                <w:rFonts w:ascii="Arial" w:eastAsia="Arial Unicode MS" w:hAnsi="Arial" w:cs="Arial" w:hint="eastAsia"/>
                <w:color w:val="000000"/>
                <w:sz w:val="21"/>
                <w:szCs w:val="21"/>
                <w:lang w:eastAsia="zh-CN"/>
              </w:rPr>
              <w:t>PIN8:EPS</w:t>
            </w:r>
          </w:p>
        </w:tc>
        <w:tc>
          <w:tcPr>
            <w:tcW w:w="1058" w:type="pct"/>
            <w:vAlign w:val="center"/>
          </w:tcPr>
          <w:p w:rsidR="000A4C6A" w:rsidRPr="00CB3B8F" w:rsidRDefault="000A4C6A" w:rsidP="00E84D61">
            <w:pPr>
              <w:jc w:val="both"/>
              <w:rPr>
                <w:rFonts w:ascii="Arial" w:eastAsia="Arial Unicode MS" w:hAnsi="Arial" w:cs="Arial"/>
                <w:color w:val="000000"/>
                <w:sz w:val="21"/>
                <w:szCs w:val="21"/>
                <w:lang w:eastAsia="zh-CN"/>
              </w:rPr>
            </w:pPr>
          </w:p>
        </w:tc>
        <w:tc>
          <w:tcPr>
            <w:tcW w:w="848" w:type="pct"/>
            <w:vAlign w:val="center"/>
          </w:tcPr>
          <w:p w:rsidR="000A4C6A" w:rsidRPr="00CB3B8F" w:rsidRDefault="000A4C6A" w:rsidP="00E84D61">
            <w:pPr>
              <w:jc w:val="both"/>
              <w:rPr>
                <w:rFonts w:ascii="Arial" w:hAnsi="Arial" w:cs="Arial"/>
                <w:color w:val="000000"/>
                <w:sz w:val="21"/>
                <w:szCs w:val="21"/>
                <w:lang w:eastAsia="zh-CN"/>
              </w:rPr>
            </w:pPr>
          </w:p>
        </w:tc>
      </w:tr>
      <w:tr w:rsidR="000A4C6A" w:rsidRPr="00CB3B8F" w:rsidTr="00E84D61">
        <w:tblPrEx>
          <w:tblCellMar>
            <w:top w:w="0" w:type="dxa"/>
            <w:bottom w:w="0" w:type="dxa"/>
          </w:tblCellMar>
        </w:tblPrEx>
        <w:trPr>
          <w:cantSplit/>
          <w:trHeight w:val="20"/>
        </w:trPr>
        <w:tc>
          <w:tcPr>
            <w:tcW w:w="743" w:type="pct"/>
            <w:vAlign w:val="center"/>
          </w:tcPr>
          <w:p w:rsidR="000A4C6A" w:rsidRPr="00B02710" w:rsidRDefault="000A4C6A" w:rsidP="00D63824">
            <w:pPr>
              <w:jc w:val="both"/>
              <w:rPr>
                <w:rFonts w:ascii="Arial" w:eastAsia="Arial Unicode MS" w:hAnsi="Arial" w:cs="Arial"/>
                <w:color w:val="000000"/>
                <w:sz w:val="21"/>
                <w:szCs w:val="21"/>
                <w:lang w:eastAsia="zh-CN"/>
              </w:rPr>
            </w:pPr>
            <w:r w:rsidRPr="00B02710">
              <w:rPr>
                <w:rFonts w:ascii="Arial" w:eastAsia="Arial Unicode MS" w:hAnsi="Arial" w:cs="Arial" w:hint="eastAsia"/>
                <w:color w:val="000000"/>
                <w:sz w:val="21"/>
                <w:szCs w:val="21"/>
                <w:lang w:eastAsia="zh-CN"/>
              </w:rPr>
              <w:t>Air bag</w:t>
            </w:r>
          </w:p>
        </w:tc>
        <w:tc>
          <w:tcPr>
            <w:tcW w:w="1466" w:type="pct"/>
            <w:vAlign w:val="center"/>
          </w:tcPr>
          <w:p w:rsidR="000A4C6A" w:rsidRPr="00B02710" w:rsidRDefault="000A4C6A" w:rsidP="00D63824">
            <w:pPr>
              <w:jc w:val="both"/>
              <w:rPr>
                <w:rFonts w:ascii="Arial" w:eastAsia="Arial Unicode MS" w:hAnsi="Arial" w:cs="Arial"/>
                <w:color w:val="000000"/>
                <w:sz w:val="21"/>
                <w:szCs w:val="21"/>
                <w:lang w:eastAsia="zh-CN"/>
              </w:rPr>
            </w:pPr>
            <w:r w:rsidRPr="00B02710">
              <w:rPr>
                <w:rFonts w:ascii="Arial" w:eastAsia="Arial Unicode MS" w:hAnsi="Arial" w:cs="Arial" w:hint="eastAsia"/>
                <w:color w:val="000000"/>
                <w:sz w:val="21"/>
                <w:szCs w:val="21"/>
                <w:lang w:eastAsia="zh-CN"/>
              </w:rPr>
              <w:t>0~1V,I&lt;2mA</w:t>
            </w:r>
          </w:p>
        </w:tc>
        <w:tc>
          <w:tcPr>
            <w:tcW w:w="885" w:type="pct"/>
            <w:vAlign w:val="center"/>
          </w:tcPr>
          <w:p w:rsidR="000A4C6A" w:rsidRPr="00B02710" w:rsidRDefault="000A4C6A" w:rsidP="00D63824">
            <w:pPr>
              <w:jc w:val="both"/>
              <w:rPr>
                <w:rFonts w:ascii="Arial" w:eastAsia="Arial Unicode MS" w:hAnsi="Arial" w:cs="Arial"/>
                <w:color w:val="000000"/>
                <w:sz w:val="21"/>
                <w:szCs w:val="21"/>
                <w:lang w:eastAsia="zh-CN"/>
              </w:rPr>
            </w:pPr>
            <w:r w:rsidRPr="00B02710">
              <w:rPr>
                <w:rFonts w:ascii="Arial" w:eastAsia="Arial Unicode MS" w:hAnsi="Arial" w:cs="Arial" w:hint="eastAsia"/>
                <w:color w:val="000000"/>
                <w:sz w:val="21"/>
                <w:szCs w:val="21"/>
                <w:lang w:eastAsia="zh-CN"/>
              </w:rPr>
              <w:t>PIN7:Air Bag</w:t>
            </w:r>
          </w:p>
        </w:tc>
        <w:tc>
          <w:tcPr>
            <w:tcW w:w="1058" w:type="pct"/>
            <w:vAlign w:val="center"/>
          </w:tcPr>
          <w:p w:rsidR="000A4C6A" w:rsidRPr="00CB3B8F" w:rsidRDefault="000A4C6A" w:rsidP="00E84D61">
            <w:pPr>
              <w:jc w:val="both"/>
              <w:rPr>
                <w:rFonts w:ascii="Arial" w:eastAsia="Arial Unicode MS" w:hAnsi="Arial" w:cs="Arial"/>
                <w:color w:val="000000"/>
                <w:sz w:val="21"/>
                <w:szCs w:val="21"/>
                <w:lang w:eastAsia="zh-CN"/>
              </w:rPr>
            </w:pPr>
          </w:p>
        </w:tc>
        <w:tc>
          <w:tcPr>
            <w:tcW w:w="848" w:type="pct"/>
            <w:vAlign w:val="center"/>
          </w:tcPr>
          <w:p w:rsidR="000A4C6A" w:rsidRPr="00CB3B8F" w:rsidRDefault="000A4C6A" w:rsidP="00E84D61">
            <w:pPr>
              <w:jc w:val="both"/>
              <w:rPr>
                <w:rFonts w:ascii="Arial" w:hAnsi="Arial" w:cs="Arial"/>
                <w:color w:val="000000"/>
                <w:sz w:val="21"/>
                <w:szCs w:val="21"/>
                <w:lang w:eastAsia="zh-CN"/>
              </w:rPr>
            </w:pPr>
          </w:p>
        </w:tc>
      </w:tr>
      <w:tr w:rsidR="000A4C6A" w:rsidRPr="00CB3B8F" w:rsidTr="00E84D61">
        <w:tblPrEx>
          <w:tblCellMar>
            <w:top w:w="0" w:type="dxa"/>
            <w:bottom w:w="0" w:type="dxa"/>
          </w:tblCellMar>
        </w:tblPrEx>
        <w:trPr>
          <w:cantSplit/>
          <w:trHeight w:val="20"/>
        </w:trPr>
        <w:tc>
          <w:tcPr>
            <w:tcW w:w="743" w:type="pct"/>
            <w:vAlign w:val="center"/>
          </w:tcPr>
          <w:p w:rsidR="000A4C6A" w:rsidRPr="00B02710" w:rsidRDefault="000A4C6A" w:rsidP="00D63824">
            <w:pPr>
              <w:jc w:val="both"/>
              <w:rPr>
                <w:rFonts w:ascii="Arial" w:eastAsia="Arial Unicode MS" w:hAnsi="Arial" w:cs="Arial"/>
                <w:color w:val="000000"/>
                <w:sz w:val="21"/>
                <w:szCs w:val="21"/>
                <w:lang w:eastAsia="zh-CN"/>
              </w:rPr>
            </w:pPr>
            <w:r w:rsidRPr="00B02710">
              <w:rPr>
                <w:rFonts w:ascii="Arial" w:eastAsia="Arial Unicode MS" w:hAnsi="Arial" w:cs="Arial" w:hint="eastAsia"/>
                <w:color w:val="000000"/>
                <w:sz w:val="21"/>
                <w:szCs w:val="21"/>
                <w:lang w:eastAsia="zh-CN"/>
              </w:rPr>
              <w:t>Park Brake</w:t>
            </w:r>
          </w:p>
        </w:tc>
        <w:tc>
          <w:tcPr>
            <w:tcW w:w="1466" w:type="pct"/>
            <w:vAlign w:val="center"/>
          </w:tcPr>
          <w:p w:rsidR="000A4C6A" w:rsidRPr="00B02710" w:rsidRDefault="000A4C6A" w:rsidP="00D63824">
            <w:pPr>
              <w:jc w:val="both"/>
              <w:rPr>
                <w:rFonts w:ascii="Arial" w:eastAsia="Arial Unicode MS" w:hAnsi="Arial" w:cs="Arial"/>
                <w:color w:val="000000"/>
                <w:sz w:val="21"/>
                <w:szCs w:val="21"/>
                <w:lang w:eastAsia="zh-CN"/>
              </w:rPr>
            </w:pPr>
            <w:r w:rsidRPr="00B02710">
              <w:rPr>
                <w:rFonts w:ascii="Arial" w:eastAsia="Arial Unicode MS" w:hAnsi="Arial" w:cs="Arial" w:hint="eastAsia"/>
                <w:color w:val="000000"/>
                <w:sz w:val="21"/>
                <w:szCs w:val="21"/>
                <w:lang w:eastAsia="zh-CN"/>
              </w:rPr>
              <w:t>0~1V,I&lt;2mA</w:t>
            </w:r>
          </w:p>
        </w:tc>
        <w:tc>
          <w:tcPr>
            <w:tcW w:w="885" w:type="pct"/>
            <w:vAlign w:val="center"/>
          </w:tcPr>
          <w:p w:rsidR="000A4C6A" w:rsidRPr="00B02710" w:rsidRDefault="000A4C6A" w:rsidP="00D63824">
            <w:pPr>
              <w:jc w:val="both"/>
              <w:rPr>
                <w:rFonts w:ascii="Arial" w:eastAsia="Arial Unicode MS" w:hAnsi="Arial" w:cs="Arial"/>
                <w:color w:val="000000"/>
                <w:sz w:val="21"/>
                <w:szCs w:val="21"/>
                <w:lang w:eastAsia="zh-CN"/>
              </w:rPr>
            </w:pPr>
            <w:r w:rsidRPr="00B02710">
              <w:rPr>
                <w:rFonts w:ascii="Arial" w:eastAsia="Arial Unicode MS" w:hAnsi="Arial" w:cs="Arial" w:hint="eastAsia"/>
                <w:color w:val="000000"/>
                <w:sz w:val="21"/>
                <w:szCs w:val="21"/>
                <w:lang w:eastAsia="zh-CN"/>
              </w:rPr>
              <w:t>PIN6:Park Brake</w:t>
            </w:r>
          </w:p>
        </w:tc>
        <w:tc>
          <w:tcPr>
            <w:tcW w:w="1058" w:type="pct"/>
            <w:vAlign w:val="center"/>
          </w:tcPr>
          <w:p w:rsidR="000A4C6A" w:rsidRPr="00CB3B8F" w:rsidRDefault="000A4C6A" w:rsidP="00E84D61">
            <w:pPr>
              <w:jc w:val="both"/>
              <w:rPr>
                <w:rFonts w:ascii="Arial" w:eastAsia="Arial Unicode MS" w:hAnsi="Arial" w:cs="Arial"/>
                <w:color w:val="000000"/>
                <w:sz w:val="21"/>
                <w:szCs w:val="21"/>
                <w:lang w:eastAsia="zh-CN"/>
              </w:rPr>
            </w:pPr>
          </w:p>
        </w:tc>
        <w:tc>
          <w:tcPr>
            <w:tcW w:w="848" w:type="pct"/>
            <w:vAlign w:val="center"/>
          </w:tcPr>
          <w:p w:rsidR="000A4C6A" w:rsidRPr="00CB3B8F" w:rsidRDefault="000A4C6A" w:rsidP="00E84D61">
            <w:pPr>
              <w:jc w:val="both"/>
              <w:rPr>
                <w:rFonts w:ascii="Arial" w:hAnsi="Arial" w:cs="Arial"/>
                <w:color w:val="000000"/>
                <w:sz w:val="21"/>
                <w:szCs w:val="21"/>
                <w:lang w:eastAsia="zh-CN"/>
              </w:rPr>
            </w:pPr>
          </w:p>
        </w:tc>
      </w:tr>
      <w:tr w:rsidR="000A4C6A" w:rsidRPr="00CB3B8F" w:rsidTr="00E84D61">
        <w:tblPrEx>
          <w:tblCellMar>
            <w:top w:w="0" w:type="dxa"/>
            <w:bottom w:w="0" w:type="dxa"/>
          </w:tblCellMar>
        </w:tblPrEx>
        <w:trPr>
          <w:cantSplit/>
          <w:trHeight w:val="20"/>
        </w:trPr>
        <w:tc>
          <w:tcPr>
            <w:tcW w:w="743" w:type="pct"/>
            <w:vAlign w:val="center"/>
          </w:tcPr>
          <w:p w:rsidR="000A4C6A" w:rsidRPr="00B02710" w:rsidRDefault="000A4C6A" w:rsidP="00D63824">
            <w:pPr>
              <w:jc w:val="both"/>
              <w:rPr>
                <w:rFonts w:ascii="Arial" w:eastAsia="Arial Unicode MS" w:hAnsi="Arial" w:cs="Arial"/>
                <w:color w:val="000000"/>
                <w:sz w:val="21"/>
                <w:szCs w:val="21"/>
                <w:lang w:eastAsia="zh-CN"/>
              </w:rPr>
            </w:pPr>
            <w:r w:rsidRPr="00B02710">
              <w:rPr>
                <w:rFonts w:ascii="Arial" w:eastAsia="Arial Unicode MS" w:hAnsi="Arial" w:cs="Arial" w:hint="eastAsia"/>
                <w:color w:val="000000"/>
                <w:sz w:val="21"/>
                <w:szCs w:val="21"/>
                <w:lang w:eastAsia="zh-CN"/>
              </w:rPr>
              <w:t>Driver Sealbelt</w:t>
            </w:r>
          </w:p>
        </w:tc>
        <w:tc>
          <w:tcPr>
            <w:tcW w:w="1466" w:type="pct"/>
            <w:vAlign w:val="center"/>
          </w:tcPr>
          <w:p w:rsidR="000A4C6A" w:rsidRPr="00B02710" w:rsidRDefault="000A4C6A" w:rsidP="00D63824">
            <w:pPr>
              <w:jc w:val="both"/>
              <w:rPr>
                <w:rFonts w:ascii="Arial" w:eastAsia="Arial Unicode MS" w:hAnsi="Arial" w:cs="Arial"/>
                <w:color w:val="000000"/>
                <w:sz w:val="21"/>
                <w:szCs w:val="21"/>
                <w:lang w:eastAsia="zh-CN"/>
              </w:rPr>
            </w:pPr>
            <w:r w:rsidRPr="00B02710">
              <w:rPr>
                <w:rFonts w:ascii="Arial" w:eastAsia="Arial Unicode MS" w:hAnsi="Arial" w:cs="Arial" w:hint="eastAsia"/>
                <w:color w:val="000000"/>
                <w:sz w:val="21"/>
                <w:szCs w:val="21"/>
                <w:lang w:eastAsia="zh-CN"/>
              </w:rPr>
              <w:t>0~1V,I&lt;2mA</w:t>
            </w:r>
          </w:p>
        </w:tc>
        <w:tc>
          <w:tcPr>
            <w:tcW w:w="885" w:type="pct"/>
            <w:vAlign w:val="center"/>
          </w:tcPr>
          <w:p w:rsidR="000A4C6A" w:rsidRPr="00B02710" w:rsidRDefault="000A4C6A" w:rsidP="00D63824">
            <w:pPr>
              <w:jc w:val="both"/>
              <w:rPr>
                <w:rFonts w:ascii="Arial" w:eastAsia="Arial Unicode MS" w:hAnsi="Arial" w:cs="Arial"/>
                <w:color w:val="000000"/>
                <w:sz w:val="21"/>
                <w:szCs w:val="21"/>
                <w:lang w:eastAsia="zh-CN"/>
              </w:rPr>
            </w:pPr>
            <w:r w:rsidRPr="00B02710">
              <w:rPr>
                <w:rFonts w:ascii="Arial" w:eastAsia="Arial Unicode MS" w:hAnsi="Arial" w:cs="Arial" w:hint="eastAsia"/>
                <w:color w:val="000000"/>
                <w:sz w:val="21"/>
                <w:szCs w:val="21"/>
                <w:lang w:eastAsia="zh-CN"/>
              </w:rPr>
              <w:t>PIN5:Driver Sealbelt</w:t>
            </w:r>
          </w:p>
        </w:tc>
        <w:tc>
          <w:tcPr>
            <w:tcW w:w="1058" w:type="pct"/>
            <w:vAlign w:val="center"/>
          </w:tcPr>
          <w:p w:rsidR="000A4C6A" w:rsidRPr="00CB3B8F" w:rsidRDefault="000A4C6A" w:rsidP="00E84D61">
            <w:pPr>
              <w:jc w:val="both"/>
              <w:rPr>
                <w:rFonts w:ascii="Arial" w:eastAsia="Arial Unicode MS" w:hAnsi="Arial" w:cs="Arial"/>
                <w:color w:val="000000"/>
                <w:sz w:val="21"/>
                <w:szCs w:val="21"/>
                <w:lang w:eastAsia="zh-CN"/>
              </w:rPr>
            </w:pPr>
          </w:p>
        </w:tc>
        <w:tc>
          <w:tcPr>
            <w:tcW w:w="848" w:type="pct"/>
            <w:vAlign w:val="center"/>
          </w:tcPr>
          <w:p w:rsidR="000A4C6A" w:rsidRPr="00CB3B8F" w:rsidRDefault="000A4C6A" w:rsidP="00E84D61">
            <w:pPr>
              <w:jc w:val="both"/>
              <w:rPr>
                <w:rFonts w:ascii="Arial" w:hAnsi="Arial" w:cs="Arial"/>
                <w:color w:val="000000"/>
                <w:sz w:val="21"/>
                <w:szCs w:val="21"/>
                <w:lang w:eastAsia="zh-CN"/>
              </w:rPr>
            </w:pPr>
          </w:p>
        </w:tc>
      </w:tr>
      <w:tr w:rsidR="000A4C6A" w:rsidRPr="00CB3B8F" w:rsidTr="00E84D61">
        <w:tblPrEx>
          <w:tblCellMar>
            <w:top w:w="0" w:type="dxa"/>
            <w:bottom w:w="0" w:type="dxa"/>
          </w:tblCellMar>
        </w:tblPrEx>
        <w:trPr>
          <w:cantSplit/>
          <w:trHeight w:val="20"/>
        </w:trPr>
        <w:tc>
          <w:tcPr>
            <w:tcW w:w="743" w:type="pct"/>
            <w:vAlign w:val="center"/>
          </w:tcPr>
          <w:p w:rsidR="000A4C6A" w:rsidRPr="00B02710" w:rsidRDefault="000A4C6A" w:rsidP="00D63824">
            <w:pPr>
              <w:jc w:val="both"/>
              <w:rPr>
                <w:rFonts w:ascii="Arial" w:eastAsia="Arial Unicode MS" w:hAnsi="Arial" w:cs="Arial"/>
                <w:color w:val="000000"/>
                <w:sz w:val="21"/>
                <w:szCs w:val="21"/>
                <w:lang w:eastAsia="zh-CN"/>
              </w:rPr>
            </w:pPr>
            <w:r w:rsidRPr="00B02710">
              <w:rPr>
                <w:rFonts w:ascii="Arial" w:eastAsia="Arial Unicode MS" w:hAnsi="Arial" w:cs="Arial" w:hint="eastAsia"/>
                <w:color w:val="000000"/>
                <w:sz w:val="21"/>
                <w:szCs w:val="21"/>
                <w:lang w:eastAsia="zh-CN"/>
              </w:rPr>
              <w:t>Reverse Lamp</w:t>
            </w:r>
          </w:p>
        </w:tc>
        <w:tc>
          <w:tcPr>
            <w:tcW w:w="1466" w:type="pct"/>
            <w:vAlign w:val="center"/>
          </w:tcPr>
          <w:p w:rsidR="000A4C6A" w:rsidRPr="00B02710" w:rsidRDefault="000A4C6A" w:rsidP="00D63824">
            <w:pPr>
              <w:jc w:val="both"/>
              <w:rPr>
                <w:rFonts w:ascii="Arial" w:eastAsia="Arial Unicode MS" w:hAnsi="Arial" w:cs="Arial"/>
                <w:color w:val="000000"/>
                <w:sz w:val="21"/>
                <w:szCs w:val="21"/>
                <w:lang w:eastAsia="zh-CN"/>
              </w:rPr>
            </w:pPr>
            <w:r w:rsidRPr="00B02710">
              <w:rPr>
                <w:rFonts w:ascii="Arial" w:eastAsia="Arial Unicode MS" w:hAnsi="Arial" w:cs="Arial" w:hint="eastAsia"/>
                <w:color w:val="000000"/>
                <w:sz w:val="21"/>
                <w:szCs w:val="21"/>
                <w:lang w:eastAsia="zh-CN"/>
              </w:rPr>
              <w:t>0~1V,100mA&lt;I&lt;150mA</w:t>
            </w:r>
          </w:p>
        </w:tc>
        <w:tc>
          <w:tcPr>
            <w:tcW w:w="885" w:type="pct"/>
            <w:vAlign w:val="center"/>
          </w:tcPr>
          <w:p w:rsidR="000A4C6A" w:rsidRPr="00B02710" w:rsidRDefault="000A4C6A" w:rsidP="00D63824">
            <w:pPr>
              <w:jc w:val="both"/>
              <w:rPr>
                <w:rFonts w:ascii="Arial" w:eastAsia="Arial Unicode MS" w:hAnsi="Arial" w:cs="Arial"/>
                <w:color w:val="000000"/>
                <w:sz w:val="21"/>
                <w:szCs w:val="21"/>
                <w:lang w:eastAsia="zh-CN"/>
              </w:rPr>
            </w:pPr>
            <w:r w:rsidRPr="00B02710">
              <w:rPr>
                <w:rFonts w:ascii="Arial" w:eastAsia="Arial Unicode MS" w:hAnsi="Arial" w:cs="Arial" w:hint="eastAsia"/>
                <w:color w:val="000000"/>
                <w:sz w:val="21"/>
                <w:szCs w:val="21"/>
                <w:lang w:eastAsia="zh-CN"/>
              </w:rPr>
              <w:t>PIN11:Reverse Lamp</w:t>
            </w:r>
          </w:p>
        </w:tc>
        <w:tc>
          <w:tcPr>
            <w:tcW w:w="1058" w:type="pct"/>
            <w:vAlign w:val="center"/>
          </w:tcPr>
          <w:p w:rsidR="000A4C6A" w:rsidRPr="00CB3B8F" w:rsidRDefault="000A4C6A" w:rsidP="00E84D61">
            <w:pPr>
              <w:jc w:val="both"/>
              <w:rPr>
                <w:rFonts w:ascii="Arial" w:eastAsia="Arial Unicode MS" w:hAnsi="Arial" w:cs="Arial"/>
                <w:color w:val="000000"/>
                <w:sz w:val="21"/>
                <w:szCs w:val="21"/>
                <w:lang w:eastAsia="zh-CN"/>
              </w:rPr>
            </w:pPr>
          </w:p>
        </w:tc>
        <w:tc>
          <w:tcPr>
            <w:tcW w:w="848" w:type="pct"/>
            <w:vAlign w:val="center"/>
          </w:tcPr>
          <w:p w:rsidR="000A4C6A" w:rsidRPr="00CB3B8F" w:rsidRDefault="000A4C6A" w:rsidP="00E84D61">
            <w:pPr>
              <w:jc w:val="both"/>
              <w:rPr>
                <w:rFonts w:ascii="Arial" w:hAnsi="Arial" w:cs="Arial"/>
                <w:color w:val="000000"/>
                <w:sz w:val="21"/>
                <w:szCs w:val="21"/>
                <w:lang w:eastAsia="zh-CN"/>
              </w:rPr>
            </w:pPr>
          </w:p>
        </w:tc>
      </w:tr>
      <w:tr w:rsidR="000A4C6A" w:rsidRPr="00CB3B8F" w:rsidTr="00E84D61">
        <w:tblPrEx>
          <w:tblCellMar>
            <w:top w:w="0" w:type="dxa"/>
            <w:bottom w:w="0" w:type="dxa"/>
          </w:tblCellMar>
        </w:tblPrEx>
        <w:trPr>
          <w:cantSplit/>
          <w:trHeight w:val="20"/>
        </w:trPr>
        <w:tc>
          <w:tcPr>
            <w:tcW w:w="743" w:type="pct"/>
            <w:vAlign w:val="center"/>
          </w:tcPr>
          <w:p w:rsidR="000A4C6A" w:rsidRPr="00B02710" w:rsidRDefault="000A4C6A" w:rsidP="00D63824">
            <w:pPr>
              <w:jc w:val="both"/>
              <w:rPr>
                <w:rFonts w:ascii="Arial" w:eastAsia="Arial Unicode MS" w:hAnsi="Arial" w:cs="Arial"/>
                <w:color w:val="000000"/>
                <w:sz w:val="21"/>
                <w:szCs w:val="21"/>
                <w:lang w:eastAsia="zh-CN"/>
              </w:rPr>
            </w:pPr>
            <w:r w:rsidRPr="00B02710">
              <w:rPr>
                <w:rFonts w:ascii="Arial" w:eastAsia="Arial Unicode MS" w:hAnsi="Arial" w:cs="Arial"/>
                <w:color w:val="000000"/>
                <w:sz w:val="21"/>
                <w:szCs w:val="21"/>
                <w:lang w:eastAsia="zh-CN"/>
              </w:rPr>
              <w:t>C</w:t>
            </w:r>
            <w:r w:rsidRPr="00B02710">
              <w:rPr>
                <w:rFonts w:ascii="Arial" w:eastAsia="Arial Unicode MS" w:hAnsi="Arial" w:cs="Arial" w:hint="eastAsia"/>
                <w:color w:val="000000"/>
                <w:sz w:val="21"/>
                <w:szCs w:val="21"/>
                <w:lang w:eastAsia="zh-CN"/>
              </w:rPr>
              <w:t>an_L</w:t>
            </w:r>
          </w:p>
        </w:tc>
        <w:tc>
          <w:tcPr>
            <w:tcW w:w="1466" w:type="pct"/>
            <w:vAlign w:val="center"/>
          </w:tcPr>
          <w:p w:rsidR="000A4C6A" w:rsidRPr="00B02710" w:rsidRDefault="000A4C6A" w:rsidP="00D63824">
            <w:pPr>
              <w:jc w:val="both"/>
              <w:rPr>
                <w:rFonts w:ascii="Arial" w:eastAsia="Arial Unicode MS" w:hAnsi="Arial" w:cs="Arial"/>
                <w:color w:val="000000"/>
                <w:sz w:val="21"/>
                <w:szCs w:val="21"/>
                <w:lang w:eastAsia="zh-CN"/>
              </w:rPr>
            </w:pPr>
          </w:p>
        </w:tc>
        <w:tc>
          <w:tcPr>
            <w:tcW w:w="885" w:type="pct"/>
            <w:vAlign w:val="center"/>
          </w:tcPr>
          <w:p w:rsidR="000A4C6A" w:rsidRPr="00B02710" w:rsidRDefault="000A4C6A" w:rsidP="00D63824">
            <w:pPr>
              <w:jc w:val="both"/>
              <w:rPr>
                <w:rFonts w:ascii="Arial" w:eastAsia="Arial Unicode MS" w:hAnsi="Arial" w:cs="Arial"/>
                <w:color w:val="000000"/>
                <w:sz w:val="21"/>
                <w:szCs w:val="21"/>
                <w:lang w:eastAsia="zh-CN"/>
              </w:rPr>
            </w:pPr>
            <w:r w:rsidRPr="00B02710">
              <w:rPr>
                <w:rFonts w:ascii="Arial" w:eastAsia="Arial Unicode MS" w:hAnsi="Arial" w:cs="Arial" w:hint="eastAsia"/>
                <w:color w:val="000000"/>
                <w:sz w:val="21"/>
                <w:szCs w:val="21"/>
                <w:lang w:eastAsia="zh-CN"/>
              </w:rPr>
              <w:t>PIN2:CAN_H</w:t>
            </w:r>
          </w:p>
        </w:tc>
        <w:tc>
          <w:tcPr>
            <w:tcW w:w="1058" w:type="pct"/>
            <w:vAlign w:val="center"/>
          </w:tcPr>
          <w:p w:rsidR="000A4C6A" w:rsidRPr="00CB3B8F" w:rsidRDefault="000A4C6A" w:rsidP="00E84D61">
            <w:pPr>
              <w:jc w:val="both"/>
              <w:rPr>
                <w:rFonts w:ascii="Arial" w:eastAsia="Arial Unicode MS" w:hAnsi="Arial" w:cs="Arial"/>
                <w:color w:val="000000"/>
                <w:sz w:val="21"/>
                <w:szCs w:val="21"/>
                <w:lang w:eastAsia="zh-CN"/>
              </w:rPr>
            </w:pPr>
          </w:p>
        </w:tc>
        <w:tc>
          <w:tcPr>
            <w:tcW w:w="848" w:type="pct"/>
            <w:vAlign w:val="center"/>
          </w:tcPr>
          <w:p w:rsidR="000A4C6A" w:rsidRPr="00CB3B8F" w:rsidRDefault="000A4C6A" w:rsidP="00E84D61">
            <w:pPr>
              <w:jc w:val="both"/>
              <w:rPr>
                <w:rFonts w:ascii="Arial" w:hAnsi="Arial" w:cs="Arial"/>
                <w:color w:val="000000"/>
                <w:sz w:val="21"/>
                <w:szCs w:val="21"/>
                <w:lang w:eastAsia="zh-CN"/>
              </w:rPr>
            </w:pPr>
          </w:p>
        </w:tc>
      </w:tr>
      <w:tr w:rsidR="000A4C6A" w:rsidRPr="00CB3B8F" w:rsidTr="00E84D61">
        <w:tblPrEx>
          <w:tblCellMar>
            <w:top w:w="0" w:type="dxa"/>
            <w:bottom w:w="0" w:type="dxa"/>
          </w:tblCellMar>
        </w:tblPrEx>
        <w:trPr>
          <w:cantSplit/>
          <w:trHeight w:val="20"/>
        </w:trPr>
        <w:tc>
          <w:tcPr>
            <w:tcW w:w="743" w:type="pct"/>
            <w:vAlign w:val="center"/>
          </w:tcPr>
          <w:p w:rsidR="000A4C6A" w:rsidRPr="00B02710" w:rsidRDefault="000A4C6A" w:rsidP="00D63824">
            <w:pPr>
              <w:jc w:val="both"/>
              <w:rPr>
                <w:rFonts w:ascii="Arial" w:eastAsia="Arial Unicode MS" w:hAnsi="Arial" w:cs="Arial"/>
                <w:color w:val="000000"/>
                <w:sz w:val="21"/>
                <w:szCs w:val="21"/>
                <w:lang w:eastAsia="zh-CN"/>
              </w:rPr>
            </w:pPr>
            <w:r w:rsidRPr="00B02710">
              <w:rPr>
                <w:rFonts w:ascii="Arial" w:eastAsia="Arial Unicode MS" w:hAnsi="Arial" w:cs="Arial" w:hint="eastAsia"/>
                <w:color w:val="000000"/>
                <w:sz w:val="21"/>
                <w:szCs w:val="21"/>
                <w:lang w:eastAsia="zh-CN"/>
              </w:rPr>
              <w:t>Can_H</w:t>
            </w:r>
          </w:p>
        </w:tc>
        <w:tc>
          <w:tcPr>
            <w:tcW w:w="1466" w:type="pct"/>
            <w:vAlign w:val="center"/>
          </w:tcPr>
          <w:p w:rsidR="000A4C6A" w:rsidRPr="00B02710" w:rsidRDefault="000A4C6A" w:rsidP="00D63824">
            <w:pPr>
              <w:jc w:val="both"/>
              <w:rPr>
                <w:rFonts w:ascii="Arial" w:eastAsia="Arial Unicode MS" w:hAnsi="Arial" w:cs="Arial"/>
                <w:color w:val="000000"/>
                <w:sz w:val="21"/>
                <w:szCs w:val="21"/>
                <w:lang w:eastAsia="zh-CN"/>
              </w:rPr>
            </w:pPr>
          </w:p>
        </w:tc>
        <w:tc>
          <w:tcPr>
            <w:tcW w:w="885" w:type="pct"/>
            <w:vAlign w:val="center"/>
          </w:tcPr>
          <w:p w:rsidR="000A4C6A" w:rsidRPr="00B02710" w:rsidRDefault="000A4C6A" w:rsidP="00D63824">
            <w:pPr>
              <w:jc w:val="both"/>
              <w:rPr>
                <w:rFonts w:ascii="Arial" w:eastAsia="Arial Unicode MS" w:hAnsi="Arial" w:cs="Arial"/>
                <w:color w:val="000000"/>
                <w:sz w:val="21"/>
                <w:szCs w:val="21"/>
                <w:lang w:eastAsia="zh-CN"/>
              </w:rPr>
            </w:pPr>
            <w:r w:rsidRPr="00B02710">
              <w:rPr>
                <w:rFonts w:ascii="Arial" w:eastAsia="Arial Unicode MS" w:hAnsi="Arial" w:cs="Arial" w:hint="eastAsia"/>
                <w:color w:val="000000"/>
                <w:sz w:val="21"/>
                <w:szCs w:val="21"/>
                <w:lang w:eastAsia="zh-CN"/>
              </w:rPr>
              <w:t>PIN3:CAN_L</w:t>
            </w:r>
          </w:p>
        </w:tc>
        <w:tc>
          <w:tcPr>
            <w:tcW w:w="1058" w:type="pct"/>
            <w:vAlign w:val="center"/>
          </w:tcPr>
          <w:p w:rsidR="000A4C6A" w:rsidRPr="00CB3B8F" w:rsidRDefault="000A4C6A" w:rsidP="00E84D61">
            <w:pPr>
              <w:jc w:val="both"/>
              <w:rPr>
                <w:rFonts w:ascii="Arial" w:eastAsia="Arial Unicode MS" w:hAnsi="Arial" w:cs="Arial"/>
                <w:color w:val="000000"/>
                <w:sz w:val="21"/>
                <w:szCs w:val="21"/>
                <w:lang w:eastAsia="zh-CN"/>
              </w:rPr>
            </w:pPr>
          </w:p>
        </w:tc>
        <w:tc>
          <w:tcPr>
            <w:tcW w:w="848" w:type="pct"/>
            <w:vAlign w:val="center"/>
          </w:tcPr>
          <w:p w:rsidR="000A4C6A" w:rsidRPr="00CB3B8F" w:rsidRDefault="000A4C6A" w:rsidP="00E84D61">
            <w:pPr>
              <w:jc w:val="both"/>
              <w:rPr>
                <w:rFonts w:ascii="Arial" w:hAnsi="Arial" w:cs="Arial"/>
                <w:color w:val="000000"/>
                <w:sz w:val="21"/>
                <w:szCs w:val="21"/>
                <w:lang w:eastAsia="zh-CN"/>
              </w:rPr>
            </w:pPr>
          </w:p>
        </w:tc>
      </w:tr>
      <w:tr w:rsidR="000A4C6A" w:rsidRPr="00CB3B8F" w:rsidTr="00E84D61">
        <w:tblPrEx>
          <w:tblCellMar>
            <w:top w:w="0" w:type="dxa"/>
            <w:bottom w:w="0" w:type="dxa"/>
          </w:tblCellMar>
        </w:tblPrEx>
        <w:trPr>
          <w:cantSplit/>
          <w:trHeight w:val="20"/>
        </w:trPr>
        <w:tc>
          <w:tcPr>
            <w:tcW w:w="743" w:type="pct"/>
            <w:vAlign w:val="center"/>
          </w:tcPr>
          <w:p w:rsidR="000A4C6A" w:rsidRPr="000A4C6A" w:rsidRDefault="000A4C6A" w:rsidP="00D63824">
            <w:pPr>
              <w:jc w:val="both"/>
              <w:rPr>
                <w:rFonts w:ascii="Arial" w:eastAsia="Arial Unicode MS" w:hAnsi="Arial" w:cs="Arial"/>
                <w:sz w:val="21"/>
                <w:szCs w:val="21"/>
                <w:lang w:eastAsia="zh-CN"/>
              </w:rPr>
            </w:pPr>
            <w:r w:rsidRPr="000A4C6A">
              <w:rPr>
                <w:rFonts w:ascii="Arial" w:eastAsia="Arial Unicode MS" w:hAnsi="Arial" w:cs="Arial" w:hint="eastAsia"/>
                <w:sz w:val="21"/>
                <w:szCs w:val="21"/>
                <w:lang w:eastAsia="zh-CN"/>
              </w:rPr>
              <w:t>PFAF Trigger</w:t>
            </w:r>
          </w:p>
        </w:tc>
        <w:tc>
          <w:tcPr>
            <w:tcW w:w="1466" w:type="pct"/>
            <w:vAlign w:val="center"/>
          </w:tcPr>
          <w:p w:rsidR="000A4C6A" w:rsidRPr="000A4C6A" w:rsidRDefault="000A4C6A" w:rsidP="00D63824">
            <w:pPr>
              <w:jc w:val="both"/>
              <w:rPr>
                <w:rFonts w:ascii="Arial" w:eastAsia="Arial Unicode MS" w:hAnsi="Arial" w:cs="Arial"/>
                <w:sz w:val="21"/>
                <w:szCs w:val="21"/>
                <w:lang w:eastAsia="zh-CN"/>
              </w:rPr>
            </w:pPr>
            <w:r w:rsidRPr="000A4C6A">
              <w:rPr>
                <w:rFonts w:ascii="Arial" w:eastAsia="Arial Unicode MS" w:hAnsi="Arial" w:cs="Arial" w:hint="eastAsia"/>
                <w:sz w:val="21"/>
                <w:szCs w:val="21"/>
                <w:lang w:eastAsia="zh-CN"/>
              </w:rPr>
              <w:t>NA</w:t>
            </w:r>
          </w:p>
        </w:tc>
        <w:tc>
          <w:tcPr>
            <w:tcW w:w="885" w:type="pct"/>
            <w:vAlign w:val="center"/>
          </w:tcPr>
          <w:p w:rsidR="000A4C6A" w:rsidRPr="000A4C6A" w:rsidRDefault="000A4C6A" w:rsidP="00D63824">
            <w:pPr>
              <w:jc w:val="both"/>
              <w:rPr>
                <w:rFonts w:ascii="Arial" w:eastAsia="Arial Unicode MS" w:hAnsi="Arial" w:cs="Arial"/>
                <w:sz w:val="21"/>
                <w:szCs w:val="21"/>
                <w:lang w:eastAsia="zh-CN"/>
              </w:rPr>
            </w:pPr>
            <w:r w:rsidRPr="000A4C6A">
              <w:rPr>
                <w:rFonts w:ascii="Arial" w:eastAsia="Arial Unicode MS" w:hAnsi="Arial" w:cs="Arial" w:hint="eastAsia"/>
                <w:sz w:val="21"/>
                <w:szCs w:val="21"/>
                <w:lang w:eastAsia="zh-CN"/>
              </w:rPr>
              <w:t>PIN17: PFAF Trigger</w:t>
            </w:r>
          </w:p>
        </w:tc>
        <w:tc>
          <w:tcPr>
            <w:tcW w:w="1058" w:type="pct"/>
            <w:vAlign w:val="center"/>
          </w:tcPr>
          <w:p w:rsidR="000A4C6A" w:rsidRPr="00CB3B8F" w:rsidRDefault="000A4C6A" w:rsidP="00E84D61">
            <w:pPr>
              <w:jc w:val="both"/>
              <w:rPr>
                <w:rFonts w:ascii="Arial" w:eastAsia="Arial Unicode MS" w:hAnsi="Arial" w:cs="Arial"/>
                <w:color w:val="000000"/>
                <w:sz w:val="21"/>
                <w:szCs w:val="21"/>
                <w:lang w:eastAsia="zh-CN"/>
              </w:rPr>
            </w:pPr>
          </w:p>
        </w:tc>
        <w:tc>
          <w:tcPr>
            <w:tcW w:w="848" w:type="pct"/>
            <w:vAlign w:val="center"/>
          </w:tcPr>
          <w:p w:rsidR="000A4C6A" w:rsidRPr="00CB3B8F" w:rsidRDefault="000A4C6A" w:rsidP="00E84D61">
            <w:pPr>
              <w:jc w:val="both"/>
              <w:rPr>
                <w:rFonts w:ascii="Arial" w:hAnsi="Arial" w:cs="Arial"/>
                <w:color w:val="000000"/>
                <w:sz w:val="21"/>
                <w:szCs w:val="21"/>
                <w:lang w:eastAsia="zh-CN"/>
              </w:rPr>
            </w:pPr>
          </w:p>
        </w:tc>
      </w:tr>
      <w:tr w:rsidR="000A4C6A" w:rsidRPr="00CB3B8F" w:rsidTr="00E84D61">
        <w:tblPrEx>
          <w:tblCellMar>
            <w:top w:w="0" w:type="dxa"/>
            <w:bottom w:w="0" w:type="dxa"/>
          </w:tblCellMar>
        </w:tblPrEx>
        <w:trPr>
          <w:cantSplit/>
          <w:trHeight w:val="20"/>
        </w:trPr>
        <w:tc>
          <w:tcPr>
            <w:tcW w:w="743" w:type="pct"/>
            <w:vAlign w:val="center"/>
          </w:tcPr>
          <w:p w:rsidR="000A4C6A" w:rsidRPr="000A4C6A" w:rsidRDefault="000A4C6A" w:rsidP="00D63824">
            <w:pPr>
              <w:jc w:val="both"/>
              <w:rPr>
                <w:rFonts w:ascii="Arial" w:eastAsia="Arial Unicode MS" w:hAnsi="Arial" w:cs="Arial"/>
                <w:sz w:val="21"/>
                <w:szCs w:val="21"/>
                <w:lang w:eastAsia="zh-CN"/>
              </w:rPr>
            </w:pPr>
            <w:r w:rsidRPr="000A4C6A">
              <w:rPr>
                <w:rFonts w:ascii="Arial" w:eastAsia="Arial Unicode MS" w:hAnsi="Arial" w:cs="Arial" w:hint="eastAsia"/>
                <w:sz w:val="21"/>
                <w:szCs w:val="21"/>
                <w:lang w:eastAsia="zh-CN"/>
              </w:rPr>
              <w:t>OTA Signal</w:t>
            </w:r>
          </w:p>
        </w:tc>
        <w:tc>
          <w:tcPr>
            <w:tcW w:w="1466" w:type="pct"/>
            <w:vAlign w:val="center"/>
          </w:tcPr>
          <w:p w:rsidR="000A4C6A" w:rsidRPr="000A4C6A" w:rsidRDefault="000A4C6A" w:rsidP="00D63824">
            <w:pPr>
              <w:jc w:val="both"/>
              <w:rPr>
                <w:rFonts w:ascii="Arial" w:eastAsia="Arial Unicode MS" w:hAnsi="Arial" w:cs="Arial"/>
                <w:sz w:val="21"/>
                <w:szCs w:val="21"/>
                <w:lang w:eastAsia="zh-CN"/>
              </w:rPr>
            </w:pPr>
            <w:r w:rsidRPr="000A4C6A">
              <w:rPr>
                <w:rFonts w:ascii="Arial" w:eastAsia="Arial Unicode MS" w:hAnsi="Arial" w:cs="Arial" w:hint="eastAsia"/>
                <w:sz w:val="21"/>
                <w:szCs w:val="21"/>
                <w:lang w:eastAsia="zh-CN"/>
              </w:rPr>
              <w:t>NA</w:t>
            </w:r>
          </w:p>
        </w:tc>
        <w:tc>
          <w:tcPr>
            <w:tcW w:w="885" w:type="pct"/>
            <w:vAlign w:val="center"/>
          </w:tcPr>
          <w:p w:rsidR="000A4C6A" w:rsidRPr="000A4C6A" w:rsidRDefault="000A4C6A" w:rsidP="00D63824">
            <w:pPr>
              <w:jc w:val="both"/>
              <w:rPr>
                <w:rFonts w:ascii="Arial" w:eastAsia="Arial Unicode MS" w:hAnsi="Arial" w:cs="Arial"/>
                <w:sz w:val="21"/>
                <w:szCs w:val="21"/>
                <w:lang w:eastAsia="zh-CN"/>
              </w:rPr>
            </w:pPr>
            <w:r w:rsidRPr="000A4C6A">
              <w:rPr>
                <w:rFonts w:ascii="Arial" w:eastAsia="Arial Unicode MS" w:hAnsi="Arial" w:cs="Arial" w:hint="eastAsia"/>
                <w:sz w:val="21"/>
                <w:szCs w:val="21"/>
                <w:lang w:eastAsia="zh-CN"/>
              </w:rPr>
              <w:t>PIN16: OTA Signal</w:t>
            </w:r>
          </w:p>
        </w:tc>
        <w:tc>
          <w:tcPr>
            <w:tcW w:w="1058" w:type="pct"/>
            <w:vAlign w:val="center"/>
          </w:tcPr>
          <w:p w:rsidR="000A4C6A" w:rsidRPr="00CB3B8F" w:rsidRDefault="000A4C6A" w:rsidP="00E84D61">
            <w:pPr>
              <w:jc w:val="both"/>
              <w:rPr>
                <w:rFonts w:ascii="Arial" w:eastAsia="Arial Unicode MS" w:hAnsi="Arial" w:cs="Arial"/>
                <w:color w:val="000000"/>
                <w:sz w:val="21"/>
                <w:szCs w:val="21"/>
                <w:lang w:eastAsia="zh-CN"/>
              </w:rPr>
            </w:pPr>
          </w:p>
        </w:tc>
        <w:tc>
          <w:tcPr>
            <w:tcW w:w="848" w:type="pct"/>
            <w:vAlign w:val="center"/>
          </w:tcPr>
          <w:p w:rsidR="000A4C6A" w:rsidRPr="00CB3B8F" w:rsidRDefault="000A4C6A" w:rsidP="00E84D61">
            <w:pPr>
              <w:jc w:val="both"/>
              <w:rPr>
                <w:rFonts w:ascii="Arial" w:hAnsi="Arial" w:cs="Arial"/>
                <w:color w:val="000000"/>
                <w:sz w:val="21"/>
                <w:szCs w:val="21"/>
                <w:lang w:eastAsia="zh-CN"/>
              </w:rPr>
            </w:pPr>
          </w:p>
        </w:tc>
      </w:tr>
      <w:tr w:rsidR="000A4C6A" w:rsidRPr="00CB3B8F" w:rsidTr="00E84D61">
        <w:tblPrEx>
          <w:tblCellMar>
            <w:top w:w="0" w:type="dxa"/>
            <w:bottom w:w="0" w:type="dxa"/>
          </w:tblCellMar>
        </w:tblPrEx>
        <w:trPr>
          <w:cantSplit/>
          <w:trHeight w:val="20"/>
        </w:trPr>
        <w:tc>
          <w:tcPr>
            <w:tcW w:w="743" w:type="pct"/>
            <w:vAlign w:val="center"/>
          </w:tcPr>
          <w:p w:rsidR="000A4C6A" w:rsidRPr="000A4C6A" w:rsidRDefault="000A4C6A" w:rsidP="00D63824">
            <w:pPr>
              <w:jc w:val="both"/>
              <w:rPr>
                <w:rFonts w:ascii="Arial" w:eastAsia="Arial Unicode MS" w:hAnsi="Arial" w:cs="Arial"/>
                <w:sz w:val="21"/>
                <w:szCs w:val="21"/>
                <w:lang w:eastAsia="zh-CN"/>
              </w:rPr>
            </w:pPr>
            <w:r w:rsidRPr="000A4C6A">
              <w:rPr>
                <w:rFonts w:ascii="Arial" w:eastAsia="Arial Unicode MS" w:hAnsi="Arial" w:cs="Arial" w:hint="eastAsia"/>
                <w:sz w:val="21"/>
                <w:szCs w:val="21"/>
                <w:lang w:eastAsia="zh-CN"/>
              </w:rPr>
              <w:t>OTA Return</w:t>
            </w:r>
          </w:p>
        </w:tc>
        <w:tc>
          <w:tcPr>
            <w:tcW w:w="1466" w:type="pct"/>
            <w:vAlign w:val="center"/>
          </w:tcPr>
          <w:p w:rsidR="000A4C6A" w:rsidRPr="000A4C6A" w:rsidRDefault="000A4C6A" w:rsidP="00D63824">
            <w:pPr>
              <w:jc w:val="both"/>
              <w:rPr>
                <w:rFonts w:ascii="Arial" w:eastAsia="Arial Unicode MS" w:hAnsi="Arial" w:cs="Arial"/>
                <w:sz w:val="21"/>
                <w:szCs w:val="21"/>
                <w:lang w:eastAsia="zh-CN"/>
              </w:rPr>
            </w:pPr>
            <w:r w:rsidRPr="000A4C6A">
              <w:rPr>
                <w:rFonts w:ascii="Arial" w:eastAsia="Arial Unicode MS" w:hAnsi="Arial" w:cs="Arial" w:hint="eastAsia"/>
                <w:sz w:val="21"/>
                <w:szCs w:val="21"/>
                <w:lang w:eastAsia="zh-CN"/>
              </w:rPr>
              <w:t>NA</w:t>
            </w:r>
          </w:p>
        </w:tc>
        <w:tc>
          <w:tcPr>
            <w:tcW w:w="885" w:type="pct"/>
            <w:vAlign w:val="center"/>
          </w:tcPr>
          <w:p w:rsidR="000A4C6A" w:rsidRPr="000A4C6A" w:rsidRDefault="000A4C6A" w:rsidP="00D63824">
            <w:pPr>
              <w:jc w:val="both"/>
              <w:rPr>
                <w:rFonts w:ascii="Arial" w:eastAsia="Arial Unicode MS" w:hAnsi="Arial" w:cs="Arial"/>
                <w:sz w:val="21"/>
                <w:szCs w:val="21"/>
                <w:lang w:eastAsia="zh-CN"/>
              </w:rPr>
            </w:pPr>
            <w:r w:rsidRPr="000A4C6A">
              <w:rPr>
                <w:rFonts w:ascii="Arial" w:eastAsia="Arial Unicode MS" w:hAnsi="Arial" w:cs="Arial" w:hint="eastAsia"/>
                <w:sz w:val="21"/>
                <w:szCs w:val="21"/>
                <w:lang w:eastAsia="zh-CN"/>
              </w:rPr>
              <w:t>PIN15: OTA Return</w:t>
            </w:r>
          </w:p>
        </w:tc>
        <w:tc>
          <w:tcPr>
            <w:tcW w:w="1058" w:type="pct"/>
            <w:vAlign w:val="center"/>
          </w:tcPr>
          <w:p w:rsidR="000A4C6A" w:rsidRPr="00CB3B8F" w:rsidRDefault="000A4C6A" w:rsidP="00E84D61">
            <w:pPr>
              <w:jc w:val="both"/>
              <w:rPr>
                <w:rFonts w:ascii="Arial" w:eastAsia="Arial Unicode MS" w:hAnsi="Arial" w:cs="Arial"/>
                <w:color w:val="000000"/>
                <w:sz w:val="21"/>
                <w:szCs w:val="21"/>
                <w:lang w:eastAsia="zh-CN"/>
              </w:rPr>
            </w:pPr>
          </w:p>
        </w:tc>
        <w:tc>
          <w:tcPr>
            <w:tcW w:w="848" w:type="pct"/>
            <w:vAlign w:val="center"/>
          </w:tcPr>
          <w:p w:rsidR="000A4C6A" w:rsidRPr="00CB3B8F" w:rsidRDefault="000A4C6A" w:rsidP="00E84D61">
            <w:pPr>
              <w:jc w:val="both"/>
              <w:rPr>
                <w:rFonts w:ascii="Arial" w:hAnsi="Arial" w:cs="Arial"/>
                <w:color w:val="000000"/>
                <w:sz w:val="21"/>
                <w:szCs w:val="21"/>
                <w:lang w:eastAsia="zh-CN"/>
              </w:rPr>
            </w:pPr>
          </w:p>
        </w:tc>
      </w:tr>
      <w:tr w:rsidR="000A4C6A" w:rsidRPr="00CB3B8F" w:rsidTr="00E84D61">
        <w:tblPrEx>
          <w:tblCellMar>
            <w:top w:w="0" w:type="dxa"/>
            <w:bottom w:w="0" w:type="dxa"/>
          </w:tblCellMar>
        </w:tblPrEx>
        <w:trPr>
          <w:cantSplit/>
          <w:trHeight w:val="20"/>
        </w:trPr>
        <w:tc>
          <w:tcPr>
            <w:tcW w:w="743" w:type="pct"/>
            <w:vAlign w:val="center"/>
          </w:tcPr>
          <w:p w:rsidR="000A4C6A" w:rsidRPr="000A4C6A" w:rsidRDefault="000A4C6A" w:rsidP="00D63824">
            <w:pPr>
              <w:jc w:val="both"/>
              <w:rPr>
                <w:rFonts w:ascii="Arial" w:eastAsia="Arial Unicode MS" w:hAnsi="Arial" w:cs="Arial" w:hint="eastAsia"/>
                <w:sz w:val="21"/>
                <w:szCs w:val="21"/>
                <w:lang w:eastAsia="zh-CN"/>
              </w:rPr>
            </w:pPr>
            <w:r w:rsidRPr="000A4C6A">
              <w:rPr>
                <w:rFonts w:ascii="Arial" w:eastAsia="Arial Unicode MS" w:hAnsi="Arial" w:cs="Arial" w:hint="eastAsia"/>
                <w:sz w:val="21"/>
                <w:szCs w:val="21"/>
                <w:lang w:eastAsia="zh-CN"/>
              </w:rPr>
              <w:t>车速输出</w:t>
            </w:r>
          </w:p>
        </w:tc>
        <w:tc>
          <w:tcPr>
            <w:tcW w:w="1466" w:type="pct"/>
            <w:vAlign w:val="center"/>
          </w:tcPr>
          <w:p w:rsidR="000A4C6A" w:rsidRPr="000A4C6A" w:rsidRDefault="000A4C6A" w:rsidP="00D63824">
            <w:pPr>
              <w:jc w:val="both"/>
              <w:rPr>
                <w:rFonts w:ascii="Arial" w:eastAsia="Arial Unicode MS" w:hAnsi="Arial" w:cs="Arial"/>
                <w:sz w:val="21"/>
                <w:szCs w:val="21"/>
                <w:lang w:eastAsia="zh-CN"/>
              </w:rPr>
            </w:pPr>
            <w:r w:rsidRPr="000A4C6A">
              <w:rPr>
                <w:rFonts w:ascii="Arial" w:eastAsia="Arial Unicode MS" w:hAnsi="Arial" w:cs="Arial" w:hint="eastAsia"/>
                <w:sz w:val="21"/>
                <w:szCs w:val="21"/>
                <w:lang w:eastAsia="zh-CN"/>
              </w:rPr>
              <w:t>0,13.5</w:t>
            </w:r>
            <w:r w:rsidRPr="000A4C6A">
              <w:rPr>
                <w:rFonts w:ascii="Arial" w:eastAsia="Arial Unicode MS" w:hAnsi="Arial" w:cs="Arial" w:hint="eastAsia"/>
                <w:sz w:val="21"/>
                <w:szCs w:val="21"/>
                <w:lang w:eastAsia="zh-CN"/>
              </w:rPr>
              <w:t>±</w:t>
            </w:r>
            <w:r w:rsidRPr="000A4C6A">
              <w:rPr>
                <w:rFonts w:ascii="Arial" w:eastAsia="Arial Unicode MS" w:hAnsi="Arial" w:cs="Arial" w:hint="eastAsia"/>
                <w:sz w:val="21"/>
                <w:szCs w:val="21"/>
                <w:lang w:eastAsia="zh-CN"/>
              </w:rPr>
              <w:t>1V V,I&lt;2mA</w:t>
            </w:r>
          </w:p>
        </w:tc>
        <w:tc>
          <w:tcPr>
            <w:tcW w:w="885" w:type="pct"/>
            <w:vAlign w:val="center"/>
          </w:tcPr>
          <w:p w:rsidR="000A4C6A" w:rsidRPr="000A4C6A" w:rsidRDefault="000A4C6A" w:rsidP="00D63824">
            <w:pPr>
              <w:jc w:val="both"/>
              <w:rPr>
                <w:rFonts w:ascii="Arial" w:eastAsia="Arial Unicode MS" w:hAnsi="Arial" w:cs="Arial"/>
                <w:sz w:val="21"/>
                <w:szCs w:val="21"/>
                <w:lang w:eastAsia="zh-CN"/>
              </w:rPr>
            </w:pPr>
            <w:r w:rsidRPr="000A4C6A">
              <w:rPr>
                <w:rFonts w:ascii="Arial" w:eastAsia="Arial Unicode MS" w:hAnsi="Arial" w:cs="Arial" w:hint="eastAsia"/>
                <w:sz w:val="21"/>
                <w:szCs w:val="21"/>
                <w:lang w:eastAsia="zh-CN"/>
              </w:rPr>
              <w:t>PIN10:Speed Out</w:t>
            </w:r>
          </w:p>
        </w:tc>
        <w:tc>
          <w:tcPr>
            <w:tcW w:w="1058" w:type="pct"/>
            <w:vAlign w:val="center"/>
          </w:tcPr>
          <w:p w:rsidR="000A4C6A" w:rsidRPr="00CB3B8F" w:rsidRDefault="000A4C6A" w:rsidP="00E84D61">
            <w:pPr>
              <w:jc w:val="both"/>
              <w:rPr>
                <w:rFonts w:ascii="Arial" w:eastAsia="Arial Unicode MS" w:hAnsi="Arial" w:cs="Arial"/>
                <w:color w:val="000000"/>
                <w:sz w:val="21"/>
                <w:szCs w:val="21"/>
                <w:lang w:eastAsia="zh-CN"/>
              </w:rPr>
            </w:pPr>
          </w:p>
        </w:tc>
        <w:tc>
          <w:tcPr>
            <w:tcW w:w="848" w:type="pct"/>
            <w:vAlign w:val="center"/>
          </w:tcPr>
          <w:p w:rsidR="000A4C6A" w:rsidRPr="00CB3B8F" w:rsidRDefault="000A4C6A" w:rsidP="00E84D61">
            <w:pPr>
              <w:jc w:val="both"/>
              <w:rPr>
                <w:rFonts w:ascii="Arial" w:hAnsi="Arial" w:cs="Arial"/>
                <w:color w:val="000000"/>
                <w:sz w:val="21"/>
                <w:szCs w:val="21"/>
                <w:lang w:eastAsia="zh-CN"/>
              </w:rPr>
            </w:pPr>
          </w:p>
        </w:tc>
      </w:tr>
      <w:tr w:rsidR="000A4C6A" w:rsidRPr="00CB3B8F" w:rsidTr="00E84D61">
        <w:tblPrEx>
          <w:tblCellMar>
            <w:top w:w="0" w:type="dxa"/>
            <w:bottom w:w="0" w:type="dxa"/>
          </w:tblCellMar>
        </w:tblPrEx>
        <w:trPr>
          <w:cantSplit/>
          <w:trHeight w:val="20"/>
        </w:trPr>
        <w:tc>
          <w:tcPr>
            <w:tcW w:w="743" w:type="pct"/>
            <w:vAlign w:val="center"/>
          </w:tcPr>
          <w:p w:rsidR="000A4C6A" w:rsidRPr="000A4C6A" w:rsidRDefault="000A4C6A" w:rsidP="00D63824">
            <w:pPr>
              <w:jc w:val="both"/>
              <w:rPr>
                <w:rFonts w:ascii="Arial" w:eastAsia="Arial Unicode MS" w:hAnsi="Arial" w:cs="Arial" w:hint="eastAsia"/>
                <w:sz w:val="21"/>
                <w:szCs w:val="21"/>
                <w:lang w:eastAsia="zh-CN"/>
              </w:rPr>
            </w:pPr>
            <w:r w:rsidRPr="000A4C6A">
              <w:rPr>
                <w:rFonts w:ascii="Arial" w:eastAsia="Arial Unicode MS" w:hAnsi="Arial" w:cs="Arial" w:hint="eastAsia"/>
                <w:sz w:val="21"/>
                <w:szCs w:val="21"/>
                <w:lang w:eastAsia="zh-CN"/>
              </w:rPr>
              <w:t>GND</w:t>
            </w:r>
          </w:p>
        </w:tc>
        <w:tc>
          <w:tcPr>
            <w:tcW w:w="1466" w:type="pct"/>
            <w:vAlign w:val="center"/>
          </w:tcPr>
          <w:p w:rsidR="000A4C6A" w:rsidRPr="000A4C6A" w:rsidRDefault="000A4C6A" w:rsidP="00D63824">
            <w:pPr>
              <w:jc w:val="both"/>
              <w:rPr>
                <w:rFonts w:ascii="Arial" w:eastAsia="Arial Unicode MS" w:hAnsi="Arial" w:cs="Arial"/>
                <w:sz w:val="21"/>
                <w:szCs w:val="21"/>
                <w:lang w:eastAsia="zh-CN"/>
              </w:rPr>
            </w:pPr>
            <w:r w:rsidRPr="000A4C6A">
              <w:rPr>
                <w:rFonts w:ascii="Arial" w:eastAsia="Arial Unicode MS" w:hAnsi="Arial" w:cs="Arial" w:hint="eastAsia"/>
                <w:sz w:val="21"/>
                <w:szCs w:val="21"/>
                <w:lang w:eastAsia="zh-CN"/>
              </w:rPr>
              <w:t>GND</w:t>
            </w:r>
          </w:p>
        </w:tc>
        <w:tc>
          <w:tcPr>
            <w:tcW w:w="885" w:type="pct"/>
            <w:vAlign w:val="center"/>
          </w:tcPr>
          <w:p w:rsidR="000A4C6A" w:rsidRPr="000A4C6A" w:rsidRDefault="000A4C6A" w:rsidP="00D63824">
            <w:pPr>
              <w:jc w:val="both"/>
              <w:rPr>
                <w:rFonts w:ascii="Arial" w:eastAsia="Arial Unicode MS" w:hAnsi="Arial" w:cs="Arial"/>
                <w:sz w:val="21"/>
                <w:szCs w:val="21"/>
                <w:lang w:eastAsia="zh-CN"/>
              </w:rPr>
            </w:pPr>
            <w:r w:rsidRPr="000A4C6A">
              <w:rPr>
                <w:rFonts w:ascii="Arial" w:eastAsia="Arial Unicode MS" w:hAnsi="Arial" w:cs="Arial" w:hint="eastAsia"/>
                <w:sz w:val="21"/>
                <w:szCs w:val="21"/>
                <w:lang w:eastAsia="zh-CN"/>
              </w:rPr>
              <w:t>PIN28:GND</w:t>
            </w:r>
          </w:p>
        </w:tc>
        <w:tc>
          <w:tcPr>
            <w:tcW w:w="1058" w:type="pct"/>
            <w:vAlign w:val="center"/>
          </w:tcPr>
          <w:p w:rsidR="000A4C6A" w:rsidRPr="00CB3B8F" w:rsidRDefault="000A4C6A" w:rsidP="00E84D61">
            <w:pPr>
              <w:jc w:val="both"/>
              <w:rPr>
                <w:rFonts w:ascii="Arial" w:eastAsia="Arial Unicode MS" w:hAnsi="Arial" w:cs="Arial"/>
                <w:color w:val="000000"/>
                <w:sz w:val="21"/>
                <w:szCs w:val="21"/>
                <w:lang w:eastAsia="zh-CN"/>
              </w:rPr>
            </w:pPr>
          </w:p>
        </w:tc>
        <w:tc>
          <w:tcPr>
            <w:tcW w:w="848" w:type="pct"/>
            <w:vAlign w:val="center"/>
          </w:tcPr>
          <w:p w:rsidR="000A4C6A" w:rsidRPr="00CB3B8F" w:rsidRDefault="000A4C6A" w:rsidP="00E84D61">
            <w:pPr>
              <w:jc w:val="both"/>
              <w:rPr>
                <w:rFonts w:ascii="Arial" w:hAnsi="Arial" w:cs="Arial"/>
                <w:color w:val="000000"/>
                <w:sz w:val="21"/>
                <w:szCs w:val="21"/>
                <w:lang w:eastAsia="zh-CN"/>
              </w:rPr>
            </w:pPr>
          </w:p>
        </w:tc>
      </w:tr>
    </w:tbl>
    <w:p w:rsidR="006544CE" w:rsidRPr="00EA422E" w:rsidRDefault="006544CE" w:rsidP="000542BF">
      <w:pPr>
        <w:rPr>
          <w:rFonts w:ascii="Arial" w:hAnsi="Arial" w:cs="Arial"/>
          <w:color w:val="000000"/>
          <w:sz w:val="22"/>
          <w:szCs w:val="22"/>
          <w:lang w:val="en-GB" w:eastAsia="zh-CN"/>
        </w:rPr>
      </w:pPr>
    </w:p>
    <w:p w:rsidR="000542BF" w:rsidRPr="00EA422E" w:rsidRDefault="000542BF" w:rsidP="000542BF">
      <w:pPr>
        <w:pStyle w:val="2"/>
        <w:ind w:left="284" w:hanging="284"/>
        <w:rPr>
          <w:rFonts w:ascii="Arial" w:eastAsia="Arial Unicode MS" w:hAnsi="Arial" w:cs="Arial"/>
        </w:rPr>
      </w:pPr>
      <w:bookmarkStart w:id="91" w:name="_Toc344578069"/>
      <w:bookmarkStart w:id="92" w:name="_Toc427507943"/>
      <w:bookmarkStart w:id="93" w:name="_Toc467654023"/>
      <w:r w:rsidRPr="00EA422E">
        <w:rPr>
          <w:rFonts w:ascii="Arial" w:hAnsi="Arial" w:cs="Arial"/>
        </w:rPr>
        <w:t>Supply Voltage</w:t>
      </w:r>
      <w:bookmarkEnd w:id="91"/>
      <w:r w:rsidRPr="00EA422E">
        <w:rPr>
          <w:rFonts w:ascii="Arial" w:hAnsi="Arial" w:cs="Arial"/>
        </w:rPr>
        <w:t xml:space="preserve"> </w:t>
      </w:r>
      <w:r w:rsidR="00CA2E5B" w:rsidRPr="00EA422E">
        <w:rPr>
          <w:rFonts w:ascii="Arial" w:hAnsi="Arial" w:cs="Arial" w:hint="eastAsia"/>
          <w:lang w:eastAsia="zh-CN"/>
        </w:rPr>
        <w:t>Test</w:t>
      </w:r>
      <w:bookmarkEnd w:id="92"/>
      <w:bookmarkEnd w:id="93"/>
    </w:p>
    <w:p w:rsidR="00036FEC" w:rsidRPr="00EA422E" w:rsidRDefault="00036FEC" w:rsidP="00036FEC">
      <w:pPr>
        <w:rPr>
          <w:rFonts w:ascii="Arial" w:hAnsi="Arial" w:cs="Arial" w:hint="eastAsia"/>
          <w:b/>
          <w:sz w:val="21"/>
          <w:szCs w:val="21"/>
          <w:lang w:val="en-GB" w:eastAsia="zh-CN"/>
        </w:rPr>
      </w:pPr>
      <w:r w:rsidRPr="00EA422E">
        <w:rPr>
          <w:rFonts w:ascii="Arial" w:hAnsi="Arial" w:cs="Arial" w:hint="eastAsia"/>
          <w:b/>
          <w:sz w:val="21"/>
          <w:szCs w:val="21"/>
          <w:lang w:val="en-GB" w:eastAsia="zh-CN"/>
        </w:rPr>
        <w:t>(1) Battery Voltage</w:t>
      </w:r>
    </w:p>
    <w:p w:rsidR="000542BF" w:rsidRPr="00EA422E" w:rsidRDefault="00F866D6" w:rsidP="000542BF">
      <w:pPr>
        <w:rPr>
          <w:rFonts w:ascii="Arial" w:hAnsi="Arial" w:cs="Arial"/>
          <w:sz w:val="21"/>
          <w:szCs w:val="21"/>
          <w:lang w:val="en-GB" w:eastAsia="zh-CN"/>
        </w:rPr>
      </w:pPr>
      <w:r w:rsidRPr="00EA422E">
        <w:rPr>
          <w:rFonts w:ascii="Arial" w:hAnsi="Arial" w:cs="Arial" w:hint="eastAsia"/>
          <w:sz w:val="21"/>
          <w:szCs w:val="21"/>
          <w:lang w:val="en-GB" w:eastAsia="zh-CN"/>
        </w:rPr>
        <w:t>(Describe how to operate the DUT.)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CellMar>
          <w:left w:w="70" w:type="dxa"/>
          <w:right w:w="70" w:type="dxa"/>
        </w:tblCellMar>
        <w:tblLook w:val="0000" w:firstRow="0" w:lastRow="0" w:firstColumn="0" w:lastColumn="0" w:noHBand="0" w:noVBand="0"/>
      </w:tblPr>
      <w:tblGrid>
        <w:gridCol w:w="2070"/>
        <w:gridCol w:w="2634"/>
        <w:gridCol w:w="2431"/>
        <w:gridCol w:w="1199"/>
        <w:gridCol w:w="1445"/>
      </w:tblGrid>
      <w:tr w:rsidR="000542BF" w:rsidRPr="00EA422E" w:rsidTr="00036FEC">
        <w:tblPrEx>
          <w:tblCellMar>
            <w:top w:w="0" w:type="dxa"/>
            <w:bottom w:w="0" w:type="dxa"/>
          </w:tblCellMar>
        </w:tblPrEx>
        <w:trPr>
          <w:cantSplit/>
          <w:trHeight w:val="20"/>
        </w:trPr>
        <w:tc>
          <w:tcPr>
            <w:tcW w:w="1058" w:type="pct"/>
            <w:tcBorders>
              <w:bottom w:val="single" w:sz="4" w:space="0" w:color="auto"/>
            </w:tcBorders>
            <w:shd w:val="clear" w:color="auto" w:fill="E6E6E6"/>
            <w:vAlign w:val="center"/>
          </w:tcPr>
          <w:p w:rsidR="000542BF" w:rsidRPr="00EA422E" w:rsidRDefault="000542BF" w:rsidP="00036FEC">
            <w:pPr>
              <w:jc w:val="center"/>
              <w:rPr>
                <w:rFonts w:ascii="Arial" w:eastAsia="Arial Unicode MS" w:hAnsi="Arial" w:cs="Arial"/>
                <w:b/>
                <w:i/>
                <w:sz w:val="21"/>
                <w:szCs w:val="21"/>
              </w:rPr>
            </w:pPr>
            <w:bookmarkStart w:id="94" w:name="_Hlk446522684"/>
            <w:r w:rsidRPr="00EA422E">
              <w:rPr>
                <w:rFonts w:ascii="Arial" w:eastAsia="Arial Unicode MS" w:hAnsi="Arial" w:cs="Arial"/>
                <w:b/>
                <w:sz w:val="21"/>
                <w:szCs w:val="21"/>
              </w:rPr>
              <w:t>Signal Name</w:t>
            </w:r>
          </w:p>
        </w:tc>
        <w:tc>
          <w:tcPr>
            <w:tcW w:w="1347" w:type="pct"/>
            <w:tcBorders>
              <w:bottom w:val="single" w:sz="4" w:space="0" w:color="auto"/>
            </w:tcBorders>
            <w:shd w:val="clear" w:color="auto" w:fill="E6E6E6"/>
            <w:vAlign w:val="center"/>
          </w:tcPr>
          <w:p w:rsidR="000542BF" w:rsidRPr="00EA422E" w:rsidRDefault="000542BF" w:rsidP="00036FEC">
            <w:pPr>
              <w:jc w:val="center"/>
              <w:rPr>
                <w:rFonts w:ascii="Arial" w:eastAsia="Arial Unicode MS" w:hAnsi="Arial" w:cs="Arial"/>
                <w:b/>
                <w:sz w:val="21"/>
                <w:szCs w:val="21"/>
              </w:rPr>
            </w:pPr>
            <w:r w:rsidRPr="00EA422E">
              <w:rPr>
                <w:rFonts w:ascii="Arial" w:eastAsia="Arial Unicode MS" w:hAnsi="Arial" w:cs="Arial"/>
                <w:b/>
                <w:sz w:val="21"/>
                <w:szCs w:val="21"/>
              </w:rPr>
              <w:t>Signal Abbreviation</w:t>
            </w:r>
          </w:p>
        </w:tc>
        <w:tc>
          <w:tcPr>
            <w:tcW w:w="1243" w:type="pct"/>
            <w:tcBorders>
              <w:bottom w:val="single" w:sz="4" w:space="0" w:color="auto"/>
            </w:tcBorders>
            <w:shd w:val="clear" w:color="auto" w:fill="E6E6E6"/>
            <w:vAlign w:val="center"/>
          </w:tcPr>
          <w:p w:rsidR="000542BF" w:rsidRPr="00EA422E" w:rsidRDefault="000542BF" w:rsidP="00036FEC">
            <w:pPr>
              <w:jc w:val="center"/>
              <w:rPr>
                <w:rFonts w:ascii="Arial" w:eastAsia="Arial Unicode MS" w:hAnsi="Arial" w:cs="Arial"/>
                <w:b/>
                <w:sz w:val="21"/>
                <w:szCs w:val="21"/>
              </w:rPr>
            </w:pPr>
            <w:r w:rsidRPr="00EA422E">
              <w:rPr>
                <w:rFonts w:ascii="Arial" w:eastAsia="Arial Unicode MS" w:hAnsi="Arial" w:cs="Arial"/>
                <w:b/>
                <w:sz w:val="21"/>
                <w:szCs w:val="21"/>
              </w:rPr>
              <w:t>Operation Voltage</w:t>
            </w:r>
          </w:p>
        </w:tc>
        <w:tc>
          <w:tcPr>
            <w:tcW w:w="613" w:type="pct"/>
            <w:tcBorders>
              <w:bottom w:val="single" w:sz="4" w:space="0" w:color="auto"/>
            </w:tcBorders>
            <w:shd w:val="clear" w:color="auto" w:fill="E6E6E6"/>
            <w:vAlign w:val="center"/>
          </w:tcPr>
          <w:p w:rsidR="000542BF" w:rsidRPr="00EA422E" w:rsidRDefault="000542BF" w:rsidP="00036FEC">
            <w:pPr>
              <w:jc w:val="center"/>
              <w:rPr>
                <w:rFonts w:ascii="Arial" w:eastAsia="Arial Unicode MS" w:hAnsi="Arial" w:cs="Arial"/>
                <w:b/>
                <w:sz w:val="21"/>
                <w:szCs w:val="21"/>
              </w:rPr>
            </w:pPr>
            <w:r w:rsidRPr="00EA422E">
              <w:rPr>
                <w:rFonts w:ascii="Arial" w:eastAsia="Arial Unicode MS" w:hAnsi="Arial" w:cs="Arial"/>
                <w:b/>
                <w:sz w:val="21"/>
                <w:szCs w:val="21"/>
                <w:lang w:eastAsia="zh-CN"/>
              </w:rPr>
              <w:t>Test Pin</w:t>
            </w:r>
          </w:p>
        </w:tc>
        <w:tc>
          <w:tcPr>
            <w:tcW w:w="739" w:type="pct"/>
            <w:tcBorders>
              <w:bottom w:val="single" w:sz="4" w:space="0" w:color="auto"/>
            </w:tcBorders>
            <w:shd w:val="clear" w:color="auto" w:fill="E6E6E6"/>
            <w:vAlign w:val="center"/>
          </w:tcPr>
          <w:p w:rsidR="000542BF" w:rsidRPr="00EA422E" w:rsidRDefault="000542BF" w:rsidP="00036FEC">
            <w:pPr>
              <w:jc w:val="center"/>
              <w:rPr>
                <w:rFonts w:ascii="Arial" w:eastAsia="Arial Unicode MS" w:hAnsi="Arial" w:cs="Arial"/>
                <w:b/>
                <w:sz w:val="21"/>
                <w:szCs w:val="21"/>
              </w:rPr>
            </w:pPr>
            <w:r w:rsidRPr="00EA422E">
              <w:rPr>
                <w:rFonts w:ascii="Arial" w:eastAsia="Arial Unicode MS" w:hAnsi="Arial" w:cs="Arial"/>
                <w:b/>
                <w:sz w:val="21"/>
                <w:szCs w:val="21"/>
              </w:rPr>
              <w:t>Test Point</w:t>
            </w:r>
          </w:p>
        </w:tc>
      </w:tr>
      <w:tr w:rsidR="000542BF" w:rsidRPr="00EA422E" w:rsidTr="00036FEC">
        <w:tblPrEx>
          <w:tblCellMar>
            <w:top w:w="0" w:type="dxa"/>
            <w:bottom w:w="0" w:type="dxa"/>
          </w:tblCellMar>
        </w:tblPrEx>
        <w:trPr>
          <w:cantSplit/>
          <w:trHeight w:val="20"/>
        </w:trPr>
        <w:tc>
          <w:tcPr>
            <w:tcW w:w="1058" w:type="pct"/>
            <w:shd w:val="clear" w:color="auto" w:fill="auto"/>
            <w:vAlign w:val="center"/>
          </w:tcPr>
          <w:p w:rsidR="000542BF" w:rsidRPr="00EA422E" w:rsidRDefault="00A24F60" w:rsidP="00036FEC">
            <w:pPr>
              <w:jc w:val="center"/>
              <w:rPr>
                <w:rFonts w:ascii="Arial" w:eastAsia="Arial Unicode MS" w:hAnsi="Arial" w:cs="Arial" w:hint="eastAsia"/>
                <w:sz w:val="21"/>
                <w:szCs w:val="21"/>
                <w:lang w:eastAsia="zh-CN"/>
              </w:rPr>
            </w:pPr>
            <w:r w:rsidRPr="00EA422E">
              <w:rPr>
                <w:rFonts w:ascii="Arial" w:eastAsia="Arial Unicode MS" w:hAnsi="Arial" w:cs="Arial" w:hint="eastAsia"/>
                <w:sz w:val="21"/>
                <w:szCs w:val="21"/>
                <w:lang w:eastAsia="zh-CN"/>
              </w:rPr>
              <w:t>KL30</w:t>
            </w:r>
          </w:p>
        </w:tc>
        <w:tc>
          <w:tcPr>
            <w:tcW w:w="1347" w:type="pct"/>
            <w:shd w:val="clear" w:color="auto" w:fill="auto"/>
            <w:vAlign w:val="center"/>
          </w:tcPr>
          <w:p w:rsidR="000542BF" w:rsidRPr="00EA422E" w:rsidRDefault="00AC43C8" w:rsidP="00036FEC">
            <w:pPr>
              <w:jc w:val="center"/>
              <w:rPr>
                <w:rFonts w:ascii="Arial" w:eastAsia="Arial Unicode MS" w:hAnsi="Arial" w:cs="Arial"/>
                <w:sz w:val="21"/>
                <w:szCs w:val="21"/>
                <w:lang w:eastAsia="zh-CN"/>
              </w:rPr>
            </w:pPr>
            <w:bookmarkStart w:id="95" w:name="OLE_LINK35"/>
            <w:bookmarkStart w:id="96" w:name="OLE_LINK36"/>
            <w:r w:rsidRPr="00EA422E">
              <w:rPr>
                <w:rFonts w:ascii="Arial" w:eastAsia="Arial Unicode MS" w:hAnsi="Arial" w:cs="Arial" w:hint="eastAsia"/>
                <w:sz w:val="21"/>
                <w:szCs w:val="21"/>
                <w:lang w:eastAsia="zh-CN"/>
              </w:rPr>
              <w:t>Battery +</w:t>
            </w:r>
            <w:bookmarkEnd w:id="95"/>
            <w:bookmarkEnd w:id="96"/>
          </w:p>
        </w:tc>
        <w:tc>
          <w:tcPr>
            <w:tcW w:w="1243" w:type="pct"/>
            <w:shd w:val="clear" w:color="auto" w:fill="auto"/>
            <w:vAlign w:val="center"/>
          </w:tcPr>
          <w:p w:rsidR="000542BF" w:rsidRPr="00EA422E" w:rsidRDefault="00A24F60" w:rsidP="00036FEC">
            <w:pPr>
              <w:jc w:val="center"/>
              <w:rPr>
                <w:rFonts w:ascii="Arial" w:eastAsia="Arial Unicode MS" w:hAnsi="Arial" w:cs="Arial" w:hint="eastAsia"/>
                <w:sz w:val="21"/>
                <w:szCs w:val="21"/>
                <w:lang w:eastAsia="zh-CN"/>
              </w:rPr>
            </w:pPr>
            <w:r w:rsidRPr="00EA422E">
              <w:rPr>
                <w:rFonts w:ascii="Arial" w:eastAsia="Arial Unicode MS" w:hAnsi="Arial" w:cs="Arial" w:hint="eastAsia"/>
                <w:sz w:val="21"/>
                <w:szCs w:val="21"/>
                <w:lang w:eastAsia="zh-CN"/>
              </w:rPr>
              <w:t>13.5</w:t>
            </w:r>
            <w:r w:rsidR="00AC43C8" w:rsidRPr="00EA422E">
              <w:rPr>
                <w:rFonts w:ascii="Arial" w:eastAsia="Arial Unicode MS" w:hAnsi="Arial" w:cs="Arial" w:hint="eastAsia"/>
                <w:sz w:val="21"/>
                <w:szCs w:val="21"/>
                <w:lang w:eastAsia="zh-CN"/>
              </w:rPr>
              <w:t>V</w:t>
            </w:r>
          </w:p>
        </w:tc>
        <w:tc>
          <w:tcPr>
            <w:tcW w:w="613" w:type="pct"/>
            <w:shd w:val="clear" w:color="auto" w:fill="auto"/>
            <w:vAlign w:val="center"/>
          </w:tcPr>
          <w:p w:rsidR="000542BF" w:rsidRPr="00EA422E" w:rsidRDefault="00AC43C8" w:rsidP="00E638FC">
            <w:pPr>
              <w:jc w:val="center"/>
              <w:rPr>
                <w:rFonts w:ascii="Arial" w:hAnsi="Arial" w:cs="Arial"/>
                <w:sz w:val="21"/>
                <w:szCs w:val="21"/>
                <w:lang w:eastAsia="zh-CN"/>
              </w:rPr>
            </w:pPr>
            <w:r w:rsidRPr="00EA422E">
              <w:rPr>
                <w:rFonts w:ascii="Arial" w:hAnsi="Arial" w:cs="Arial" w:hint="eastAsia"/>
                <w:sz w:val="21"/>
                <w:szCs w:val="21"/>
                <w:lang w:eastAsia="zh-CN"/>
              </w:rPr>
              <w:t>PIN</w:t>
            </w:r>
            <w:r w:rsidR="00E638FC" w:rsidRPr="00EA422E">
              <w:rPr>
                <w:rFonts w:ascii="Arial" w:hAnsi="Arial" w:cs="Arial" w:hint="eastAsia"/>
                <w:sz w:val="21"/>
                <w:szCs w:val="21"/>
                <w:lang w:eastAsia="zh-CN"/>
              </w:rPr>
              <w:t>14</w:t>
            </w:r>
          </w:p>
        </w:tc>
        <w:tc>
          <w:tcPr>
            <w:tcW w:w="739" w:type="pct"/>
            <w:shd w:val="clear" w:color="auto" w:fill="auto"/>
            <w:vAlign w:val="center"/>
          </w:tcPr>
          <w:p w:rsidR="000542BF" w:rsidRPr="00EA422E" w:rsidRDefault="00A24F60" w:rsidP="0088068A">
            <w:pPr>
              <w:jc w:val="center"/>
              <w:rPr>
                <w:rFonts w:ascii="Arial" w:eastAsia="Arial Unicode MS" w:hAnsi="Arial" w:cs="Arial"/>
                <w:sz w:val="21"/>
                <w:szCs w:val="21"/>
                <w:lang w:eastAsia="zh-CN"/>
              </w:rPr>
            </w:pPr>
            <w:r w:rsidRPr="00EA422E">
              <w:rPr>
                <w:rFonts w:ascii="Arial" w:eastAsia="Arial Unicode MS" w:hAnsi="Arial" w:cs="Arial" w:hint="eastAsia"/>
                <w:sz w:val="21"/>
                <w:szCs w:val="21"/>
                <w:lang w:eastAsia="zh-CN"/>
              </w:rPr>
              <w:t>F</w:t>
            </w:r>
            <w:r w:rsidR="008B4072" w:rsidRPr="00EA422E">
              <w:rPr>
                <w:rFonts w:ascii="Arial" w:eastAsia="Arial Unicode MS" w:hAnsi="Arial" w:cs="Arial" w:hint="eastAsia"/>
                <w:sz w:val="21"/>
                <w:szCs w:val="21"/>
                <w:lang w:eastAsia="zh-CN"/>
              </w:rPr>
              <w:t>10</w:t>
            </w:r>
            <w:r w:rsidR="0088068A" w:rsidRPr="00EA422E">
              <w:rPr>
                <w:rFonts w:ascii="Arial" w:eastAsia="Arial Unicode MS" w:hAnsi="Arial" w:cs="Arial" w:hint="eastAsia"/>
                <w:sz w:val="21"/>
                <w:szCs w:val="21"/>
                <w:lang w:eastAsia="zh-CN"/>
              </w:rPr>
              <w:t>9</w:t>
            </w:r>
          </w:p>
        </w:tc>
      </w:tr>
    </w:tbl>
    <w:bookmarkEnd w:id="94"/>
    <w:p w:rsidR="000542BF" w:rsidRPr="00EA422E" w:rsidRDefault="00FB3865" w:rsidP="000542BF">
      <w:pPr>
        <w:rPr>
          <w:rFonts w:ascii="Arial" w:eastAsia="Arial Unicode MS" w:hAnsi="Arial" w:cs="Arial" w:hint="eastAsia"/>
          <w:b/>
          <w:sz w:val="18"/>
          <w:szCs w:val="18"/>
          <w:lang w:eastAsia="zh-CN"/>
        </w:rPr>
      </w:pPr>
      <w:r w:rsidRPr="00EA422E">
        <w:rPr>
          <w:rFonts w:ascii="Arial" w:eastAsia="Arial Unicode MS" w:hAnsi="Arial" w:cs="Arial" w:hint="eastAsia"/>
          <w:b/>
          <w:sz w:val="18"/>
          <w:szCs w:val="18"/>
          <w:lang w:eastAsia="zh-CN"/>
        </w:rPr>
        <w:t xml:space="preserve">Measure the voltage </w:t>
      </w:r>
      <w:r w:rsidR="009235D3" w:rsidRPr="00EA422E">
        <w:rPr>
          <w:rFonts w:ascii="Arial" w:eastAsia="Arial Unicode MS" w:hAnsi="Arial" w:cs="Arial" w:hint="eastAsia"/>
          <w:b/>
          <w:sz w:val="18"/>
          <w:szCs w:val="18"/>
          <w:lang w:eastAsia="zh-CN"/>
        </w:rPr>
        <w:t xml:space="preserve"> 3</w:t>
      </w:r>
      <w:r w:rsidRPr="00EA422E">
        <w:rPr>
          <w:rFonts w:ascii="Arial" w:eastAsia="Arial Unicode MS" w:hAnsi="Arial" w:cs="Arial" w:hint="eastAsia"/>
          <w:b/>
          <w:sz w:val="18"/>
          <w:szCs w:val="18"/>
          <w:lang w:eastAsia="zh-CN"/>
        </w:rPr>
        <w:t>s later after the connectors is inserted</w:t>
      </w:r>
      <w:r w:rsidR="008A6C85" w:rsidRPr="00EA422E">
        <w:rPr>
          <w:rFonts w:ascii="Arial" w:eastAsia="Arial Unicode MS" w:hAnsi="Arial" w:cs="Arial" w:hint="eastAsia"/>
          <w:b/>
          <w:sz w:val="18"/>
          <w:szCs w:val="18"/>
          <w:lang w:eastAsia="zh-CN"/>
        </w:rPr>
        <w:t>.</w:t>
      </w:r>
    </w:p>
    <w:p w:rsidR="00FB3865" w:rsidRPr="00EA422E" w:rsidRDefault="00FB3865" w:rsidP="000542BF">
      <w:pPr>
        <w:rPr>
          <w:rFonts w:ascii="Arial" w:eastAsia="Arial Unicode MS" w:hAnsi="Arial" w:cs="Arial"/>
          <w:b/>
          <w:sz w:val="18"/>
          <w:szCs w:val="18"/>
          <w:lang w:eastAsia="zh-CN"/>
        </w:rPr>
      </w:pPr>
    </w:p>
    <w:p w:rsidR="00036FEC" w:rsidRPr="00EA422E" w:rsidRDefault="00036FEC" w:rsidP="00036FEC">
      <w:pPr>
        <w:rPr>
          <w:rFonts w:ascii="Arial" w:hAnsi="Arial" w:cs="Arial" w:hint="eastAsia"/>
          <w:b/>
          <w:sz w:val="21"/>
          <w:szCs w:val="21"/>
          <w:lang w:val="en-GB" w:eastAsia="zh-CN"/>
        </w:rPr>
      </w:pPr>
      <w:r w:rsidRPr="00EA422E">
        <w:rPr>
          <w:rFonts w:ascii="Arial" w:hAnsi="Arial" w:cs="Arial" w:hint="eastAsia"/>
          <w:b/>
          <w:sz w:val="21"/>
          <w:szCs w:val="21"/>
          <w:lang w:val="en-GB" w:eastAsia="zh-CN"/>
        </w:rPr>
        <w:t>(2) Ignition Voltage</w:t>
      </w:r>
    </w:p>
    <w:p w:rsidR="00F866D6" w:rsidRPr="00EA422E" w:rsidRDefault="00F866D6" w:rsidP="00F866D6">
      <w:pPr>
        <w:rPr>
          <w:rFonts w:ascii="Arial" w:hAnsi="Arial" w:cs="Arial"/>
          <w:sz w:val="21"/>
          <w:szCs w:val="21"/>
          <w:lang w:val="en-GB" w:eastAsia="zh-CN"/>
        </w:rPr>
      </w:pPr>
      <w:r w:rsidRPr="00EA422E">
        <w:rPr>
          <w:rFonts w:ascii="Arial" w:hAnsi="Arial" w:cs="Arial" w:hint="eastAsia"/>
          <w:sz w:val="21"/>
          <w:szCs w:val="21"/>
          <w:lang w:val="en-GB" w:eastAsia="zh-CN"/>
        </w:rPr>
        <w:t>(Describe how to operate the DUT.)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CellMar>
          <w:left w:w="70" w:type="dxa"/>
          <w:right w:w="70" w:type="dxa"/>
        </w:tblCellMar>
        <w:tblLook w:val="0000" w:firstRow="0" w:lastRow="0" w:firstColumn="0" w:lastColumn="0" w:noHBand="0" w:noVBand="0"/>
      </w:tblPr>
      <w:tblGrid>
        <w:gridCol w:w="2070"/>
        <w:gridCol w:w="2634"/>
        <w:gridCol w:w="2431"/>
        <w:gridCol w:w="1199"/>
        <w:gridCol w:w="1445"/>
      </w:tblGrid>
      <w:tr w:rsidR="00036FEC" w:rsidRPr="00EA422E" w:rsidTr="003E30E1">
        <w:tblPrEx>
          <w:tblCellMar>
            <w:top w:w="0" w:type="dxa"/>
            <w:bottom w:w="0" w:type="dxa"/>
          </w:tblCellMar>
        </w:tblPrEx>
        <w:trPr>
          <w:cantSplit/>
          <w:trHeight w:val="20"/>
        </w:trPr>
        <w:tc>
          <w:tcPr>
            <w:tcW w:w="1058" w:type="pct"/>
            <w:tcBorders>
              <w:bottom w:val="single" w:sz="4" w:space="0" w:color="auto"/>
            </w:tcBorders>
            <w:shd w:val="clear" w:color="auto" w:fill="E6E6E6"/>
            <w:vAlign w:val="center"/>
          </w:tcPr>
          <w:p w:rsidR="00036FEC" w:rsidRPr="00EA422E" w:rsidRDefault="00036FEC" w:rsidP="003E30E1">
            <w:pPr>
              <w:jc w:val="center"/>
              <w:rPr>
                <w:rFonts w:ascii="Arial" w:eastAsia="Arial Unicode MS" w:hAnsi="Arial" w:cs="Arial"/>
                <w:b/>
                <w:i/>
                <w:color w:val="000000"/>
                <w:sz w:val="21"/>
                <w:szCs w:val="21"/>
              </w:rPr>
            </w:pPr>
            <w:r w:rsidRPr="00EA422E">
              <w:rPr>
                <w:rFonts w:ascii="Arial" w:eastAsia="Arial Unicode MS" w:hAnsi="Arial" w:cs="Arial"/>
                <w:b/>
                <w:color w:val="000000"/>
                <w:sz w:val="21"/>
                <w:szCs w:val="21"/>
              </w:rPr>
              <w:t>Signal Name</w:t>
            </w:r>
          </w:p>
        </w:tc>
        <w:tc>
          <w:tcPr>
            <w:tcW w:w="1347" w:type="pct"/>
            <w:tcBorders>
              <w:bottom w:val="single" w:sz="4" w:space="0" w:color="auto"/>
            </w:tcBorders>
            <w:shd w:val="clear" w:color="auto" w:fill="E6E6E6"/>
            <w:vAlign w:val="center"/>
          </w:tcPr>
          <w:p w:rsidR="00036FEC" w:rsidRPr="00EA422E" w:rsidRDefault="00036FEC" w:rsidP="003E30E1">
            <w:pPr>
              <w:jc w:val="center"/>
              <w:rPr>
                <w:rFonts w:ascii="Arial" w:eastAsia="Arial Unicode MS" w:hAnsi="Arial" w:cs="Arial"/>
                <w:b/>
                <w:color w:val="000000"/>
                <w:sz w:val="21"/>
                <w:szCs w:val="21"/>
              </w:rPr>
            </w:pPr>
            <w:r w:rsidRPr="00EA422E">
              <w:rPr>
                <w:rFonts w:ascii="Arial" w:eastAsia="Arial Unicode MS" w:hAnsi="Arial" w:cs="Arial"/>
                <w:b/>
                <w:color w:val="000000"/>
                <w:sz w:val="21"/>
                <w:szCs w:val="21"/>
              </w:rPr>
              <w:t>Signal Abbreviation</w:t>
            </w:r>
          </w:p>
        </w:tc>
        <w:tc>
          <w:tcPr>
            <w:tcW w:w="1243" w:type="pct"/>
            <w:tcBorders>
              <w:bottom w:val="single" w:sz="4" w:space="0" w:color="auto"/>
            </w:tcBorders>
            <w:shd w:val="clear" w:color="auto" w:fill="E6E6E6"/>
            <w:vAlign w:val="center"/>
          </w:tcPr>
          <w:p w:rsidR="00036FEC" w:rsidRPr="00EA422E" w:rsidRDefault="00036FEC" w:rsidP="003E30E1">
            <w:pPr>
              <w:jc w:val="center"/>
              <w:rPr>
                <w:rFonts w:ascii="Arial" w:eastAsia="Arial Unicode MS" w:hAnsi="Arial" w:cs="Arial"/>
                <w:b/>
                <w:color w:val="000000"/>
                <w:sz w:val="21"/>
                <w:szCs w:val="21"/>
              </w:rPr>
            </w:pPr>
            <w:r w:rsidRPr="00EA422E">
              <w:rPr>
                <w:rFonts w:ascii="Arial" w:eastAsia="Arial Unicode MS" w:hAnsi="Arial" w:cs="Arial"/>
                <w:b/>
                <w:color w:val="000000"/>
                <w:sz w:val="21"/>
                <w:szCs w:val="21"/>
              </w:rPr>
              <w:t>Operation Voltage</w:t>
            </w:r>
          </w:p>
        </w:tc>
        <w:tc>
          <w:tcPr>
            <w:tcW w:w="613" w:type="pct"/>
            <w:tcBorders>
              <w:bottom w:val="single" w:sz="4" w:space="0" w:color="auto"/>
            </w:tcBorders>
            <w:shd w:val="clear" w:color="auto" w:fill="E6E6E6"/>
            <w:vAlign w:val="center"/>
          </w:tcPr>
          <w:p w:rsidR="00036FEC" w:rsidRPr="00EA422E" w:rsidRDefault="00036FEC" w:rsidP="003E30E1">
            <w:pPr>
              <w:jc w:val="center"/>
              <w:rPr>
                <w:rFonts w:ascii="Arial" w:eastAsia="Arial Unicode MS" w:hAnsi="Arial" w:cs="Arial"/>
                <w:b/>
                <w:color w:val="000000"/>
                <w:sz w:val="21"/>
                <w:szCs w:val="21"/>
              </w:rPr>
            </w:pPr>
            <w:r w:rsidRPr="00EA422E">
              <w:rPr>
                <w:rFonts w:ascii="Arial" w:eastAsia="Arial Unicode MS" w:hAnsi="Arial" w:cs="Arial"/>
                <w:b/>
                <w:color w:val="000000"/>
                <w:sz w:val="21"/>
                <w:szCs w:val="21"/>
                <w:lang w:eastAsia="zh-CN"/>
              </w:rPr>
              <w:t>Test Pin</w:t>
            </w:r>
          </w:p>
        </w:tc>
        <w:tc>
          <w:tcPr>
            <w:tcW w:w="739" w:type="pct"/>
            <w:tcBorders>
              <w:bottom w:val="single" w:sz="4" w:space="0" w:color="auto"/>
            </w:tcBorders>
            <w:shd w:val="clear" w:color="auto" w:fill="E6E6E6"/>
            <w:vAlign w:val="center"/>
          </w:tcPr>
          <w:p w:rsidR="00036FEC" w:rsidRPr="00EA422E" w:rsidRDefault="00036FEC" w:rsidP="003E30E1">
            <w:pPr>
              <w:jc w:val="center"/>
              <w:rPr>
                <w:rFonts w:ascii="Arial" w:eastAsia="Arial Unicode MS" w:hAnsi="Arial" w:cs="Arial"/>
                <w:b/>
                <w:color w:val="000000"/>
                <w:sz w:val="21"/>
                <w:szCs w:val="21"/>
              </w:rPr>
            </w:pPr>
            <w:r w:rsidRPr="00EA422E">
              <w:rPr>
                <w:rFonts w:ascii="Arial" w:eastAsia="Arial Unicode MS" w:hAnsi="Arial" w:cs="Arial"/>
                <w:b/>
                <w:color w:val="000000"/>
                <w:sz w:val="21"/>
                <w:szCs w:val="21"/>
              </w:rPr>
              <w:t>Test Point</w:t>
            </w:r>
          </w:p>
        </w:tc>
      </w:tr>
      <w:tr w:rsidR="00036FEC" w:rsidRPr="00EA422E" w:rsidTr="003E30E1">
        <w:tblPrEx>
          <w:tblCellMar>
            <w:top w:w="0" w:type="dxa"/>
            <w:bottom w:w="0" w:type="dxa"/>
          </w:tblCellMar>
        </w:tblPrEx>
        <w:trPr>
          <w:cantSplit/>
          <w:trHeight w:val="20"/>
        </w:trPr>
        <w:tc>
          <w:tcPr>
            <w:tcW w:w="1058" w:type="pct"/>
            <w:shd w:val="clear" w:color="auto" w:fill="auto"/>
            <w:vAlign w:val="center"/>
          </w:tcPr>
          <w:p w:rsidR="00036FEC" w:rsidRPr="00EA422E" w:rsidRDefault="00A24F60" w:rsidP="003E30E1">
            <w:pPr>
              <w:jc w:val="center"/>
              <w:rPr>
                <w:rFonts w:ascii="Arial" w:eastAsia="Arial Unicode MS" w:hAnsi="Arial" w:cs="Arial" w:hint="eastAsia"/>
                <w:color w:val="000000"/>
                <w:sz w:val="21"/>
                <w:szCs w:val="21"/>
                <w:lang w:eastAsia="zh-CN"/>
              </w:rPr>
            </w:pPr>
            <w:r w:rsidRPr="00EA422E">
              <w:rPr>
                <w:rFonts w:ascii="Arial" w:eastAsia="Arial Unicode MS" w:hAnsi="Arial" w:cs="Arial" w:hint="eastAsia"/>
                <w:color w:val="000000"/>
                <w:sz w:val="21"/>
                <w:szCs w:val="21"/>
                <w:lang w:eastAsia="zh-CN"/>
              </w:rPr>
              <w:t>KL15</w:t>
            </w:r>
          </w:p>
        </w:tc>
        <w:tc>
          <w:tcPr>
            <w:tcW w:w="1347" w:type="pct"/>
            <w:shd w:val="clear" w:color="auto" w:fill="auto"/>
            <w:vAlign w:val="center"/>
          </w:tcPr>
          <w:p w:rsidR="00036FEC" w:rsidRPr="00EA422E" w:rsidRDefault="00AC43C8" w:rsidP="003E30E1">
            <w:pPr>
              <w:jc w:val="center"/>
              <w:rPr>
                <w:rFonts w:ascii="Arial" w:eastAsia="Arial Unicode MS" w:hAnsi="Arial" w:cs="Arial"/>
                <w:color w:val="000000"/>
                <w:sz w:val="21"/>
                <w:szCs w:val="21"/>
                <w:lang w:eastAsia="zh-CN"/>
              </w:rPr>
            </w:pPr>
            <w:r w:rsidRPr="00EA422E">
              <w:rPr>
                <w:rFonts w:ascii="Arial" w:eastAsia="Arial Unicode MS" w:hAnsi="Arial" w:cs="Arial" w:hint="eastAsia"/>
                <w:color w:val="000000"/>
                <w:sz w:val="21"/>
                <w:szCs w:val="21"/>
                <w:lang w:eastAsia="zh-CN"/>
              </w:rPr>
              <w:t>Ignition</w:t>
            </w:r>
          </w:p>
        </w:tc>
        <w:tc>
          <w:tcPr>
            <w:tcW w:w="1243" w:type="pct"/>
            <w:shd w:val="clear" w:color="auto" w:fill="auto"/>
            <w:vAlign w:val="center"/>
          </w:tcPr>
          <w:p w:rsidR="00036FEC" w:rsidRPr="00EA422E" w:rsidRDefault="00A24F60" w:rsidP="003E30E1">
            <w:pPr>
              <w:jc w:val="center"/>
              <w:rPr>
                <w:rFonts w:ascii="Arial" w:eastAsia="Arial Unicode MS" w:hAnsi="Arial" w:cs="Arial" w:hint="eastAsia"/>
                <w:color w:val="000000"/>
                <w:sz w:val="21"/>
                <w:szCs w:val="21"/>
                <w:lang w:eastAsia="zh-CN"/>
              </w:rPr>
            </w:pPr>
            <w:r w:rsidRPr="00EA422E">
              <w:rPr>
                <w:rFonts w:ascii="Arial" w:eastAsia="Arial Unicode MS" w:hAnsi="Arial" w:cs="Arial" w:hint="eastAsia"/>
                <w:color w:val="000000"/>
                <w:sz w:val="21"/>
                <w:szCs w:val="21"/>
                <w:lang w:eastAsia="zh-CN"/>
              </w:rPr>
              <w:t>13.5</w:t>
            </w:r>
            <w:r w:rsidR="00AC43C8" w:rsidRPr="00EA422E">
              <w:rPr>
                <w:rFonts w:ascii="Arial" w:eastAsia="Arial Unicode MS" w:hAnsi="Arial" w:cs="Arial" w:hint="eastAsia"/>
                <w:color w:val="000000"/>
                <w:sz w:val="21"/>
                <w:szCs w:val="21"/>
                <w:lang w:eastAsia="zh-CN"/>
              </w:rPr>
              <w:t>V</w:t>
            </w:r>
          </w:p>
        </w:tc>
        <w:tc>
          <w:tcPr>
            <w:tcW w:w="613" w:type="pct"/>
            <w:shd w:val="clear" w:color="auto" w:fill="auto"/>
            <w:vAlign w:val="center"/>
          </w:tcPr>
          <w:p w:rsidR="00036FEC" w:rsidRPr="00EA422E" w:rsidRDefault="00AC43C8" w:rsidP="00E638FC">
            <w:pPr>
              <w:jc w:val="center"/>
              <w:rPr>
                <w:rFonts w:ascii="Arial" w:hAnsi="Arial" w:cs="Arial"/>
                <w:color w:val="000000"/>
                <w:sz w:val="21"/>
                <w:szCs w:val="21"/>
                <w:lang w:eastAsia="zh-CN"/>
              </w:rPr>
            </w:pPr>
            <w:r w:rsidRPr="00EA422E">
              <w:rPr>
                <w:rFonts w:ascii="Arial" w:hAnsi="Arial" w:cs="Arial" w:hint="eastAsia"/>
                <w:color w:val="000000"/>
                <w:sz w:val="21"/>
                <w:szCs w:val="21"/>
                <w:lang w:eastAsia="zh-CN"/>
              </w:rPr>
              <w:t>PIN</w:t>
            </w:r>
            <w:r w:rsidR="00E638FC" w:rsidRPr="00EA422E">
              <w:rPr>
                <w:rFonts w:ascii="Arial" w:hAnsi="Arial" w:cs="Arial" w:hint="eastAsia"/>
                <w:color w:val="000000"/>
                <w:sz w:val="21"/>
                <w:szCs w:val="21"/>
                <w:lang w:eastAsia="zh-CN"/>
              </w:rPr>
              <w:t>13</w:t>
            </w:r>
          </w:p>
        </w:tc>
        <w:tc>
          <w:tcPr>
            <w:tcW w:w="739" w:type="pct"/>
            <w:shd w:val="clear" w:color="auto" w:fill="auto"/>
            <w:vAlign w:val="center"/>
          </w:tcPr>
          <w:p w:rsidR="00036FEC" w:rsidRPr="00EA422E" w:rsidRDefault="00A24F60" w:rsidP="0088068A">
            <w:pPr>
              <w:jc w:val="center"/>
              <w:rPr>
                <w:rFonts w:ascii="Arial" w:eastAsia="Arial Unicode MS" w:hAnsi="Arial" w:cs="Arial"/>
                <w:color w:val="000000"/>
                <w:sz w:val="21"/>
                <w:szCs w:val="21"/>
                <w:lang w:eastAsia="zh-CN"/>
              </w:rPr>
            </w:pPr>
            <w:r w:rsidRPr="00EA422E">
              <w:rPr>
                <w:rFonts w:ascii="Arial" w:eastAsia="Arial Unicode MS" w:hAnsi="Arial" w:cs="Arial" w:hint="eastAsia"/>
                <w:color w:val="000000"/>
                <w:sz w:val="21"/>
                <w:szCs w:val="21"/>
                <w:lang w:eastAsia="zh-CN"/>
              </w:rPr>
              <w:t>F1</w:t>
            </w:r>
            <w:r w:rsidR="008B4072" w:rsidRPr="00EA422E">
              <w:rPr>
                <w:rFonts w:ascii="Arial" w:eastAsia="Arial Unicode MS" w:hAnsi="Arial" w:cs="Arial" w:hint="eastAsia"/>
                <w:color w:val="000000"/>
                <w:sz w:val="21"/>
                <w:szCs w:val="21"/>
                <w:lang w:eastAsia="zh-CN"/>
              </w:rPr>
              <w:t>0</w:t>
            </w:r>
            <w:r w:rsidR="0088068A" w:rsidRPr="00EA422E">
              <w:rPr>
                <w:rFonts w:ascii="Arial" w:eastAsia="Arial Unicode MS" w:hAnsi="Arial" w:cs="Arial" w:hint="eastAsia"/>
                <w:color w:val="000000"/>
                <w:sz w:val="21"/>
                <w:szCs w:val="21"/>
                <w:lang w:eastAsia="zh-CN"/>
              </w:rPr>
              <w:t>8</w:t>
            </w:r>
          </w:p>
        </w:tc>
      </w:tr>
    </w:tbl>
    <w:p w:rsidR="000542BF" w:rsidRDefault="00FB3865" w:rsidP="000542BF">
      <w:pPr>
        <w:rPr>
          <w:rFonts w:ascii="Arial" w:eastAsia="Arial Unicode MS" w:hAnsi="Arial" w:cs="Arial" w:hint="eastAsia"/>
          <w:b/>
          <w:color w:val="000000"/>
          <w:sz w:val="18"/>
          <w:szCs w:val="18"/>
          <w:lang w:val="en-GB" w:eastAsia="zh-CN"/>
        </w:rPr>
      </w:pPr>
      <w:r>
        <w:rPr>
          <w:rFonts w:ascii="Arial" w:eastAsia="Arial Unicode MS" w:hAnsi="Arial" w:cs="Arial" w:hint="eastAsia"/>
          <w:b/>
          <w:color w:val="000000"/>
          <w:sz w:val="18"/>
          <w:szCs w:val="18"/>
          <w:lang w:eastAsia="zh-CN"/>
        </w:rPr>
        <w:t xml:space="preserve">Measure the voltage  </w:t>
      </w:r>
      <w:r w:rsidR="009235D3">
        <w:rPr>
          <w:rFonts w:ascii="Arial" w:eastAsia="Arial Unicode MS" w:hAnsi="Arial" w:cs="Arial" w:hint="eastAsia"/>
          <w:b/>
          <w:color w:val="000000"/>
          <w:sz w:val="18"/>
          <w:szCs w:val="18"/>
          <w:lang w:eastAsia="zh-CN"/>
        </w:rPr>
        <w:t>3</w:t>
      </w:r>
      <w:r>
        <w:rPr>
          <w:rFonts w:ascii="Arial" w:eastAsia="Arial Unicode MS" w:hAnsi="Arial" w:cs="Arial" w:hint="eastAsia"/>
          <w:b/>
          <w:color w:val="000000"/>
          <w:sz w:val="18"/>
          <w:szCs w:val="18"/>
          <w:lang w:eastAsia="zh-CN"/>
        </w:rPr>
        <w:t>s later after the connectors is inserted</w:t>
      </w:r>
      <w:r w:rsidR="008A6C85">
        <w:rPr>
          <w:rFonts w:ascii="Arial" w:eastAsia="Arial Unicode MS" w:hAnsi="Arial" w:cs="Arial" w:hint="eastAsia"/>
          <w:b/>
          <w:color w:val="000000"/>
          <w:sz w:val="18"/>
          <w:szCs w:val="18"/>
          <w:lang w:eastAsia="zh-CN"/>
        </w:rPr>
        <w:t>.</w:t>
      </w:r>
    </w:p>
    <w:p w:rsidR="00FB3865" w:rsidRPr="00DF41F5" w:rsidRDefault="00FB3865" w:rsidP="000542BF">
      <w:pPr>
        <w:rPr>
          <w:rFonts w:ascii="Arial" w:eastAsia="Arial Unicode MS" w:hAnsi="Arial" w:cs="Arial"/>
          <w:b/>
          <w:sz w:val="18"/>
          <w:szCs w:val="18"/>
          <w:lang w:val="en-GB" w:eastAsia="zh-CN"/>
        </w:rPr>
      </w:pPr>
    </w:p>
    <w:p w:rsidR="000542BF" w:rsidRPr="00DF41F5" w:rsidRDefault="0012632C" w:rsidP="000542BF">
      <w:pPr>
        <w:pStyle w:val="2"/>
        <w:ind w:left="284" w:hanging="284"/>
        <w:rPr>
          <w:rFonts w:ascii="Arial" w:eastAsia="Arial Unicode MS" w:hAnsi="Arial" w:cs="Arial"/>
        </w:rPr>
      </w:pPr>
      <w:bookmarkStart w:id="97" w:name="OLE_LINK3"/>
      <w:bookmarkStart w:id="98" w:name="OLE_LINK4"/>
      <w:bookmarkStart w:id="99" w:name="_Toc139085734"/>
      <w:bookmarkStart w:id="100" w:name="_Toc344578070"/>
      <w:bookmarkStart w:id="101" w:name="_Toc427507944"/>
      <w:bookmarkStart w:id="102" w:name="_Toc467654024"/>
      <w:r w:rsidRPr="00DF41F5">
        <w:rPr>
          <w:rFonts w:ascii="Arial" w:hAnsi="Arial" w:cs="Arial" w:hint="eastAsia"/>
          <w:lang w:eastAsia="zh-CN"/>
        </w:rPr>
        <w:lastRenderedPageBreak/>
        <w:t xml:space="preserve">Operation </w:t>
      </w:r>
      <w:r w:rsidR="000542BF" w:rsidRPr="00DF41F5">
        <w:rPr>
          <w:rFonts w:ascii="Arial" w:hAnsi="Arial" w:cs="Arial"/>
        </w:rPr>
        <w:t xml:space="preserve">Current </w:t>
      </w:r>
      <w:bookmarkEnd w:id="77"/>
      <w:bookmarkEnd w:id="78"/>
      <w:bookmarkEnd w:id="97"/>
      <w:bookmarkEnd w:id="98"/>
      <w:bookmarkEnd w:id="99"/>
      <w:bookmarkEnd w:id="100"/>
      <w:r w:rsidR="00CA2E5B" w:rsidRPr="00DF41F5">
        <w:rPr>
          <w:rFonts w:ascii="Arial" w:hAnsi="Arial" w:cs="Arial" w:hint="eastAsia"/>
          <w:lang w:eastAsia="zh-CN"/>
        </w:rPr>
        <w:t>Test</w:t>
      </w:r>
      <w:bookmarkEnd w:id="101"/>
      <w:bookmarkEnd w:id="102"/>
    </w:p>
    <w:p w:rsidR="00F866D6" w:rsidRPr="00DF41F5" w:rsidRDefault="004A5201" w:rsidP="00F866D6">
      <w:pPr>
        <w:rPr>
          <w:rFonts w:ascii="Arial" w:hAnsi="Arial" w:cs="Arial" w:hint="eastAsia"/>
          <w:b/>
          <w:sz w:val="21"/>
          <w:szCs w:val="21"/>
          <w:lang w:val="en-GB" w:eastAsia="zh-CN"/>
        </w:rPr>
      </w:pPr>
      <w:r w:rsidRPr="00DF41F5">
        <w:rPr>
          <w:rFonts w:ascii="Arial" w:hAnsi="Arial" w:cs="Arial" w:hint="eastAsia"/>
          <w:b/>
          <w:sz w:val="21"/>
          <w:szCs w:val="21"/>
          <w:lang w:val="en-GB" w:eastAsia="zh-CN"/>
        </w:rPr>
        <w:t xml:space="preserve"> </w:t>
      </w:r>
      <w:r w:rsidR="00F866D6" w:rsidRPr="00DF41F5">
        <w:rPr>
          <w:rFonts w:ascii="Arial" w:hAnsi="Arial" w:cs="Arial" w:hint="eastAsia"/>
          <w:b/>
          <w:sz w:val="21"/>
          <w:szCs w:val="21"/>
          <w:lang w:val="en-GB" w:eastAsia="zh-CN"/>
        </w:rPr>
        <w:t>(1) Battery Current</w:t>
      </w:r>
    </w:p>
    <w:p w:rsidR="00F866D6" w:rsidRPr="00EA422E" w:rsidRDefault="00F866D6" w:rsidP="00F866D6">
      <w:pPr>
        <w:rPr>
          <w:rFonts w:ascii="Arial" w:hAnsi="Arial" w:cs="Arial"/>
          <w:sz w:val="21"/>
          <w:szCs w:val="21"/>
          <w:lang w:val="en-GB" w:eastAsia="zh-CN"/>
        </w:rPr>
      </w:pPr>
      <w:r w:rsidRPr="00EA422E">
        <w:rPr>
          <w:rFonts w:ascii="Arial" w:hAnsi="Arial" w:cs="Arial" w:hint="eastAsia"/>
          <w:sz w:val="21"/>
          <w:szCs w:val="21"/>
          <w:lang w:val="en-GB" w:eastAsia="zh-CN"/>
        </w:rPr>
        <w:t>(Describe how to operate the DUT.)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77"/>
        <w:gridCol w:w="2376"/>
        <w:gridCol w:w="2376"/>
        <w:gridCol w:w="1326"/>
        <w:gridCol w:w="1324"/>
      </w:tblGrid>
      <w:tr w:rsidR="000542BF" w:rsidRPr="00EA422E" w:rsidTr="00B62F45">
        <w:tblPrEx>
          <w:tblCellMar>
            <w:top w:w="0" w:type="dxa"/>
            <w:bottom w:w="0" w:type="dxa"/>
          </w:tblCellMar>
        </w:tblPrEx>
        <w:tc>
          <w:tcPr>
            <w:tcW w:w="1215" w:type="pct"/>
            <w:shd w:val="pct10" w:color="auto" w:fill="FFFFFF"/>
            <w:vAlign w:val="center"/>
          </w:tcPr>
          <w:p w:rsidR="000542BF" w:rsidRPr="00EA422E" w:rsidRDefault="000542BF" w:rsidP="00B62F45">
            <w:pPr>
              <w:jc w:val="center"/>
              <w:rPr>
                <w:rFonts w:ascii="Arial" w:eastAsia="Arial Unicode MS" w:hAnsi="Arial" w:cs="Arial"/>
                <w:b/>
                <w:i/>
              </w:rPr>
            </w:pPr>
            <w:r w:rsidRPr="00EA422E">
              <w:rPr>
                <w:rFonts w:ascii="Arial" w:eastAsia="Arial Unicode MS" w:hAnsi="Arial" w:cs="Arial"/>
                <w:b/>
              </w:rPr>
              <w:t>Signal Name</w:t>
            </w:r>
          </w:p>
        </w:tc>
        <w:tc>
          <w:tcPr>
            <w:tcW w:w="1215" w:type="pct"/>
            <w:shd w:val="pct10" w:color="auto" w:fill="FFFFFF"/>
            <w:vAlign w:val="center"/>
          </w:tcPr>
          <w:p w:rsidR="000542BF" w:rsidRPr="00EA422E" w:rsidRDefault="000542BF" w:rsidP="00B62F45">
            <w:pPr>
              <w:jc w:val="center"/>
              <w:rPr>
                <w:rFonts w:ascii="Arial" w:eastAsia="Arial Unicode MS" w:hAnsi="Arial" w:cs="Arial"/>
                <w:b/>
              </w:rPr>
            </w:pPr>
            <w:r w:rsidRPr="00EA422E">
              <w:rPr>
                <w:rFonts w:ascii="Arial" w:eastAsia="Arial Unicode MS" w:hAnsi="Arial" w:cs="Arial"/>
                <w:b/>
              </w:rPr>
              <w:t>Signal Abbreviation</w:t>
            </w:r>
          </w:p>
        </w:tc>
        <w:tc>
          <w:tcPr>
            <w:tcW w:w="1215" w:type="pct"/>
            <w:shd w:val="pct10" w:color="auto" w:fill="FFFFFF"/>
            <w:vAlign w:val="center"/>
          </w:tcPr>
          <w:p w:rsidR="000542BF" w:rsidRPr="00EA422E" w:rsidRDefault="000542BF" w:rsidP="00B62F45">
            <w:pPr>
              <w:jc w:val="center"/>
              <w:rPr>
                <w:rFonts w:ascii="Arial" w:eastAsia="Arial Unicode MS" w:hAnsi="Arial" w:cs="Arial"/>
                <w:b/>
              </w:rPr>
            </w:pPr>
            <w:r w:rsidRPr="00EA422E">
              <w:rPr>
                <w:rFonts w:ascii="Arial" w:eastAsia="Arial Unicode MS" w:hAnsi="Arial" w:cs="Arial"/>
                <w:b/>
              </w:rPr>
              <w:t>Operation Current</w:t>
            </w:r>
          </w:p>
        </w:tc>
        <w:tc>
          <w:tcPr>
            <w:tcW w:w="678" w:type="pct"/>
            <w:shd w:val="pct10" w:color="auto" w:fill="FFFFFF"/>
          </w:tcPr>
          <w:p w:rsidR="000542BF" w:rsidRPr="00EA422E" w:rsidRDefault="000542BF" w:rsidP="00B62F45">
            <w:pPr>
              <w:jc w:val="center"/>
              <w:rPr>
                <w:rFonts w:ascii="Arial" w:eastAsia="Arial Unicode MS" w:hAnsi="Arial" w:cs="Arial"/>
                <w:b/>
              </w:rPr>
            </w:pPr>
            <w:r w:rsidRPr="00EA422E">
              <w:rPr>
                <w:rFonts w:ascii="Arial" w:eastAsia="Arial Unicode MS" w:hAnsi="Arial" w:cs="Arial"/>
                <w:b/>
                <w:lang w:eastAsia="zh-CN"/>
              </w:rPr>
              <w:t>Test Pin</w:t>
            </w:r>
          </w:p>
        </w:tc>
        <w:tc>
          <w:tcPr>
            <w:tcW w:w="677" w:type="pct"/>
            <w:shd w:val="pct10" w:color="auto" w:fill="FFFFFF"/>
            <w:vAlign w:val="center"/>
          </w:tcPr>
          <w:p w:rsidR="000542BF" w:rsidRPr="00EA422E" w:rsidRDefault="000542BF" w:rsidP="00B62F45">
            <w:pPr>
              <w:jc w:val="center"/>
              <w:rPr>
                <w:rFonts w:ascii="Arial" w:eastAsia="Arial Unicode MS" w:hAnsi="Arial" w:cs="Arial"/>
                <w:b/>
              </w:rPr>
            </w:pPr>
            <w:r w:rsidRPr="00EA422E">
              <w:rPr>
                <w:rFonts w:ascii="Arial" w:eastAsia="Arial Unicode MS" w:hAnsi="Arial" w:cs="Arial"/>
                <w:b/>
              </w:rPr>
              <w:t>Test Point</w:t>
            </w:r>
          </w:p>
        </w:tc>
      </w:tr>
      <w:tr w:rsidR="000542BF" w:rsidRPr="00EA422E" w:rsidTr="00B62F45">
        <w:tblPrEx>
          <w:tblCellMar>
            <w:top w:w="0" w:type="dxa"/>
            <w:bottom w:w="0" w:type="dxa"/>
          </w:tblCellMar>
        </w:tblPrEx>
        <w:trPr>
          <w:cantSplit/>
          <w:trHeight w:val="161"/>
        </w:trPr>
        <w:tc>
          <w:tcPr>
            <w:tcW w:w="1215" w:type="pct"/>
            <w:vAlign w:val="center"/>
          </w:tcPr>
          <w:p w:rsidR="000542BF" w:rsidRPr="00EA422E" w:rsidRDefault="00570173" w:rsidP="00B62F45">
            <w:pPr>
              <w:jc w:val="center"/>
              <w:rPr>
                <w:rFonts w:ascii="Arial" w:eastAsia="Arial Unicode MS" w:hAnsi="Arial" w:cs="Arial" w:hint="eastAsia"/>
                <w:lang w:eastAsia="zh-CN"/>
              </w:rPr>
            </w:pPr>
            <w:r w:rsidRPr="00EA422E">
              <w:rPr>
                <w:rFonts w:ascii="Arial" w:eastAsia="Arial Unicode MS" w:hAnsi="Arial" w:cs="Arial" w:hint="eastAsia"/>
                <w:lang w:eastAsia="zh-CN"/>
              </w:rPr>
              <w:t>KL30</w:t>
            </w:r>
          </w:p>
        </w:tc>
        <w:tc>
          <w:tcPr>
            <w:tcW w:w="1215" w:type="pct"/>
            <w:vAlign w:val="center"/>
          </w:tcPr>
          <w:p w:rsidR="000542BF" w:rsidRPr="00EA422E" w:rsidRDefault="00AC43C8" w:rsidP="00B62F45">
            <w:pPr>
              <w:jc w:val="center"/>
              <w:rPr>
                <w:rFonts w:ascii="Arial" w:eastAsia="Arial Unicode MS" w:hAnsi="Arial" w:cs="Arial"/>
                <w:lang w:eastAsia="zh-CN"/>
              </w:rPr>
            </w:pPr>
            <w:r w:rsidRPr="00EA422E">
              <w:rPr>
                <w:rFonts w:ascii="Arial" w:eastAsia="Arial Unicode MS" w:hAnsi="Arial" w:cs="Arial" w:hint="eastAsia"/>
                <w:sz w:val="21"/>
                <w:szCs w:val="21"/>
                <w:lang w:eastAsia="zh-CN"/>
              </w:rPr>
              <w:t>Battery +</w:t>
            </w:r>
          </w:p>
        </w:tc>
        <w:tc>
          <w:tcPr>
            <w:tcW w:w="1215" w:type="pct"/>
            <w:vAlign w:val="center"/>
          </w:tcPr>
          <w:p w:rsidR="000542BF" w:rsidRPr="00EA422E" w:rsidRDefault="00866B03" w:rsidP="00B62F45">
            <w:pPr>
              <w:jc w:val="center"/>
              <w:rPr>
                <w:rFonts w:ascii="Arial" w:eastAsia="Arial Unicode MS" w:hAnsi="Arial" w:cs="Arial" w:hint="eastAsia"/>
                <w:lang w:eastAsia="zh-CN"/>
              </w:rPr>
            </w:pPr>
            <w:r w:rsidRPr="00EA422E">
              <w:rPr>
                <w:rFonts w:ascii="Arial" w:eastAsia="Arial Unicode MS" w:hAnsi="Arial" w:cs="Arial" w:hint="eastAsia"/>
                <w:lang w:eastAsia="zh-CN"/>
              </w:rPr>
              <w:t>300mA</w:t>
            </w:r>
            <w:r w:rsidR="00DA1469" w:rsidRPr="00EA422E">
              <w:rPr>
                <w:rFonts w:ascii="Arial" w:eastAsia="Arial Unicode MS" w:hAnsi="Arial" w:cs="Arial" w:hint="eastAsia"/>
                <w:lang w:eastAsia="zh-CN"/>
              </w:rPr>
              <w:t>~400mA</w:t>
            </w:r>
          </w:p>
        </w:tc>
        <w:tc>
          <w:tcPr>
            <w:tcW w:w="678" w:type="pct"/>
            <w:vAlign w:val="center"/>
          </w:tcPr>
          <w:p w:rsidR="000542BF" w:rsidRPr="00EA422E" w:rsidRDefault="00AC43C8" w:rsidP="00E638FC">
            <w:pPr>
              <w:jc w:val="center"/>
              <w:rPr>
                <w:rFonts w:ascii="Arial" w:hAnsi="Arial" w:cs="Arial"/>
                <w:lang w:eastAsia="zh-CN"/>
              </w:rPr>
            </w:pPr>
            <w:r w:rsidRPr="00EA422E">
              <w:rPr>
                <w:rFonts w:ascii="Arial" w:hAnsi="Arial" w:cs="Arial" w:hint="eastAsia"/>
                <w:lang w:eastAsia="zh-CN"/>
              </w:rPr>
              <w:t>PIN</w:t>
            </w:r>
            <w:r w:rsidR="00E638FC" w:rsidRPr="00EA422E">
              <w:rPr>
                <w:rFonts w:ascii="Arial" w:hAnsi="Arial" w:cs="Arial" w:hint="eastAsia"/>
                <w:lang w:eastAsia="zh-CN"/>
              </w:rPr>
              <w:t>14</w:t>
            </w:r>
          </w:p>
        </w:tc>
        <w:tc>
          <w:tcPr>
            <w:tcW w:w="677" w:type="pct"/>
            <w:vAlign w:val="center"/>
          </w:tcPr>
          <w:p w:rsidR="000542BF" w:rsidRPr="00EA422E" w:rsidRDefault="00570173" w:rsidP="0088068A">
            <w:pPr>
              <w:jc w:val="center"/>
              <w:rPr>
                <w:rFonts w:ascii="Arial" w:eastAsia="Arial Unicode MS" w:hAnsi="Arial" w:cs="Arial"/>
                <w:lang w:eastAsia="zh-CN"/>
              </w:rPr>
            </w:pPr>
            <w:r w:rsidRPr="00EA422E">
              <w:rPr>
                <w:rFonts w:ascii="Arial" w:eastAsia="Arial Unicode MS" w:hAnsi="Arial" w:cs="Arial" w:hint="eastAsia"/>
                <w:lang w:eastAsia="zh-CN"/>
              </w:rPr>
              <w:t>F</w:t>
            </w:r>
            <w:r w:rsidR="008B4072" w:rsidRPr="00EA422E">
              <w:rPr>
                <w:rFonts w:ascii="Arial" w:eastAsia="Arial Unicode MS" w:hAnsi="Arial" w:cs="Arial" w:hint="eastAsia"/>
                <w:lang w:eastAsia="zh-CN"/>
              </w:rPr>
              <w:t>10</w:t>
            </w:r>
            <w:r w:rsidR="0088068A" w:rsidRPr="00EA422E">
              <w:rPr>
                <w:rFonts w:ascii="Arial" w:eastAsia="Arial Unicode MS" w:hAnsi="Arial" w:cs="Arial" w:hint="eastAsia"/>
                <w:lang w:eastAsia="zh-CN"/>
              </w:rPr>
              <w:t>9</w:t>
            </w:r>
          </w:p>
        </w:tc>
      </w:tr>
    </w:tbl>
    <w:p w:rsidR="008A6C85" w:rsidRPr="00DF41F5" w:rsidRDefault="008A6C85" w:rsidP="008A6C85">
      <w:pPr>
        <w:rPr>
          <w:rFonts w:ascii="Arial" w:eastAsia="Arial Unicode MS" w:hAnsi="Arial" w:cs="Arial" w:hint="eastAsia"/>
          <w:b/>
          <w:sz w:val="18"/>
          <w:szCs w:val="18"/>
          <w:lang w:val="en-GB" w:eastAsia="zh-CN"/>
        </w:rPr>
      </w:pPr>
      <w:r w:rsidRPr="00DF41F5">
        <w:rPr>
          <w:rFonts w:ascii="Arial" w:eastAsia="Arial Unicode MS" w:hAnsi="Arial" w:cs="Arial" w:hint="eastAsia"/>
          <w:b/>
          <w:sz w:val="18"/>
          <w:szCs w:val="18"/>
          <w:lang w:eastAsia="zh-CN"/>
        </w:rPr>
        <w:t xml:space="preserve">Measure the voltage </w:t>
      </w:r>
      <w:r w:rsidR="009235D3" w:rsidRPr="00DF41F5">
        <w:rPr>
          <w:rFonts w:ascii="Arial" w:eastAsia="Arial Unicode MS" w:hAnsi="Arial" w:cs="Arial" w:hint="eastAsia"/>
          <w:b/>
          <w:sz w:val="18"/>
          <w:szCs w:val="18"/>
          <w:lang w:eastAsia="zh-CN"/>
        </w:rPr>
        <w:t xml:space="preserve"> 5</w:t>
      </w:r>
      <w:r w:rsidRPr="00DF41F5">
        <w:rPr>
          <w:rFonts w:ascii="Arial" w:eastAsia="Arial Unicode MS" w:hAnsi="Arial" w:cs="Arial" w:hint="eastAsia"/>
          <w:b/>
          <w:sz w:val="18"/>
          <w:szCs w:val="18"/>
          <w:lang w:eastAsia="zh-CN"/>
        </w:rPr>
        <w:t>s later after the connectors is inserted.</w:t>
      </w:r>
    </w:p>
    <w:p w:rsidR="000542BF" w:rsidRPr="00DF41F5" w:rsidRDefault="000542BF" w:rsidP="000542BF">
      <w:pPr>
        <w:autoSpaceDE w:val="0"/>
        <w:autoSpaceDN w:val="0"/>
        <w:adjustRightInd w:val="0"/>
        <w:rPr>
          <w:rFonts w:ascii="Arial" w:hAnsi="Arial" w:cs="Arial" w:hint="eastAsia"/>
          <w:iCs/>
          <w:sz w:val="19"/>
          <w:szCs w:val="19"/>
          <w:lang w:val="en-GB" w:eastAsia="zh-CN"/>
        </w:rPr>
      </w:pPr>
    </w:p>
    <w:p w:rsidR="00F866D6" w:rsidRPr="00DF41F5" w:rsidRDefault="00F866D6" w:rsidP="00F866D6">
      <w:pPr>
        <w:rPr>
          <w:rFonts w:ascii="Arial" w:hAnsi="Arial" w:cs="Arial"/>
          <w:b/>
          <w:sz w:val="21"/>
          <w:szCs w:val="21"/>
          <w:lang w:val="en-GB" w:eastAsia="zh-CN"/>
        </w:rPr>
      </w:pPr>
      <w:r w:rsidRPr="00DF41F5">
        <w:rPr>
          <w:rFonts w:ascii="Arial" w:hAnsi="Arial" w:cs="Arial" w:hint="eastAsia"/>
          <w:b/>
          <w:sz w:val="21"/>
          <w:szCs w:val="21"/>
          <w:lang w:val="en-GB" w:eastAsia="zh-CN"/>
        </w:rPr>
        <w:t>(2) Ignition Current</w:t>
      </w:r>
    </w:p>
    <w:p w:rsidR="00F866D6" w:rsidRPr="00EA422E" w:rsidRDefault="00F866D6" w:rsidP="00F866D6">
      <w:pPr>
        <w:rPr>
          <w:rFonts w:ascii="Arial" w:hAnsi="Arial" w:cs="Arial"/>
          <w:sz w:val="21"/>
          <w:szCs w:val="21"/>
          <w:lang w:val="en-GB" w:eastAsia="zh-CN"/>
        </w:rPr>
      </w:pPr>
      <w:r w:rsidRPr="00EA422E">
        <w:rPr>
          <w:rFonts w:ascii="Arial" w:hAnsi="Arial" w:cs="Arial" w:hint="eastAsia"/>
          <w:sz w:val="21"/>
          <w:szCs w:val="21"/>
          <w:lang w:val="en-GB" w:eastAsia="zh-CN"/>
        </w:rPr>
        <w:t>(Describe how to operate the DUT.)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77"/>
        <w:gridCol w:w="2376"/>
        <w:gridCol w:w="2376"/>
        <w:gridCol w:w="1326"/>
        <w:gridCol w:w="1324"/>
      </w:tblGrid>
      <w:tr w:rsidR="000542BF" w:rsidRPr="00EA422E" w:rsidTr="00B62F45">
        <w:tblPrEx>
          <w:tblCellMar>
            <w:top w:w="0" w:type="dxa"/>
            <w:bottom w:w="0" w:type="dxa"/>
          </w:tblCellMar>
        </w:tblPrEx>
        <w:tc>
          <w:tcPr>
            <w:tcW w:w="1215" w:type="pct"/>
            <w:shd w:val="pct10" w:color="auto" w:fill="FFFFFF"/>
            <w:vAlign w:val="center"/>
          </w:tcPr>
          <w:p w:rsidR="000542BF" w:rsidRPr="00EA422E" w:rsidRDefault="000542BF" w:rsidP="00B62F45">
            <w:pPr>
              <w:jc w:val="center"/>
              <w:rPr>
                <w:rFonts w:ascii="Arial" w:eastAsia="Arial Unicode MS" w:hAnsi="Arial" w:cs="Arial"/>
                <w:b/>
                <w:i/>
              </w:rPr>
            </w:pPr>
            <w:r w:rsidRPr="00EA422E">
              <w:rPr>
                <w:rFonts w:ascii="Arial" w:eastAsia="Arial Unicode MS" w:hAnsi="Arial" w:cs="Arial"/>
                <w:b/>
              </w:rPr>
              <w:t>Signal Name</w:t>
            </w:r>
          </w:p>
        </w:tc>
        <w:tc>
          <w:tcPr>
            <w:tcW w:w="1215" w:type="pct"/>
            <w:shd w:val="pct10" w:color="auto" w:fill="FFFFFF"/>
            <w:vAlign w:val="center"/>
          </w:tcPr>
          <w:p w:rsidR="000542BF" w:rsidRPr="00EA422E" w:rsidRDefault="000542BF" w:rsidP="00B62F45">
            <w:pPr>
              <w:jc w:val="center"/>
              <w:rPr>
                <w:rFonts w:ascii="Arial" w:eastAsia="Arial Unicode MS" w:hAnsi="Arial" w:cs="Arial"/>
                <w:b/>
              </w:rPr>
            </w:pPr>
            <w:r w:rsidRPr="00EA422E">
              <w:rPr>
                <w:rFonts w:ascii="Arial" w:eastAsia="Arial Unicode MS" w:hAnsi="Arial" w:cs="Arial"/>
                <w:b/>
              </w:rPr>
              <w:t>Signal Abbreviation</w:t>
            </w:r>
          </w:p>
        </w:tc>
        <w:tc>
          <w:tcPr>
            <w:tcW w:w="1215" w:type="pct"/>
            <w:shd w:val="pct10" w:color="auto" w:fill="FFFFFF"/>
            <w:vAlign w:val="center"/>
          </w:tcPr>
          <w:p w:rsidR="000542BF" w:rsidRPr="00EA422E" w:rsidRDefault="000542BF" w:rsidP="00B62F45">
            <w:pPr>
              <w:jc w:val="center"/>
              <w:rPr>
                <w:rFonts w:ascii="Arial" w:eastAsia="Arial Unicode MS" w:hAnsi="Arial" w:cs="Arial"/>
                <w:b/>
              </w:rPr>
            </w:pPr>
            <w:r w:rsidRPr="00EA422E">
              <w:rPr>
                <w:rFonts w:ascii="Arial" w:eastAsia="Arial Unicode MS" w:hAnsi="Arial" w:cs="Arial"/>
                <w:b/>
              </w:rPr>
              <w:t>Operation Current</w:t>
            </w:r>
          </w:p>
        </w:tc>
        <w:tc>
          <w:tcPr>
            <w:tcW w:w="678" w:type="pct"/>
            <w:shd w:val="pct10" w:color="auto" w:fill="FFFFFF"/>
          </w:tcPr>
          <w:p w:rsidR="000542BF" w:rsidRPr="00EA422E" w:rsidRDefault="000542BF" w:rsidP="00B62F45">
            <w:pPr>
              <w:jc w:val="center"/>
              <w:rPr>
                <w:rFonts w:ascii="Arial" w:eastAsia="Arial Unicode MS" w:hAnsi="Arial" w:cs="Arial"/>
                <w:b/>
              </w:rPr>
            </w:pPr>
            <w:r w:rsidRPr="00EA422E">
              <w:rPr>
                <w:rFonts w:ascii="Arial" w:eastAsia="Arial Unicode MS" w:hAnsi="Arial" w:cs="Arial"/>
                <w:b/>
                <w:lang w:eastAsia="zh-CN"/>
              </w:rPr>
              <w:t>Test Pin</w:t>
            </w:r>
          </w:p>
        </w:tc>
        <w:tc>
          <w:tcPr>
            <w:tcW w:w="677" w:type="pct"/>
            <w:shd w:val="pct10" w:color="auto" w:fill="FFFFFF"/>
            <w:vAlign w:val="center"/>
          </w:tcPr>
          <w:p w:rsidR="000542BF" w:rsidRPr="00EA422E" w:rsidRDefault="000542BF" w:rsidP="00B62F45">
            <w:pPr>
              <w:jc w:val="center"/>
              <w:rPr>
                <w:rFonts w:ascii="Arial" w:eastAsia="Arial Unicode MS" w:hAnsi="Arial" w:cs="Arial"/>
                <w:b/>
              </w:rPr>
            </w:pPr>
            <w:r w:rsidRPr="00EA422E">
              <w:rPr>
                <w:rFonts w:ascii="Arial" w:eastAsia="Arial Unicode MS" w:hAnsi="Arial" w:cs="Arial"/>
                <w:b/>
              </w:rPr>
              <w:t>Test Point</w:t>
            </w:r>
          </w:p>
        </w:tc>
      </w:tr>
      <w:tr w:rsidR="000542BF" w:rsidRPr="00EA422E" w:rsidTr="00B62F45">
        <w:tblPrEx>
          <w:tblCellMar>
            <w:top w:w="0" w:type="dxa"/>
            <w:bottom w:w="0" w:type="dxa"/>
          </w:tblCellMar>
        </w:tblPrEx>
        <w:trPr>
          <w:cantSplit/>
          <w:trHeight w:val="190"/>
        </w:trPr>
        <w:tc>
          <w:tcPr>
            <w:tcW w:w="1215" w:type="pct"/>
            <w:vAlign w:val="center"/>
          </w:tcPr>
          <w:p w:rsidR="000542BF" w:rsidRPr="00EA422E" w:rsidRDefault="00570173" w:rsidP="00B62F45">
            <w:pPr>
              <w:jc w:val="center"/>
              <w:rPr>
                <w:rFonts w:ascii="Arial" w:eastAsia="Arial Unicode MS" w:hAnsi="Arial" w:cs="Arial" w:hint="eastAsia"/>
                <w:lang w:eastAsia="zh-CN"/>
              </w:rPr>
            </w:pPr>
            <w:r w:rsidRPr="00EA422E">
              <w:rPr>
                <w:rFonts w:ascii="Arial" w:eastAsia="Arial Unicode MS" w:hAnsi="Arial" w:cs="Arial" w:hint="eastAsia"/>
                <w:lang w:eastAsia="zh-CN"/>
              </w:rPr>
              <w:t>KL15</w:t>
            </w:r>
          </w:p>
        </w:tc>
        <w:tc>
          <w:tcPr>
            <w:tcW w:w="1215" w:type="pct"/>
            <w:vAlign w:val="center"/>
          </w:tcPr>
          <w:p w:rsidR="000542BF" w:rsidRPr="00EA422E" w:rsidRDefault="00AC43C8" w:rsidP="00B62F45">
            <w:pPr>
              <w:jc w:val="center"/>
              <w:rPr>
                <w:rFonts w:ascii="Arial" w:eastAsia="Arial Unicode MS" w:hAnsi="Arial" w:cs="Arial"/>
                <w:lang w:eastAsia="zh-CN"/>
              </w:rPr>
            </w:pPr>
            <w:r w:rsidRPr="00EA422E">
              <w:rPr>
                <w:rFonts w:ascii="Arial" w:eastAsia="Arial Unicode MS" w:hAnsi="Arial" w:cs="Arial" w:hint="eastAsia"/>
                <w:lang w:eastAsia="zh-CN"/>
              </w:rPr>
              <w:t>Ignition</w:t>
            </w:r>
          </w:p>
        </w:tc>
        <w:tc>
          <w:tcPr>
            <w:tcW w:w="1215" w:type="pct"/>
            <w:vAlign w:val="center"/>
          </w:tcPr>
          <w:p w:rsidR="000542BF" w:rsidRPr="00EA422E" w:rsidRDefault="00866B03" w:rsidP="00B62F45">
            <w:pPr>
              <w:jc w:val="center"/>
              <w:rPr>
                <w:rFonts w:ascii="Arial" w:eastAsia="Arial Unicode MS" w:hAnsi="Arial" w:cs="Arial" w:hint="eastAsia"/>
                <w:lang w:eastAsia="zh-CN"/>
              </w:rPr>
            </w:pPr>
            <w:r w:rsidRPr="00EA422E">
              <w:rPr>
                <w:rFonts w:ascii="Arial" w:eastAsia="Arial Unicode MS" w:hAnsi="Arial" w:cs="Arial" w:hint="eastAsia"/>
                <w:lang w:eastAsia="zh-CN"/>
              </w:rPr>
              <w:t>100mA</w:t>
            </w:r>
            <w:r w:rsidR="00DA1469" w:rsidRPr="00EA422E">
              <w:rPr>
                <w:rFonts w:ascii="Arial" w:eastAsia="Arial Unicode MS" w:hAnsi="Arial" w:cs="Arial" w:hint="eastAsia"/>
                <w:lang w:eastAsia="zh-CN"/>
              </w:rPr>
              <w:t>~200mA</w:t>
            </w:r>
          </w:p>
        </w:tc>
        <w:tc>
          <w:tcPr>
            <w:tcW w:w="678" w:type="pct"/>
            <w:vAlign w:val="center"/>
          </w:tcPr>
          <w:p w:rsidR="000542BF" w:rsidRPr="00EA422E" w:rsidRDefault="00AC43C8" w:rsidP="00E638FC">
            <w:pPr>
              <w:jc w:val="center"/>
              <w:rPr>
                <w:rFonts w:ascii="Arial" w:hAnsi="Arial" w:cs="Arial"/>
                <w:lang w:eastAsia="zh-CN"/>
              </w:rPr>
            </w:pPr>
            <w:r w:rsidRPr="00EA422E">
              <w:rPr>
                <w:rFonts w:ascii="Arial" w:hAnsi="Arial" w:cs="Arial" w:hint="eastAsia"/>
                <w:lang w:eastAsia="zh-CN"/>
              </w:rPr>
              <w:t>PIN</w:t>
            </w:r>
            <w:r w:rsidR="00E638FC" w:rsidRPr="00EA422E">
              <w:rPr>
                <w:rFonts w:ascii="Arial" w:hAnsi="Arial" w:cs="Arial" w:hint="eastAsia"/>
                <w:lang w:eastAsia="zh-CN"/>
              </w:rPr>
              <w:t>13</w:t>
            </w:r>
          </w:p>
        </w:tc>
        <w:tc>
          <w:tcPr>
            <w:tcW w:w="677" w:type="pct"/>
            <w:vAlign w:val="center"/>
          </w:tcPr>
          <w:p w:rsidR="000542BF" w:rsidRPr="00EA422E" w:rsidRDefault="00570173" w:rsidP="0088068A">
            <w:pPr>
              <w:jc w:val="center"/>
              <w:rPr>
                <w:rFonts w:ascii="Arial" w:eastAsia="Arial Unicode MS" w:hAnsi="Arial" w:cs="Arial"/>
                <w:lang w:eastAsia="zh-CN"/>
              </w:rPr>
            </w:pPr>
            <w:r w:rsidRPr="00EA422E">
              <w:rPr>
                <w:rFonts w:ascii="Arial" w:eastAsia="Arial Unicode MS" w:hAnsi="Arial" w:cs="Arial" w:hint="eastAsia"/>
                <w:lang w:eastAsia="zh-CN"/>
              </w:rPr>
              <w:t>F10</w:t>
            </w:r>
            <w:r w:rsidR="0088068A" w:rsidRPr="00EA422E">
              <w:rPr>
                <w:rFonts w:ascii="Arial" w:eastAsia="Arial Unicode MS" w:hAnsi="Arial" w:cs="Arial" w:hint="eastAsia"/>
                <w:lang w:eastAsia="zh-CN"/>
              </w:rPr>
              <w:t>8</w:t>
            </w:r>
          </w:p>
        </w:tc>
      </w:tr>
    </w:tbl>
    <w:p w:rsidR="008A6C85" w:rsidRPr="00DF41F5" w:rsidRDefault="008A6C85" w:rsidP="008A6C85">
      <w:pPr>
        <w:rPr>
          <w:rFonts w:ascii="Arial" w:eastAsia="Arial Unicode MS" w:hAnsi="Arial" w:cs="Arial" w:hint="eastAsia"/>
          <w:b/>
          <w:sz w:val="18"/>
          <w:szCs w:val="18"/>
          <w:lang w:val="en-GB" w:eastAsia="zh-CN"/>
        </w:rPr>
      </w:pPr>
      <w:r w:rsidRPr="00DF41F5">
        <w:rPr>
          <w:rFonts w:ascii="Arial" w:eastAsia="Arial Unicode MS" w:hAnsi="Arial" w:cs="Arial" w:hint="eastAsia"/>
          <w:b/>
          <w:sz w:val="18"/>
          <w:szCs w:val="18"/>
          <w:lang w:eastAsia="zh-CN"/>
        </w:rPr>
        <w:t xml:space="preserve">Measure the voltage </w:t>
      </w:r>
      <w:r w:rsidR="009235D3" w:rsidRPr="00DF41F5">
        <w:rPr>
          <w:rFonts w:ascii="Arial" w:eastAsia="Arial Unicode MS" w:hAnsi="Arial" w:cs="Arial" w:hint="eastAsia"/>
          <w:b/>
          <w:sz w:val="18"/>
          <w:szCs w:val="18"/>
          <w:lang w:eastAsia="zh-CN"/>
        </w:rPr>
        <w:t xml:space="preserve"> 5</w:t>
      </w:r>
      <w:r w:rsidRPr="00DF41F5">
        <w:rPr>
          <w:rFonts w:ascii="Arial" w:eastAsia="Arial Unicode MS" w:hAnsi="Arial" w:cs="Arial" w:hint="eastAsia"/>
          <w:b/>
          <w:sz w:val="18"/>
          <w:szCs w:val="18"/>
          <w:lang w:eastAsia="zh-CN"/>
        </w:rPr>
        <w:t>s later after the connectors is inserted.</w:t>
      </w:r>
    </w:p>
    <w:p w:rsidR="00AC43C8" w:rsidRDefault="00AC43C8" w:rsidP="001B318B">
      <w:pPr>
        <w:ind w:left="284"/>
        <w:rPr>
          <w:rFonts w:hint="eastAsia"/>
          <w:lang w:val="en-GB" w:eastAsia="zh-CN"/>
        </w:rPr>
      </w:pPr>
      <w:bookmarkStart w:id="103" w:name="_Toc413165665"/>
      <w:bookmarkStart w:id="104" w:name="_Toc426467945"/>
    </w:p>
    <w:p w:rsidR="006544CE" w:rsidRDefault="006544CE" w:rsidP="006544CE">
      <w:pPr>
        <w:pStyle w:val="2"/>
        <w:ind w:left="284" w:hanging="284"/>
        <w:rPr>
          <w:rFonts w:ascii="Arial" w:hAnsi="Arial" w:cs="Arial" w:hint="eastAsia"/>
          <w:color w:val="000000"/>
          <w:lang w:eastAsia="zh-CN"/>
        </w:rPr>
      </w:pPr>
      <w:bookmarkStart w:id="105" w:name="_Toc466569844"/>
      <w:bookmarkStart w:id="106" w:name="_Toc467482508"/>
      <w:bookmarkStart w:id="107" w:name="_Toc467654025"/>
      <w:r w:rsidRPr="005C4383">
        <w:rPr>
          <w:rFonts w:ascii="Arial" w:hAnsi="Arial" w:cs="Arial" w:hint="eastAsia"/>
          <w:color w:val="000000"/>
          <w:lang w:eastAsia="zh-CN"/>
        </w:rPr>
        <w:t>HW</w:t>
      </w:r>
      <w:r w:rsidRPr="005C4383">
        <w:rPr>
          <w:rFonts w:ascii="Arial" w:hAnsi="Arial" w:cs="Arial"/>
          <w:color w:val="000000"/>
        </w:rPr>
        <w:t xml:space="preserve"> </w:t>
      </w:r>
      <w:r w:rsidRPr="005C4383">
        <w:rPr>
          <w:rFonts w:ascii="Arial" w:hAnsi="Arial" w:cs="Arial" w:hint="eastAsia"/>
          <w:color w:val="000000"/>
          <w:lang w:eastAsia="zh-CN"/>
        </w:rPr>
        <w:t>Test</w:t>
      </w:r>
      <w:bookmarkEnd w:id="105"/>
      <w:bookmarkEnd w:id="106"/>
      <w:bookmarkEnd w:id="107"/>
    </w:p>
    <w:p w:rsidR="006544CE" w:rsidRPr="006544CE" w:rsidRDefault="006544CE" w:rsidP="006544CE">
      <w:pPr>
        <w:pStyle w:val="3"/>
        <w:rPr>
          <w:rFonts w:ascii="Arial" w:eastAsia="Arial Unicode MS" w:hAnsi="Arial" w:cs="Arial" w:hint="eastAsia"/>
          <w:color w:val="000000"/>
          <w:lang w:eastAsia="zh-CN"/>
        </w:rPr>
      </w:pPr>
      <w:bookmarkStart w:id="108" w:name="_Toc466569845"/>
      <w:bookmarkStart w:id="109" w:name="_Toc467482509"/>
      <w:bookmarkStart w:id="110" w:name="_Toc467654026"/>
      <w:r w:rsidRPr="006544CE">
        <w:rPr>
          <w:rFonts w:ascii="Arial" w:eastAsia="Arial Unicode MS" w:hAnsi="Arial" w:cs="Arial" w:hint="eastAsia"/>
          <w:color w:val="000000"/>
          <w:lang w:eastAsia="zh-CN"/>
        </w:rPr>
        <w:t>U</w:t>
      </w:r>
      <w:r w:rsidRPr="006544CE">
        <w:rPr>
          <w:rFonts w:ascii="Arial" w:eastAsia="Arial Unicode MS" w:hAnsi="Arial" w:cs="Arial"/>
          <w:color w:val="000000"/>
          <w:lang w:eastAsia="zh-CN"/>
        </w:rPr>
        <w:t>nder-&amp;over-voltage</w:t>
      </w:r>
      <w:bookmarkEnd w:id="108"/>
      <w:bookmarkEnd w:id="109"/>
      <w:bookmarkEnd w:id="110"/>
    </w:p>
    <w:p w:rsidR="006544CE" w:rsidRPr="006544CE" w:rsidRDefault="006544CE" w:rsidP="006544CE">
      <w:pPr>
        <w:autoSpaceDE w:val="0"/>
        <w:autoSpaceDN w:val="0"/>
        <w:adjustRightInd w:val="0"/>
        <w:spacing w:line="24" w:lineRule="atLeast"/>
        <w:ind w:left="126" w:right="-20"/>
        <w:rPr>
          <w:rFonts w:cs="Arial" w:hint="eastAsia"/>
          <w:color w:val="0000FF"/>
          <w:spacing w:val="-1"/>
          <w:sz w:val="24"/>
          <w:szCs w:val="24"/>
          <w:lang w:eastAsia="zh-CN"/>
        </w:rPr>
      </w:pPr>
      <w:r w:rsidRPr="006544CE">
        <w:rPr>
          <w:rFonts w:cs="Arial"/>
          <w:color w:val="0000FF"/>
          <w:spacing w:val="-1"/>
          <w:sz w:val="24"/>
          <w:szCs w:val="24"/>
        </w:rPr>
        <w:t>Testin</w:t>
      </w:r>
      <w:r w:rsidRPr="006544CE">
        <w:rPr>
          <w:rFonts w:cs="Arial"/>
          <w:color w:val="0000FF"/>
          <w:sz w:val="24"/>
          <w:szCs w:val="24"/>
        </w:rPr>
        <w:t>g</w:t>
      </w:r>
      <w:r w:rsidRPr="006544CE">
        <w:rPr>
          <w:rFonts w:cs="Arial"/>
          <w:color w:val="0000FF"/>
          <w:spacing w:val="-1"/>
          <w:sz w:val="24"/>
          <w:szCs w:val="24"/>
        </w:rPr>
        <w:t xml:space="preserve"> (</w:t>
      </w:r>
      <w:r w:rsidRPr="006544CE">
        <w:rPr>
          <w:rFonts w:cs="Arial"/>
          <w:color w:val="FF0000"/>
          <w:spacing w:val="-1"/>
          <w:sz w:val="24"/>
          <w:szCs w:val="24"/>
        </w:rPr>
        <w:t>with CA</w:t>
      </w:r>
      <w:r w:rsidRPr="006544CE">
        <w:rPr>
          <w:rFonts w:cs="Arial"/>
          <w:color w:val="FF0000"/>
          <w:spacing w:val="2"/>
          <w:sz w:val="24"/>
          <w:szCs w:val="24"/>
        </w:rPr>
        <w:t>N</w:t>
      </w:r>
      <w:r w:rsidRPr="006544CE">
        <w:rPr>
          <w:rFonts w:cs="Arial"/>
          <w:color w:val="FF0000"/>
          <w:spacing w:val="-1"/>
          <w:sz w:val="24"/>
          <w:szCs w:val="24"/>
        </w:rPr>
        <w:t>-Communication</w:t>
      </w:r>
      <w:r w:rsidRPr="006544CE">
        <w:rPr>
          <w:rFonts w:cs="Arial"/>
          <w:color w:val="0000FF"/>
          <w:spacing w:val="-1"/>
          <w:sz w:val="24"/>
          <w:szCs w:val="24"/>
        </w:rPr>
        <w:t>):</w:t>
      </w:r>
    </w:p>
    <w:tbl>
      <w:tblPr>
        <w:tblW w:w="9639" w:type="dxa"/>
        <w:tblInd w:w="8" w:type="dxa"/>
        <w:tblLayout w:type="fixed"/>
        <w:tblCellMar>
          <w:left w:w="0" w:type="dxa"/>
          <w:right w:w="0" w:type="dxa"/>
        </w:tblCellMar>
        <w:tblLook w:val="0000" w:firstRow="0" w:lastRow="0" w:firstColumn="0" w:lastColumn="0" w:noHBand="0" w:noVBand="0"/>
      </w:tblPr>
      <w:tblGrid>
        <w:gridCol w:w="2384"/>
        <w:gridCol w:w="1416"/>
        <w:gridCol w:w="1700"/>
        <w:gridCol w:w="1704"/>
        <w:gridCol w:w="2435"/>
      </w:tblGrid>
      <w:tr w:rsidR="006544CE" w:rsidRPr="006544CE" w:rsidTr="00E84D61">
        <w:tblPrEx>
          <w:tblCellMar>
            <w:top w:w="0" w:type="dxa"/>
            <w:left w:w="0" w:type="dxa"/>
            <w:bottom w:w="0" w:type="dxa"/>
            <w:right w:w="0" w:type="dxa"/>
          </w:tblCellMar>
        </w:tblPrEx>
        <w:trPr>
          <w:trHeight w:hRule="exact" w:val="245"/>
        </w:trPr>
        <w:tc>
          <w:tcPr>
            <w:tcW w:w="2384" w:type="dxa"/>
            <w:tcBorders>
              <w:top w:val="single" w:sz="6" w:space="0" w:color="000000"/>
              <w:left w:val="single" w:sz="6" w:space="0" w:color="000000"/>
              <w:bottom w:val="single" w:sz="6" w:space="0" w:color="000000"/>
              <w:right w:val="single" w:sz="6" w:space="0" w:color="000000"/>
            </w:tcBorders>
            <w:shd w:val="clear" w:color="auto" w:fill="D9D9D9"/>
          </w:tcPr>
          <w:p w:rsidR="006544CE" w:rsidRPr="006544CE" w:rsidRDefault="006544CE" w:rsidP="00E84D61">
            <w:pPr>
              <w:autoSpaceDE w:val="0"/>
              <w:autoSpaceDN w:val="0"/>
              <w:adjustRightInd w:val="0"/>
              <w:spacing w:before="2" w:line="24" w:lineRule="atLeast"/>
              <w:ind w:left="125" w:right="-20"/>
              <w:rPr>
                <w:rFonts w:cs="Arial"/>
                <w:b/>
                <w:sz w:val="24"/>
              </w:rPr>
            </w:pPr>
            <w:r w:rsidRPr="006544CE">
              <w:rPr>
                <w:rFonts w:cs="Arial"/>
                <w:b/>
                <w:spacing w:val="-1"/>
              </w:rPr>
              <w:t>Action</w:t>
            </w:r>
          </w:p>
        </w:tc>
        <w:tc>
          <w:tcPr>
            <w:tcW w:w="1416" w:type="dxa"/>
            <w:tcBorders>
              <w:top w:val="single" w:sz="6" w:space="0" w:color="000000"/>
              <w:left w:val="single" w:sz="6" w:space="0" w:color="000000"/>
              <w:bottom w:val="single" w:sz="6" w:space="0" w:color="000000"/>
              <w:right w:val="single" w:sz="6" w:space="0" w:color="000000"/>
            </w:tcBorders>
            <w:shd w:val="clear" w:color="auto" w:fill="D9D9D9"/>
          </w:tcPr>
          <w:p w:rsidR="006544CE" w:rsidRPr="006544CE" w:rsidRDefault="006544CE" w:rsidP="00E84D61">
            <w:pPr>
              <w:autoSpaceDE w:val="0"/>
              <w:autoSpaceDN w:val="0"/>
              <w:adjustRightInd w:val="0"/>
              <w:spacing w:before="2" w:line="24" w:lineRule="atLeast"/>
              <w:ind w:left="120" w:right="-20"/>
              <w:rPr>
                <w:rFonts w:cs="Arial"/>
                <w:b/>
                <w:sz w:val="24"/>
              </w:rPr>
            </w:pPr>
            <w:r w:rsidRPr="006544CE">
              <w:rPr>
                <w:rFonts w:cs="Arial"/>
                <w:b/>
                <w:spacing w:val="-1"/>
              </w:rPr>
              <w:t>Waitin</w:t>
            </w:r>
            <w:r w:rsidRPr="006544CE">
              <w:rPr>
                <w:rFonts w:cs="Arial"/>
                <w:b/>
              </w:rPr>
              <w:t>g</w:t>
            </w:r>
            <w:r w:rsidRPr="006544CE">
              <w:rPr>
                <w:rFonts w:cs="Arial"/>
                <w:b/>
                <w:spacing w:val="-1"/>
              </w:rPr>
              <w:t xml:space="preserve"> time</w:t>
            </w:r>
          </w:p>
        </w:tc>
        <w:tc>
          <w:tcPr>
            <w:tcW w:w="1700" w:type="dxa"/>
            <w:tcBorders>
              <w:top w:val="single" w:sz="6" w:space="0" w:color="000000"/>
              <w:left w:val="single" w:sz="6" w:space="0" w:color="000000"/>
              <w:bottom w:val="single" w:sz="6" w:space="0" w:color="000000"/>
              <w:right w:val="single" w:sz="6" w:space="0" w:color="000000"/>
            </w:tcBorders>
            <w:shd w:val="clear" w:color="auto" w:fill="D9D9D9"/>
          </w:tcPr>
          <w:p w:rsidR="006544CE" w:rsidRPr="006544CE" w:rsidRDefault="006544CE" w:rsidP="00E84D61">
            <w:pPr>
              <w:autoSpaceDE w:val="0"/>
              <w:autoSpaceDN w:val="0"/>
              <w:adjustRightInd w:val="0"/>
              <w:spacing w:before="2" w:line="24" w:lineRule="atLeast"/>
              <w:ind w:left="125" w:right="-20"/>
              <w:rPr>
                <w:rFonts w:cs="Arial"/>
                <w:b/>
                <w:sz w:val="24"/>
              </w:rPr>
            </w:pPr>
            <w:r w:rsidRPr="006544CE">
              <w:rPr>
                <w:rFonts w:cs="Arial"/>
                <w:b/>
                <w:spacing w:val="-2"/>
              </w:rPr>
              <w:t>Measur</w:t>
            </w:r>
            <w:r w:rsidRPr="006544CE">
              <w:rPr>
                <w:rFonts w:cs="Arial"/>
                <w:b/>
                <w:spacing w:val="8"/>
              </w:rPr>
              <w:t>i</w:t>
            </w:r>
            <w:r w:rsidRPr="006544CE">
              <w:rPr>
                <w:rFonts w:cs="Arial"/>
                <w:b/>
                <w:spacing w:val="-2"/>
              </w:rPr>
              <w:t>n</w:t>
            </w:r>
            <w:r w:rsidRPr="006544CE">
              <w:rPr>
                <w:rFonts w:cs="Arial"/>
                <w:b/>
              </w:rPr>
              <w:t>g</w:t>
            </w:r>
            <w:r w:rsidRPr="006544CE">
              <w:rPr>
                <w:rFonts w:cs="Arial"/>
                <w:b/>
                <w:spacing w:val="-3"/>
              </w:rPr>
              <w:t xml:space="preserve"> </w:t>
            </w:r>
            <w:r w:rsidRPr="006544CE">
              <w:rPr>
                <w:rFonts w:cs="Arial"/>
                <w:b/>
                <w:spacing w:val="-2"/>
              </w:rPr>
              <w:t>point</w:t>
            </w:r>
          </w:p>
        </w:tc>
        <w:tc>
          <w:tcPr>
            <w:tcW w:w="1704" w:type="dxa"/>
            <w:tcBorders>
              <w:top w:val="single" w:sz="6" w:space="0" w:color="000000"/>
              <w:left w:val="single" w:sz="6" w:space="0" w:color="000000"/>
              <w:bottom w:val="single" w:sz="6" w:space="0" w:color="000000"/>
              <w:right w:val="single" w:sz="6" w:space="0" w:color="000000"/>
            </w:tcBorders>
            <w:shd w:val="clear" w:color="auto" w:fill="D9D9D9"/>
          </w:tcPr>
          <w:p w:rsidR="006544CE" w:rsidRPr="006544CE" w:rsidRDefault="006544CE" w:rsidP="00E84D61">
            <w:pPr>
              <w:autoSpaceDE w:val="0"/>
              <w:autoSpaceDN w:val="0"/>
              <w:adjustRightInd w:val="0"/>
              <w:spacing w:before="2" w:line="24" w:lineRule="atLeast"/>
              <w:ind w:left="125" w:right="-20"/>
              <w:rPr>
                <w:rFonts w:cs="Arial"/>
                <w:b/>
                <w:sz w:val="24"/>
              </w:rPr>
            </w:pPr>
            <w:r w:rsidRPr="006544CE">
              <w:rPr>
                <w:rFonts w:cs="Arial"/>
                <w:b/>
                <w:spacing w:val="-1"/>
              </w:rPr>
              <w:t>Reaction</w:t>
            </w:r>
          </w:p>
        </w:tc>
        <w:tc>
          <w:tcPr>
            <w:tcW w:w="2435" w:type="dxa"/>
            <w:tcBorders>
              <w:top w:val="single" w:sz="6" w:space="0" w:color="000000"/>
              <w:left w:val="single" w:sz="6" w:space="0" w:color="000000"/>
              <w:bottom w:val="single" w:sz="6" w:space="0" w:color="000000"/>
              <w:right w:val="single" w:sz="6" w:space="0" w:color="000000"/>
            </w:tcBorders>
            <w:shd w:val="clear" w:color="auto" w:fill="D9D9D9"/>
          </w:tcPr>
          <w:p w:rsidR="006544CE" w:rsidRPr="006544CE" w:rsidRDefault="006544CE" w:rsidP="00E84D61">
            <w:pPr>
              <w:autoSpaceDE w:val="0"/>
              <w:autoSpaceDN w:val="0"/>
              <w:adjustRightInd w:val="0"/>
              <w:spacing w:before="2" w:line="24" w:lineRule="atLeast"/>
              <w:ind w:left="120" w:right="-20"/>
              <w:rPr>
                <w:rFonts w:cs="Arial"/>
                <w:b/>
                <w:sz w:val="24"/>
              </w:rPr>
            </w:pPr>
            <w:r w:rsidRPr="006544CE">
              <w:rPr>
                <w:rFonts w:cs="Arial"/>
                <w:b/>
                <w:spacing w:val="-2"/>
              </w:rPr>
              <w:t>Note</w:t>
            </w:r>
          </w:p>
        </w:tc>
      </w:tr>
      <w:tr w:rsidR="000A4C6A" w:rsidRPr="006544CE" w:rsidTr="00E84D61">
        <w:tblPrEx>
          <w:tblCellMar>
            <w:top w:w="0" w:type="dxa"/>
            <w:left w:w="0" w:type="dxa"/>
            <w:bottom w:w="0" w:type="dxa"/>
            <w:right w:w="0" w:type="dxa"/>
          </w:tblCellMar>
        </w:tblPrEx>
        <w:trPr>
          <w:trHeight w:hRule="exact" w:val="1392"/>
        </w:trPr>
        <w:tc>
          <w:tcPr>
            <w:tcW w:w="2384" w:type="dxa"/>
            <w:tcBorders>
              <w:top w:val="single" w:sz="6"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before="6" w:line="24" w:lineRule="atLeast"/>
              <w:ind w:left="125" w:right="105"/>
              <w:rPr>
                <w:rFonts w:cs="Arial"/>
              </w:rPr>
            </w:pPr>
            <w:r w:rsidRPr="000A4C6A">
              <w:rPr>
                <w:rFonts w:cs="Arial"/>
              </w:rPr>
              <w:t>V</w:t>
            </w:r>
            <w:r w:rsidRPr="000A4C6A">
              <w:rPr>
                <w:rFonts w:cs="Arial"/>
                <w:w w:val="99"/>
                <w:position w:val="-3"/>
                <w:sz w:val="13"/>
                <w:szCs w:val="13"/>
              </w:rPr>
              <w:t>Batt</w:t>
            </w:r>
            <w:r w:rsidRPr="000A4C6A">
              <w:rPr>
                <w:rFonts w:cs="Arial"/>
                <w:position w:val="-3"/>
                <w:sz w:val="13"/>
                <w:szCs w:val="13"/>
              </w:rPr>
              <w:t xml:space="preserve"> </w:t>
            </w:r>
            <w:r w:rsidRPr="000A4C6A">
              <w:rPr>
                <w:rFonts w:cs="Arial"/>
                <w:spacing w:val="-15"/>
                <w:position w:val="-3"/>
                <w:sz w:val="13"/>
                <w:szCs w:val="13"/>
              </w:rPr>
              <w:t xml:space="preserve"> </w:t>
            </w:r>
            <w:r w:rsidRPr="000A4C6A">
              <w:rPr>
                <w:rFonts w:cs="Arial"/>
              </w:rPr>
              <w:t>=</w:t>
            </w:r>
            <w:r w:rsidRPr="000A4C6A">
              <w:rPr>
                <w:rFonts w:cs="Arial"/>
                <w:spacing w:val="-4"/>
              </w:rPr>
              <w:t xml:space="preserve"> </w:t>
            </w:r>
            <w:r w:rsidRPr="000A4C6A">
              <w:rPr>
                <w:rFonts w:cs="Arial" w:hint="eastAsia"/>
                <w:spacing w:val="-1"/>
                <w:lang w:eastAsia="zh-CN"/>
              </w:rPr>
              <w:t>13.5</w:t>
            </w:r>
            <w:r w:rsidRPr="000A4C6A">
              <w:rPr>
                <w:rFonts w:cs="Arial"/>
                <w:spacing w:val="-1"/>
              </w:rPr>
              <w:t>V</w:t>
            </w:r>
            <w:r w:rsidRPr="000A4C6A">
              <w:rPr>
                <w:rFonts w:cs="Arial"/>
              </w:rPr>
              <w:t>,</w:t>
            </w:r>
            <w:r w:rsidRPr="000A4C6A">
              <w:rPr>
                <w:rFonts w:cs="Arial"/>
                <w:spacing w:val="-4"/>
              </w:rPr>
              <w:t xml:space="preserve"> </w:t>
            </w:r>
            <w:r w:rsidRPr="000A4C6A">
              <w:rPr>
                <w:rFonts w:cs="Arial"/>
                <w:spacing w:val="-1"/>
              </w:rPr>
              <w:t>Ter.3</w:t>
            </w:r>
            <w:r w:rsidRPr="000A4C6A">
              <w:rPr>
                <w:rFonts w:cs="Arial"/>
              </w:rPr>
              <w:t>0</w:t>
            </w:r>
            <w:r w:rsidRPr="000A4C6A">
              <w:rPr>
                <w:rFonts w:cs="Arial"/>
                <w:spacing w:val="-4"/>
              </w:rPr>
              <w:t xml:space="preserve"> </w:t>
            </w:r>
            <w:r w:rsidRPr="000A4C6A">
              <w:rPr>
                <w:rFonts w:cs="Arial"/>
                <w:spacing w:val="-1"/>
              </w:rPr>
              <w:t xml:space="preserve">On, </w:t>
            </w:r>
            <w:r w:rsidRPr="000A4C6A">
              <w:rPr>
                <w:rFonts w:cs="Arial"/>
              </w:rPr>
              <w:t>Ter.15</w:t>
            </w:r>
            <w:r w:rsidRPr="000A4C6A">
              <w:rPr>
                <w:rFonts w:cs="Arial"/>
                <w:spacing w:val="-3"/>
              </w:rPr>
              <w:t xml:space="preserve"> </w:t>
            </w:r>
            <w:r w:rsidRPr="000A4C6A">
              <w:rPr>
                <w:rFonts w:cs="Arial"/>
              </w:rPr>
              <w:t>Off,</w:t>
            </w:r>
            <w:r w:rsidRPr="000A4C6A">
              <w:t xml:space="preserve"> </w:t>
            </w:r>
            <w:r w:rsidRPr="000A4C6A">
              <w:rPr>
                <w:rFonts w:cs="Arial"/>
              </w:rPr>
              <w:t>LCD illumination OFF,</w:t>
            </w:r>
            <w:r>
              <w:rPr>
                <w:rFonts w:cs="Arial" w:hint="eastAsia"/>
                <w:lang w:eastAsia="zh-CN"/>
              </w:rPr>
              <w:t xml:space="preserve"> </w:t>
            </w:r>
            <w:r w:rsidRPr="000A4C6A">
              <w:rPr>
                <w:rFonts w:cs="Arial"/>
              </w:rPr>
              <w:t xml:space="preserve">Dial illumination Off, </w:t>
            </w:r>
          </w:p>
          <w:p w:rsidR="000A4C6A" w:rsidRPr="000A4C6A" w:rsidRDefault="000A4C6A" w:rsidP="00D63824">
            <w:pPr>
              <w:autoSpaceDE w:val="0"/>
              <w:autoSpaceDN w:val="0"/>
              <w:adjustRightInd w:val="0"/>
              <w:spacing w:before="6" w:line="24" w:lineRule="atLeast"/>
              <w:ind w:left="125" w:right="105"/>
              <w:rPr>
                <w:rFonts w:cs="Arial"/>
                <w:sz w:val="24"/>
              </w:rPr>
            </w:pPr>
            <w:r w:rsidRPr="000A4C6A">
              <w:rPr>
                <w:rFonts w:cs="Arial"/>
              </w:rPr>
              <w:t>almost telltales off</w:t>
            </w:r>
          </w:p>
        </w:tc>
        <w:tc>
          <w:tcPr>
            <w:tcW w:w="1416" w:type="dxa"/>
            <w:tcBorders>
              <w:top w:val="single" w:sz="6"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before="2" w:line="24" w:lineRule="atLeast"/>
              <w:ind w:left="120" w:right="-20"/>
              <w:rPr>
                <w:rFonts w:cs="Arial"/>
                <w:sz w:val="24"/>
              </w:rPr>
            </w:pPr>
            <w:r w:rsidRPr="000A4C6A">
              <w:rPr>
                <w:rFonts w:cs="Arial"/>
                <w:spacing w:val="-1"/>
              </w:rPr>
              <w:t>&gt;10ms</w:t>
            </w:r>
          </w:p>
        </w:tc>
        <w:tc>
          <w:tcPr>
            <w:tcW w:w="1700" w:type="dxa"/>
            <w:tcBorders>
              <w:top w:val="single" w:sz="6"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before="2" w:line="24" w:lineRule="atLeast"/>
              <w:ind w:left="125" w:right="-20"/>
              <w:rPr>
                <w:rFonts w:cs="Arial" w:hint="eastAsia"/>
                <w:b/>
                <w:spacing w:val="-1"/>
                <w:lang w:eastAsia="zh-CN"/>
              </w:rPr>
            </w:pPr>
            <w:r w:rsidRPr="000A4C6A">
              <w:rPr>
                <w:rFonts w:cs="Arial"/>
                <w:b/>
                <w:spacing w:val="-1"/>
              </w:rPr>
              <w:t>F1</w:t>
            </w:r>
            <w:r w:rsidRPr="000A4C6A">
              <w:rPr>
                <w:rFonts w:cs="Arial" w:hint="eastAsia"/>
                <w:b/>
                <w:spacing w:val="-1"/>
                <w:lang w:eastAsia="zh-CN"/>
              </w:rPr>
              <w:t>29</w:t>
            </w:r>
          </w:p>
        </w:tc>
        <w:tc>
          <w:tcPr>
            <w:tcW w:w="1704" w:type="dxa"/>
            <w:tcBorders>
              <w:top w:val="single" w:sz="6"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before="2" w:line="24" w:lineRule="atLeast"/>
              <w:ind w:left="125" w:right="-20"/>
              <w:rPr>
                <w:rFonts w:cs="Arial"/>
                <w:sz w:val="24"/>
              </w:rPr>
            </w:pPr>
            <w:r w:rsidRPr="000A4C6A">
              <w:rPr>
                <w:rFonts w:cs="Arial"/>
                <w:spacing w:val="-1"/>
              </w:rPr>
              <w:t>5,0</w:t>
            </w:r>
            <w:r w:rsidRPr="000A4C6A">
              <w:rPr>
                <w:rFonts w:cs="Arial"/>
              </w:rPr>
              <w:t>V</w:t>
            </w:r>
            <w:r w:rsidRPr="000A4C6A">
              <w:rPr>
                <w:rFonts w:cs="Arial"/>
                <w:spacing w:val="1"/>
              </w:rPr>
              <w:t xml:space="preserve"> </w:t>
            </w:r>
            <w:r w:rsidRPr="000A4C6A">
              <w:rPr>
                <w:rFonts w:cs="Arial"/>
              </w:rPr>
              <w:t>±</w:t>
            </w:r>
            <w:r w:rsidRPr="000A4C6A">
              <w:rPr>
                <w:rFonts w:cs="Arial"/>
                <w:spacing w:val="1"/>
              </w:rPr>
              <w:t xml:space="preserve"> </w:t>
            </w:r>
            <w:r w:rsidRPr="000A4C6A">
              <w:rPr>
                <w:rFonts w:cs="Arial"/>
                <w:spacing w:val="-1"/>
              </w:rPr>
              <w:t>0,1V</w:t>
            </w:r>
          </w:p>
        </w:tc>
        <w:tc>
          <w:tcPr>
            <w:tcW w:w="2435" w:type="dxa"/>
            <w:tcBorders>
              <w:top w:val="single" w:sz="6"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before="2" w:line="24" w:lineRule="atLeast"/>
              <w:ind w:left="120" w:right="-20"/>
              <w:rPr>
                <w:rFonts w:cs="Arial"/>
                <w:sz w:val="24"/>
              </w:rPr>
            </w:pPr>
            <w:r w:rsidRPr="000A4C6A">
              <w:rPr>
                <w:rFonts w:cs="Arial"/>
                <w:spacing w:val="-1"/>
              </w:rPr>
              <w:t>5</w:t>
            </w:r>
            <w:r w:rsidRPr="000A4C6A">
              <w:rPr>
                <w:rFonts w:cs="Arial"/>
              </w:rPr>
              <w:t>V</w:t>
            </w:r>
            <w:r w:rsidRPr="000A4C6A">
              <w:rPr>
                <w:rFonts w:cs="Arial"/>
                <w:spacing w:val="-2"/>
              </w:rPr>
              <w:t xml:space="preserve"> </w:t>
            </w:r>
            <w:r w:rsidRPr="000A4C6A">
              <w:rPr>
                <w:rFonts w:cs="Arial"/>
                <w:spacing w:val="-1"/>
              </w:rPr>
              <w:t>supply</w:t>
            </w:r>
          </w:p>
        </w:tc>
      </w:tr>
      <w:tr w:rsidR="000A4C6A" w:rsidRPr="006544CE" w:rsidTr="00E84D61">
        <w:tblPrEx>
          <w:tblCellMar>
            <w:top w:w="0" w:type="dxa"/>
            <w:left w:w="0" w:type="dxa"/>
            <w:bottom w:w="0" w:type="dxa"/>
            <w:right w:w="0" w:type="dxa"/>
          </w:tblCellMar>
        </w:tblPrEx>
        <w:trPr>
          <w:trHeight w:hRule="exact" w:val="245"/>
        </w:trPr>
        <w:tc>
          <w:tcPr>
            <w:tcW w:w="2384"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line="24" w:lineRule="atLeast"/>
              <w:rPr>
                <w:rFonts w:cs="Arial"/>
                <w:sz w:val="24"/>
              </w:rPr>
            </w:pPr>
          </w:p>
        </w:tc>
        <w:tc>
          <w:tcPr>
            <w:tcW w:w="1416"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before="2" w:line="24" w:lineRule="atLeast"/>
              <w:ind w:left="120" w:right="-20"/>
              <w:rPr>
                <w:rFonts w:cs="Arial"/>
                <w:sz w:val="24"/>
              </w:rPr>
            </w:pPr>
            <w:r w:rsidRPr="000A4C6A">
              <w:rPr>
                <w:rFonts w:cs="Arial"/>
                <w:spacing w:val="-1"/>
              </w:rPr>
              <w:t>20ms</w:t>
            </w:r>
          </w:p>
        </w:tc>
        <w:tc>
          <w:tcPr>
            <w:tcW w:w="1700"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before="2" w:line="24" w:lineRule="atLeast"/>
              <w:ind w:left="125" w:right="-20"/>
              <w:rPr>
                <w:rFonts w:cs="Arial" w:hint="eastAsia"/>
                <w:b/>
                <w:spacing w:val="-2"/>
                <w:lang w:eastAsia="zh-CN"/>
              </w:rPr>
            </w:pPr>
            <w:r w:rsidRPr="000A4C6A">
              <w:rPr>
                <w:rFonts w:cs="Arial"/>
                <w:b/>
                <w:spacing w:val="-2"/>
              </w:rPr>
              <w:t>F</w:t>
            </w:r>
            <w:r w:rsidRPr="000A4C6A">
              <w:rPr>
                <w:rFonts w:cs="Arial" w:hint="eastAsia"/>
                <w:b/>
                <w:spacing w:val="-2"/>
                <w:lang w:eastAsia="zh-CN"/>
              </w:rPr>
              <w:t>130</w:t>
            </w:r>
          </w:p>
        </w:tc>
        <w:tc>
          <w:tcPr>
            <w:tcW w:w="1704"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before="2" w:line="24" w:lineRule="atLeast"/>
              <w:ind w:left="125" w:right="-20"/>
              <w:rPr>
                <w:rFonts w:cs="Arial"/>
                <w:sz w:val="24"/>
              </w:rPr>
            </w:pPr>
            <w:r w:rsidRPr="000A4C6A">
              <w:rPr>
                <w:rFonts w:cs="Arial"/>
                <w:spacing w:val="-2"/>
              </w:rPr>
              <w:t>0</w:t>
            </w:r>
            <w:r w:rsidRPr="000A4C6A">
              <w:rPr>
                <w:rFonts w:cs="Arial"/>
              </w:rPr>
              <w:t xml:space="preserve">V + </w:t>
            </w:r>
            <w:r w:rsidRPr="000A4C6A">
              <w:rPr>
                <w:rFonts w:cs="Arial"/>
                <w:spacing w:val="-2"/>
              </w:rPr>
              <w:t>0,5V</w:t>
            </w:r>
          </w:p>
        </w:tc>
        <w:tc>
          <w:tcPr>
            <w:tcW w:w="2435"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before="2" w:line="24" w:lineRule="atLeast"/>
              <w:ind w:left="120" w:right="-20"/>
              <w:rPr>
                <w:rFonts w:cs="Arial"/>
                <w:sz w:val="24"/>
              </w:rPr>
            </w:pPr>
            <w:r w:rsidRPr="000A4C6A">
              <w:rPr>
                <w:rFonts w:cs="Arial"/>
                <w:spacing w:val="-1"/>
              </w:rPr>
              <w:t>Rese</w:t>
            </w:r>
            <w:r w:rsidRPr="000A4C6A">
              <w:rPr>
                <w:rFonts w:cs="Arial"/>
              </w:rPr>
              <w:t>t</w:t>
            </w:r>
            <w:r w:rsidRPr="000A4C6A">
              <w:rPr>
                <w:rFonts w:cs="Arial"/>
                <w:spacing w:val="1"/>
              </w:rPr>
              <w:t xml:space="preserve"> </w:t>
            </w:r>
            <w:r w:rsidRPr="000A4C6A">
              <w:rPr>
                <w:rFonts w:cs="Arial"/>
                <w:spacing w:val="-1"/>
              </w:rPr>
              <w:t>(typ</w:t>
            </w:r>
            <w:r w:rsidRPr="000A4C6A">
              <w:rPr>
                <w:rFonts w:cs="Arial"/>
              </w:rPr>
              <w:t>.</w:t>
            </w:r>
            <w:r w:rsidRPr="000A4C6A">
              <w:rPr>
                <w:rFonts w:cs="Arial"/>
                <w:spacing w:val="1"/>
              </w:rPr>
              <w:t xml:space="preserve"> </w:t>
            </w:r>
            <w:r w:rsidRPr="000A4C6A">
              <w:rPr>
                <w:rFonts w:cs="Arial"/>
                <w:spacing w:val="-1"/>
              </w:rPr>
              <w:t>40ms)</w:t>
            </w:r>
          </w:p>
        </w:tc>
      </w:tr>
      <w:tr w:rsidR="000A4C6A" w:rsidRPr="006544CE" w:rsidTr="00E84D61">
        <w:tblPrEx>
          <w:tblCellMar>
            <w:top w:w="0" w:type="dxa"/>
            <w:left w:w="0" w:type="dxa"/>
            <w:bottom w:w="0" w:type="dxa"/>
            <w:right w:w="0" w:type="dxa"/>
          </w:tblCellMar>
        </w:tblPrEx>
        <w:trPr>
          <w:trHeight w:hRule="exact" w:val="245"/>
        </w:trPr>
        <w:tc>
          <w:tcPr>
            <w:tcW w:w="2384"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line="24" w:lineRule="atLeast"/>
              <w:rPr>
                <w:rFonts w:cs="Arial"/>
                <w:sz w:val="24"/>
              </w:rPr>
            </w:pPr>
          </w:p>
        </w:tc>
        <w:tc>
          <w:tcPr>
            <w:tcW w:w="1416"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before="2" w:line="24" w:lineRule="atLeast"/>
              <w:ind w:left="120" w:right="-20"/>
              <w:rPr>
                <w:rFonts w:cs="Arial"/>
                <w:sz w:val="24"/>
              </w:rPr>
            </w:pPr>
            <w:r w:rsidRPr="000A4C6A">
              <w:rPr>
                <w:rFonts w:cs="Arial"/>
                <w:spacing w:val="-1"/>
              </w:rPr>
              <w:t>&gt;</w:t>
            </w:r>
            <w:r w:rsidRPr="000A4C6A">
              <w:rPr>
                <w:rFonts w:cs="Arial" w:hint="eastAsia"/>
                <w:spacing w:val="-1"/>
              </w:rPr>
              <w:t>40ms</w:t>
            </w:r>
          </w:p>
        </w:tc>
        <w:tc>
          <w:tcPr>
            <w:tcW w:w="1700"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before="2" w:line="24" w:lineRule="atLeast"/>
              <w:ind w:left="125" w:right="-20"/>
              <w:rPr>
                <w:rFonts w:cs="Arial"/>
                <w:sz w:val="24"/>
              </w:rPr>
            </w:pPr>
            <w:r w:rsidRPr="000A4C6A">
              <w:rPr>
                <w:rFonts w:cs="Arial"/>
                <w:b/>
                <w:spacing w:val="-2"/>
              </w:rPr>
              <w:t>F</w:t>
            </w:r>
            <w:r w:rsidRPr="000A4C6A">
              <w:rPr>
                <w:rFonts w:cs="Arial" w:hint="eastAsia"/>
                <w:b/>
                <w:spacing w:val="-2"/>
                <w:lang w:eastAsia="zh-CN"/>
              </w:rPr>
              <w:t>130</w:t>
            </w:r>
          </w:p>
        </w:tc>
        <w:tc>
          <w:tcPr>
            <w:tcW w:w="1704"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before="2" w:line="24" w:lineRule="atLeast"/>
              <w:ind w:left="125" w:right="-20"/>
              <w:rPr>
                <w:rFonts w:cs="Arial"/>
                <w:sz w:val="24"/>
              </w:rPr>
            </w:pPr>
            <w:r w:rsidRPr="000A4C6A">
              <w:rPr>
                <w:rFonts w:cs="Arial"/>
                <w:spacing w:val="-1"/>
              </w:rPr>
              <w:t>5</w:t>
            </w:r>
            <w:r w:rsidRPr="000A4C6A">
              <w:rPr>
                <w:rFonts w:cs="Arial"/>
              </w:rPr>
              <w:t>V</w:t>
            </w:r>
            <w:r w:rsidRPr="000A4C6A">
              <w:rPr>
                <w:rFonts w:cs="Arial"/>
                <w:spacing w:val="-1"/>
              </w:rPr>
              <w:t xml:space="preserve"> </w:t>
            </w:r>
            <w:r w:rsidRPr="000A4C6A">
              <w:rPr>
                <w:rFonts w:cs="Arial"/>
              </w:rPr>
              <w:t>±</w:t>
            </w:r>
            <w:r w:rsidRPr="000A4C6A">
              <w:rPr>
                <w:rFonts w:cs="Arial"/>
                <w:spacing w:val="-1"/>
              </w:rPr>
              <w:t xml:space="preserve"> 0,2V</w:t>
            </w:r>
          </w:p>
        </w:tc>
        <w:tc>
          <w:tcPr>
            <w:tcW w:w="2435"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before="2" w:line="24" w:lineRule="atLeast"/>
              <w:ind w:left="120" w:right="-20"/>
              <w:rPr>
                <w:rFonts w:cs="Arial"/>
                <w:sz w:val="24"/>
              </w:rPr>
            </w:pPr>
            <w:r w:rsidRPr="000A4C6A">
              <w:rPr>
                <w:rFonts w:cs="Arial"/>
                <w:spacing w:val="-2"/>
              </w:rPr>
              <w:t>Releas</w:t>
            </w:r>
            <w:r w:rsidRPr="000A4C6A">
              <w:rPr>
                <w:rFonts w:cs="Arial"/>
              </w:rPr>
              <w:t>e</w:t>
            </w:r>
            <w:r w:rsidRPr="000A4C6A">
              <w:rPr>
                <w:rFonts w:cs="Arial"/>
                <w:spacing w:val="-3"/>
              </w:rPr>
              <w:t xml:space="preserve"> </w:t>
            </w:r>
            <w:r w:rsidRPr="000A4C6A">
              <w:rPr>
                <w:rFonts w:cs="Arial"/>
                <w:spacing w:val="-2"/>
              </w:rPr>
              <w:t>reset</w:t>
            </w:r>
          </w:p>
        </w:tc>
      </w:tr>
      <w:tr w:rsidR="000A4C6A" w:rsidRPr="006544CE" w:rsidTr="00E84D61">
        <w:tblPrEx>
          <w:tblCellMar>
            <w:top w:w="0" w:type="dxa"/>
            <w:left w:w="0" w:type="dxa"/>
            <w:bottom w:w="0" w:type="dxa"/>
            <w:right w:w="0" w:type="dxa"/>
          </w:tblCellMar>
        </w:tblPrEx>
        <w:trPr>
          <w:trHeight w:hRule="exact" w:val="245"/>
        </w:trPr>
        <w:tc>
          <w:tcPr>
            <w:tcW w:w="2384"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line="24" w:lineRule="atLeast"/>
              <w:rPr>
                <w:rFonts w:cs="Arial"/>
                <w:sz w:val="24"/>
              </w:rPr>
            </w:pPr>
          </w:p>
        </w:tc>
        <w:tc>
          <w:tcPr>
            <w:tcW w:w="1416"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before="2" w:line="24" w:lineRule="atLeast"/>
              <w:ind w:left="120" w:right="-20"/>
              <w:rPr>
                <w:rFonts w:cs="Arial"/>
                <w:sz w:val="24"/>
              </w:rPr>
            </w:pPr>
          </w:p>
        </w:tc>
        <w:tc>
          <w:tcPr>
            <w:tcW w:w="1700"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before="2" w:line="24" w:lineRule="atLeast"/>
              <w:ind w:left="125" w:right="-20"/>
              <w:rPr>
                <w:rFonts w:cs="Arial"/>
                <w:b/>
                <w:sz w:val="24"/>
              </w:rPr>
            </w:pPr>
          </w:p>
        </w:tc>
        <w:tc>
          <w:tcPr>
            <w:tcW w:w="1704"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before="2" w:line="24" w:lineRule="atLeast"/>
              <w:ind w:left="125" w:right="-20"/>
              <w:rPr>
                <w:rFonts w:cs="Arial"/>
                <w:sz w:val="24"/>
              </w:rPr>
            </w:pPr>
          </w:p>
        </w:tc>
        <w:tc>
          <w:tcPr>
            <w:tcW w:w="2435"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before="2" w:line="24" w:lineRule="atLeast"/>
              <w:ind w:left="120" w:right="-20"/>
              <w:rPr>
                <w:rFonts w:cs="Arial"/>
                <w:sz w:val="24"/>
              </w:rPr>
            </w:pPr>
          </w:p>
        </w:tc>
      </w:tr>
      <w:tr w:rsidR="000A4C6A" w:rsidRPr="006544CE" w:rsidTr="00E84D61">
        <w:tblPrEx>
          <w:tblCellMar>
            <w:top w:w="0" w:type="dxa"/>
            <w:left w:w="0" w:type="dxa"/>
            <w:bottom w:w="0" w:type="dxa"/>
            <w:right w:w="0" w:type="dxa"/>
          </w:tblCellMar>
        </w:tblPrEx>
        <w:trPr>
          <w:trHeight w:hRule="exact" w:val="245"/>
        </w:trPr>
        <w:tc>
          <w:tcPr>
            <w:tcW w:w="2384"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line="24" w:lineRule="atLeast"/>
              <w:rPr>
                <w:rFonts w:cs="Arial"/>
                <w:sz w:val="24"/>
              </w:rPr>
            </w:pPr>
          </w:p>
        </w:tc>
        <w:tc>
          <w:tcPr>
            <w:tcW w:w="1416"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before="2" w:line="24" w:lineRule="atLeast"/>
              <w:ind w:left="120" w:right="-20"/>
              <w:rPr>
                <w:rFonts w:cs="Arial"/>
                <w:sz w:val="24"/>
              </w:rPr>
            </w:pPr>
          </w:p>
        </w:tc>
        <w:tc>
          <w:tcPr>
            <w:tcW w:w="1700"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before="2" w:line="24" w:lineRule="atLeast"/>
              <w:ind w:left="125" w:right="-20"/>
              <w:rPr>
                <w:rFonts w:cs="Arial"/>
                <w:sz w:val="24"/>
              </w:rPr>
            </w:pPr>
          </w:p>
        </w:tc>
        <w:tc>
          <w:tcPr>
            <w:tcW w:w="1704"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before="2" w:line="24" w:lineRule="atLeast"/>
              <w:ind w:left="125" w:right="-20"/>
              <w:rPr>
                <w:rFonts w:cs="Arial"/>
                <w:sz w:val="24"/>
              </w:rPr>
            </w:pPr>
          </w:p>
        </w:tc>
        <w:tc>
          <w:tcPr>
            <w:tcW w:w="2435"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before="2" w:line="24" w:lineRule="atLeast"/>
              <w:ind w:left="120" w:right="-20"/>
              <w:rPr>
                <w:rFonts w:cs="Arial"/>
                <w:sz w:val="24"/>
              </w:rPr>
            </w:pPr>
          </w:p>
        </w:tc>
      </w:tr>
      <w:tr w:rsidR="000A4C6A" w:rsidRPr="006544CE" w:rsidTr="00E84D61">
        <w:tblPrEx>
          <w:tblCellMar>
            <w:top w:w="0" w:type="dxa"/>
            <w:left w:w="0" w:type="dxa"/>
            <w:bottom w:w="0" w:type="dxa"/>
            <w:right w:w="0" w:type="dxa"/>
          </w:tblCellMar>
        </w:tblPrEx>
        <w:trPr>
          <w:trHeight w:hRule="exact" w:val="245"/>
        </w:trPr>
        <w:tc>
          <w:tcPr>
            <w:tcW w:w="2384"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line="24" w:lineRule="atLeast"/>
              <w:rPr>
                <w:rFonts w:cs="Arial"/>
                <w:sz w:val="24"/>
              </w:rPr>
            </w:pPr>
          </w:p>
        </w:tc>
        <w:tc>
          <w:tcPr>
            <w:tcW w:w="1416"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before="2" w:line="24" w:lineRule="atLeast"/>
              <w:ind w:left="120" w:right="-20"/>
              <w:rPr>
                <w:rFonts w:cs="Arial"/>
                <w:sz w:val="24"/>
              </w:rPr>
            </w:pPr>
            <w:r w:rsidRPr="000A4C6A">
              <w:rPr>
                <w:rFonts w:cs="Arial"/>
                <w:spacing w:val="-1"/>
              </w:rPr>
              <w:t>&gt;</w:t>
            </w:r>
            <w:r w:rsidRPr="000A4C6A">
              <w:rPr>
                <w:rFonts w:cs="Arial" w:hint="eastAsia"/>
                <w:spacing w:val="-1"/>
              </w:rPr>
              <w:t>200m</w:t>
            </w:r>
            <w:r w:rsidRPr="000A4C6A">
              <w:rPr>
                <w:rFonts w:cs="Arial"/>
                <w:spacing w:val="-1"/>
              </w:rPr>
              <w:t>s</w:t>
            </w:r>
          </w:p>
        </w:tc>
        <w:tc>
          <w:tcPr>
            <w:tcW w:w="1700" w:type="dxa"/>
            <w:tcBorders>
              <w:top w:val="single" w:sz="5" w:space="0" w:color="000000"/>
              <w:left w:val="single" w:sz="5" w:space="0" w:color="000000"/>
              <w:bottom w:val="single" w:sz="5" w:space="0" w:color="000000"/>
              <w:right w:val="single" w:sz="5" w:space="0" w:color="000000"/>
            </w:tcBorders>
          </w:tcPr>
          <w:p w:rsidR="000A4C6A" w:rsidRPr="000A4C6A" w:rsidRDefault="000A4C6A" w:rsidP="005770B8">
            <w:pPr>
              <w:autoSpaceDE w:val="0"/>
              <w:autoSpaceDN w:val="0"/>
              <w:adjustRightInd w:val="0"/>
              <w:spacing w:before="2" w:line="24" w:lineRule="atLeast"/>
              <w:ind w:left="125" w:right="-20"/>
              <w:rPr>
                <w:rFonts w:cs="Arial"/>
                <w:sz w:val="24"/>
              </w:rPr>
            </w:pPr>
            <w:r w:rsidRPr="005770B8">
              <w:rPr>
                <w:rFonts w:cs="Arial"/>
                <w:b/>
                <w:spacing w:val="-2"/>
              </w:rPr>
              <w:t>ITer.30</w:t>
            </w:r>
          </w:p>
        </w:tc>
        <w:tc>
          <w:tcPr>
            <w:tcW w:w="1704"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before="2" w:line="24" w:lineRule="atLeast"/>
              <w:ind w:left="125" w:right="-20"/>
              <w:rPr>
                <w:rFonts w:cs="Arial" w:hint="eastAsia"/>
                <w:sz w:val="24"/>
              </w:rPr>
            </w:pPr>
            <w:r w:rsidRPr="000A4C6A">
              <w:rPr>
                <w:rFonts w:cs="Arial"/>
                <w:spacing w:val="-1"/>
              </w:rPr>
              <w:t>I</w:t>
            </w:r>
            <w:r w:rsidRPr="000A4C6A">
              <w:rPr>
                <w:rFonts w:cs="Arial" w:hint="eastAsia"/>
                <w:spacing w:val="-1"/>
              </w:rPr>
              <w:t>≤</w:t>
            </w:r>
            <w:r w:rsidRPr="000A4C6A">
              <w:rPr>
                <w:rFonts w:cs="Arial"/>
                <w:spacing w:val="-1"/>
              </w:rPr>
              <w:t>4</w:t>
            </w:r>
            <w:r w:rsidRPr="000A4C6A">
              <w:rPr>
                <w:rFonts w:cs="Arial" w:hint="eastAsia"/>
                <w:spacing w:val="-1"/>
              </w:rPr>
              <w:t>mA</w:t>
            </w:r>
          </w:p>
        </w:tc>
        <w:tc>
          <w:tcPr>
            <w:tcW w:w="2435"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before="2" w:line="24" w:lineRule="atLeast"/>
              <w:ind w:left="120" w:right="-20"/>
              <w:rPr>
                <w:rFonts w:cs="Arial"/>
                <w:sz w:val="24"/>
              </w:rPr>
            </w:pPr>
            <w:r w:rsidRPr="000A4C6A">
              <w:rPr>
                <w:rFonts w:cs="Arial"/>
                <w:spacing w:val="-2"/>
              </w:rPr>
              <w:t>1*)</w:t>
            </w:r>
          </w:p>
        </w:tc>
      </w:tr>
      <w:tr w:rsidR="000A4C6A" w:rsidRPr="006544CE" w:rsidTr="00E84D61">
        <w:tblPrEx>
          <w:tblCellMar>
            <w:top w:w="0" w:type="dxa"/>
            <w:left w:w="0" w:type="dxa"/>
            <w:bottom w:w="0" w:type="dxa"/>
            <w:right w:w="0" w:type="dxa"/>
          </w:tblCellMar>
        </w:tblPrEx>
        <w:trPr>
          <w:trHeight w:hRule="exact" w:val="245"/>
        </w:trPr>
        <w:tc>
          <w:tcPr>
            <w:tcW w:w="2384"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before="2" w:line="24" w:lineRule="atLeast"/>
              <w:ind w:left="125" w:right="-20"/>
              <w:rPr>
                <w:rFonts w:cs="Arial"/>
                <w:strike/>
                <w:sz w:val="24"/>
              </w:rPr>
            </w:pPr>
          </w:p>
        </w:tc>
        <w:tc>
          <w:tcPr>
            <w:tcW w:w="1416"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before="2" w:line="24" w:lineRule="atLeast"/>
              <w:ind w:left="120" w:right="-20"/>
              <w:rPr>
                <w:rFonts w:cs="Arial"/>
                <w:strike/>
                <w:sz w:val="24"/>
              </w:rPr>
            </w:pPr>
          </w:p>
        </w:tc>
        <w:tc>
          <w:tcPr>
            <w:tcW w:w="1700"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before="2" w:line="24" w:lineRule="atLeast"/>
              <w:ind w:left="125" w:right="-20"/>
              <w:rPr>
                <w:rFonts w:cs="Arial"/>
                <w:strike/>
                <w:sz w:val="24"/>
              </w:rPr>
            </w:pPr>
          </w:p>
        </w:tc>
        <w:tc>
          <w:tcPr>
            <w:tcW w:w="1704"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before="2" w:line="24" w:lineRule="atLeast"/>
              <w:ind w:left="125" w:right="-20"/>
              <w:rPr>
                <w:rFonts w:cs="Arial"/>
                <w:strike/>
                <w:sz w:val="24"/>
              </w:rPr>
            </w:pPr>
          </w:p>
        </w:tc>
        <w:tc>
          <w:tcPr>
            <w:tcW w:w="2435"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before="2" w:line="24" w:lineRule="atLeast"/>
              <w:ind w:left="120" w:right="-20"/>
              <w:rPr>
                <w:rFonts w:cs="Arial"/>
                <w:strike/>
                <w:sz w:val="24"/>
              </w:rPr>
            </w:pPr>
          </w:p>
        </w:tc>
      </w:tr>
      <w:tr w:rsidR="000A4C6A" w:rsidRPr="006544CE" w:rsidTr="00E84D61">
        <w:tblPrEx>
          <w:tblCellMar>
            <w:top w:w="0" w:type="dxa"/>
            <w:left w:w="0" w:type="dxa"/>
            <w:bottom w:w="0" w:type="dxa"/>
            <w:right w:w="0" w:type="dxa"/>
          </w:tblCellMar>
        </w:tblPrEx>
        <w:trPr>
          <w:trHeight w:hRule="exact" w:val="245"/>
        </w:trPr>
        <w:tc>
          <w:tcPr>
            <w:tcW w:w="2384"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line="24" w:lineRule="atLeast"/>
              <w:rPr>
                <w:rFonts w:cs="Arial"/>
                <w:strike/>
                <w:sz w:val="24"/>
              </w:rPr>
            </w:pPr>
          </w:p>
        </w:tc>
        <w:tc>
          <w:tcPr>
            <w:tcW w:w="1416"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before="2" w:line="24" w:lineRule="atLeast"/>
              <w:ind w:left="120" w:right="-20"/>
              <w:rPr>
                <w:rFonts w:cs="Arial"/>
                <w:strike/>
                <w:sz w:val="24"/>
              </w:rPr>
            </w:pPr>
          </w:p>
        </w:tc>
        <w:tc>
          <w:tcPr>
            <w:tcW w:w="1700"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before="1" w:line="24" w:lineRule="atLeast"/>
              <w:ind w:left="125" w:right="-20"/>
              <w:rPr>
                <w:rFonts w:cs="Arial"/>
                <w:strike/>
                <w:sz w:val="24"/>
              </w:rPr>
            </w:pPr>
          </w:p>
        </w:tc>
        <w:tc>
          <w:tcPr>
            <w:tcW w:w="1704"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before="2" w:line="24" w:lineRule="atLeast"/>
              <w:ind w:left="125" w:right="-20"/>
              <w:rPr>
                <w:rFonts w:cs="Arial"/>
                <w:strike/>
                <w:sz w:val="24"/>
              </w:rPr>
            </w:pPr>
          </w:p>
        </w:tc>
        <w:tc>
          <w:tcPr>
            <w:tcW w:w="2435"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line="24" w:lineRule="atLeast"/>
              <w:rPr>
                <w:rFonts w:cs="Arial"/>
                <w:strike/>
                <w:sz w:val="24"/>
              </w:rPr>
            </w:pPr>
          </w:p>
        </w:tc>
      </w:tr>
      <w:tr w:rsidR="000A4C6A" w:rsidRPr="006544CE" w:rsidTr="00E84D61">
        <w:tblPrEx>
          <w:tblCellMar>
            <w:top w:w="0" w:type="dxa"/>
            <w:left w:w="0" w:type="dxa"/>
            <w:bottom w:w="0" w:type="dxa"/>
            <w:right w:w="0" w:type="dxa"/>
          </w:tblCellMar>
        </w:tblPrEx>
        <w:trPr>
          <w:trHeight w:hRule="exact" w:val="245"/>
        </w:trPr>
        <w:tc>
          <w:tcPr>
            <w:tcW w:w="2384"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before="2" w:line="24" w:lineRule="atLeast"/>
              <w:ind w:left="125" w:right="-20"/>
              <w:rPr>
                <w:rFonts w:cs="Arial"/>
                <w:strike/>
                <w:sz w:val="24"/>
              </w:rPr>
            </w:pPr>
          </w:p>
        </w:tc>
        <w:tc>
          <w:tcPr>
            <w:tcW w:w="1416"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before="2" w:line="24" w:lineRule="atLeast"/>
              <w:ind w:left="120" w:right="-20"/>
              <w:rPr>
                <w:rFonts w:cs="Arial"/>
                <w:strike/>
                <w:sz w:val="24"/>
              </w:rPr>
            </w:pPr>
          </w:p>
        </w:tc>
        <w:tc>
          <w:tcPr>
            <w:tcW w:w="1700"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before="2" w:line="24" w:lineRule="atLeast"/>
              <w:ind w:left="125" w:right="-20"/>
              <w:rPr>
                <w:rFonts w:cs="Arial" w:hint="eastAsia"/>
                <w:b/>
                <w:spacing w:val="-2"/>
                <w:lang w:eastAsia="zh-CN"/>
              </w:rPr>
            </w:pPr>
          </w:p>
        </w:tc>
        <w:tc>
          <w:tcPr>
            <w:tcW w:w="1704"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before="2" w:line="24" w:lineRule="atLeast"/>
              <w:ind w:left="125" w:right="-20"/>
              <w:rPr>
                <w:rFonts w:cs="Arial" w:hint="eastAsia"/>
                <w:strike/>
                <w:sz w:val="24"/>
              </w:rPr>
            </w:pPr>
          </w:p>
        </w:tc>
        <w:tc>
          <w:tcPr>
            <w:tcW w:w="2435"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before="2" w:line="24" w:lineRule="atLeast"/>
              <w:ind w:left="120" w:right="-20"/>
              <w:rPr>
                <w:rFonts w:cs="Arial" w:hint="eastAsia"/>
                <w:strike/>
                <w:sz w:val="24"/>
              </w:rPr>
            </w:pPr>
          </w:p>
        </w:tc>
      </w:tr>
      <w:tr w:rsidR="000A4C6A" w:rsidRPr="006544CE" w:rsidTr="00E84D61">
        <w:tblPrEx>
          <w:tblCellMar>
            <w:top w:w="0" w:type="dxa"/>
            <w:left w:w="0" w:type="dxa"/>
            <w:bottom w:w="0" w:type="dxa"/>
            <w:right w:w="0" w:type="dxa"/>
          </w:tblCellMar>
        </w:tblPrEx>
        <w:trPr>
          <w:trHeight w:hRule="exact" w:val="460"/>
        </w:trPr>
        <w:tc>
          <w:tcPr>
            <w:tcW w:w="2384"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line="24" w:lineRule="atLeast"/>
              <w:ind w:leftChars="45" w:left="90"/>
              <w:rPr>
                <w:rFonts w:cs="Arial" w:hint="eastAsia"/>
                <w:strike/>
                <w:sz w:val="24"/>
              </w:rPr>
            </w:pPr>
            <w:r w:rsidRPr="000A4C6A">
              <w:rPr>
                <w:rFonts w:cs="Arial"/>
              </w:rPr>
              <w:t>V</w:t>
            </w:r>
            <w:r w:rsidRPr="000A4C6A">
              <w:rPr>
                <w:rFonts w:cs="Arial"/>
                <w:w w:val="99"/>
                <w:position w:val="-3"/>
                <w:sz w:val="13"/>
                <w:szCs w:val="13"/>
              </w:rPr>
              <w:t>Batt</w:t>
            </w:r>
            <w:r w:rsidRPr="000A4C6A">
              <w:rPr>
                <w:rFonts w:cs="Arial"/>
                <w:position w:val="-3"/>
                <w:sz w:val="13"/>
                <w:szCs w:val="13"/>
              </w:rPr>
              <w:t xml:space="preserve"> </w:t>
            </w:r>
            <w:r w:rsidRPr="000A4C6A">
              <w:rPr>
                <w:rFonts w:cs="Arial"/>
                <w:spacing w:val="-15"/>
                <w:position w:val="-3"/>
                <w:sz w:val="13"/>
                <w:szCs w:val="13"/>
              </w:rPr>
              <w:t xml:space="preserve"> </w:t>
            </w:r>
            <w:r w:rsidRPr="000A4C6A">
              <w:rPr>
                <w:rFonts w:cs="Arial"/>
              </w:rPr>
              <w:t>=</w:t>
            </w:r>
            <w:r w:rsidRPr="000A4C6A">
              <w:rPr>
                <w:rFonts w:cs="Arial"/>
                <w:spacing w:val="-4"/>
              </w:rPr>
              <w:t xml:space="preserve"> </w:t>
            </w:r>
            <w:r w:rsidRPr="000A4C6A">
              <w:rPr>
                <w:rFonts w:cs="Arial" w:hint="eastAsia"/>
                <w:spacing w:val="-1"/>
                <w:lang w:eastAsia="zh-CN"/>
              </w:rPr>
              <w:t>1</w:t>
            </w:r>
            <w:r w:rsidRPr="000A4C6A">
              <w:rPr>
                <w:rFonts w:cs="Arial" w:hint="eastAsia"/>
                <w:spacing w:val="-1"/>
              </w:rPr>
              <w:t>8</w:t>
            </w:r>
            <w:r w:rsidRPr="000A4C6A">
              <w:rPr>
                <w:rFonts w:cs="Arial"/>
                <w:spacing w:val="-1"/>
              </w:rPr>
              <w:t>V</w:t>
            </w:r>
            <w:r w:rsidRPr="000A4C6A">
              <w:rPr>
                <w:rFonts w:cs="Arial"/>
              </w:rPr>
              <w:t>,</w:t>
            </w:r>
            <w:r w:rsidRPr="000A4C6A">
              <w:rPr>
                <w:rFonts w:cs="Arial"/>
                <w:spacing w:val="-4"/>
              </w:rPr>
              <w:t xml:space="preserve"> </w:t>
            </w:r>
            <w:r w:rsidRPr="000A4C6A">
              <w:rPr>
                <w:rFonts w:cs="Arial" w:hint="eastAsia"/>
              </w:rPr>
              <w:t>Key</w:t>
            </w:r>
            <w:r w:rsidR="005762A5">
              <w:rPr>
                <w:rFonts w:cs="Arial" w:hint="eastAsia"/>
                <w:lang w:eastAsia="zh-CN"/>
              </w:rPr>
              <w:t xml:space="preserve"> </w:t>
            </w:r>
            <w:r w:rsidRPr="000A4C6A">
              <w:rPr>
                <w:rFonts w:cs="Arial" w:hint="eastAsia"/>
              </w:rPr>
              <w:t>switch</w:t>
            </w:r>
            <w:r w:rsidRPr="000A4C6A">
              <w:rPr>
                <w:rFonts w:cs="Arial" w:hint="eastAsia"/>
                <w:spacing w:val="-1"/>
              </w:rPr>
              <w:t xml:space="preserve"> </w:t>
            </w:r>
            <w:r w:rsidRPr="000A4C6A">
              <w:rPr>
                <w:rFonts w:cs="Arial"/>
                <w:spacing w:val="-1"/>
              </w:rPr>
              <w:t xml:space="preserve">On, </w:t>
            </w:r>
            <w:r w:rsidRPr="000A4C6A">
              <w:rPr>
                <w:rFonts w:cs="Arial"/>
                <w:spacing w:val="-3"/>
              </w:rPr>
              <w:t xml:space="preserve"> </w:t>
            </w:r>
            <w:r w:rsidRPr="000A4C6A">
              <w:rPr>
                <w:rFonts w:cs="Arial" w:hint="eastAsia"/>
              </w:rPr>
              <w:t>ILL</w:t>
            </w:r>
            <w:r w:rsidRPr="000A4C6A">
              <w:rPr>
                <w:rFonts w:cs="Arial"/>
                <w:spacing w:val="-3"/>
              </w:rPr>
              <w:t xml:space="preserve"> </w:t>
            </w:r>
            <w:r w:rsidRPr="000A4C6A">
              <w:rPr>
                <w:rFonts w:cs="Arial"/>
              </w:rPr>
              <w:t>Off,</w:t>
            </w:r>
          </w:p>
        </w:tc>
        <w:tc>
          <w:tcPr>
            <w:tcW w:w="1416"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before="2" w:line="24" w:lineRule="atLeast"/>
              <w:ind w:left="120" w:right="-20"/>
              <w:rPr>
                <w:rFonts w:cs="Arial"/>
                <w:strike/>
                <w:sz w:val="24"/>
              </w:rPr>
            </w:pPr>
            <w:r w:rsidRPr="000A4C6A">
              <w:rPr>
                <w:rFonts w:cs="Arial"/>
                <w:spacing w:val="2"/>
              </w:rPr>
              <w:t>&gt;</w:t>
            </w:r>
            <w:r w:rsidRPr="000A4C6A">
              <w:rPr>
                <w:rFonts w:cs="Arial" w:hint="eastAsia"/>
                <w:spacing w:val="-2"/>
              </w:rPr>
              <w:t>4</w:t>
            </w:r>
            <w:r w:rsidRPr="000A4C6A">
              <w:rPr>
                <w:rFonts w:cs="Arial"/>
                <w:spacing w:val="-2"/>
              </w:rPr>
              <w:t>s</w:t>
            </w:r>
          </w:p>
        </w:tc>
        <w:tc>
          <w:tcPr>
            <w:tcW w:w="1700"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before="2" w:line="24" w:lineRule="atLeast"/>
              <w:ind w:left="125" w:right="-20"/>
              <w:rPr>
                <w:rFonts w:cs="Arial"/>
                <w:b/>
                <w:spacing w:val="-2"/>
                <w:lang w:eastAsia="zh-CN"/>
              </w:rPr>
            </w:pPr>
            <w:r w:rsidRPr="000A4C6A">
              <w:rPr>
                <w:rFonts w:cs="Arial"/>
                <w:b/>
                <w:spacing w:val="-1"/>
              </w:rPr>
              <w:t>F</w:t>
            </w:r>
            <w:r w:rsidRPr="000A4C6A">
              <w:rPr>
                <w:rFonts w:cs="Arial" w:hint="eastAsia"/>
                <w:b/>
                <w:spacing w:val="-1"/>
                <w:lang w:eastAsia="zh-CN"/>
              </w:rPr>
              <w:t>129</w:t>
            </w:r>
          </w:p>
        </w:tc>
        <w:tc>
          <w:tcPr>
            <w:tcW w:w="1704"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before="2" w:line="24" w:lineRule="atLeast"/>
              <w:ind w:left="125" w:right="-20"/>
              <w:rPr>
                <w:rFonts w:cs="Arial"/>
                <w:strike/>
                <w:sz w:val="24"/>
              </w:rPr>
            </w:pPr>
            <w:r w:rsidRPr="000A4C6A">
              <w:rPr>
                <w:rFonts w:cs="Arial"/>
                <w:spacing w:val="-2"/>
              </w:rPr>
              <w:t>0</w:t>
            </w:r>
            <w:r w:rsidRPr="000A4C6A">
              <w:rPr>
                <w:rFonts w:cs="Arial"/>
              </w:rPr>
              <w:t xml:space="preserve">V + </w:t>
            </w:r>
            <w:r w:rsidRPr="000A4C6A">
              <w:rPr>
                <w:rFonts w:cs="Arial"/>
                <w:spacing w:val="-2"/>
              </w:rPr>
              <w:t>0,5V</w:t>
            </w:r>
          </w:p>
        </w:tc>
        <w:tc>
          <w:tcPr>
            <w:tcW w:w="2435"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line="24" w:lineRule="atLeast"/>
              <w:ind w:firstLineChars="49" w:firstLine="98"/>
              <w:rPr>
                <w:rFonts w:cs="Arial"/>
                <w:strike/>
                <w:sz w:val="24"/>
              </w:rPr>
            </w:pPr>
            <w:r w:rsidRPr="000A4C6A">
              <w:rPr>
                <w:rFonts w:cs="Arial" w:hint="eastAsia"/>
                <w:spacing w:val="-1"/>
              </w:rPr>
              <w:t>IGN input (over-voltage)</w:t>
            </w:r>
          </w:p>
        </w:tc>
      </w:tr>
      <w:tr w:rsidR="000A4C6A" w:rsidRPr="006544CE" w:rsidTr="00E84D61">
        <w:tblPrEx>
          <w:tblCellMar>
            <w:top w:w="0" w:type="dxa"/>
            <w:left w:w="0" w:type="dxa"/>
            <w:bottom w:w="0" w:type="dxa"/>
            <w:right w:w="0" w:type="dxa"/>
          </w:tblCellMar>
        </w:tblPrEx>
        <w:trPr>
          <w:trHeight w:hRule="exact" w:val="566"/>
        </w:trPr>
        <w:tc>
          <w:tcPr>
            <w:tcW w:w="2384"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before="6" w:line="24" w:lineRule="atLeast"/>
              <w:ind w:left="125" w:right="105"/>
              <w:rPr>
                <w:rFonts w:cs="Arial" w:hint="eastAsia"/>
                <w:sz w:val="24"/>
              </w:rPr>
            </w:pPr>
            <w:r w:rsidRPr="000A4C6A">
              <w:rPr>
                <w:rFonts w:cs="Arial"/>
              </w:rPr>
              <w:t>V</w:t>
            </w:r>
            <w:r w:rsidRPr="000A4C6A">
              <w:rPr>
                <w:rFonts w:cs="Arial"/>
                <w:w w:val="99"/>
                <w:position w:val="-3"/>
                <w:sz w:val="13"/>
                <w:szCs w:val="13"/>
              </w:rPr>
              <w:t>Batt</w:t>
            </w:r>
            <w:r w:rsidRPr="000A4C6A">
              <w:rPr>
                <w:rFonts w:cs="Arial"/>
                <w:position w:val="-3"/>
                <w:sz w:val="13"/>
                <w:szCs w:val="13"/>
              </w:rPr>
              <w:t xml:space="preserve"> </w:t>
            </w:r>
            <w:r w:rsidRPr="000A4C6A">
              <w:rPr>
                <w:rFonts w:cs="Arial"/>
                <w:spacing w:val="-15"/>
                <w:position w:val="-3"/>
                <w:sz w:val="13"/>
                <w:szCs w:val="13"/>
              </w:rPr>
              <w:t xml:space="preserve"> </w:t>
            </w:r>
            <w:r w:rsidRPr="000A4C6A">
              <w:rPr>
                <w:rFonts w:cs="Arial"/>
              </w:rPr>
              <w:t>=</w:t>
            </w:r>
            <w:r w:rsidRPr="000A4C6A">
              <w:rPr>
                <w:rFonts w:cs="Arial"/>
                <w:spacing w:val="-4"/>
              </w:rPr>
              <w:t xml:space="preserve"> </w:t>
            </w:r>
            <w:r w:rsidRPr="000A4C6A">
              <w:rPr>
                <w:rFonts w:cs="Arial" w:hint="eastAsia"/>
                <w:spacing w:val="-1"/>
                <w:lang w:eastAsia="zh-CN"/>
              </w:rPr>
              <w:t>13.5</w:t>
            </w:r>
            <w:r w:rsidRPr="000A4C6A">
              <w:rPr>
                <w:rFonts w:cs="Arial"/>
                <w:spacing w:val="-1"/>
              </w:rPr>
              <w:t>V</w:t>
            </w:r>
            <w:r w:rsidRPr="000A4C6A">
              <w:rPr>
                <w:rFonts w:cs="Arial"/>
              </w:rPr>
              <w:t>,</w:t>
            </w:r>
            <w:r w:rsidRPr="000A4C6A">
              <w:rPr>
                <w:rFonts w:cs="Arial"/>
                <w:spacing w:val="-4"/>
              </w:rPr>
              <w:t xml:space="preserve"> </w:t>
            </w:r>
            <w:r w:rsidRPr="000A4C6A">
              <w:rPr>
                <w:rFonts w:cs="Arial" w:hint="eastAsia"/>
              </w:rPr>
              <w:t>Key</w:t>
            </w:r>
            <w:r w:rsidR="005762A5">
              <w:rPr>
                <w:rFonts w:cs="Arial" w:hint="eastAsia"/>
                <w:lang w:eastAsia="zh-CN"/>
              </w:rPr>
              <w:t xml:space="preserve"> </w:t>
            </w:r>
            <w:r w:rsidRPr="000A4C6A">
              <w:rPr>
                <w:rFonts w:cs="Arial" w:hint="eastAsia"/>
              </w:rPr>
              <w:t>switch</w:t>
            </w:r>
            <w:r w:rsidRPr="000A4C6A">
              <w:rPr>
                <w:rFonts w:cs="Arial" w:hint="eastAsia"/>
                <w:spacing w:val="-1"/>
              </w:rPr>
              <w:t xml:space="preserve"> </w:t>
            </w:r>
            <w:r w:rsidRPr="000A4C6A">
              <w:rPr>
                <w:rFonts w:cs="Arial"/>
                <w:spacing w:val="-1"/>
              </w:rPr>
              <w:t xml:space="preserve">On, </w:t>
            </w:r>
            <w:r w:rsidRPr="000A4C6A">
              <w:rPr>
                <w:rFonts w:cs="Arial"/>
                <w:spacing w:val="-3"/>
              </w:rPr>
              <w:t xml:space="preserve"> </w:t>
            </w:r>
            <w:r w:rsidRPr="000A4C6A">
              <w:rPr>
                <w:rFonts w:cs="Arial" w:hint="eastAsia"/>
              </w:rPr>
              <w:t>ILL</w:t>
            </w:r>
            <w:r w:rsidRPr="000A4C6A">
              <w:rPr>
                <w:rFonts w:cs="Arial"/>
                <w:spacing w:val="-3"/>
              </w:rPr>
              <w:t xml:space="preserve"> </w:t>
            </w:r>
            <w:r w:rsidRPr="000A4C6A">
              <w:rPr>
                <w:rFonts w:cs="Arial"/>
              </w:rPr>
              <w:t>Off,</w:t>
            </w:r>
          </w:p>
        </w:tc>
        <w:tc>
          <w:tcPr>
            <w:tcW w:w="1416"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before="2" w:line="24" w:lineRule="atLeast"/>
              <w:ind w:left="120" w:right="-20"/>
              <w:rPr>
                <w:rFonts w:cs="Arial"/>
                <w:sz w:val="24"/>
              </w:rPr>
            </w:pPr>
            <w:r w:rsidRPr="000A4C6A">
              <w:rPr>
                <w:rFonts w:cs="Arial"/>
                <w:spacing w:val="-1"/>
              </w:rPr>
              <w:t>&gt;10ms</w:t>
            </w:r>
          </w:p>
        </w:tc>
        <w:tc>
          <w:tcPr>
            <w:tcW w:w="1700"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before="2" w:line="24" w:lineRule="atLeast"/>
              <w:ind w:left="125" w:right="-20"/>
              <w:rPr>
                <w:rFonts w:cs="Arial" w:hint="eastAsia"/>
                <w:b/>
                <w:sz w:val="24"/>
                <w:lang w:eastAsia="zh-CN"/>
              </w:rPr>
            </w:pPr>
            <w:r w:rsidRPr="000A4C6A">
              <w:rPr>
                <w:rFonts w:cs="Arial"/>
                <w:b/>
                <w:spacing w:val="-1"/>
              </w:rPr>
              <w:t>F</w:t>
            </w:r>
            <w:r w:rsidRPr="000A4C6A">
              <w:rPr>
                <w:rFonts w:cs="Arial" w:hint="eastAsia"/>
                <w:b/>
                <w:spacing w:val="-1"/>
                <w:lang w:eastAsia="zh-CN"/>
              </w:rPr>
              <w:t>129</w:t>
            </w:r>
          </w:p>
        </w:tc>
        <w:tc>
          <w:tcPr>
            <w:tcW w:w="1704"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before="2" w:line="24" w:lineRule="atLeast"/>
              <w:ind w:left="125" w:right="-20"/>
              <w:rPr>
                <w:rFonts w:cs="Arial"/>
                <w:sz w:val="24"/>
              </w:rPr>
            </w:pPr>
            <w:r w:rsidRPr="000A4C6A">
              <w:rPr>
                <w:rFonts w:cs="Arial"/>
                <w:spacing w:val="-1"/>
              </w:rPr>
              <w:t>5,0</w:t>
            </w:r>
            <w:r w:rsidRPr="000A4C6A">
              <w:rPr>
                <w:rFonts w:cs="Arial"/>
              </w:rPr>
              <w:t>V</w:t>
            </w:r>
            <w:r w:rsidRPr="000A4C6A">
              <w:rPr>
                <w:rFonts w:cs="Arial"/>
                <w:spacing w:val="1"/>
              </w:rPr>
              <w:t xml:space="preserve"> </w:t>
            </w:r>
            <w:r w:rsidRPr="000A4C6A">
              <w:rPr>
                <w:rFonts w:cs="Arial"/>
              </w:rPr>
              <w:t>±</w:t>
            </w:r>
            <w:r w:rsidRPr="000A4C6A">
              <w:rPr>
                <w:rFonts w:cs="Arial"/>
                <w:spacing w:val="1"/>
              </w:rPr>
              <w:t xml:space="preserve"> </w:t>
            </w:r>
            <w:r w:rsidRPr="000A4C6A">
              <w:rPr>
                <w:rFonts w:cs="Arial"/>
                <w:spacing w:val="-1"/>
              </w:rPr>
              <w:t>0,1V</w:t>
            </w:r>
          </w:p>
        </w:tc>
        <w:tc>
          <w:tcPr>
            <w:tcW w:w="2435"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before="2" w:line="24" w:lineRule="atLeast"/>
              <w:ind w:left="120" w:right="-20"/>
              <w:rPr>
                <w:rFonts w:cs="Arial"/>
                <w:sz w:val="24"/>
              </w:rPr>
            </w:pPr>
            <w:r w:rsidRPr="000A4C6A">
              <w:rPr>
                <w:rFonts w:cs="Arial"/>
                <w:spacing w:val="-1"/>
              </w:rPr>
              <w:t>5</w:t>
            </w:r>
            <w:r w:rsidRPr="000A4C6A">
              <w:rPr>
                <w:rFonts w:cs="Arial"/>
              </w:rPr>
              <w:t>V</w:t>
            </w:r>
            <w:r w:rsidRPr="000A4C6A">
              <w:rPr>
                <w:rFonts w:cs="Arial"/>
                <w:spacing w:val="-2"/>
              </w:rPr>
              <w:t xml:space="preserve"> </w:t>
            </w:r>
            <w:r w:rsidRPr="000A4C6A">
              <w:rPr>
                <w:rFonts w:cs="Arial"/>
                <w:spacing w:val="-1"/>
              </w:rPr>
              <w:t>supply</w:t>
            </w:r>
          </w:p>
        </w:tc>
      </w:tr>
      <w:tr w:rsidR="000A4C6A" w:rsidRPr="006544CE" w:rsidTr="00E84D61">
        <w:tblPrEx>
          <w:tblCellMar>
            <w:top w:w="0" w:type="dxa"/>
            <w:left w:w="0" w:type="dxa"/>
            <w:bottom w:w="0" w:type="dxa"/>
            <w:right w:w="0" w:type="dxa"/>
          </w:tblCellMar>
        </w:tblPrEx>
        <w:trPr>
          <w:trHeight w:hRule="exact" w:val="277"/>
        </w:trPr>
        <w:tc>
          <w:tcPr>
            <w:tcW w:w="2384"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before="2" w:line="24" w:lineRule="atLeast"/>
              <w:ind w:left="125" w:right="-20"/>
              <w:rPr>
                <w:rFonts w:cs="Arial"/>
                <w:sz w:val="24"/>
              </w:rPr>
            </w:pPr>
          </w:p>
        </w:tc>
        <w:tc>
          <w:tcPr>
            <w:tcW w:w="1416"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before="2" w:line="24" w:lineRule="atLeast"/>
              <w:ind w:left="120" w:right="-20"/>
              <w:rPr>
                <w:rFonts w:cs="Arial"/>
                <w:sz w:val="24"/>
              </w:rPr>
            </w:pPr>
          </w:p>
        </w:tc>
        <w:tc>
          <w:tcPr>
            <w:tcW w:w="1700"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before="1" w:line="24" w:lineRule="atLeast"/>
              <w:ind w:left="125" w:right="-20"/>
              <w:rPr>
                <w:rFonts w:cs="Arial"/>
                <w:sz w:val="24"/>
              </w:rPr>
            </w:pPr>
          </w:p>
        </w:tc>
        <w:tc>
          <w:tcPr>
            <w:tcW w:w="1704"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before="2" w:line="24" w:lineRule="atLeast"/>
              <w:ind w:left="125" w:right="-20"/>
              <w:rPr>
                <w:rFonts w:cs="Arial" w:hint="eastAsia"/>
                <w:sz w:val="24"/>
              </w:rPr>
            </w:pPr>
          </w:p>
        </w:tc>
        <w:tc>
          <w:tcPr>
            <w:tcW w:w="2435"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before="2" w:line="24" w:lineRule="atLeast"/>
              <w:ind w:left="120" w:right="-20"/>
              <w:rPr>
                <w:rFonts w:cs="Arial"/>
                <w:sz w:val="24"/>
              </w:rPr>
            </w:pPr>
          </w:p>
        </w:tc>
      </w:tr>
      <w:tr w:rsidR="000A4C6A" w:rsidRPr="006544CE" w:rsidTr="00E84D61">
        <w:tblPrEx>
          <w:tblCellMar>
            <w:top w:w="0" w:type="dxa"/>
            <w:left w:w="0" w:type="dxa"/>
            <w:bottom w:w="0" w:type="dxa"/>
            <w:right w:w="0" w:type="dxa"/>
          </w:tblCellMar>
        </w:tblPrEx>
        <w:trPr>
          <w:trHeight w:hRule="exact" w:val="518"/>
        </w:trPr>
        <w:tc>
          <w:tcPr>
            <w:tcW w:w="2384"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line="24" w:lineRule="atLeast"/>
              <w:ind w:leftChars="45" w:left="90"/>
              <w:rPr>
                <w:rFonts w:cs="Arial" w:hint="eastAsia"/>
                <w:strike/>
                <w:sz w:val="24"/>
              </w:rPr>
            </w:pPr>
            <w:r w:rsidRPr="000A4C6A">
              <w:rPr>
                <w:rFonts w:cs="Arial"/>
              </w:rPr>
              <w:t>V</w:t>
            </w:r>
            <w:r w:rsidRPr="000A4C6A">
              <w:rPr>
                <w:rFonts w:cs="Arial"/>
                <w:w w:val="99"/>
                <w:position w:val="-3"/>
                <w:sz w:val="13"/>
                <w:szCs w:val="13"/>
              </w:rPr>
              <w:t>Batt</w:t>
            </w:r>
            <w:r w:rsidRPr="000A4C6A">
              <w:rPr>
                <w:rFonts w:cs="Arial"/>
                <w:position w:val="-3"/>
                <w:sz w:val="13"/>
                <w:szCs w:val="13"/>
              </w:rPr>
              <w:t xml:space="preserve"> </w:t>
            </w:r>
            <w:r w:rsidRPr="000A4C6A">
              <w:rPr>
                <w:rFonts w:cs="Arial"/>
                <w:spacing w:val="-15"/>
                <w:position w:val="-3"/>
                <w:sz w:val="13"/>
                <w:szCs w:val="13"/>
              </w:rPr>
              <w:t xml:space="preserve"> </w:t>
            </w:r>
            <w:r w:rsidRPr="000A4C6A">
              <w:rPr>
                <w:rFonts w:cs="Arial"/>
              </w:rPr>
              <w:t>=</w:t>
            </w:r>
            <w:r w:rsidRPr="000A4C6A">
              <w:rPr>
                <w:rFonts w:cs="Arial"/>
                <w:spacing w:val="-4"/>
              </w:rPr>
              <w:t xml:space="preserve"> </w:t>
            </w:r>
            <w:r w:rsidRPr="000A4C6A">
              <w:rPr>
                <w:rFonts w:cs="Arial" w:hint="eastAsia"/>
                <w:spacing w:val="-1"/>
                <w:lang w:eastAsia="zh-CN"/>
              </w:rPr>
              <w:t>9</w:t>
            </w:r>
            <w:r w:rsidRPr="000A4C6A">
              <w:rPr>
                <w:rFonts w:cs="Arial"/>
                <w:spacing w:val="-1"/>
              </w:rPr>
              <w:t>V</w:t>
            </w:r>
            <w:r w:rsidRPr="000A4C6A">
              <w:rPr>
                <w:rFonts w:cs="Arial"/>
              </w:rPr>
              <w:t>,</w:t>
            </w:r>
            <w:r w:rsidRPr="000A4C6A">
              <w:rPr>
                <w:rFonts w:cs="Arial"/>
                <w:spacing w:val="-4"/>
              </w:rPr>
              <w:t xml:space="preserve"> </w:t>
            </w:r>
            <w:r w:rsidRPr="000A4C6A">
              <w:rPr>
                <w:rFonts w:cs="Arial" w:hint="eastAsia"/>
              </w:rPr>
              <w:t>Key</w:t>
            </w:r>
            <w:r w:rsidR="005762A5">
              <w:rPr>
                <w:rFonts w:cs="Arial" w:hint="eastAsia"/>
                <w:lang w:eastAsia="zh-CN"/>
              </w:rPr>
              <w:t xml:space="preserve"> </w:t>
            </w:r>
            <w:r w:rsidRPr="000A4C6A">
              <w:rPr>
                <w:rFonts w:cs="Arial" w:hint="eastAsia"/>
              </w:rPr>
              <w:t>switch</w:t>
            </w:r>
            <w:r w:rsidRPr="000A4C6A">
              <w:rPr>
                <w:rFonts w:cs="Arial" w:hint="eastAsia"/>
                <w:spacing w:val="-1"/>
              </w:rPr>
              <w:t xml:space="preserve"> </w:t>
            </w:r>
            <w:r w:rsidRPr="000A4C6A">
              <w:rPr>
                <w:rFonts w:cs="Arial"/>
                <w:spacing w:val="-1"/>
              </w:rPr>
              <w:t xml:space="preserve">On, </w:t>
            </w:r>
            <w:r w:rsidRPr="000A4C6A">
              <w:rPr>
                <w:rFonts w:cs="Arial"/>
                <w:spacing w:val="-3"/>
              </w:rPr>
              <w:t xml:space="preserve"> </w:t>
            </w:r>
            <w:r w:rsidRPr="000A4C6A">
              <w:rPr>
                <w:rFonts w:cs="Arial" w:hint="eastAsia"/>
              </w:rPr>
              <w:t>ILL</w:t>
            </w:r>
            <w:r w:rsidRPr="000A4C6A">
              <w:rPr>
                <w:rFonts w:cs="Arial"/>
                <w:spacing w:val="-3"/>
              </w:rPr>
              <w:t xml:space="preserve"> </w:t>
            </w:r>
            <w:r w:rsidRPr="000A4C6A">
              <w:rPr>
                <w:rFonts w:cs="Arial"/>
              </w:rPr>
              <w:t>Off,</w:t>
            </w:r>
          </w:p>
        </w:tc>
        <w:tc>
          <w:tcPr>
            <w:tcW w:w="1416"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before="2" w:line="24" w:lineRule="atLeast"/>
              <w:ind w:left="120" w:right="-20"/>
              <w:rPr>
                <w:rFonts w:cs="Arial"/>
                <w:strike/>
                <w:sz w:val="24"/>
              </w:rPr>
            </w:pPr>
            <w:r w:rsidRPr="000A4C6A">
              <w:rPr>
                <w:rFonts w:cs="Arial"/>
                <w:spacing w:val="2"/>
              </w:rPr>
              <w:t>&gt;</w:t>
            </w:r>
            <w:r w:rsidRPr="000A4C6A">
              <w:rPr>
                <w:rFonts w:cs="Arial" w:hint="eastAsia"/>
                <w:spacing w:val="-2"/>
              </w:rPr>
              <w:t>4</w:t>
            </w:r>
            <w:r w:rsidRPr="000A4C6A">
              <w:rPr>
                <w:rFonts w:cs="Arial"/>
                <w:spacing w:val="-2"/>
              </w:rPr>
              <w:t>s</w:t>
            </w:r>
          </w:p>
        </w:tc>
        <w:tc>
          <w:tcPr>
            <w:tcW w:w="1700"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before="2" w:line="24" w:lineRule="atLeast"/>
              <w:ind w:left="125" w:right="-20"/>
              <w:rPr>
                <w:rFonts w:cs="Arial"/>
                <w:b/>
                <w:spacing w:val="-2"/>
              </w:rPr>
            </w:pPr>
            <w:r w:rsidRPr="000A4C6A">
              <w:rPr>
                <w:rFonts w:cs="Arial"/>
                <w:b/>
                <w:spacing w:val="-1"/>
              </w:rPr>
              <w:t>F</w:t>
            </w:r>
            <w:r w:rsidRPr="000A4C6A">
              <w:rPr>
                <w:rFonts w:cs="Arial" w:hint="eastAsia"/>
                <w:b/>
                <w:spacing w:val="-1"/>
                <w:lang w:eastAsia="zh-CN"/>
              </w:rPr>
              <w:t>129</w:t>
            </w:r>
          </w:p>
        </w:tc>
        <w:tc>
          <w:tcPr>
            <w:tcW w:w="1704"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before="2" w:line="24" w:lineRule="atLeast"/>
              <w:ind w:left="125" w:right="-20"/>
              <w:rPr>
                <w:rFonts w:cs="Arial"/>
                <w:strike/>
                <w:sz w:val="24"/>
              </w:rPr>
            </w:pPr>
            <w:r w:rsidRPr="000A4C6A">
              <w:rPr>
                <w:rFonts w:cs="Arial"/>
                <w:spacing w:val="-2"/>
              </w:rPr>
              <w:t>0</w:t>
            </w:r>
            <w:r w:rsidRPr="000A4C6A">
              <w:rPr>
                <w:rFonts w:cs="Arial"/>
              </w:rPr>
              <w:t xml:space="preserve">V + </w:t>
            </w:r>
            <w:r w:rsidRPr="000A4C6A">
              <w:rPr>
                <w:rFonts w:cs="Arial"/>
                <w:spacing w:val="-2"/>
              </w:rPr>
              <w:t>0,5V</w:t>
            </w:r>
          </w:p>
        </w:tc>
        <w:tc>
          <w:tcPr>
            <w:tcW w:w="2435"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line="24" w:lineRule="atLeast"/>
              <w:ind w:firstLineChars="49" w:firstLine="98"/>
              <w:rPr>
                <w:rFonts w:cs="Arial"/>
                <w:strike/>
                <w:sz w:val="24"/>
              </w:rPr>
            </w:pPr>
            <w:r w:rsidRPr="000A4C6A">
              <w:rPr>
                <w:rFonts w:cs="Arial" w:hint="eastAsia"/>
                <w:spacing w:val="-1"/>
              </w:rPr>
              <w:t>IGN input (</w:t>
            </w:r>
            <w:r w:rsidRPr="000A4C6A">
              <w:rPr>
                <w:rFonts w:cs="Arial" w:hint="eastAsia"/>
                <w:spacing w:val="-1"/>
                <w:lang w:eastAsia="zh-CN"/>
              </w:rPr>
              <w:t>under</w:t>
            </w:r>
            <w:r w:rsidRPr="000A4C6A">
              <w:rPr>
                <w:rFonts w:cs="Arial" w:hint="eastAsia"/>
                <w:spacing w:val="-1"/>
              </w:rPr>
              <w:t>-voltage)</w:t>
            </w:r>
          </w:p>
        </w:tc>
      </w:tr>
      <w:tr w:rsidR="000A4C6A" w:rsidRPr="006544CE" w:rsidTr="00E84D61">
        <w:tblPrEx>
          <w:tblCellMar>
            <w:top w:w="0" w:type="dxa"/>
            <w:left w:w="0" w:type="dxa"/>
            <w:bottom w:w="0" w:type="dxa"/>
            <w:right w:w="0" w:type="dxa"/>
          </w:tblCellMar>
        </w:tblPrEx>
        <w:trPr>
          <w:trHeight w:hRule="exact" w:val="245"/>
        </w:trPr>
        <w:tc>
          <w:tcPr>
            <w:tcW w:w="2384"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before="6" w:line="24" w:lineRule="atLeast"/>
              <w:ind w:left="125" w:right="105"/>
              <w:rPr>
                <w:rFonts w:cs="Arial" w:hint="eastAsia"/>
                <w:sz w:val="24"/>
              </w:rPr>
            </w:pPr>
            <w:r w:rsidRPr="000A4C6A">
              <w:rPr>
                <w:rFonts w:cs="Arial"/>
              </w:rPr>
              <w:t>V</w:t>
            </w:r>
            <w:r w:rsidRPr="000A4C6A">
              <w:rPr>
                <w:rFonts w:cs="Arial"/>
                <w:w w:val="99"/>
                <w:position w:val="-3"/>
                <w:sz w:val="13"/>
                <w:szCs w:val="13"/>
              </w:rPr>
              <w:t>Batt</w:t>
            </w:r>
            <w:r w:rsidRPr="000A4C6A">
              <w:rPr>
                <w:rFonts w:cs="Arial"/>
                <w:position w:val="-3"/>
                <w:sz w:val="13"/>
                <w:szCs w:val="13"/>
              </w:rPr>
              <w:t xml:space="preserve"> </w:t>
            </w:r>
            <w:r w:rsidRPr="000A4C6A">
              <w:rPr>
                <w:rFonts w:cs="Arial"/>
                <w:spacing w:val="-15"/>
                <w:position w:val="-3"/>
                <w:sz w:val="13"/>
                <w:szCs w:val="13"/>
              </w:rPr>
              <w:t xml:space="preserve"> </w:t>
            </w:r>
            <w:r w:rsidRPr="000A4C6A">
              <w:rPr>
                <w:rFonts w:cs="Arial"/>
              </w:rPr>
              <w:t>=</w:t>
            </w:r>
            <w:r w:rsidRPr="000A4C6A">
              <w:rPr>
                <w:rFonts w:cs="Arial"/>
                <w:spacing w:val="-4"/>
              </w:rPr>
              <w:t xml:space="preserve"> </w:t>
            </w:r>
            <w:r w:rsidRPr="000A4C6A">
              <w:rPr>
                <w:rFonts w:cs="Arial" w:hint="eastAsia"/>
                <w:spacing w:val="-1"/>
                <w:lang w:eastAsia="zh-CN"/>
              </w:rPr>
              <w:t>13.5</w:t>
            </w:r>
            <w:r w:rsidRPr="000A4C6A">
              <w:rPr>
                <w:rFonts w:cs="Arial"/>
                <w:spacing w:val="-1"/>
              </w:rPr>
              <w:t>V</w:t>
            </w:r>
            <w:r w:rsidRPr="000A4C6A">
              <w:rPr>
                <w:rFonts w:cs="Arial"/>
              </w:rPr>
              <w:t>,</w:t>
            </w:r>
            <w:r w:rsidRPr="000A4C6A">
              <w:rPr>
                <w:rFonts w:cs="Arial"/>
                <w:spacing w:val="-4"/>
              </w:rPr>
              <w:t xml:space="preserve"> </w:t>
            </w:r>
            <w:r w:rsidRPr="000A4C6A">
              <w:rPr>
                <w:rFonts w:cs="Arial" w:hint="eastAsia"/>
              </w:rPr>
              <w:t>Key</w:t>
            </w:r>
            <w:r w:rsidR="005762A5">
              <w:rPr>
                <w:rFonts w:cs="Arial" w:hint="eastAsia"/>
                <w:lang w:eastAsia="zh-CN"/>
              </w:rPr>
              <w:t xml:space="preserve"> </w:t>
            </w:r>
            <w:r w:rsidRPr="000A4C6A">
              <w:rPr>
                <w:rFonts w:cs="Arial" w:hint="eastAsia"/>
              </w:rPr>
              <w:t>switch</w:t>
            </w:r>
            <w:r w:rsidRPr="000A4C6A">
              <w:rPr>
                <w:rFonts w:cs="Arial" w:hint="eastAsia"/>
                <w:spacing w:val="-1"/>
              </w:rPr>
              <w:t xml:space="preserve"> </w:t>
            </w:r>
            <w:r w:rsidRPr="000A4C6A">
              <w:rPr>
                <w:rFonts w:cs="Arial"/>
                <w:spacing w:val="-1"/>
              </w:rPr>
              <w:t xml:space="preserve">On, </w:t>
            </w:r>
            <w:r w:rsidRPr="000A4C6A">
              <w:rPr>
                <w:rFonts w:cs="Arial"/>
                <w:spacing w:val="-3"/>
              </w:rPr>
              <w:t xml:space="preserve"> </w:t>
            </w:r>
            <w:r w:rsidRPr="000A4C6A">
              <w:rPr>
                <w:rFonts w:cs="Arial" w:hint="eastAsia"/>
              </w:rPr>
              <w:t>ILL</w:t>
            </w:r>
            <w:r w:rsidRPr="000A4C6A">
              <w:rPr>
                <w:rFonts w:cs="Arial"/>
                <w:spacing w:val="-3"/>
              </w:rPr>
              <w:t xml:space="preserve"> </w:t>
            </w:r>
            <w:r w:rsidRPr="000A4C6A">
              <w:rPr>
                <w:rFonts w:cs="Arial"/>
              </w:rPr>
              <w:t>Off,</w:t>
            </w:r>
          </w:p>
        </w:tc>
        <w:tc>
          <w:tcPr>
            <w:tcW w:w="1416"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before="2" w:line="24" w:lineRule="atLeast"/>
              <w:ind w:left="120" w:right="-20"/>
              <w:rPr>
                <w:rFonts w:cs="Arial"/>
                <w:sz w:val="24"/>
              </w:rPr>
            </w:pPr>
            <w:r w:rsidRPr="000A4C6A">
              <w:rPr>
                <w:rFonts w:cs="Arial"/>
                <w:spacing w:val="-1"/>
              </w:rPr>
              <w:t>&gt;10ms</w:t>
            </w:r>
          </w:p>
        </w:tc>
        <w:tc>
          <w:tcPr>
            <w:tcW w:w="1700"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before="2" w:line="24" w:lineRule="atLeast"/>
              <w:ind w:left="125" w:right="-20"/>
              <w:rPr>
                <w:rFonts w:cs="Arial" w:hint="eastAsia"/>
                <w:b/>
                <w:sz w:val="24"/>
              </w:rPr>
            </w:pPr>
            <w:r w:rsidRPr="005770B8">
              <w:rPr>
                <w:rFonts w:cs="Arial"/>
                <w:b/>
                <w:spacing w:val="-1"/>
              </w:rPr>
              <w:t>F</w:t>
            </w:r>
            <w:r w:rsidRPr="005770B8">
              <w:rPr>
                <w:rFonts w:cs="Arial" w:hint="eastAsia"/>
                <w:b/>
                <w:spacing w:val="-1"/>
              </w:rPr>
              <w:t>129</w:t>
            </w:r>
          </w:p>
        </w:tc>
        <w:tc>
          <w:tcPr>
            <w:tcW w:w="1704"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before="2" w:line="24" w:lineRule="atLeast"/>
              <w:ind w:left="125" w:right="-20"/>
              <w:rPr>
                <w:rFonts w:cs="Arial"/>
                <w:sz w:val="24"/>
              </w:rPr>
            </w:pPr>
            <w:r w:rsidRPr="000A4C6A">
              <w:rPr>
                <w:rFonts w:cs="Arial"/>
                <w:spacing w:val="-1"/>
              </w:rPr>
              <w:t>5,0</w:t>
            </w:r>
            <w:r w:rsidRPr="000A4C6A">
              <w:rPr>
                <w:rFonts w:cs="Arial"/>
              </w:rPr>
              <w:t>V</w:t>
            </w:r>
            <w:r w:rsidRPr="000A4C6A">
              <w:rPr>
                <w:rFonts w:cs="Arial"/>
                <w:spacing w:val="1"/>
              </w:rPr>
              <w:t xml:space="preserve"> </w:t>
            </w:r>
            <w:r w:rsidRPr="000A4C6A">
              <w:rPr>
                <w:rFonts w:cs="Arial"/>
              </w:rPr>
              <w:t>±</w:t>
            </w:r>
            <w:r w:rsidRPr="000A4C6A">
              <w:rPr>
                <w:rFonts w:cs="Arial"/>
                <w:spacing w:val="1"/>
              </w:rPr>
              <w:t xml:space="preserve"> </w:t>
            </w:r>
            <w:r w:rsidRPr="000A4C6A">
              <w:rPr>
                <w:rFonts w:cs="Arial"/>
                <w:spacing w:val="-1"/>
              </w:rPr>
              <w:t>0,1V</w:t>
            </w:r>
          </w:p>
        </w:tc>
        <w:tc>
          <w:tcPr>
            <w:tcW w:w="2435" w:type="dxa"/>
            <w:tcBorders>
              <w:top w:val="single" w:sz="5" w:space="0" w:color="000000"/>
              <w:left w:val="single" w:sz="5" w:space="0" w:color="000000"/>
              <w:bottom w:val="single" w:sz="5" w:space="0" w:color="000000"/>
              <w:right w:val="single" w:sz="5" w:space="0" w:color="000000"/>
            </w:tcBorders>
          </w:tcPr>
          <w:p w:rsidR="000A4C6A" w:rsidRPr="000A4C6A" w:rsidRDefault="000A4C6A" w:rsidP="00D63824">
            <w:pPr>
              <w:autoSpaceDE w:val="0"/>
              <w:autoSpaceDN w:val="0"/>
              <w:adjustRightInd w:val="0"/>
              <w:spacing w:before="2" w:line="24" w:lineRule="atLeast"/>
              <w:ind w:left="120" w:right="-20"/>
              <w:rPr>
                <w:rFonts w:cs="Arial"/>
                <w:sz w:val="24"/>
              </w:rPr>
            </w:pPr>
            <w:r w:rsidRPr="000A4C6A">
              <w:rPr>
                <w:rFonts w:cs="Arial"/>
                <w:spacing w:val="-1"/>
              </w:rPr>
              <w:t>5</w:t>
            </w:r>
            <w:r w:rsidRPr="000A4C6A">
              <w:rPr>
                <w:rFonts w:cs="Arial"/>
              </w:rPr>
              <w:t>V</w:t>
            </w:r>
            <w:r w:rsidRPr="000A4C6A">
              <w:rPr>
                <w:rFonts w:cs="Arial"/>
                <w:spacing w:val="-2"/>
              </w:rPr>
              <w:t xml:space="preserve"> </w:t>
            </w:r>
            <w:r w:rsidRPr="000A4C6A">
              <w:rPr>
                <w:rFonts w:cs="Arial"/>
                <w:spacing w:val="-1"/>
              </w:rPr>
              <w:t>supply</w:t>
            </w:r>
          </w:p>
        </w:tc>
      </w:tr>
      <w:tr w:rsidR="000A4C6A" w:rsidRPr="006544CE" w:rsidTr="00E84D61">
        <w:tblPrEx>
          <w:tblCellMar>
            <w:top w:w="0" w:type="dxa"/>
            <w:left w:w="0" w:type="dxa"/>
            <w:bottom w:w="0" w:type="dxa"/>
            <w:right w:w="0" w:type="dxa"/>
          </w:tblCellMar>
        </w:tblPrEx>
        <w:trPr>
          <w:trHeight w:hRule="exact" w:val="316"/>
        </w:trPr>
        <w:tc>
          <w:tcPr>
            <w:tcW w:w="2384" w:type="dxa"/>
            <w:tcBorders>
              <w:top w:val="single" w:sz="5" w:space="0" w:color="000000"/>
              <w:left w:val="single" w:sz="5" w:space="0" w:color="000000"/>
              <w:bottom w:val="single" w:sz="5" w:space="0" w:color="000000"/>
              <w:right w:val="single" w:sz="5" w:space="0" w:color="000000"/>
            </w:tcBorders>
          </w:tcPr>
          <w:p w:rsidR="000A4C6A" w:rsidRPr="006544CE" w:rsidRDefault="000A4C6A" w:rsidP="00D63824">
            <w:pPr>
              <w:autoSpaceDE w:val="0"/>
              <w:autoSpaceDN w:val="0"/>
              <w:adjustRightInd w:val="0"/>
              <w:spacing w:before="6" w:line="24" w:lineRule="atLeast"/>
              <w:ind w:left="125" w:right="105"/>
              <w:rPr>
                <w:rFonts w:cs="Arial"/>
                <w:sz w:val="24"/>
                <w:highlight w:val="red"/>
              </w:rPr>
            </w:pPr>
          </w:p>
        </w:tc>
        <w:tc>
          <w:tcPr>
            <w:tcW w:w="1416" w:type="dxa"/>
            <w:tcBorders>
              <w:top w:val="single" w:sz="5" w:space="0" w:color="000000"/>
              <w:left w:val="single" w:sz="5" w:space="0" w:color="000000"/>
              <w:bottom w:val="single" w:sz="5" w:space="0" w:color="000000"/>
              <w:right w:val="single" w:sz="5" w:space="0" w:color="000000"/>
            </w:tcBorders>
          </w:tcPr>
          <w:p w:rsidR="000A4C6A" w:rsidRPr="006544CE" w:rsidRDefault="000A4C6A" w:rsidP="00D63824">
            <w:pPr>
              <w:autoSpaceDE w:val="0"/>
              <w:autoSpaceDN w:val="0"/>
              <w:adjustRightInd w:val="0"/>
              <w:spacing w:before="2" w:line="24" w:lineRule="atLeast"/>
              <w:ind w:left="120" w:right="-20"/>
              <w:rPr>
                <w:rFonts w:cs="Arial"/>
                <w:sz w:val="24"/>
                <w:highlight w:val="red"/>
              </w:rPr>
            </w:pPr>
          </w:p>
        </w:tc>
        <w:tc>
          <w:tcPr>
            <w:tcW w:w="1700" w:type="dxa"/>
            <w:tcBorders>
              <w:top w:val="single" w:sz="5" w:space="0" w:color="000000"/>
              <w:left w:val="single" w:sz="5" w:space="0" w:color="000000"/>
              <w:bottom w:val="single" w:sz="5" w:space="0" w:color="000000"/>
              <w:right w:val="single" w:sz="5" w:space="0" w:color="000000"/>
            </w:tcBorders>
          </w:tcPr>
          <w:p w:rsidR="000A4C6A" w:rsidRPr="006544CE" w:rsidRDefault="000A4C6A" w:rsidP="00D63824">
            <w:pPr>
              <w:autoSpaceDE w:val="0"/>
              <w:autoSpaceDN w:val="0"/>
              <w:adjustRightInd w:val="0"/>
              <w:spacing w:before="2" w:line="24" w:lineRule="atLeast"/>
              <w:ind w:left="125" w:right="-20"/>
              <w:rPr>
                <w:rFonts w:cs="Arial" w:hint="eastAsia"/>
                <w:b/>
                <w:spacing w:val="-1"/>
                <w:highlight w:val="red"/>
                <w:lang w:eastAsia="zh-CN"/>
              </w:rPr>
            </w:pPr>
          </w:p>
        </w:tc>
        <w:tc>
          <w:tcPr>
            <w:tcW w:w="1704" w:type="dxa"/>
            <w:tcBorders>
              <w:top w:val="single" w:sz="5" w:space="0" w:color="000000"/>
              <w:left w:val="single" w:sz="5" w:space="0" w:color="000000"/>
              <w:bottom w:val="single" w:sz="5" w:space="0" w:color="000000"/>
              <w:right w:val="single" w:sz="5" w:space="0" w:color="000000"/>
            </w:tcBorders>
          </w:tcPr>
          <w:p w:rsidR="000A4C6A" w:rsidRPr="006544CE" w:rsidRDefault="000A4C6A" w:rsidP="00D63824">
            <w:pPr>
              <w:autoSpaceDE w:val="0"/>
              <w:autoSpaceDN w:val="0"/>
              <w:adjustRightInd w:val="0"/>
              <w:spacing w:before="2" w:line="24" w:lineRule="atLeast"/>
              <w:ind w:left="125" w:right="-20"/>
              <w:rPr>
                <w:rFonts w:cs="Arial"/>
                <w:sz w:val="24"/>
                <w:highlight w:val="red"/>
              </w:rPr>
            </w:pPr>
          </w:p>
        </w:tc>
        <w:tc>
          <w:tcPr>
            <w:tcW w:w="2435" w:type="dxa"/>
            <w:tcBorders>
              <w:top w:val="single" w:sz="5" w:space="0" w:color="000000"/>
              <w:left w:val="single" w:sz="5" w:space="0" w:color="000000"/>
              <w:bottom w:val="single" w:sz="5" w:space="0" w:color="000000"/>
              <w:right w:val="single" w:sz="5" w:space="0" w:color="000000"/>
            </w:tcBorders>
          </w:tcPr>
          <w:p w:rsidR="000A4C6A" w:rsidRPr="006544CE" w:rsidRDefault="000A4C6A" w:rsidP="00D63824">
            <w:pPr>
              <w:autoSpaceDE w:val="0"/>
              <w:autoSpaceDN w:val="0"/>
              <w:adjustRightInd w:val="0"/>
              <w:spacing w:before="2" w:line="24" w:lineRule="atLeast"/>
              <w:ind w:left="120" w:right="-20"/>
              <w:rPr>
                <w:rFonts w:cs="Arial"/>
                <w:sz w:val="24"/>
                <w:highlight w:val="red"/>
              </w:rPr>
            </w:pPr>
          </w:p>
        </w:tc>
      </w:tr>
      <w:tr w:rsidR="000A4C6A" w:rsidRPr="006544CE" w:rsidTr="00E84D61">
        <w:tblPrEx>
          <w:tblCellMar>
            <w:top w:w="0" w:type="dxa"/>
            <w:left w:w="0" w:type="dxa"/>
            <w:bottom w:w="0" w:type="dxa"/>
            <w:right w:w="0" w:type="dxa"/>
          </w:tblCellMar>
        </w:tblPrEx>
        <w:trPr>
          <w:trHeight w:hRule="exact" w:val="250"/>
        </w:trPr>
        <w:tc>
          <w:tcPr>
            <w:tcW w:w="2384" w:type="dxa"/>
            <w:tcBorders>
              <w:top w:val="single" w:sz="5" w:space="0" w:color="000000"/>
              <w:left w:val="single" w:sz="5" w:space="0" w:color="000000"/>
              <w:bottom w:val="single" w:sz="5" w:space="0" w:color="000000"/>
              <w:right w:val="single" w:sz="5" w:space="0" w:color="000000"/>
            </w:tcBorders>
          </w:tcPr>
          <w:p w:rsidR="000A4C6A" w:rsidRPr="006544CE" w:rsidRDefault="000A4C6A" w:rsidP="00D63824">
            <w:pPr>
              <w:autoSpaceDE w:val="0"/>
              <w:autoSpaceDN w:val="0"/>
              <w:adjustRightInd w:val="0"/>
              <w:spacing w:line="24" w:lineRule="atLeast"/>
              <w:rPr>
                <w:rFonts w:cs="Arial"/>
                <w:sz w:val="24"/>
                <w:highlight w:val="red"/>
              </w:rPr>
            </w:pPr>
          </w:p>
        </w:tc>
        <w:tc>
          <w:tcPr>
            <w:tcW w:w="1416" w:type="dxa"/>
            <w:tcBorders>
              <w:top w:val="single" w:sz="5" w:space="0" w:color="000000"/>
              <w:left w:val="single" w:sz="5" w:space="0" w:color="000000"/>
              <w:bottom w:val="single" w:sz="5" w:space="0" w:color="000000"/>
              <w:right w:val="single" w:sz="5" w:space="0" w:color="000000"/>
            </w:tcBorders>
          </w:tcPr>
          <w:p w:rsidR="000A4C6A" w:rsidRPr="006544CE" w:rsidRDefault="000A4C6A" w:rsidP="00D63824">
            <w:pPr>
              <w:autoSpaceDE w:val="0"/>
              <w:autoSpaceDN w:val="0"/>
              <w:adjustRightInd w:val="0"/>
              <w:spacing w:before="2" w:line="24" w:lineRule="atLeast"/>
              <w:ind w:left="120" w:right="-20"/>
              <w:rPr>
                <w:rFonts w:cs="Arial"/>
                <w:sz w:val="24"/>
                <w:highlight w:val="red"/>
              </w:rPr>
            </w:pPr>
          </w:p>
        </w:tc>
        <w:tc>
          <w:tcPr>
            <w:tcW w:w="1700" w:type="dxa"/>
            <w:tcBorders>
              <w:top w:val="single" w:sz="5" w:space="0" w:color="000000"/>
              <w:left w:val="single" w:sz="5" w:space="0" w:color="000000"/>
              <w:bottom w:val="single" w:sz="5" w:space="0" w:color="000000"/>
              <w:right w:val="single" w:sz="5" w:space="0" w:color="000000"/>
            </w:tcBorders>
          </w:tcPr>
          <w:p w:rsidR="000A4C6A" w:rsidRPr="006544CE" w:rsidRDefault="000A4C6A" w:rsidP="00D63824">
            <w:pPr>
              <w:autoSpaceDE w:val="0"/>
              <w:autoSpaceDN w:val="0"/>
              <w:adjustRightInd w:val="0"/>
              <w:spacing w:before="2" w:line="24" w:lineRule="atLeast"/>
              <w:ind w:left="125" w:right="-20"/>
              <w:rPr>
                <w:rFonts w:cs="Arial" w:hint="eastAsia"/>
                <w:b/>
                <w:spacing w:val="-2"/>
                <w:highlight w:val="red"/>
                <w:lang w:eastAsia="zh-CN"/>
              </w:rPr>
            </w:pPr>
          </w:p>
        </w:tc>
        <w:tc>
          <w:tcPr>
            <w:tcW w:w="1704" w:type="dxa"/>
            <w:tcBorders>
              <w:top w:val="single" w:sz="5" w:space="0" w:color="000000"/>
              <w:left w:val="single" w:sz="5" w:space="0" w:color="000000"/>
              <w:bottom w:val="single" w:sz="5" w:space="0" w:color="000000"/>
              <w:right w:val="single" w:sz="5" w:space="0" w:color="000000"/>
            </w:tcBorders>
          </w:tcPr>
          <w:p w:rsidR="000A4C6A" w:rsidRPr="006544CE" w:rsidRDefault="000A4C6A" w:rsidP="00D63824">
            <w:pPr>
              <w:autoSpaceDE w:val="0"/>
              <w:autoSpaceDN w:val="0"/>
              <w:adjustRightInd w:val="0"/>
              <w:spacing w:before="2" w:line="24" w:lineRule="atLeast"/>
              <w:ind w:left="125" w:right="-20"/>
              <w:rPr>
                <w:rFonts w:cs="Arial"/>
                <w:sz w:val="24"/>
                <w:highlight w:val="red"/>
              </w:rPr>
            </w:pPr>
          </w:p>
        </w:tc>
        <w:tc>
          <w:tcPr>
            <w:tcW w:w="2435" w:type="dxa"/>
            <w:tcBorders>
              <w:top w:val="single" w:sz="5" w:space="0" w:color="000000"/>
              <w:left w:val="single" w:sz="5" w:space="0" w:color="000000"/>
              <w:bottom w:val="single" w:sz="5" w:space="0" w:color="000000"/>
              <w:right w:val="single" w:sz="5" w:space="0" w:color="000000"/>
            </w:tcBorders>
          </w:tcPr>
          <w:p w:rsidR="000A4C6A" w:rsidRPr="006544CE" w:rsidRDefault="000A4C6A" w:rsidP="00D63824">
            <w:pPr>
              <w:autoSpaceDE w:val="0"/>
              <w:autoSpaceDN w:val="0"/>
              <w:adjustRightInd w:val="0"/>
              <w:spacing w:before="2" w:line="24" w:lineRule="atLeast"/>
              <w:ind w:left="120" w:right="-20"/>
              <w:rPr>
                <w:rFonts w:cs="Arial"/>
                <w:sz w:val="24"/>
                <w:highlight w:val="red"/>
              </w:rPr>
            </w:pPr>
          </w:p>
        </w:tc>
      </w:tr>
    </w:tbl>
    <w:p w:rsidR="006544CE" w:rsidRPr="006544CE" w:rsidRDefault="006544CE" w:rsidP="006544CE">
      <w:pPr>
        <w:rPr>
          <w:rFonts w:hint="eastAsia"/>
          <w:lang w:val="en-GB" w:eastAsia="zh-CN"/>
        </w:rPr>
      </w:pPr>
    </w:p>
    <w:p w:rsidR="006544CE" w:rsidRPr="00F25550" w:rsidRDefault="006544CE" w:rsidP="006544CE">
      <w:pPr>
        <w:pStyle w:val="3"/>
        <w:rPr>
          <w:rFonts w:ascii="Arial" w:eastAsia="Arial Unicode MS" w:hAnsi="Arial" w:cs="Arial" w:hint="eastAsia"/>
          <w:color w:val="000000"/>
          <w:lang w:eastAsia="zh-CN"/>
        </w:rPr>
      </w:pPr>
      <w:bookmarkStart w:id="111" w:name="_Toc466569846"/>
      <w:bookmarkStart w:id="112" w:name="_Toc467482510"/>
      <w:bookmarkStart w:id="113" w:name="_Toc467654027"/>
      <w:r w:rsidRPr="00F25550">
        <w:rPr>
          <w:rFonts w:ascii="Arial" w:eastAsia="Arial Unicode MS" w:hAnsi="Arial" w:cs="Arial" w:hint="eastAsia"/>
          <w:color w:val="000000"/>
          <w:lang w:eastAsia="zh-CN"/>
        </w:rPr>
        <w:t>Hardwire Telltales</w:t>
      </w:r>
      <w:bookmarkEnd w:id="111"/>
      <w:bookmarkEnd w:id="112"/>
      <w:bookmarkEnd w:id="113"/>
    </w:p>
    <w:p w:rsidR="006544CE" w:rsidRPr="00F25550" w:rsidRDefault="00F25550" w:rsidP="006544CE">
      <w:pPr>
        <w:spacing w:beforeLines="50" w:before="120" w:afterLines="100" w:after="240" w:line="24" w:lineRule="atLeast"/>
        <w:ind w:firstLine="225"/>
        <w:rPr>
          <w:rFonts w:cs="Arial" w:hint="eastAsia"/>
          <w:color w:val="FF0000"/>
          <w:lang w:eastAsia="zh-CN"/>
        </w:rPr>
      </w:pPr>
      <w:bookmarkStart w:id="114" w:name="OLE_LINK21"/>
      <w:bookmarkStart w:id="115" w:name="OLE_LINK22"/>
      <w:r w:rsidRPr="00F25550">
        <w:rPr>
          <w:rFonts w:cs="Arial" w:hint="eastAsia"/>
          <w:lang w:eastAsia="zh-CN"/>
        </w:rPr>
        <w:t>N</w:t>
      </w:r>
      <w:r>
        <w:rPr>
          <w:rFonts w:cs="Arial" w:hint="eastAsia"/>
          <w:lang w:eastAsia="zh-CN"/>
        </w:rPr>
        <w:t>.</w:t>
      </w:r>
      <w:r w:rsidRPr="00F25550">
        <w:rPr>
          <w:rFonts w:cs="Arial" w:hint="eastAsia"/>
          <w:lang w:eastAsia="zh-CN"/>
        </w:rPr>
        <w:t>A</w:t>
      </w:r>
    </w:p>
    <w:bookmarkEnd w:id="114"/>
    <w:bookmarkEnd w:id="115"/>
    <w:p w:rsidR="006544CE" w:rsidRPr="00DF41F5" w:rsidRDefault="006544CE" w:rsidP="001B318B">
      <w:pPr>
        <w:ind w:left="284"/>
        <w:rPr>
          <w:rFonts w:hint="eastAsia"/>
          <w:lang w:val="en-GB" w:eastAsia="zh-CN"/>
        </w:rPr>
      </w:pPr>
    </w:p>
    <w:p w:rsidR="00F17CCA" w:rsidRPr="00DF41F5" w:rsidRDefault="00852708" w:rsidP="00852708">
      <w:pPr>
        <w:pStyle w:val="2"/>
        <w:ind w:left="284" w:hanging="284"/>
        <w:rPr>
          <w:rFonts w:ascii="Arial" w:hAnsi="Arial" w:cs="Arial" w:hint="eastAsia"/>
          <w:lang w:eastAsia="zh-CN"/>
        </w:rPr>
      </w:pPr>
      <w:bookmarkStart w:id="116" w:name="_Toc467654028"/>
      <w:r w:rsidRPr="00DF41F5">
        <w:rPr>
          <w:rFonts w:ascii="Arial" w:hAnsi="Arial" w:cs="Arial" w:hint="eastAsia"/>
          <w:lang w:eastAsia="zh-CN"/>
        </w:rPr>
        <w:t>SW</w:t>
      </w:r>
      <w:r w:rsidRPr="00DF41F5">
        <w:rPr>
          <w:rFonts w:ascii="Arial" w:hAnsi="Arial" w:cs="Arial"/>
        </w:rPr>
        <w:t xml:space="preserve"> </w:t>
      </w:r>
      <w:r w:rsidRPr="00DF41F5">
        <w:rPr>
          <w:rFonts w:ascii="Arial" w:hAnsi="Arial" w:cs="Arial" w:hint="eastAsia"/>
          <w:lang w:eastAsia="zh-CN"/>
        </w:rPr>
        <w:t>Test</w:t>
      </w:r>
      <w:bookmarkEnd w:id="116"/>
    </w:p>
    <w:p w:rsidR="00852708" w:rsidRPr="00DF41F5" w:rsidRDefault="00852708" w:rsidP="00852708">
      <w:pPr>
        <w:pStyle w:val="3"/>
        <w:tabs>
          <w:tab w:val="num" w:pos="0"/>
        </w:tabs>
        <w:rPr>
          <w:rFonts w:ascii="Arial" w:eastAsia="Arial Unicode MS" w:hAnsi="Arial" w:cs="Arial" w:hint="eastAsia"/>
          <w:lang w:eastAsia="zh-CN"/>
        </w:rPr>
      </w:pPr>
      <w:bookmarkStart w:id="117" w:name="_Toc241308993"/>
      <w:bookmarkStart w:id="118" w:name="_Toc332632373"/>
      <w:bookmarkStart w:id="119" w:name="_Toc332634416"/>
      <w:bookmarkStart w:id="120" w:name="_Toc344578067"/>
      <w:bookmarkStart w:id="121" w:name="_Toc427507939"/>
      <w:bookmarkStart w:id="122" w:name="_Toc467654029"/>
      <w:r w:rsidRPr="00DF41F5">
        <w:rPr>
          <w:rFonts w:ascii="Arial" w:eastAsia="Arial Unicode MS" w:hAnsi="Arial" w:cs="Arial"/>
        </w:rPr>
        <w:t>Diagnostic Command</w:t>
      </w:r>
      <w:bookmarkEnd w:id="117"/>
      <w:bookmarkEnd w:id="118"/>
      <w:bookmarkEnd w:id="119"/>
      <w:bookmarkEnd w:id="120"/>
      <w:bookmarkEnd w:id="121"/>
      <w:bookmarkEnd w:id="122"/>
    </w:p>
    <w:p w:rsidR="00852708" w:rsidRPr="00DF41F5" w:rsidRDefault="00852708" w:rsidP="00852708">
      <w:pPr>
        <w:pStyle w:val="3"/>
        <w:tabs>
          <w:tab w:val="num" w:pos="0"/>
        </w:tabs>
        <w:rPr>
          <w:rFonts w:ascii="Arial" w:eastAsia="Arial Unicode MS" w:hAnsi="Arial" w:cs="Arial" w:hint="eastAsia"/>
          <w:lang w:eastAsia="zh-CN"/>
        </w:rPr>
      </w:pPr>
      <w:bookmarkStart w:id="123" w:name="_Toc274211119"/>
      <w:bookmarkStart w:id="124" w:name="_Toc344578068"/>
      <w:bookmarkStart w:id="125" w:name="_Toc427507940"/>
      <w:bookmarkStart w:id="126" w:name="_Toc467654030"/>
      <w:r w:rsidRPr="00DF41F5">
        <w:rPr>
          <w:rFonts w:ascii="Arial" w:eastAsia="Arial Unicode MS" w:hAnsi="Arial" w:cs="Arial"/>
        </w:rPr>
        <w:lastRenderedPageBreak/>
        <w:t>Bus</w:t>
      </w:r>
      <w:bookmarkEnd w:id="123"/>
      <w:bookmarkEnd w:id="124"/>
      <w:bookmarkEnd w:id="125"/>
      <w:bookmarkEnd w:id="126"/>
    </w:p>
    <w:p w:rsidR="00852708" w:rsidRPr="00DF41F5" w:rsidRDefault="002B2ABA" w:rsidP="00852708">
      <w:pPr>
        <w:rPr>
          <w:rFonts w:ascii="Arial" w:hAnsi="Arial" w:cs="Arial" w:hint="eastAsia"/>
          <w:sz w:val="21"/>
          <w:szCs w:val="21"/>
          <w:lang w:val="en-GB" w:eastAsia="zh-CN"/>
        </w:rPr>
      </w:pPr>
      <w:r w:rsidRPr="00DF41F5">
        <w:rPr>
          <w:rFonts w:ascii="Arial" w:hAnsi="Arial" w:cs="Arial" w:hint="eastAsia"/>
          <w:sz w:val="21"/>
          <w:szCs w:val="21"/>
          <w:lang w:val="en-GB" w:eastAsia="zh-CN"/>
        </w:rPr>
        <w:t xml:space="preserve">The bus used in the ICU is CAN </w:t>
      </w:r>
      <w:r w:rsidR="00852708" w:rsidRPr="00DF41F5">
        <w:rPr>
          <w:rFonts w:ascii="Arial" w:hAnsi="Arial" w:cs="Arial" w:hint="eastAsia"/>
          <w:sz w:val="21"/>
          <w:szCs w:val="21"/>
          <w:lang w:val="en-GB" w:eastAsia="zh-CN"/>
        </w:rPr>
        <w:t>bus.</w:t>
      </w:r>
    </w:p>
    <w:p w:rsidR="00852708" w:rsidRPr="00B62F45" w:rsidRDefault="00852708" w:rsidP="00852708">
      <w:pPr>
        <w:rPr>
          <w:rFonts w:ascii="Arial" w:hAnsi="Arial" w:cs="Arial"/>
          <w:color w:val="122EFA"/>
          <w:sz w:val="21"/>
          <w:szCs w:val="21"/>
          <w:lang w:val="en-GB" w:eastAsia="zh-CN"/>
        </w:rPr>
      </w:pPr>
    </w:p>
    <w:p w:rsidR="00852708" w:rsidRPr="00CB3B8F" w:rsidRDefault="00852708" w:rsidP="00852708">
      <w:pPr>
        <w:pStyle w:val="4"/>
        <w:rPr>
          <w:rFonts w:ascii="Arial" w:hAnsi="Arial" w:cs="Arial"/>
          <w:color w:val="000000"/>
          <w:lang w:eastAsia="zh-CN"/>
        </w:rPr>
      </w:pPr>
      <w:bookmarkStart w:id="127" w:name="_Toc274211120"/>
      <w:bookmarkStart w:id="128" w:name="_Toc427507941"/>
      <w:r>
        <w:rPr>
          <w:rFonts w:ascii="Arial" w:hAnsi="Arial" w:cs="Arial" w:hint="eastAsia"/>
          <w:color w:val="000000"/>
          <w:lang w:eastAsia="zh-CN"/>
        </w:rPr>
        <w:t>Bus</w:t>
      </w:r>
      <w:r w:rsidRPr="00CB3B8F">
        <w:rPr>
          <w:rFonts w:ascii="Arial" w:hAnsi="Arial" w:cs="Arial"/>
          <w:color w:val="000000"/>
          <w:lang w:eastAsia="zh-CN"/>
        </w:rPr>
        <w:t xml:space="preserve"> </w:t>
      </w:r>
      <w:r>
        <w:rPr>
          <w:rFonts w:ascii="Arial" w:hAnsi="Arial" w:cs="Arial" w:hint="eastAsia"/>
          <w:color w:val="000000"/>
          <w:lang w:eastAsia="zh-CN"/>
        </w:rPr>
        <w:t>I</w:t>
      </w:r>
      <w:r w:rsidRPr="00CB3B8F">
        <w:rPr>
          <w:rFonts w:ascii="Arial" w:hAnsi="Arial" w:cs="Arial"/>
          <w:color w:val="000000"/>
          <w:lang w:eastAsia="zh-CN"/>
        </w:rPr>
        <w:t>nterface</w:t>
      </w:r>
      <w:bookmarkEnd w:id="127"/>
      <w:bookmarkEnd w:id="128"/>
    </w:p>
    <w:p w:rsidR="00D07925" w:rsidRPr="00783C2E" w:rsidRDefault="00D07925" w:rsidP="00D07925">
      <w:pPr>
        <w:spacing w:line="24" w:lineRule="atLeast"/>
        <w:rPr>
          <w:sz w:val="24"/>
          <w:szCs w:val="24"/>
        </w:rPr>
      </w:pPr>
      <w:r w:rsidRPr="00783C2E">
        <w:rPr>
          <w:sz w:val="24"/>
          <w:szCs w:val="24"/>
        </w:rPr>
        <w:t>The cluster connect to</w:t>
      </w:r>
      <w:r w:rsidRPr="00783C2E">
        <w:rPr>
          <w:color w:val="FF0000"/>
          <w:sz w:val="24"/>
          <w:szCs w:val="24"/>
        </w:rPr>
        <w:t xml:space="preserve"> </w:t>
      </w:r>
      <w:r w:rsidRPr="00783C2E">
        <w:rPr>
          <w:sz w:val="24"/>
          <w:szCs w:val="24"/>
        </w:rPr>
        <w:t>high speed</w:t>
      </w:r>
      <w:r w:rsidRPr="00783C2E">
        <w:rPr>
          <w:color w:val="F8F8F8"/>
          <w:sz w:val="24"/>
          <w:szCs w:val="24"/>
        </w:rPr>
        <w:t xml:space="preserve"> </w:t>
      </w:r>
      <w:r w:rsidRPr="00783C2E">
        <w:rPr>
          <w:sz w:val="24"/>
          <w:szCs w:val="24"/>
        </w:rPr>
        <w:t>CAN bus.</w:t>
      </w:r>
    </w:p>
    <w:p w:rsidR="00D07925" w:rsidRDefault="00D07925" w:rsidP="00D07925">
      <w:pPr>
        <w:spacing w:line="24" w:lineRule="atLeast"/>
        <w:rPr>
          <w:rFonts w:hint="eastAsia"/>
          <w:sz w:val="24"/>
          <w:szCs w:val="24"/>
          <w:lang w:eastAsia="zh-CN"/>
        </w:rPr>
      </w:pPr>
      <w:r w:rsidRPr="00783C2E">
        <w:rPr>
          <w:sz w:val="24"/>
          <w:szCs w:val="24"/>
        </w:rPr>
        <w:t xml:space="preserve">The communication speed is </w:t>
      </w:r>
      <w:r w:rsidRPr="00361735">
        <w:rPr>
          <w:color w:val="0000FF"/>
          <w:sz w:val="24"/>
          <w:szCs w:val="24"/>
        </w:rPr>
        <w:t>500KBps</w:t>
      </w:r>
      <w:r w:rsidRPr="00783C2E">
        <w:rPr>
          <w:sz w:val="24"/>
          <w:szCs w:val="24"/>
        </w:rPr>
        <w:t>, half-duplex communication line.</w:t>
      </w:r>
    </w:p>
    <w:p w:rsidR="00092542" w:rsidRDefault="00092542" w:rsidP="00D07925">
      <w:pPr>
        <w:spacing w:line="24" w:lineRule="atLeast"/>
        <w:rPr>
          <w:rFonts w:hint="eastAsia"/>
          <w:sz w:val="24"/>
          <w:szCs w:val="24"/>
          <w:lang w:eastAsia="zh-CN"/>
        </w:rPr>
      </w:pPr>
      <w:r w:rsidRPr="00903FAE">
        <w:rPr>
          <w:rFonts w:cs="Arial"/>
          <w:noProof/>
        </w:rPr>
      </w:r>
      <w:r w:rsidRPr="00903FAE">
        <w:rPr>
          <w:rFonts w:cs="Arial"/>
        </w:rPr>
        <w:pict>
          <v:group id="_x0000_s1131" editas="canvas" style="width:6in;height:99pt;mso-position-horizontal-relative:char;mso-position-vertical-relative:line" coordorigin="1260,2157" coordsize="8640,1980">
            <o:lock v:ext="edit" aspectratio="t"/>
            <v:shape id="_x0000_s1132" type="#_x0000_t75" style="position:absolute;left:1260;top:2157;width:8640;height:1980" o:preferrelative="f">
              <v:fill o:detectmouseclick="t"/>
              <v:path o:extrusionok="t" o:connecttype="none"/>
              <o:lock v:ext="edit" text="t"/>
            </v:shape>
            <v:shape id="laptop" o:spid="_x0000_s1133" style="position:absolute;left:1440;top:2517;width:1927;height:1197;mso-position-horizontal-relative:char;mso-position-vertical-relative:line" coordsize="21600,21600" o:spt="100" adj="-11796480,,5400" path="m3362,l18327,r,14347l3362,14347,3362,xem3340,15068l,19877r21600,l18327,15068r-14987,xem,19877r,1723l21600,21600r,-1723l,19877xem4186,1523r13361,l17547,12744r-13361,l4186,1523xem3318,15549r-401,561l18727,16110r-400,-561l3318,15549xem6213,18314r-267,561l15766,18875r-267,-561l6213,18314xem2828,16471r-423,601l19284,17072r-445,-601l2828,16471xem2316,17352r-445,601l19863,17953r-468,-601l2316,17352xe" filled="f" fillcolor="silver">
              <v:stroke joinstyle="miter"/>
              <v:formulas/>
              <v:path o:extrusionok="f" o:connecttype="custom" o:connectlocs="3362,0;3362,7173;18327,0;18327,7173;10800,0;10800,21600;0,21600;21600,21600" textboxrect="4445,1858,17311,12323"/>
              <o:lock v:ext="edit" verticies="t"/>
            </v:shape>
            <v:line id="_x0000_s1134" style="position:absolute;flip:y" from="3135,3056" to="4500,3057">
              <v:stroke startarrow="block" endarrow="block"/>
            </v:line>
            <v:line id="_x0000_s1135" style="position:absolute;flip:x" from="3600,2922" to="3915,3162"/>
            <v:shapetype id="_x0000_t202" coordsize="21600,21600" o:spt="202" path="m,l,21600r21600,l21600,xe">
              <v:stroke joinstyle="miter"/>
              <v:path gradientshapeok="t" o:connecttype="rect"/>
            </v:shapetype>
            <v:shape id="_x0000_s1136" type="#_x0000_t202" style="position:absolute;left:4500;top:2517;width:1440;height:1200">
              <v:textbox style="mso-next-textbox:#_x0000_s1136">
                <w:txbxContent>
                  <w:p w:rsidR="00092542" w:rsidRDefault="00092542" w:rsidP="00092542">
                    <w:pPr>
                      <w:jc w:val="center"/>
                      <w:rPr>
                        <w:sz w:val="24"/>
                      </w:rPr>
                    </w:pPr>
                  </w:p>
                  <w:p w:rsidR="00092542" w:rsidRPr="005F05FC" w:rsidRDefault="00092542" w:rsidP="00092542">
                    <w:pPr>
                      <w:jc w:val="center"/>
                      <w:rPr>
                        <w:color w:val="0000FF"/>
                        <w:sz w:val="24"/>
                      </w:rPr>
                    </w:pPr>
                    <w:r w:rsidRPr="005F05FC">
                      <w:rPr>
                        <w:color w:val="0000FF"/>
                        <w:sz w:val="24"/>
                      </w:rPr>
                      <w:t>CAN</w:t>
                    </w:r>
                  </w:p>
                  <w:p w:rsidR="00092542" w:rsidRPr="008E4A9F" w:rsidRDefault="00092542" w:rsidP="00092542">
                    <w:pPr>
                      <w:jc w:val="center"/>
                      <w:rPr>
                        <w:sz w:val="24"/>
                      </w:rPr>
                    </w:pPr>
                    <w:r w:rsidRPr="008E4A9F">
                      <w:rPr>
                        <w:sz w:val="24"/>
                      </w:rPr>
                      <w:t>Interface</w:t>
                    </w:r>
                  </w:p>
                </w:txbxContent>
              </v:textbox>
            </v:shape>
            <v:shape id="_x0000_s1137" type="#_x0000_t202" style="position:absolute;left:7920;top:2553;width:1785;height:1081">
              <v:stroke dashstyle="dash"/>
              <v:textbox style="mso-next-textbox:#_x0000_s1137">
                <w:txbxContent>
                  <w:p w:rsidR="00092542" w:rsidRPr="0009527C" w:rsidRDefault="00361735" w:rsidP="00092542">
                    <w:pPr>
                      <w:jc w:val="center"/>
                      <w:rPr>
                        <w:sz w:val="28"/>
                        <w:szCs w:val="28"/>
                      </w:rPr>
                    </w:pPr>
                    <w:r w:rsidRPr="00361735">
                      <w:rPr>
                        <w:rFonts w:ascii="Arial" w:eastAsia="Arial Unicode MS" w:hAnsi="Arial" w:cs="Arial" w:hint="eastAsia"/>
                        <w:b/>
                        <w:color w:val="122EFA"/>
                        <w:sz w:val="21"/>
                        <w:szCs w:val="21"/>
                        <w:highlight w:val="red"/>
                        <w:lang w:eastAsia="zh-CN"/>
                      </w:rPr>
                      <w:t>EL/ET CAR</w:t>
                    </w:r>
                    <w:r w:rsidR="00092542" w:rsidRPr="0009527C">
                      <w:rPr>
                        <w:sz w:val="28"/>
                        <w:szCs w:val="28"/>
                      </w:rPr>
                      <w:t xml:space="preserve"> </w:t>
                    </w:r>
                    <w:r w:rsidR="00092542">
                      <w:rPr>
                        <w:rFonts w:hint="eastAsia"/>
                        <w:sz w:val="28"/>
                        <w:szCs w:val="28"/>
                      </w:rPr>
                      <w:t xml:space="preserve"> </w:t>
                    </w:r>
                    <w:r w:rsidR="00092542" w:rsidRPr="0009527C">
                      <w:rPr>
                        <w:sz w:val="28"/>
                        <w:szCs w:val="28"/>
                      </w:rPr>
                      <w:t>Cluster</w:t>
                    </w:r>
                  </w:p>
                </w:txbxContent>
              </v:textbox>
            </v:shape>
            <v:line id="_x0000_s1138" style="position:absolute" from="6120,2877" to="7800,2878">
              <v:stroke startarrow="block" endarrow="block"/>
            </v:line>
            <v:line id="_x0000_s1139" style="position:absolute" from="6120,3417" to="7800,3418">
              <v:stroke startarrow="block" endarrow="block"/>
            </v:line>
            <v:line id="_x0000_s1140" style="position:absolute;flip:x" from="6840,2697" to="7155,3057"/>
            <v:line id="_x0000_s1141" style="position:absolute;flip:x" from="6840,3237" to="7155,3597"/>
            <v:shape id="_x0000_s1142" type="#_x0000_t202" style="position:absolute;left:6480;top:2157;width:1155;height:477" stroked="f">
              <v:textbox style="mso-next-textbox:#_x0000_s1142">
                <w:txbxContent>
                  <w:p w:rsidR="00092542" w:rsidRPr="005F05FC" w:rsidRDefault="00092542" w:rsidP="00092542">
                    <w:pPr>
                      <w:rPr>
                        <w:color w:val="0000FF"/>
                      </w:rPr>
                    </w:pPr>
                    <w:r w:rsidRPr="005F05FC">
                      <w:rPr>
                        <w:color w:val="0000FF"/>
                      </w:rPr>
                      <w:t>CAN_H</w:t>
                    </w:r>
                  </w:p>
                </w:txbxContent>
              </v:textbox>
            </v:shape>
            <v:shape id="_x0000_s1143" type="#_x0000_t202" style="position:absolute;left:6480;top:3597;width:1155;height:480" stroked="f">
              <v:textbox style="mso-next-textbox:#_x0000_s1143">
                <w:txbxContent>
                  <w:p w:rsidR="00092542" w:rsidRPr="005F05FC" w:rsidRDefault="00092542" w:rsidP="00092542">
                    <w:pPr>
                      <w:rPr>
                        <w:color w:val="0000FF"/>
                      </w:rPr>
                    </w:pPr>
                    <w:r w:rsidRPr="005F05FC">
                      <w:rPr>
                        <w:color w:val="0000FF"/>
                      </w:rPr>
                      <w:t>CAN_L</w:t>
                    </w:r>
                  </w:p>
                </w:txbxContent>
              </v:textbox>
            </v:shape>
            <w10:wrap type="none"/>
            <w10:anchorlock/>
          </v:group>
        </w:pict>
      </w:r>
    </w:p>
    <w:p w:rsidR="00D07925" w:rsidRPr="00D07925" w:rsidRDefault="00D07925" w:rsidP="00852708">
      <w:pPr>
        <w:rPr>
          <w:rFonts w:ascii="Arial" w:hAnsi="Arial" w:cs="Arial" w:hint="eastAsia"/>
          <w:color w:val="000000"/>
          <w:sz w:val="21"/>
          <w:szCs w:val="21"/>
          <w:lang w:eastAsia="zh-CN"/>
        </w:rPr>
      </w:pPr>
    </w:p>
    <w:p w:rsidR="00852708" w:rsidRPr="00A11B7F" w:rsidRDefault="00852708" w:rsidP="00852708">
      <w:pPr>
        <w:pStyle w:val="3"/>
        <w:rPr>
          <w:rFonts w:hint="eastAsia"/>
          <w:lang w:eastAsia="zh-CN"/>
        </w:rPr>
      </w:pPr>
      <w:bookmarkStart w:id="129" w:name="_Toc427507942"/>
      <w:bookmarkStart w:id="130" w:name="_Toc467654031"/>
      <w:r w:rsidRPr="00A11B7F">
        <w:rPr>
          <w:lang w:eastAsia="zh-CN"/>
        </w:rPr>
        <w:t>Communication mechanism</w:t>
      </w:r>
      <w:bookmarkEnd w:id="129"/>
      <w:bookmarkEnd w:id="130"/>
    </w:p>
    <w:p w:rsidR="00852708" w:rsidRPr="001D6001" w:rsidRDefault="00852708" w:rsidP="00852708">
      <w:pPr>
        <w:rPr>
          <w:rFonts w:ascii="Arial" w:hAnsi="Arial" w:cs="Arial" w:hint="eastAsia"/>
          <w:color w:val="000000"/>
          <w:sz w:val="21"/>
          <w:szCs w:val="21"/>
          <w:lang w:val="en-GB" w:eastAsia="zh-CN"/>
        </w:rPr>
      </w:pPr>
      <w:r w:rsidRPr="001D6001">
        <w:rPr>
          <w:rFonts w:ascii="Arial" w:hAnsi="Arial" w:cs="Arial" w:hint="eastAsia"/>
          <w:color w:val="000000"/>
          <w:sz w:val="21"/>
          <w:szCs w:val="21"/>
          <w:lang w:val="en-GB" w:eastAsia="zh-CN"/>
        </w:rPr>
        <w:t xml:space="preserve">Use the Master-Slave </w:t>
      </w:r>
      <w:r w:rsidRPr="001D6001">
        <w:rPr>
          <w:rFonts w:ascii="Arial" w:hAnsi="Arial" w:cs="Arial"/>
          <w:color w:val="000000"/>
          <w:sz w:val="21"/>
          <w:szCs w:val="21"/>
          <w:lang w:val="en-GB" w:eastAsia="zh-CN"/>
        </w:rPr>
        <w:t>mechanism</w:t>
      </w:r>
      <w:r w:rsidRPr="001D6001">
        <w:rPr>
          <w:rFonts w:ascii="Arial" w:hAnsi="Arial" w:cs="Arial" w:hint="eastAsia"/>
          <w:color w:val="000000"/>
          <w:sz w:val="21"/>
          <w:szCs w:val="21"/>
          <w:lang w:val="en-GB" w:eastAsia="zh-CN"/>
        </w:rPr>
        <w:t>,</w:t>
      </w:r>
    </w:p>
    <w:p w:rsidR="00852708" w:rsidRPr="001D6001" w:rsidRDefault="00852708" w:rsidP="00852708">
      <w:pPr>
        <w:rPr>
          <w:rFonts w:ascii="Arial" w:hAnsi="Arial" w:cs="Arial" w:hint="eastAsia"/>
          <w:color w:val="000000"/>
          <w:sz w:val="21"/>
          <w:szCs w:val="21"/>
          <w:lang w:val="en-GB" w:eastAsia="zh-CN"/>
        </w:rPr>
      </w:pPr>
    </w:p>
    <w:tbl>
      <w:tblPr>
        <w:tblW w:w="15120" w:type="dxa"/>
        <w:tblInd w:w="93" w:type="dxa"/>
        <w:tblLook w:val="04A0" w:firstRow="1" w:lastRow="0" w:firstColumn="1" w:lastColumn="0" w:noHBand="0" w:noVBand="1"/>
      </w:tblPr>
      <w:tblGrid>
        <w:gridCol w:w="15120"/>
      </w:tblGrid>
      <w:tr w:rsidR="00852708" w:rsidRPr="001D6001" w:rsidTr="00F8027A">
        <w:trPr>
          <w:trHeight w:val="285"/>
        </w:trPr>
        <w:tc>
          <w:tcPr>
            <w:tcW w:w="15120" w:type="dxa"/>
            <w:vMerge w:val="restart"/>
            <w:tcBorders>
              <w:top w:val="nil"/>
              <w:left w:val="nil"/>
              <w:bottom w:val="nil"/>
              <w:right w:val="nil"/>
            </w:tcBorders>
            <w:shd w:val="clear" w:color="auto" w:fill="auto"/>
            <w:noWrap/>
            <w:hideMark/>
          </w:tcPr>
          <w:p w:rsidR="00852708" w:rsidRPr="001D6001" w:rsidRDefault="00852708" w:rsidP="00F8027A">
            <w:pPr>
              <w:rPr>
                <w:rFonts w:ascii="Arial" w:hAnsi="Arial" w:cs="Arial"/>
                <w:color w:val="000000"/>
                <w:sz w:val="21"/>
                <w:szCs w:val="21"/>
                <w:lang w:val="en-GB" w:eastAsia="zh-CN"/>
              </w:rPr>
            </w:pPr>
            <w:r w:rsidRPr="001D6001">
              <w:rPr>
                <w:rFonts w:ascii="Arial" w:hAnsi="Arial" w:cs="Arial" w:hint="eastAsia"/>
                <w:color w:val="000000"/>
                <w:sz w:val="21"/>
                <w:szCs w:val="21"/>
                <w:lang w:val="en-GB" w:eastAsia="zh-CN"/>
              </w:rPr>
              <w:t xml:space="preserve">The </w:t>
            </w:r>
            <w:r w:rsidR="00F554E9" w:rsidRPr="001D6001">
              <w:rPr>
                <w:rFonts w:ascii="Arial" w:hAnsi="Arial" w:cs="Arial"/>
                <w:color w:val="000000"/>
                <w:sz w:val="21"/>
                <w:szCs w:val="21"/>
                <w:lang w:val="en-GB" w:eastAsia="zh-CN"/>
              </w:rPr>
              <w:t>tester needs</w:t>
            </w:r>
            <w:r w:rsidRPr="001D6001">
              <w:rPr>
                <w:rFonts w:ascii="Arial" w:hAnsi="Arial" w:cs="Arial" w:hint="eastAsia"/>
                <w:color w:val="000000"/>
                <w:sz w:val="21"/>
                <w:szCs w:val="21"/>
                <w:lang w:val="en-GB" w:eastAsia="zh-CN"/>
              </w:rPr>
              <w:t xml:space="preserve"> to send the request firstly, and then the ECU </w:t>
            </w:r>
            <w:r w:rsidR="00F554E9" w:rsidRPr="001D6001">
              <w:rPr>
                <w:rFonts w:ascii="Arial" w:hAnsi="Arial" w:cs="Arial"/>
                <w:color w:val="000000"/>
                <w:sz w:val="21"/>
                <w:szCs w:val="21"/>
                <w:lang w:val="en-GB" w:eastAsia="zh-CN"/>
              </w:rPr>
              <w:t>wills</w:t>
            </w:r>
            <w:r w:rsidRPr="001D6001">
              <w:rPr>
                <w:rFonts w:ascii="Arial" w:hAnsi="Arial" w:cs="Arial" w:hint="eastAsia"/>
                <w:color w:val="000000"/>
                <w:sz w:val="21"/>
                <w:szCs w:val="21"/>
                <w:lang w:val="en-GB" w:eastAsia="zh-CN"/>
              </w:rPr>
              <w:t xml:space="preserve"> </w:t>
            </w:r>
            <w:r w:rsidRPr="001D6001">
              <w:rPr>
                <w:rFonts w:ascii="Arial" w:hAnsi="Arial" w:cs="Arial"/>
                <w:color w:val="000000"/>
                <w:sz w:val="21"/>
                <w:szCs w:val="21"/>
                <w:lang w:val="en-GB" w:eastAsia="zh-CN"/>
              </w:rPr>
              <w:t>response</w:t>
            </w:r>
            <w:r w:rsidRPr="001D6001">
              <w:rPr>
                <w:rFonts w:ascii="Arial" w:hAnsi="Arial" w:cs="Arial" w:hint="eastAsia"/>
                <w:color w:val="000000"/>
                <w:sz w:val="21"/>
                <w:szCs w:val="21"/>
                <w:lang w:val="en-GB" w:eastAsia="zh-CN"/>
              </w:rPr>
              <w:t xml:space="preserve"> the Data.</w:t>
            </w:r>
          </w:p>
        </w:tc>
      </w:tr>
      <w:tr w:rsidR="00852708" w:rsidRPr="001A772C" w:rsidTr="00F8027A">
        <w:trPr>
          <w:trHeight w:val="285"/>
        </w:trPr>
        <w:tc>
          <w:tcPr>
            <w:tcW w:w="15120" w:type="dxa"/>
            <w:vMerge/>
            <w:tcBorders>
              <w:top w:val="nil"/>
              <w:left w:val="nil"/>
              <w:bottom w:val="nil"/>
              <w:right w:val="nil"/>
            </w:tcBorders>
            <w:vAlign w:val="center"/>
            <w:hideMark/>
          </w:tcPr>
          <w:p w:rsidR="00852708" w:rsidRPr="001A772C" w:rsidRDefault="00852708" w:rsidP="00F8027A">
            <w:pPr>
              <w:rPr>
                <w:rFonts w:ascii="宋体" w:hAnsi="宋体" w:cs="宋体"/>
                <w:strike/>
                <w:color w:val="000000"/>
                <w:sz w:val="22"/>
                <w:szCs w:val="22"/>
                <w:lang w:eastAsia="zh-CN"/>
              </w:rPr>
            </w:pPr>
          </w:p>
        </w:tc>
      </w:tr>
      <w:tr w:rsidR="00852708" w:rsidRPr="00DF41F5" w:rsidTr="00F8027A">
        <w:trPr>
          <w:trHeight w:val="285"/>
        </w:trPr>
        <w:tc>
          <w:tcPr>
            <w:tcW w:w="15120" w:type="dxa"/>
            <w:vMerge w:val="restart"/>
            <w:tcBorders>
              <w:top w:val="nil"/>
              <w:left w:val="nil"/>
              <w:bottom w:val="nil"/>
              <w:right w:val="nil"/>
            </w:tcBorders>
            <w:shd w:val="clear" w:color="auto" w:fill="auto"/>
            <w:noWrap/>
            <w:hideMark/>
          </w:tcPr>
          <w:p w:rsidR="00852708" w:rsidRPr="00DF41F5" w:rsidRDefault="00852708" w:rsidP="00F8027A">
            <w:pPr>
              <w:rPr>
                <w:rFonts w:ascii="Arial" w:hAnsi="Arial" w:cs="Arial" w:hint="eastAsia"/>
                <w:sz w:val="21"/>
                <w:szCs w:val="21"/>
                <w:lang w:val="en-GB" w:eastAsia="zh-CN"/>
              </w:rPr>
            </w:pPr>
            <w:r w:rsidRPr="00DF41F5">
              <w:rPr>
                <w:rFonts w:ascii="Arial" w:hAnsi="Arial" w:cs="Arial" w:hint="eastAsia"/>
                <w:sz w:val="21"/>
                <w:szCs w:val="21"/>
                <w:lang w:val="en-GB" w:eastAsia="zh-CN"/>
              </w:rPr>
              <w:t>Tester Request 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707"/>
              <w:gridCol w:w="707"/>
              <w:gridCol w:w="707"/>
              <w:gridCol w:w="707"/>
              <w:gridCol w:w="707"/>
              <w:gridCol w:w="707"/>
            </w:tblGrid>
            <w:tr w:rsidR="00723822" w:rsidRPr="00DF41F5" w:rsidTr="00F8027A">
              <w:trPr>
                <w:trHeight w:val="276"/>
              </w:trPr>
              <w:tc>
                <w:tcPr>
                  <w:tcW w:w="0" w:type="auto"/>
                  <w:shd w:val="clear" w:color="auto" w:fill="E6E6E6"/>
                  <w:vAlign w:val="center"/>
                </w:tcPr>
                <w:p w:rsidR="00723822" w:rsidRPr="00DF41F5" w:rsidRDefault="00723822" w:rsidP="00F8027A">
                  <w:pPr>
                    <w:jc w:val="center"/>
                    <w:rPr>
                      <w:rFonts w:ascii="Arial" w:hAnsi="Arial" w:cs="Arial"/>
                      <w:b/>
                      <w:sz w:val="18"/>
                      <w:szCs w:val="18"/>
                      <w:lang w:eastAsia="zh-CN"/>
                    </w:rPr>
                  </w:pPr>
                  <w:r w:rsidRPr="00DF41F5">
                    <w:rPr>
                      <w:rFonts w:ascii="Arial" w:hAnsi="Arial" w:cs="Arial"/>
                      <w:b/>
                      <w:sz w:val="18"/>
                      <w:szCs w:val="18"/>
                      <w:lang w:eastAsia="zh-CN"/>
                    </w:rPr>
                    <w:t>C</w:t>
                  </w:r>
                  <w:r w:rsidRPr="00DF41F5">
                    <w:rPr>
                      <w:rFonts w:ascii="Arial" w:hAnsi="Arial" w:cs="Arial" w:hint="eastAsia"/>
                      <w:b/>
                      <w:sz w:val="18"/>
                      <w:szCs w:val="18"/>
                      <w:lang w:eastAsia="zh-CN"/>
                    </w:rPr>
                    <w:t>an ID(STD)</w:t>
                  </w:r>
                </w:p>
              </w:tc>
              <w:tc>
                <w:tcPr>
                  <w:tcW w:w="0" w:type="auto"/>
                  <w:shd w:val="clear" w:color="auto" w:fill="E6E6E6"/>
                  <w:vAlign w:val="center"/>
                </w:tcPr>
                <w:p w:rsidR="00723822" w:rsidRPr="00DF41F5" w:rsidRDefault="00723822" w:rsidP="00F8027A">
                  <w:pPr>
                    <w:jc w:val="center"/>
                    <w:rPr>
                      <w:rFonts w:ascii="Arial" w:hAnsi="Arial"/>
                      <w:b/>
                      <w:sz w:val="18"/>
                    </w:rPr>
                  </w:pPr>
                  <w:r w:rsidRPr="00DF41F5">
                    <w:rPr>
                      <w:rFonts w:ascii="Arial" w:hAnsi="Arial"/>
                      <w:b/>
                      <w:sz w:val="18"/>
                    </w:rPr>
                    <w:t>Byte0</w:t>
                  </w:r>
                </w:p>
              </w:tc>
              <w:tc>
                <w:tcPr>
                  <w:tcW w:w="0" w:type="auto"/>
                  <w:shd w:val="clear" w:color="auto" w:fill="E6E6E6"/>
                  <w:vAlign w:val="center"/>
                </w:tcPr>
                <w:p w:rsidR="00723822" w:rsidRPr="00DF41F5" w:rsidRDefault="00723822" w:rsidP="00F8027A">
                  <w:pPr>
                    <w:jc w:val="center"/>
                    <w:rPr>
                      <w:rFonts w:ascii="Arial" w:hAnsi="Arial"/>
                      <w:b/>
                      <w:sz w:val="18"/>
                    </w:rPr>
                  </w:pPr>
                  <w:r w:rsidRPr="00DF41F5">
                    <w:rPr>
                      <w:rFonts w:ascii="Arial" w:hAnsi="Arial"/>
                      <w:b/>
                      <w:sz w:val="18"/>
                    </w:rPr>
                    <w:t>Byte1</w:t>
                  </w:r>
                </w:p>
              </w:tc>
              <w:tc>
                <w:tcPr>
                  <w:tcW w:w="0" w:type="auto"/>
                  <w:shd w:val="clear" w:color="auto" w:fill="E6E6E6"/>
                  <w:vAlign w:val="center"/>
                </w:tcPr>
                <w:p w:rsidR="00723822" w:rsidRPr="00DF41F5" w:rsidRDefault="00723822" w:rsidP="00F8027A">
                  <w:pPr>
                    <w:jc w:val="center"/>
                    <w:rPr>
                      <w:rFonts w:ascii="Arial" w:hAnsi="Arial"/>
                      <w:b/>
                      <w:sz w:val="18"/>
                    </w:rPr>
                  </w:pPr>
                  <w:r w:rsidRPr="00DF41F5">
                    <w:rPr>
                      <w:rFonts w:ascii="Arial" w:hAnsi="Arial"/>
                      <w:b/>
                      <w:sz w:val="18"/>
                    </w:rPr>
                    <w:t>Byte2</w:t>
                  </w:r>
                </w:p>
              </w:tc>
              <w:tc>
                <w:tcPr>
                  <w:tcW w:w="0" w:type="auto"/>
                  <w:shd w:val="clear" w:color="auto" w:fill="E6E6E6"/>
                  <w:vAlign w:val="center"/>
                </w:tcPr>
                <w:p w:rsidR="00723822" w:rsidRPr="00DF41F5" w:rsidRDefault="00723822" w:rsidP="00F8027A">
                  <w:pPr>
                    <w:jc w:val="center"/>
                    <w:rPr>
                      <w:rFonts w:ascii="Arial" w:hAnsi="Arial"/>
                      <w:b/>
                      <w:sz w:val="18"/>
                    </w:rPr>
                  </w:pPr>
                  <w:r w:rsidRPr="00DF41F5">
                    <w:rPr>
                      <w:rFonts w:ascii="Arial" w:hAnsi="Arial"/>
                      <w:b/>
                      <w:sz w:val="18"/>
                    </w:rPr>
                    <w:t>Byte3</w:t>
                  </w:r>
                </w:p>
              </w:tc>
              <w:tc>
                <w:tcPr>
                  <w:tcW w:w="0" w:type="auto"/>
                  <w:shd w:val="clear" w:color="auto" w:fill="E6E6E6"/>
                  <w:vAlign w:val="center"/>
                </w:tcPr>
                <w:p w:rsidR="00723822" w:rsidRPr="00DF41F5" w:rsidRDefault="00723822" w:rsidP="00F8027A">
                  <w:pPr>
                    <w:jc w:val="center"/>
                    <w:rPr>
                      <w:rFonts w:ascii="Arial" w:hAnsi="Arial"/>
                      <w:b/>
                      <w:sz w:val="18"/>
                    </w:rPr>
                  </w:pPr>
                  <w:r w:rsidRPr="00DF41F5">
                    <w:rPr>
                      <w:rFonts w:ascii="Arial" w:hAnsi="Arial"/>
                      <w:b/>
                      <w:sz w:val="18"/>
                    </w:rPr>
                    <w:t>Byte4</w:t>
                  </w:r>
                </w:p>
              </w:tc>
              <w:tc>
                <w:tcPr>
                  <w:tcW w:w="0" w:type="auto"/>
                  <w:shd w:val="clear" w:color="auto" w:fill="E6E6E6"/>
                  <w:vAlign w:val="center"/>
                </w:tcPr>
                <w:p w:rsidR="00723822" w:rsidRPr="00DF41F5" w:rsidRDefault="00723822" w:rsidP="00F8027A">
                  <w:pPr>
                    <w:jc w:val="center"/>
                    <w:rPr>
                      <w:rFonts w:ascii="Arial" w:hAnsi="Arial"/>
                      <w:b/>
                      <w:sz w:val="18"/>
                    </w:rPr>
                  </w:pPr>
                  <w:r w:rsidRPr="00DF41F5">
                    <w:rPr>
                      <w:rFonts w:ascii="Arial" w:hAnsi="Arial"/>
                      <w:b/>
                      <w:sz w:val="18"/>
                    </w:rPr>
                    <w:t>Byte5</w:t>
                  </w:r>
                </w:p>
              </w:tc>
              <w:tc>
                <w:tcPr>
                  <w:tcW w:w="0" w:type="auto"/>
                  <w:shd w:val="clear" w:color="auto" w:fill="E6E6E6"/>
                  <w:vAlign w:val="center"/>
                </w:tcPr>
                <w:p w:rsidR="00723822" w:rsidRPr="00DF41F5" w:rsidRDefault="00723822" w:rsidP="00F8027A">
                  <w:pPr>
                    <w:jc w:val="center"/>
                    <w:rPr>
                      <w:rFonts w:ascii="Arial" w:hAnsi="Arial"/>
                      <w:b/>
                      <w:sz w:val="18"/>
                    </w:rPr>
                  </w:pPr>
                  <w:r w:rsidRPr="00DF41F5">
                    <w:rPr>
                      <w:rFonts w:ascii="Arial" w:hAnsi="Arial"/>
                      <w:b/>
                      <w:sz w:val="18"/>
                    </w:rPr>
                    <w:t>Byte6</w:t>
                  </w:r>
                </w:p>
              </w:tc>
              <w:tc>
                <w:tcPr>
                  <w:tcW w:w="0" w:type="auto"/>
                  <w:shd w:val="clear" w:color="auto" w:fill="E6E6E6"/>
                  <w:vAlign w:val="center"/>
                </w:tcPr>
                <w:p w:rsidR="00723822" w:rsidRPr="00DF41F5" w:rsidRDefault="00723822" w:rsidP="00F8027A">
                  <w:pPr>
                    <w:jc w:val="center"/>
                    <w:rPr>
                      <w:rFonts w:ascii="Arial" w:hAnsi="Arial"/>
                      <w:b/>
                      <w:sz w:val="18"/>
                    </w:rPr>
                  </w:pPr>
                  <w:r w:rsidRPr="00DF41F5">
                    <w:rPr>
                      <w:rFonts w:ascii="Arial" w:hAnsi="Arial"/>
                      <w:b/>
                      <w:sz w:val="18"/>
                    </w:rPr>
                    <w:t>Byte7</w:t>
                  </w:r>
                </w:p>
              </w:tc>
            </w:tr>
            <w:tr w:rsidR="00723822" w:rsidRPr="00DF41F5" w:rsidTr="00F8027A">
              <w:trPr>
                <w:trHeight w:val="243"/>
              </w:trPr>
              <w:tc>
                <w:tcPr>
                  <w:tcW w:w="0" w:type="auto"/>
                  <w:shd w:val="clear" w:color="auto" w:fill="auto"/>
                  <w:vAlign w:val="center"/>
                </w:tcPr>
                <w:p w:rsidR="00723822" w:rsidRPr="00DF41F5" w:rsidRDefault="00F554E9" w:rsidP="00035FF9">
                  <w:pPr>
                    <w:jc w:val="center"/>
                    <w:rPr>
                      <w:rFonts w:ascii="Arial" w:hAnsi="Arial" w:hint="eastAsia"/>
                      <w:sz w:val="18"/>
                      <w:lang w:eastAsia="zh-CN"/>
                    </w:rPr>
                  </w:pPr>
                  <w:r>
                    <w:rPr>
                      <w:rFonts w:ascii="Arial" w:hAnsi="Arial"/>
                      <w:sz w:val="18"/>
                    </w:rPr>
                    <w:t>0x772</w:t>
                  </w:r>
                </w:p>
              </w:tc>
              <w:tc>
                <w:tcPr>
                  <w:tcW w:w="0" w:type="auto"/>
                  <w:shd w:val="clear" w:color="auto" w:fill="auto"/>
                  <w:vAlign w:val="center"/>
                </w:tcPr>
                <w:p w:rsidR="00723822" w:rsidRPr="00DF41F5" w:rsidRDefault="00723822" w:rsidP="00F60F02">
                  <w:pPr>
                    <w:jc w:val="center"/>
                    <w:rPr>
                      <w:rFonts w:ascii="Arial" w:hAnsi="Arial"/>
                      <w:sz w:val="18"/>
                      <w:lang w:eastAsia="zh-CN"/>
                    </w:rPr>
                  </w:pPr>
                  <w:r w:rsidRPr="00DF41F5">
                    <w:rPr>
                      <w:rFonts w:ascii="Arial" w:hAnsi="Arial"/>
                      <w:sz w:val="18"/>
                    </w:rPr>
                    <w:t>0x</w:t>
                  </w:r>
                  <w:r w:rsidR="00474205" w:rsidRPr="00610864">
                    <w:rPr>
                      <w:rFonts w:ascii="Arial" w:hAnsi="Arial" w:hint="eastAsia"/>
                      <w:sz w:val="18"/>
                      <w:lang w:eastAsia="zh-CN"/>
                    </w:rPr>
                    <w:t>XX</w:t>
                  </w:r>
                </w:p>
              </w:tc>
              <w:tc>
                <w:tcPr>
                  <w:tcW w:w="0" w:type="auto"/>
                  <w:shd w:val="clear" w:color="auto" w:fill="auto"/>
                  <w:vAlign w:val="center"/>
                </w:tcPr>
                <w:p w:rsidR="00723822" w:rsidRPr="00DF41F5" w:rsidRDefault="00723822" w:rsidP="00F60F02">
                  <w:pPr>
                    <w:keepNext/>
                    <w:jc w:val="center"/>
                    <w:rPr>
                      <w:rFonts w:ascii="Arial" w:hAnsi="Arial"/>
                      <w:sz w:val="18"/>
                      <w:lang w:val="en-GB" w:eastAsia="zh-CN"/>
                    </w:rPr>
                  </w:pPr>
                  <w:r w:rsidRPr="00DF41F5">
                    <w:rPr>
                      <w:rFonts w:ascii="Arial" w:hAnsi="Arial"/>
                      <w:sz w:val="18"/>
                      <w:lang w:val="en-GB"/>
                    </w:rPr>
                    <w:t>0x</w:t>
                  </w:r>
                  <w:r w:rsidR="00474205" w:rsidRPr="00610864">
                    <w:rPr>
                      <w:rFonts w:ascii="Arial" w:hAnsi="Arial" w:hint="eastAsia"/>
                      <w:sz w:val="18"/>
                      <w:lang w:eastAsia="zh-CN"/>
                    </w:rPr>
                    <w:t>XX</w:t>
                  </w:r>
                </w:p>
              </w:tc>
              <w:tc>
                <w:tcPr>
                  <w:tcW w:w="0" w:type="auto"/>
                  <w:shd w:val="clear" w:color="auto" w:fill="auto"/>
                </w:tcPr>
                <w:p w:rsidR="00723822" w:rsidRPr="00DF41F5" w:rsidRDefault="00723822" w:rsidP="00F8027A">
                  <w:r w:rsidRPr="00DF41F5">
                    <w:rPr>
                      <w:rFonts w:ascii="Arial" w:hAnsi="Arial"/>
                      <w:sz w:val="18"/>
                      <w:lang w:val="en-GB"/>
                    </w:rPr>
                    <w:t>0x</w:t>
                  </w:r>
                  <w:r w:rsidRPr="00DF41F5">
                    <w:rPr>
                      <w:rFonts w:ascii="Arial" w:hAnsi="Arial" w:hint="eastAsia"/>
                      <w:sz w:val="18"/>
                      <w:lang w:val="en-GB" w:eastAsia="zh-CN"/>
                    </w:rPr>
                    <w:t>XX</w:t>
                  </w:r>
                </w:p>
              </w:tc>
              <w:tc>
                <w:tcPr>
                  <w:tcW w:w="0" w:type="auto"/>
                </w:tcPr>
                <w:p w:rsidR="00723822" w:rsidRPr="00DF41F5" w:rsidRDefault="00723822" w:rsidP="00F8027A">
                  <w:r w:rsidRPr="00DF41F5">
                    <w:rPr>
                      <w:rFonts w:ascii="Arial" w:hAnsi="Arial"/>
                      <w:sz w:val="18"/>
                      <w:lang w:val="en-GB"/>
                    </w:rPr>
                    <w:t>0x</w:t>
                  </w:r>
                  <w:r w:rsidRPr="00DF41F5">
                    <w:rPr>
                      <w:rFonts w:ascii="Arial" w:hAnsi="Arial" w:hint="eastAsia"/>
                      <w:sz w:val="18"/>
                      <w:lang w:val="en-GB" w:eastAsia="zh-CN"/>
                    </w:rPr>
                    <w:t>XX</w:t>
                  </w:r>
                </w:p>
              </w:tc>
              <w:tc>
                <w:tcPr>
                  <w:tcW w:w="0" w:type="auto"/>
                </w:tcPr>
                <w:p w:rsidR="00723822" w:rsidRPr="00DF41F5" w:rsidRDefault="00723822" w:rsidP="00F8027A">
                  <w:r w:rsidRPr="00DF41F5">
                    <w:rPr>
                      <w:rFonts w:ascii="Arial" w:hAnsi="Arial"/>
                      <w:sz w:val="18"/>
                      <w:lang w:val="en-GB"/>
                    </w:rPr>
                    <w:t>0x</w:t>
                  </w:r>
                  <w:r w:rsidRPr="00DF41F5">
                    <w:rPr>
                      <w:rFonts w:ascii="Arial" w:hAnsi="Arial" w:hint="eastAsia"/>
                      <w:sz w:val="18"/>
                      <w:lang w:val="en-GB" w:eastAsia="zh-CN"/>
                    </w:rPr>
                    <w:t>XX</w:t>
                  </w:r>
                </w:p>
              </w:tc>
              <w:tc>
                <w:tcPr>
                  <w:tcW w:w="0" w:type="auto"/>
                </w:tcPr>
                <w:p w:rsidR="00723822" w:rsidRPr="00DF41F5" w:rsidRDefault="00723822" w:rsidP="00F8027A">
                  <w:r w:rsidRPr="00DF41F5">
                    <w:rPr>
                      <w:rFonts w:ascii="Arial" w:hAnsi="Arial"/>
                      <w:sz w:val="18"/>
                      <w:lang w:val="en-GB"/>
                    </w:rPr>
                    <w:t>0x</w:t>
                  </w:r>
                  <w:r w:rsidRPr="00DF41F5">
                    <w:rPr>
                      <w:rFonts w:ascii="Arial" w:hAnsi="Arial" w:hint="eastAsia"/>
                      <w:sz w:val="18"/>
                      <w:lang w:val="en-GB" w:eastAsia="zh-CN"/>
                    </w:rPr>
                    <w:t>XX</w:t>
                  </w:r>
                </w:p>
              </w:tc>
              <w:tc>
                <w:tcPr>
                  <w:tcW w:w="0" w:type="auto"/>
                </w:tcPr>
                <w:p w:rsidR="00723822" w:rsidRPr="00DF41F5" w:rsidRDefault="00723822" w:rsidP="00F8027A">
                  <w:r w:rsidRPr="00DF41F5">
                    <w:rPr>
                      <w:rFonts w:ascii="Arial" w:hAnsi="Arial"/>
                      <w:sz w:val="18"/>
                      <w:lang w:val="en-GB"/>
                    </w:rPr>
                    <w:t>0x</w:t>
                  </w:r>
                  <w:r w:rsidRPr="00DF41F5">
                    <w:rPr>
                      <w:rFonts w:ascii="Arial" w:hAnsi="Arial" w:hint="eastAsia"/>
                      <w:sz w:val="18"/>
                      <w:lang w:val="en-GB" w:eastAsia="zh-CN"/>
                    </w:rPr>
                    <w:t>XX</w:t>
                  </w:r>
                </w:p>
              </w:tc>
              <w:tc>
                <w:tcPr>
                  <w:tcW w:w="0" w:type="auto"/>
                </w:tcPr>
                <w:p w:rsidR="00723822" w:rsidRPr="00DF41F5" w:rsidRDefault="00723822" w:rsidP="00F8027A">
                  <w:r w:rsidRPr="00DF41F5">
                    <w:rPr>
                      <w:rFonts w:ascii="Arial" w:hAnsi="Arial"/>
                      <w:sz w:val="18"/>
                      <w:lang w:val="en-GB"/>
                    </w:rPr>
                    <w:t>0x</w:t>
                  </w:r>
                  <w:r w:rsidRPr="00DF41F5">
                    <w:rPr>
                      <w:rFonts w:ascii="Arial" w:hAnsi="Arial" w:hint="eastAsia"/>
                      <w:sz w:val="18"/>
                      <w:lang w:val="en-GB" w:eastAsia="zh-CN"/>
                    </w:rPr>
                    <w:t>XX</w:t>
                  </w:r>
                </w:p>
              </w:tc>
            </w:tr>
          </w:tbl>
          <w:p w:rsidR="00852708" w:rsidRPr="00DF41F5" w:rsidRDefault="00852708" w:rsidP="00F8027A">
            <w:pPr>
              <w:rPr>
                <w:rFonts w:ascii="宋体" w:hAnsi="宋体" w:cs="宋体"/>
                <w:sz w:val="22"/>
                <w:szCs w:val="22"/>
                <w:lang w:eastAsia="zh-CN"/>
              </w:rPr>
            </w:pPr>
          </w:p>
        </w:tc>
      </w:tr>
      <w:tr w:rsidR="00852708" w:rsidRPr="00DF41F5" w:rsidTr="00F8027A">
        <w:trPr>
          <w:trHeight w:val="285"/>
        </w:trPr>
        <w:tc>
          <w:tcPr>
            <w:tcW w:w="15120" w:type="dxa"/>
            <w:vMerge/>
            <w:tcBorders>
              <w:top w:val="nil"/>
              <w:left w:val="nil"/>
              <w:bottom w:val="nil"/>
              <w:right w:val="nil"/>
            </w:tcBorders>
            <w:vAlign w:val="center"/>
            <w:hideMark/>
          </w:tcPr>
          <w:p w:rsidR="00852708" w:rsidRPr="00DF41F5" w:rsidRDefault="00852708" w:rsidP="00F8027A">
            <w:pPr>
              <w:rPr>
                <w:rFonts w:ascii="宋体" w:hAnsi="宋体" w:cs="宋体"/>
                <w:sz w:val="22"/>
                <w:szCs w:val="22"/>
                <w:lang w:eastAsia="zh-CN"/>
              </w:rPr>
            </w:pPr>
          </w:p>
        </w:tc>
      </w:tr>
    </w:tbl>
    <w:p w:rsidR="00852708" w:rsidRPr="00DF41F5" w:rsidRDefault="00852708" w:rsidP="00852708">
      <w:pPr>
        <w:ind w:firstLineChars="50" w:firstLine="105"/>
        <w:rPr>
          <w:rFonts w:ascii="Arial" w:hAnsi="Arial" w:cs="Arial" w:hint="eastAsia"/>
          <w:sz w:val="21"/>
          <w:szCs w:val="21"/>
          <w:lang w:val="en-GB" w:eastAsia="zh-CN"/>
        </w:rPr>
      </w:pPr>
      <w:r w:rsidRPr="00DF41F5">
        <w:rPr>
          <w:rFonts w:ascii="Arial" w:hAnsi="Arial" w:cs="Arial" w:hint="eastAsia"/>
          <w:sz w:val="21"/>
          <w:szCs w:val="21"/>
          <w:lang w:val="en-GB" w:eastAsia="zh-CN"/>
        </w:rPr>
        <w:t>ECU Response Format:</w:t>
      </w:r>
    </w:p>
    <w:tbl>
      <w:tblPr>
        <w:tblW w:w="0" w:type="auto"/>
        <w:tblInd w:w="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5"/>
        <w:gridCol w:w="707"/>
        <w:gridCol w:w="707"/>
        <w:gridCol w:w="707"/>
        <w:gridCol w:w="707"/>
        <w:gridCol w:w="707"/>
        <w:gridCol w:w="707"/>
        <w:gridCol w:w="707"/>
        <w:gridCol w:w="707"/>
      </w:tblGrid>
      <w:tr w:rsidR="000754C4" w:rsidRPr="001D6001" w:rsidTr="00F8027A">
        <w:trPr>
          <w:trHeight w:val="276"/>
        </w:trPr>
        <w:tc>
          <w:tcPr>
            <w:tcW w:w="0" w:type="auto"/>
            <w:shd w:val="clear" w:color="auto" w:fill="E6E6E6"/>
            <w:vAlign w:val="center"/>
          </w:tcPr>
          <w:p w:rsidR="000754C4" w:rsidRPr="001D6001" w:rsidRDefault="00852708" w:rsidP="00F8027A">
            <w:pPr>
              <w:jc w:val="center"/>
              <w:rPr>
                <w:rFonts w:ascii="Arial" w:hAnsi="Arial" w:cs="Arial"/>
                <w:b/>
                <w:sz w:val="18"/>
                <w:szCs w:val="18"/>
                <w:lang w:eastAsia="zh-CN"/>
              </w:rPr>
            </w:pPr>
            <w:r w:rsidRPr="001D6001">
              <w:rPr>
                <w:rFonts w:ascii="Arial" w:hAnsi="Arial" w:cs="Arial" w:hint="eastAsia"/>
                <w:color w:val="000000"/>
                <w:sz w:val="21"/>
                <w:szCs w:val="21"/>
                <w:lang w:val="en-GB" w:eastAsia="zh-CN"/>
              </w:rPr>
              <w:t xml:space="preserve"> </w:t>
            </w:r>
            <w:r w:rsidR="000754C4" w:rsidRPr="001D6001">
              <w:rPr>
                <w:rFonts w:ascii="Arial" w:hAnsi="Arial" w:cs="Arial" w:hint="eastAsia"/>
                <w:b/>
                <w:sz w:val="18"/>
                <w:szCs w:val="18"/>
                <w:lang w:eastAsia="zh-CN"/>
              </w:rPr>
              <w:t>Can ID(STD)</w:t>
            </w:r>
          </w:p>
        </w:tc>
        <w:tc>
          <w:tcPr>
            <w:tcW w:w="0" w:type="auto"/>
            <w:shd w:val="clear" w:color="auto" w:fill="E6E6E6"/>
            <w:vAlign w:val="center"/>
          </w:tcPr>
          <w:p w:rsidR="000754C4" w:rsidRPr="001D6001" w:rsidRDefault="000754C4" w:rsidP="00F8027A">
            <w:pPr>
              <w:jc w:val="center"/>
              <w:rPr>
                <w:rFonts w:ascii="Arial" w:hAnsi="Arial"/>
                <w:b/>
                <w:sz w:val="18"/>
              </w:rPr>
            </w:pPr>
            <w:r w:rsidRPr="001D6001">
              <w:rPr>
                <w:rFonts w:ascii="Arial" w:hAnsi="Arial"/>
                <w:b/>
                <w:sz w:val="18"/>
              </w:rPr>
              <w:t>Byte0</w:t>
            </w:r>
          </w:p>
        </w:tc>
        <w:tc>
          <w:tcPr>
            <w:tcW w:w="0" w:type="auto"/>
            <w:shd w:val="clear" w:color="auto" w:fill="E6E6E6"/>
            <w:vAlign w:val="center"/>
          </w:tcPr>
          <w:p w:rsidR="000754C4" w:rsidRPr="001D6001" w:rsidRDefault="000754C4" w:rsidP="00F8027A">
            <w:pPr>
              <w:jc w:val="center"/>
              <w:rPr>
                <w:rFonts w:ascii="Arial" w:hAnsi="Arial"/>
                <w:b/>
                <w:sz w:val="18"/>
              </w:rPr>
            </w:pPr>
            <w:r w:rsidRPr="001D6001">
              <w:rPr>
                <w:rFonts w:ascii="Arial" w:hAnsi="Arial"/>
                <w:b/>
                <w:sz w:val="18"/>
              </w:rPr>
              <w:t>Byte1</w:t>
            </w:r>
          </w:p>
        </w:tc>
        <w:tc>
          <w:tcPr>
            <w:tcW w:w="0" w:type="auto"/>
            <w:shd w:val="clear" w:color="auto" w:fill="E6E6E6"/>
            <w:vAlign w:val="center"/>
          </w:tcPr>
          <w:p w:rsidR="000754C4" w:rsidRPr="001D6001" w:rsidRDefault="000754C4" w:rsidP="00F8027A">
            <w:pPr>
              <w:jc w:val="center"/>
              <w:rPr>
                <w:rFonts w:ascii="Arial" w:hAnsi="Arial"/>
                <w:b/>
                <w:sz w:val="18"/>
              </w:rPr>
            </w:pPr>
            <w:r w:rsidRPr="001D6001">
              <w:rPr>
                <w:rFonts w:ascii="Arial" w:hAnsi="Arial"/>
                <w:b/>
                <w:sz w:val="18"/>
              </w:rPr>
              <w:t>Byte2</w:t>
            </w:r>
          </w:p>
        </w:tc>
        <w:tc>
          <w:tcPr>
            <w:tcW w:w="0" w:type="auto"/>
            <w:shd w:val="clear" w:color="auto" w:fill="E6E6E6"/>
            <w:vAlign w:val="center"/>
          </w:tcPr>
          <w:p w:rsidR="000754C4" w:rsidRPr="001D6001" w:rsidRDefault="000754C4" w:rsidP="00F8027A">
            <w:pPr>
              <w:jc w:val="center"/>
              <w:rPr>
                <w:rFonts w:ascii="Arial" w:hAnsi="Arial"/>
                <w:b/>
                <w:sz w:val="18"/>
              </w:rPr>
            </w:pPr>
            <w:r w:rsidRPr="001D6001">
              <w:rPr>
                <w:rFonts w:ascii="Arial" w:hAnsi="Arial"/>
                <w:b/>
                <w:sz w:val="18"/>
              </w:rPr>
              <w:t>Byte3</w:t>
            </w:r>
          </w:p>
        </w:tc>
        <w:tc>
          <w:tcPr>
            <w:tcW w:w="0" w:type="auto"/>
            <w:shd w:val="clear" w:color="auto" w:fill="E6E6E6"/>
            <w:vAlign w:val="center"/>
          </w:tcPr>
          <w:p w:rsidR="000754C4" w:rsidRPr="001D6001" w:rsidRDefault="000754C4" w:rsidP="00F8027A">
            <w:pPr>
              <w:jc w:val="center"/>
              <w:rPr>
                <w:rFonts w:ascii="Arial" w:hAnsi="Arial"/>
                <w:b/>
                <w:sz w:val="18"/>
              </w:rPr>
            </w:pPr>
            <w:r w:rsidRPr="001D6001">
              <w:rPr>
                <w:rFonts w:ascii="Arial" w:hAnsi="Arial"/>
                <w:b/>
                <w:sz w:val="18"/>
              </w:rPr>
              <w:t>Byte4</w:t>
            </w:r>
          </w:p>
        </w:tc>
        <w:tc>
          <w:tcPr>
            <w:tcW w:w="0" w:type="auto"/>
            <w:shd w:val="clear" w:color="auto" w:fill="E6E6E6"/>
            <w:vAlign w:val="center"/>
          </w:tcPr>
          <w:p w:rsidR="000754C4" w:rsidRPr="001D6001" w:rsidRDefault="000754C4" w:rsidP="00F8027A">
            <w:pPr>
              <w:jc w:val="center"/>
              <w:rPr>
                <w:rFonts w:ascii="Arial" w:hAnsi="Arial"/>
                <w:b/>
                <w:sz w:val="18"/>
              </w:rPr>
            </w:pPr>
            <w:r w:rsidRPr="001D6001">
              <w:rPr>
                <w:rFonts w:ascii="Arial" w:hAnsi="Arial"/>
                <w:b/>
                <w:sz w:val="18"/>
              </w:rPr>
              <w:t>Byte5</w:t>
            </w:r>
          </w:p>
        </w:tc>
        <w:tc>
          <w:tcPr>
            <w:tcW w:w="0" w:type="auto"/>
            <w:shd w:val="clear" w:color="auto" w:fill="E6E6E6"/>
            <w:vAlign w:val="center"/>
          </w:tcPr>
          <w:p w:rsidR="000754C4" w:rsidRPr="001D6001" w:rsidRDefault="000754C4" w:rsidP="00F8027A">
            <w:pPr>
              <w:jc w:val="center"/>
              <w:rPr>
                <w:rFonts w:ascii="Arial" w:hAnsi="Arial"/>
                <w:b/>
                <w:sz w:val="18"/>
              </w:rPr>
            </w:pPr>
            <w:r w:rsidRPr="001D6001">
              <w:rPr>
                <w:rFonts w:ascii="Arial" w:hAnsi="Arial"/>
                <w:b/>
                <w:sz w:val="18"/>
              </w:rPr>
              <w:t>Byte6</w:t>
            </w:r>
          </w:p>
        </w:tc>
        <w:tc>
          <w:tcPr>
            <w:tcW w:w="0" w:type="auto"/>
            <w:shd w:val="clear" w:color="auto" w:fill="E6E6E6"/>
            <w:vAlign w:val="center"/>
          </w:tcPr>
          <w:p w:rsidR="000754C4" w:rsidRPr="001D6001" w:rsidRDefault="000754C4" w:rsidP="00F8027A">
            <w:pPr>
              <w:jc w:val="center"/>
              <w:rPr>
                <w:rFonts w:ascii="Arial" w:hAnsi="Arial"/>
                <w:b/>
                <w:sz w:val="18"/>
              </w:rPr>
            </w:pPr>
            <w:r w:rsidRPr="001D6001">
              <w:rPr>
                <w:rFonts w:ascii="Arial" w:hAnsi="Arial"/>
                <w:b/>
                <w:sz w:val="18"/>
              </w:rPr>
              <w:t>Byte7</w:t>
            </w:r>
          </w:p>
        </w:tc>
      </w:tr>
      <w:tr w:rsidR="000754C4" w:rsidRPr="001D6001" w:rsidTr="00F8027A">
        <w:trPr>
          <w:trHeight w:val="243"/>
        </w:trPr>
        <w:tc>
          <w:tcPr>
            <w:tcW w:w="0" w:type="auto"/>
            <w:shd w:val="clear" w:color="auto" w:fill="auto"/>
            <w:vAlign w:val="center"/>
          </w:tcPr>
          <w:p w:rsidR="000754C4" w:rsidRPr="00610864" w:rsidRDefault="00F554E9" w:rsidP="00035FF9">
            <w:pPr>
              <w:jc w:val="center"/>
              <w:rPr>
                <w:rFonts w:ascii="Arial" w:hAnsi="Arial" w:hint="eastAsia"/>
                <w:sz w:val="18"/>
                <w:lang w:eastAsia="zh-CN"/>
              </w:rPr>
            </w:pPr>
            <w:r>
              <w:rPr>
                <w:rFonts w:ascii="Arial" w:hAnsi="Arial"/>
                <w:sz w:val="18"/>
              </w:rPr>
              <w:t>0x774</w:t>
            </w:r>
          </w:p>
        </w:tc>
        <w:tc>
          <w:tcPr>
            <w:tcW w:w="0" w:type="auto"/>
            <w:shd w:val="clear" w:color="auto" w:fill="auto"/>
            <w:vAlign w:val="center"/>
          </w:tcPr>
          <w:p w:rsidR="000754C4" w:rsidRPr="00610864" w:rsidRDefault="000754C4" w:rsidP="00FE5EB4">
            <w:pPr>
              <w:jc w:val="center"/>
              <w:rPr>
                <w:rFonts w:ascii="Arial" w:hAnsi="Arial"/>
                <w:sz w:val="18"/>
                <w:lang w:eastAsia="zh-CN"/>
              </w:rPr>
            </w:pPr>
            <w:r w:rsidRPr="00610864">
              <w:rPr>
                <w:rFonts w:ascii="Arial" w:hAnsi="Arial"/>
                <w:sz w:val="18"/>
              </w:rPr>
              <w:t>0x</w:t>
            </w:r>
            <w:r w:rsidRPr="00610864">
              <w:rPr>
                <w:rFonts w:ascii="Arial" w:hAnsi="Arial" w:hint="eastAsia"/>
                <w:sz w:val="18"/>
                <w:lang w:eastAsia="zh-CN"/>
              </w:rPr>
              <w:t>XX</w:t>
            </w:r>
          </w:p>
        </w:tc>
        <w:tc>
          <w:tcPr>
            <w:tcW w:w="0" w:type="auto"/>
            <w:shd w:val="clear" w:color="auto" w:fill="auto"/>
            <w:vAlign w:val="center"/>
          </w:tcPr>
          <w:p w:rsidR="000754C4" w:rsidRPr="00610864" w:rsidRDefault="000754C4" w:rsidP="00FE5EB4">
            <w:pPr>
              <w:keepNext/>
              <w:jc w:val="right"/>
              <w:rPr>
                <w:rFonts w:ascii="Arial" w:hAnsi="Arial"/>
                <w:sz w:val="18"/>
                <w:lang w:val="en-GB" w:eastAsia="zh-CN"/>
              </w:rPr>
            </w:pPr>
            <w:r w:rsidRPr="00610864">
              <w:rPr>
                <w:rFonts w:ascii="Arial" w:hAnsi="Arial"/>
                <w:sz w:val="18"/>
                <w:lang w:val="en-GB"/>
              </w:rPr>
              <w:t>0x</w:t>
            </w:r>
            <w:r w:rsidRPr="00610864">
              <w:rPr>
                <w:rFonts w:ascii="Arial" w:hAnsi="Arial" w:hint="eastAsia"/>
                <w:sz w:val="18"/>
                <w:lang w:val="en-GB" w:eastAsia="zh-CN"/>
              </w:rPr>
              <w:t>XX</w:t>
            </w:r>
          </w:p>
        </w:tc>
        <w:tc>
          <w:tcPr>
            <w:tcW w:w="0" w:type="auto"/>
            <w:shd w:val="clear" w:color="auto" w:fill="auto"/>
          </w:tcPr>
          <w:p w:rsidR="000754C4" w:rsidRPr="00610864" w:rsidRDefault="000754C4" w:rsidP="00FE5EB4">
            <w:pPr>
              <w:jc w:val="center"/>
            </w:pPr>
            <w:r w:rsidRPr="00610864">
              <w:rPr>
                <w:rFonts w:ascii="Arial" w:hAnsi="Arial"/>
                <w:sz w:val="18"/>
                <w:lang w:val="en-GB"/>
              </w:rPr>
              <w:t>0x</w:t>
            </w:r>
            <w:r w:rsidRPr="00610864">
              <w:rPr>
                <w:rFonts w:ascii="Arial" w:hAnsi="Arial" w:hint="eastAsia"/>
                <w:sz w:val="18"/>
                <w:lang w:val="en-GB" w:eastAsia="zh-CN"/>
              </w:rPr>
              <w:t>XX</w:t>
            </w:r>
          </w:p>
        </w:tc>
        <w:tc>
          <w:tcPr>
            <w:tcW w:w="0" w:type="auto"/>
          </w:tcPr>
          <w:p w:rsidR="000754C4" w:rsidRPr="00610864" w:rsidRDefault="000754C4" w:rsidP="00F8027A">
            <w:r w:rsidRPr="00610864">
              <w:rPr>
                <w:rFonts w:ascii="Arial" w:hAnsi="Arial"/>
                <w:sz w:val="18"/>
                <w:lang w:val="en-GB"/>
              </w:rPr>
              <w:t>0x</w:t>
            </w:r>
            <w:r w:rsidRPr="00610864">
              <w:rPr>
                <w:rFonts w:ascii="Arial" w:hAnsi="Arial" w:hint="eastAsia"/>
                <w:sz w:val="18"/>
                <w:lang w:val="en-GB" w:eastAsia="zh-CN"/>
              </w:rPr>
              <w:t>XX</w:t>
            </w:r>
          </w:p>
        </w:tc>
        <w:tc>
          <w:tcPr>
            <w:tcW w:w="0" w:type="auto"/>
          </w:tcPr>
          <w:p w:rsidR="000754C4" w:rsidRPr="00610864" w:rsidRDefault="000754C4" w:rsidP="00F8027A">
            <w:r w:rsidRPr="00610864">
              <w:rPr>
                <w:rFonts w:ascii="Arial" w:hAnsi="Arial"/>
                <w:sz w:val="18"/>
                <w:lang w:val="en-GB"/>
              </w:rPr>
              <w:t>0x</w:t>
            </w:r>
            <w:r w:rsidRPr="00610864">
              <w:rPr>
                <w:rFonts w:ascii="Arial" w:hAnsi="Arial" w:hint="eastAsia"/>
                <w:sz w:val="18"/>
                <w:lang w:val="en-GB" w:eastAsia="zh-CN"/>
              </w:rPr>
              <w:t>XX</w:t>
            </w:r>
          </w:p>
        </w:tc>
        <w:tc>
          <w:tcPr>
            <w:tcW w:w="0" w:type="auto"/>
          </w:tcPr>
          <w:p w:rsidR="000754C4" w:rsidRPr="00610864" w:rsidRDefault="000754C4" w:rsidP="00F8027A">
            <w:r w:rsidRPr="00610864">
              <w:rPr>
                <w:rFonts w:ascii="Arial" w:hAnsi="Arial"/>
                <w:sz w:val="18"/>
                <w:lang w:val="en-GB"/>
              </w:rPr>
              <w:t>0x</w:t>
            </w:r>
            <w:r w:rsidRPr="00610864">
              <w:rPr>
                <w:rFonts w:ascii="Arial" w:hAnsi="Arial" w:hint="eastAsia"/>
                <w:sz w:val="18"/>
                <w:lang w:val="en-GB" w:eastAsia="zh-CN"/>
              </w:rPr>
              <w:t>XX</w:t>
            </w:r>
          </w:p>
        </w:tc>
        <w:tc>
          <w:tcPr>
            <w:tcW w:w="0" w:type="auto"/>
          </w:tcPr>
          <w:p w:rsidR="000754C4" w:rsidRPr="00610864" w:rsidRDefault="000754C4" w:rsidP="00F8027A">
            <w:r w:rsidRPr="00610864">
              <w:rPr>
                <w:rFonts w:ascii="Arial" w:hAnsi="Arial"/>
                <w:sz w:val="18"/>
                <w:lang w:val="en-GB"/>
              </w:rPr>
              <w:t>0x</w:t>
            </w:r>
            <w:r w:rsidRPr="00610864">
              <w:rPr>
                <w:rFonts w:ascii="Arial" w:hAnsi="Arial" w:hint="eastAsia"/>
                <w:sz w:val="18"/>
                <w:lang w:val="en-GB" w:eastAsia="zh-CN"/>
              </w:rPr>
              <w:t>XX</w:t>
            </w:r>
          </w:p>
        </w:tc>
        <w:tc>
          <w:tcPr>
            <w:tcW w:w="0" w:type="auto"/>
          </w:tcPr>
          <w:p w:rsidR="000754C4" w:rsidRPr="00610864" w:rsidRDefault="000754C4" w:rsidP="00F8027A">
            <w:r w:rsidRPr="00610864">
              <w:rPr>
                <w:rFonts w:ascii="Arial" w:hAnsi="Arial"/>
                <w:sz w:val="18"/>
                <w:lang w:val="en-GB"/>
              </w:rPr>
              <w:t>0x</w:t>
            </w:r>
            <w:r w:rsidRPr="00610864">
              <w:rPr>
                <w:rFonts w:ascii="Arial" w:hAnsi="Arial" w:hint="eastAsia"/>
                <w:sz w:val="18"/>
                <w:lang w:val="en-GB" w:eastAsia="zh-CN"/>
              </w:rPr>
              <w:t>XX</w:t>
            </w:r>
          </w:p>
        </w:tc>
      </w:tr>
    </w:tbl>
    <w:p w:rsidR="005C4383" w:rsidRDefault="001A772C" w:rsidP="00A67A9E">
      <w:pPr>
        <w:rPr>
          <w:rFonts w:ascii="Arial" w:hAnsi="Arial" w:cs="Arial" w:hint="eastAsia"/>
          <w:sz w:val="21"/>
          <w:szCs w:val="21"/>
          <w:lang w:val="en-GB" w:eastAsia="zh-CN"/>
        </w:rPr>
      </w:pPr>
      <w:r w:rsidRPr="003632F4">
        <w:rPr>
          <w:rFonts w:ascii="Arial" w:hAnsi="Arial" w:cs="Arial" w:hint="eastAsia"/>
          <w:sz w:val="21"/>
          <w:szCs w:val="21"/>
          <w:lang w:val="en-GB" w:eastAsia="zh-CN"/>
        </w:rPr>
        <w:t xml:space="preserve">Send password which is group into two </w:t>
      </w:r>
      <w:r w:rsidR="00CC3193" w:rsidRPr="003632F4">
        <w:rPr>
          <w:rFonts w:ascii="Arial" w:hAnsi="Arial" w:cs="Arial" w:hint="eastAsia"/>
          <w:sz w:val="21"/>
          <w:szCs w:val="21"/>
          <w:lang w:val="en-GB" w:eastAsia="zh-CN"/>
        </w:rPr>
        <w:t xml:space="preserve">sets </w:t>
      </w:r>
      <w:r w:rsidR="00CC3193" w:rsidRPr="003632F4">
        <w:rPr>
          <w:rFonts w:ascii="Arial" w:hAnsi="Arial" w:cs="Arial"/>
          <w:sz w:val="21"/>
          <w:szCs w:val="21"/>
          <w:lang w:val="en-GB" w:eastAsia="zh-CN"/>
        </w:rPr>
        <w:t>described</w:t>
      </w:r>
      <w:r w:rsidRPr="003632F4">
        <w:rPr>
          <w:rFonts w:ascii="Arial" w:hAnsi="Arial" w:cs="Arial" w:hint="eastAsia"/>
          <w:sz w:val="21"/>
          <w:szCs w:val="21"/>
          <w:lang w:val="en-GB" w:eastAsia="zh-CN"/>
        </w:rPr>
        <w:t xml:space="preserve"> below</w:t>
      </w:r>
      <w:r w:rsidR="00CC3193" w:rsidRPr="003632F4">
        <w:rPr>
          <w:rFonts w:ascii="Arial" w:hAnsi="Arial" w:cs="Arial" w:hint="eastAsia"/>
          <w:sz w:val="21"/>
          <w:szCs w:val="21"/>
          <w:lang w:val="en-GB" w:eastAsia="zh-CN"/>
        </w:rPr>
        <w:t xml:space="preserve"> </w:t>
      </w:r>
      <w:r w:rsidRPr="003632F4">
        <w:rPr>
          <w:rFonts w:ascii="Arial" w:hAnsi="Arial" w:cs="Arial" w:hint="eastAsia"/>
          <w:sz w:val="21"/>
          <w:szCs w:val="21"/>
          <w:lang w:val="en-GB" w:eastAsia="zh-CN"/>
        </w:rPr>
        <w:t xml:space="preserve">to the ECU </w:t>
      </w:r>
      <w:r w:rsidR="00CC3193" w:rsidRPr="003632F4">
        <w:rPr>
          <w:rFonts w:ascii="Arial" w:hAnsi="Arial" w:cs="Arial" w:hint="eastAsia"/>
          <w:sz w:val="21"/>
          <w:szCs w:val="21"/>
          <w:lang w:val="en-GB" w:eastAsia="zh-CN"/>
        </w:rPr>
        <w:t xml:space="preserve">and the ECU will response </w:t>
      </w:r>
      <w:r w:rsidR="00CC3193" w:rsidRPr="003632F4">
        <w:rPr>
          <w:rFonts w:ascii="Arial" w:hAnsi="Arial" w:cs="Arial"/>
          <w:sz w:val="21"/>
          <w:szCs w:val="21"/>
          <w:lang w:val="en-GB" w:eastAsia="zh-CN"/>
        </w:rPr>
        <w:t>positive</w:t>
      </w:r>
      <w:r w:rsidR="00CC3193" w:rsidRPr="003632F4">
        <w:rPr>
          <w:rFonts w:ascii="Arial" w:hAnsi="Arial" w:cs="Arial" w:hint="eastAsia"/>
          <w:sz w:val="21"/>
          <w:szCs w:val="21"/>
          <w:lang w:val="en-GB" w:eastAsia="zh-CN"/>
        </w:rPr>
        <w:t xml:space="preserve"> </w:t>
      </w:r>
      <w:r w:rsidR="001A436A" w:rsidRPr="003632F4">
        <w:rPr>
          <w:rFonts w:ascii="Arial" w:hAnsi="Arial" w:cs="Arial" w:hint="eastAsia"/>
          <w:sz w:val="21"/>
          <w:szCs w:val="21"/>
          <w:lang w:val="en-GB" w:eastAsia="zh-CN"/>
        </w:rPr>
        <w:t>acknowledge</w:t>
      </w:r>
      <w:r w:rsidR="00CC3193" w:rsidRPr="003632F4">
        <w:rPr>
          <w:rFonts w:ascii="Arial" w:hAnsi="Arial" w:cs="Arial" w:hint="eastAsia"/>
          <w:sz w:val="21"/>
          <w:szCs w:val="21"/>
          <w:lang w:val="en-GB" w:eastAsia="zh-CN"/>
        </w:rPr>
        <w:t>, and then enter PTS Mode.</w:t>
      </w:r>
    </w:p>
    <w:p w:rsidR="00F25550" w:rsidRPr="003632F4" w:rsidRDefault="00F25550" w:rsidP="00A67A9E">
      <w:pPr>
        <w:rPr>
          <w:rFonts w:ascii="Arial" w:hAnsi="Arial" w:cs="Arial" w:hint="eastAsia"/>
          <w:sz w:val="21"/>
          <w:szCs w:val="21"/>
          <w:lang w:val="en-GB" w:eastAsia="zh-CN"/>
        </w:rPr>
      </w:pPr>
    </w:p>
    <w:p w:rsidR="00F17CCA" w:rsidRPr="00D702CE" w:rsidRDefault="00F17CCA" w:rsidP="001F729A">
      <w:pPr>
        <w:numPr>
          <w:ilvl w:val="1"/>
          <w:numId w:val="5"/>
        </w:numPr>
        <w:spacing w:after="120" w:line="312" w:lineRule="auto"/>
        <w:ind w:left="284" w:hanging="284"/>
        <w:outlineLvl w:val="1"/>
        <w:rPr>
          <w:rFonts w:ascii="Arial" w:hAnsi="Arial" w:cs="Arial"/>
          <w:sz w:val="32"/>
          <w:lang w:val="en-GB"/>
        </w:rPr>
      </w:pPr>
      <w:bookmarkStart w:id="131" w:name="_Toc467654032"/>
      <w:r w:rsidRPr="00D702CE">
        <w:rPr>
          <w:rFonts w:ascii="Arial" w:hAnsi="Arial" w:cs="Arial" w:hint="eastAsia"/>
          <w:sz w:val="32"/>
          <w:lang w:val="en-GB"/>
        </w:rPr>
        <w:t>Enter PTS Mode</w:t>
      </w:r>
      <w:bookmarkEnd w:id="103"/>
      <w:bookmarkEnd w:id="104"/>
      <w:bookmarkEnd w:id="131"/>
    </w:p>
    <w:p w:rsidR="00F17CCA" w:rsidRPr="00D702CE" w:rsidRDefault="00F17CCA" w:rsidP="00F17CCA">
      <w:pPr>
        <w:rPr>
          <w:rFonts w:ascii="Arial" w:hAnsi="Arial" w:cs="Arial" w:hint="eastAsia"/>
          <w:bCs/>
          <w:lang w:val="en-GB" w:eastAsia="zh-CN"/>
        </w:rPr>
      </w:pPr>
      <w:r w:rsidRPr="00D702CE">
        <w:rPr>
          <w:rFonts w:ascii="Arial" w:hAnsi="Arial" w:cs="Arial"/>
          <w:bCs/>
          <w:lang w:val="en-GB" w:eastAsia="zh-CN"/>
        </w:rPr>
        <w:t>W</w:t>
      </w:r>
      <w:r w:rsidR="000C70D1" w:rsidRPr="00D702CE">
        <w:rPr>
          <w:rFonts w:ascii="Arial" w:hAnsi="Arial" w:cs="Arial"/>
          <w:bCs/>
          <w:lang w:val="en-GB" w:eastAsia="zh-CN"/>
        </w:rPr>
        <w:t xml:space="preserve">ait </w:t>
      </w:r>
      <w:r w:rsidR="000C70D1" w:rsidRPr="00D702CE">
        <w:rPr>
          <w:rFonts w:ascii="Arial" w:hAnsi="Arial" w:cs="Arial" w:hint="eastAsia"/>
          <w:bCs/>
          <w:lang w:val="en-GB" w:eastAsia="zh-CN"/>
        </w:rPr>
        <w:t>1</w:t>
      </w:r>
      <w:r w:rsidRPr="00D702CE">
        <w:rPr>
          <w:rFonts w:ascii="Arial" w:hAnsi="Arial" w:cs="Arial"/>
          <w:bCs/>
          <w:lang w:val="en-GB" w:eastAsia="zh-CN"/>
        </w:rPr>
        <w:t xml:space="preserve"> seconds after </w:t>
      </w:r>
      <w:r w:rsidR="00926127" w:rsidRPr="00D702CE">
        <w:rPr>
          <w:rFonts w:ascii="Arial" w:hAnsi="Arial" w:cs="Arial" w:hint="eastAsia"/>
          <w:bCs/>
          <w:lang w:val="en-GB" w:eastAsia="zh-CN"/>
        </w:rPr>
        <w:t>KL30 &amp;</w:t>
      </w:r>
      <w:r w:rsidRPr="00D702CE">
        <w:rPr>
          <w:rFonts w:ascii="Arial" w:hAnsi="Arial" w:cs="Arial"/>
          <w:bCs/>
          <w:lang w:val="en-GB" w:eastAsia="zh-CN"/>
        </w:rPr>
        <w:t>KL15 is ON (Before entering PTS mode).</w:t>
      </w:r>
    </w:p>
    <w:p w:rsidR="00F17CCA" w:rsidRPr="00D702CE" w:rsidRDefault="00F17CCA" w:rsidP="00F17CCA">
      <w:pPr>
        <w:rPr>
          <w:rFonts w:ascii="Arial" w:hAnsi="Arial" w:cs="Arial"/>
          <w:bCs/>
          <w:shd w:val="clear" w:color="auto" w:fill="FFFF00"/>
          <w:lang w:val="en-GB" w:eastAsia="zh-CN"/>
        </w:rPr>
      </w:pPr>
    </w:p>
    <w:p w:rsidR="00F17CCA" w:rsidRPr="00D702CE" w:rsidRDefault="00F17CCA" w:rsidP="00F17CCA">
      <w:pPr>
        <w:rPr>
          <w:rFonts w:ascii="Arial" w:hAnsi="Arial" w:cs="Arial"/>
          <w:b/>
          <w:bCs/>
          <w:lang w:val="en-GB" w:eastAsia="zh-CN"/>
        </w:rPr>
      </w:pPr>
      <w:r w:rsidRPr="00D702CE">
        <w:rPr>
          <w:rFonts w:ascii="Arial" w:hAnsi="Arial" w:cs="Arial" w:hint="eastAsia"/>
          <w:b/>
          <w:bCs/>
          <w:lang w:val="en-GB" w:eastAsia="zh-CN"/>
        </w:rPr>
        <w:t>Step1</w:t>
      </w:r>
      <w:r w:rsidRPr="00D702CE">
        <w:rPr>
          <w:rFonts w:ascii="Arial" w:hAnsi="Arial" w:cs="Arial" w:hint="eastAsia"/>
          <w:b/>
          <w:bCs/>
          <w:lang w:val="en-GB" w:eastAsia="zh-CN"/>
        </w:rPr>
        <w:t>：</w:t>
      </w:r>
      <w:r w:rsidRPr="00D702CE">
        <w:rPr>
          <w:rFonts w:ascii="Arial" w:hAnsi="Arial" w:cs="Arial" w:hint="eastAsia"/>
          <w:b/>
          <w:bCs/>
          <w:lang w:val="en-GB" w:eastAsia="zh-CN"/>
        </w:rPr>
        <w:t>Send Password</w:t>
      </w:r>
      <w:r w:rsidR="00A13253" w:rsidRPr="00D702CE">
        <w:rPr>
          <w:rFonts w:ascii="Arial" w:hAnsi="Arial" w:cs="Arial" w:hint="eastAsia"/>
          <w:b/>
          <w:bCs/>
          <w:lang w:val="en-GB" w:eastAsia="zh-CN"/>
        </w:rPr>
        <w:t>Set1</w:t>
      </w:r>
    </w:p>
    <w:p w:rsidR="00F17CCA" w:rsidRPr="00D702CE" w:rsidRDefault="00F17CCA" w:rsidP="00F17CCA">
      <w:pPr>
        <w:spacing w:line="360" w:lineRule="auto"/>
        <w:rPr>
          <w:rFonts w:ascii="Arial" w:hAnsi="Arial" w:cs="Arial" w:hint="eastAsia"/>
          <w:b/>
          <w:bCs/>
          <w:lang w:val="en-GB" w:eastAsia="zh-CN"/>
        </w:rPr>
      </w:pPr>
      <w:r w:rsidRPr="00D702CE">
        <w:rPr>
          <w:rFonts w:ascii="Arial" w:hAnsi="Arial" w:cs="Arial"/>
          <w:b/>
          <w:bCs/>
          <w:lang w:val="en-GB" w:eastAsia="zh-CN"/>
        </w:rPr>
        <w:t xml:space="preserve">Send the below message </w:t>
      </w:r>
      <w:r w:rsidRPr="00D702CE">
        <w:rPr>
          <w:rFonts w:ascii="Arial" w:hAnsi="Arial" w:cs="Arial" w:hint="eastAsia"/>
          <w:b/>
          <w:bCs/>
          <w:lang w:val="en-GB" w:eastAsia="zh-CN"/>
        </w:rPr>
        <w:t>to ECU for PTS test enable</w:t>
      </w:r>
      <w:r w:rsidRPr="00D702CE">
        <w:rPr>
          <w:rFonts w:ascii="Arial" w:hAnsi="Arial" w:cs="Arial"/>
          <w:b/>
          <w:bCs/>
          <w:lang w:val="en-GB" w:eastAsia="zh-CN"/>
        </w:rPr>
        <w:t>:</w:t>
      </w:r>
      <w:r w:rsidRPr="00D702CE">
        <w:rPr>
          <w:rFonts w:ascii="Arial" w:hAnsi="Arial" w:cs="Arial" w:hint="eastAsia"/>
          <w:b/>
          <w:bCs/>
          <w:lang w:val="en-GB" w:eastAsia="zh-CN"/>
        </w:rPr>
        <w:t xml:space="preserve"> </w:t>
      </w:r>
      <w:r w:rsidR="00A13253" w:rsidRPr="00D702CE">
        <w:rPr>
          <w:rFonts w:ascii="Arial" w:hAnsi="Arial" w:cs="Arial" w:hint="eastAsia"/>
          <w:b/>
          <w:bCs/>
          <w:lang w:val="en-GB" w:eastAsia="zh-CN"/>
        </w:rPr>
        <w:t>password set1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707"/>
        <w:gridCol w:w="707"/>
        <w:gridCol w:w="707"/>
        <w:gridCol w:w="707"/>
        <w:gridCol w:w="707"/>
        <w:gridCol w:w="707"/>
      </w:tblGrid>
      <w:tr w:rsidR="009C54C9" w:rsidRPr="00D702CE" w:rsidTr="00F17CCA">
        <w:trPr>
          <w:trHeight w:val="276"/>
        </w:trPr>
        <w:tc>
          <w:tcPr>
            <w:tcW w:w="0" w:type="auto"/>
            <w:shd w:val="clear" w:color="auto" w:fill="E6E6E6"/>
            <w:vAlign w:val="center"/>
          </w:tcPr>
          <w:p w:rsidR="00B461AC" w:rsidRPr="00D702CE" w:rsidRDefault="00B461AC" w:rsidP="001F729A">
            <w:pPr>
              <w:jc w:val="center"/>
              <w:rPr>
                <w:rFonts w:ascii="Arial" w:hAnsi="Arial" w:cs="Arial"/>
                <w:b/>
                <w:sz w:val="18"/>
                <w:szCs w:val="18"/>
                <w:lang w:eastAsia="zh-CN"/>
              </w:rPr>
            </w:pPr>
            <w:r w:rsidRPr="00D702CE">
              <w:rPr>
                <w:rFonts w:ascii="Arial" w:hAnsi="Arial" w:cs="Arial" w:hint="eastAsia"/>
                <w:b/>
                <w:sz w:val="18"/>
                <w:szCs w:val="18"/>
                <w:lang w:eastAsia="zh-CN"/>
              </w:rPr>
              <w:t xml:space="preserve">Can ID(STD) </w:t>
            </w:r>
          </w:p>
        </w:tc>
        <w:tc>
          <w:tcPr>
            <w:tcW w:w="0" w:type="auto"/>
            <w:shd w:val="clear" w:color="auto" w:fill="E6E6E6"/>
            <w:vAlign w:val="center"/>
          </w:tcPr>
          <w:p w:rsidR="00B461AC" w:rsidRPr="00D702CE" w:rsidRDefault="00B461AC" w:rsidP="001F729A">
            <w:pPr>
              <w:jc w:val="center"/>
              <w:rPr>
                <w:rFonts w:ascii="Arial" w:hAnsi="Arial"/>
                <w:sz w:val="18"/>
              </w:rPr>
            </w:pPr>
            <w:r w:rsidRPr="00D702CE">
              <w:rPr>
                <w:rFonts w:ascii="Arial" w:hAnsi="Arial" w:cs="Arial" w:hint="eastAsia"/>
                <w:b/>
                <w:sz w:val="18"/>
                <w:szCs w:val="18"/>
                <w:lang w:eastAsia="zh-CN"/>
              </w:rPr>
              <w:t>Data0</w:t>
            </w:r>
          </w:p>
        </w:tc>
        <w:tc>
          <w:tcPr>
            <w:tcW w:w="0" w:type="auto"/>
            <w:shd w:val="clear" w:color="auto" w:fill="E6E6E6"/>
            <w:vAlign w:val="center"/>
          </w:tcPr>
          <w:p w:rsidR="00B461AC" w:rsidRPr="00D702CE" w:rsidRDefault="00B461AC" w:rsidP="001F729A">
            <w:pPr>
              <w:jc w:val="center"/>
              <w:rPr>
                <w:rFonts w:ascii="Arial" w:hAnsi="Arial" w:hint="eastAsia"/>
                <w:b/>
                <w:sz w:val="18"/>
                <w:lang w:eastAsia="zh-CN"/>
              </w:rPr>
            </w:pPr>
            <w:r w:rsidRPr="00D702CE">
              <w:rPr>
                <w:rFonts w:ascii="Arial" w:hAnsi="Arial" w:hint="eastAsia"/>
                <w:b/>
                <w:sz w:val="18"/>
                <w:lang w:eastAsia="zh-CN"/>
              </w:rPr>
              <w:t>Data1</w:t>
            </w:r>
          </w:p>
        </w:tc>
        <w:tc>
          <w:tcPr>
            <w:tcW w:w="0" w:type="auto"/>
            <w:shd w:val="clear" w:color="auto" w:fill="E6E6E6"/>
            <w:vAlign w:val="center"/>
          </w:tcPr>
          <w:p w:rsidR="00B461AC" w:rsidRPr="00D702CE" w:rsidRDefault="00B461AC" w:rsidP="001F729A">
            <w:pPr>
              <w:jc w:val="center"/>
              <w:rPr>
                <w:rFonts w:ascii="Arial" w:hAnsi="Arial" w:hint="eastAsia"/>
                <w:b/>
                <w:sz w:val="18"/>
                <w:lang w:eastAsia="zh-CN"/>
              </w:rPr>
            </w:pPr>
            <w:r w:rsidRPr="00D702CE">
              <w:rPr>
                <w:rFonts w:ascii="Arial" w:hAnsi="Arial" w:hint="eastAsia"/>
                <w:b/>
                <w:sz w:val="18"/>
                <w:lang w:eastAsia="zh-CN"/>
              </w:rPr>
              <w:t>Data2</w:t>
            </w:r>
          </w:p>
        </w:tc>
        <w:tc>
          <w:tcPr>
            <w:tcW w:w="0" w:type="auto"/>
            <w:shd w:val="clear" w:color="auto" w:fill="E6E6E6"/>
            <w:vAlign w:val="center"/>
          </w:tcPr>
          <w:p w:rsidR="00B461AC" w:rsidRPr="00D702CE" w:rsidRDefault="00B461AC" w:rsidP="001F729A">
            <w:pPr>
              <w:jc w:val="center"/>
              <w:rPr>
                <w:rFonts w:ascii="Arial" w:hAnsi="Arial" w:hint="eastAsia"/>
                <w:b/>
                <w:sz w:val="18"/>
                <w:lang w:eastAsia="zh-CN"/>
              </w:rPr>
            </w:pPr>
            <w:r w:rsidRPr="00D702CE">
              <w:rPr>
                <w:rFonts w:ascii="Arial" w:hAnsi="Arial" w:hint="eastAsia"/>
                <w:b/>
                <w:sz w:val="18"/>
                <w:lang w:eastAsia="zh-CN"/>
              </w:rPr>
              <w:t>Data3</w:t>
            </w:r>
          </w:p>
        </w:tc>
        <w:tc>
          <w:tcPr>
            <w:tcW w:w="0" w:type="auto"/>
            <w:shd w:val="clear" w:color="auto" w:fill="E6E6E6"/>
            <w:vAlign w:val="center"/>
          </w:tcPr>
          <w:p w:rsidR="00B461AC" w:rsidRPr="00D702CE" w:rsidRDefault="00B461AC" w:rsidP="001F729A">
            <w:pPr>
              <w:jc w:val="center"/>
              <w:rPr>
                <w:rFonts w:ascii="Arial" w:hAnsi="Arial" w:hint="eastAsia"/>
                <w:b/>
                <w:sz w:val="18"/>
                <w:lang w:eastAsia="zh-CN"/>
              </w:rPr>
            </w:pPr>
            <w:r w:rsidRPr="00D702CE">
              <w:rPr>
                <w:rFonts w:ascii="Arial" w:hAnsi="Arial" w:hint="eastAsia"/>
                <w:b/>
                <w:sz w:val="18"/>
                <w:lang w:eastAsia="zh-CN"/>
              </w:rPr>
              <w:t>Data4</w:t>
            </w:r>
          </w:p>
        </w:tc>
        <w:tc>
          <w:tcPr>
            <w:tcW w:w="0" w:type="auto"/>
            <w:shd w:val="clear" w:color="auto" w:fill="E6E6E6"/>
            <w:vAlign w:val="center"/>
          </w:tcPr>
          <w:p w:rsidR="00B461AC" w:rsidRPr="00D702CE" w:rsidRDefault="00B461AC" w:rsidP="001F729A">
            <w:pPr>
              <w:jc w:val="center"/>
              <w:rPr>
                <w:rFonts w:ascii="Arial" w:hAnsi="Arial" w:hint="eastAsia"/>
                <w:b/>
                <w:sz w:val="18"/>
                <w:lang w:eastAsia="zh-CN"/>
              </w:rPr>
            </w:pPr>
            <w:r w:rsidRPr="00D702CE">
              <w:rPr>
                <w:rFonts w:ascii="Arial" w:hAnsi="Arial" w:hint="eastAsia"/>
                <w:b/>
                <w:sz w:val="18"/>
                <w:lang w:eastAsia="zh-CN"/>
              </w:rPr>
              <w:t>Data5</w:t>
            </w:r>
          </w:p>
        </w:tc>
        <w:tc>
          <w:tcPr>
            <w:tcW w:w="0" w:type="auto"/>
            <w:shd w:val="clear" w:color="auto" w:fill="E6E6E6"/>
            <w:vAlign w:val="center"/>
          </w:tcPr>
          <w:p w:rsidR="00B461AC" w:rsidRPr="00D702CE" w:rsidRDefault="00B461AC" w:rsidP="001F729A">
            <w:pPr>
              <w:jc w:val="center"/>
              <w:rPr>
                <w:rFonts w:ascii="Arial" w:hAnsi="Arial" w:hint="eastAsia"/>
                <w:b/>
                <w:sz w:val="18"/>
                <w:lang w:eastAsia="zh-CN"/>
              </w:rPr>
            </w:pPr>
            <w:r w:rsidRPr="00D702CE">
              <w:rPr>
                <w:rFonts w:ascii="Arial" w:hAnsi="Arial" w:hint="eastAsia"/>
                <w:b/>
                <w:sz w:val="18"/>
                <w:lang w:eastAsia="zh-CN"/>
              </w:rPr>
              <w:t>Data6</w:t>
            </w:r>
          </w:p>
        </w:tc>
        <w:tc>
          <w:tcPr>
            <w:tcW w:w="0" w:type="auto"/>
            <w:shd w:val="clear" w:color="auto" w:fill="E6E6E6"/>
            <w:vAlign w:val="center"/>
          </w:tcPr>
          <w:p w:rsidR="00B461AC" w:rsidRPr="00D702CE" w:rsidRDefault="00B461AC" w:rsidP="00F17CCA">
            <w:pPr>
              <w:jc w:val="center"/>
              <w:rPr>
                <w:rFonts w:ascii="Arial" w:hAnsi="Arial"/>
                <w:sz w:val="18"/>
              </w:rPr>
            </w:pPr>
            <w:r w:rsidRPr="00D702CE">
              <w:rPr>
                <w:rFonts w:ascii="Arial" w:hAnsi="Arial" w:cs="Arial" w:hint="eastAsia"/>
                <w:b/>
                <w:sz w:val="18"/>
                <w:szCs w:val="18"/>
                <w:lang w:eastAsia="zh-CN"/>
              </w:rPr>
              <w:t>Data7</w:t>
            </w:r>
          </w:p>
        </w:tc>
      </w:tr>
      <w:tr w:rsidR="009C54C9" w:rsidRPr="00D702CE" w:rsidTr="00F17CCA">
        <w:trPr>
          <w:trHeight w:val="243"/>
        </w:trPr>
        <w:tc>
          <w:tcPr>
            <w:tcW w:w="0" w:type="auto"/>
            <w:shd w:val="clear" w:color="auto" w:fill="auto"/>
            <w:vAlign w:val="center"/>
          </w:tcPr>
          <w:p w:rsidR="00B461AC" w:rsidRPr="00610864" w:rsidRDefault="00F554E9" w:rsidP="001F729A">
            <w:pPr>
              <w:jc w:val="center"/>
              <w:rPr>
                <w:rFonts w:ascii="Arial" w:hAnsi="Arial" w:hint="eastAsia"/>
                <w:sz w:val="18"/>
                <w:lang w:eastAsia="zh-CN"/>
              </w:rPr>
            </w:pPr>
            <w:r>
              <w:rPr>
                <w:rFonts w:ascii="Arial" w:hAnsi="Arial"/>
                <w:sz w:val="18"/>
              </w:rPr>
              <w:t>0x772</w:t>
            </w:r>
          </w:p>
        </w:tc>
        <w:tc>
          <w:tcPr>
            <w:tcW w:w="0" w:type="auto"/>
            <w:shd w:val="clear" w:color="auto" w:fill="auto"/>
            <w:vAlign w:val="center"/>
          </w:tcPr>
          <w:p w:rsidR="00B461AC" w:rsidRPr="00610864" w:rsidRDefault="00B461AC" w:rsidP="00F17CCA">
            <w:pPr>
              <w:keepNext/>
              <w:jc w:val="center"/>
              <w:rPr>
                <w:rFonts w:ascii="Arial" w:hAnsi="Arial"/>
                <w:sz w:val="18"/>
                <w:lang w:eastAsia="zh-CN"/>
              </w:rPr>
            </w:pPr>
            <w:r w:rsidRPr="00610864">
              <w:rPr>
                <w:rFonts w:ascii="Arial" w:hAnsi="Arial" w:cs="Arial"/>
                <w:sz w:val="18"/>
                <w:szCs w:val="18"/>
                <w:lang w:val="en-GB" w:eastAsia="zh-CN"/>
              </w:rPr>
              <w:t>0x</w:t>
            </w:r>
            <w:r w:rsidRPr="00610864">
              <w:rPr>
                <w:rFonts w:ascii="Arial" w:hAnsi="Arial" w:cs="Arial" w:hint="eastAsia"/>
                <w:sz w:val="18"/>
                <w:szCs w:val="18"/>
                <w:lang w:val="en-GB" w:eastAsia="zh-CN"/>
              </w:rPr>
              <w:t>27</w:t>
            </w:r>
          </w:p>
        </w:tc>
        <w:tc>
          <w:tcPr>
            <w:tcW w:w="0" w:type="auto"/>
            <w:shd w:val="clear" w:color="auto" w:fill="auto"/>
            <w:vAlign w:val="center"/>
          </w:tcPr>
          <w:p w:rsidR="00B461AC" w:rsidRPr="00610864" w:rsidRDefault="00B461AC" w:rsidP="00F60F02">
            <w:pPr>
              <w:keepNext/>
              <w:jc w:val="center"/>
              <w:rPr>
                <w:rFonts w:ascii="Arial" w:hAnsi="Arial" w:cs="Arial"/>
                <w:sz w:val="18"/>
                <w:szCs w:val="18"/>
                <w:lang w:val="en-GB" w:eastAsia="zh-CN"/>
              </w:rPr>
            </w:pPr>
            <w:r w:rsidRPr="00610864">
              <w:rPr>
                <w:rFonts w:ascii="Arial" w:hAnsi="Arial" w:cs="Arial"/>
                <w:sz w:val="18"/>
                <w:szCs w:val="18"/>
                <w:lang w:val="en-GB" w:eastAsia="zh-CN"/>
              </w:rPr>
              <w:t>0x</w:t>
            </w:r>
            <w:r w:rsidR="00F60F02" w:rsidRPr="00610864">
              <w:rPr>
                <w:rFonts w:ascii="Arial" w:hAnsi="Arial" w:cs="Arial" w:hint="eastAsia"/>
                <w:sz w:val="18"/>
                <w:szCs w:val="18"/>
                <w:lang w:val="en-GB" w:eastAsia="zh-CN"/>
              </w:rPr>
              <w:t>55</w:t>
            </w:r>
          </w:p>
        </w:tc>
        <w:tc>
          <w:tcPr>
            <w:tcW w:w="0" w:type="auto"/>
            <w:shd w:val="clear" w:color="auto" w:fill="auto"/>
            <w:vAlign w:val="center"/>
          </w:tcPr>
          <w:p w:rsidR="00B461AC" w:rsidRPr="00610864" w:rsidRDefault="00B461AC" w:rsidP="00F60F02">
            <w:pPr>
              <w:keepNext/>
              <w:jc w:val="center"/>
              <w:rPr>
                <w:rFonts w:ascii="Arial" w:hAnsi="Arial" w:cs="Arial"/>
                <w:sz w:val="18"/>
                <w:szCs w:val="18"/>
                <w:lang w:val="en-GB" w:eastAsia="zh-CN"/>
              </w:rPr>
            </w:pPr>
            <w:r w:rsidRPr="00610864">
              <w:rPr>
                <w:rFonts w:ascii="Arial" w:hAnsi="Arial" w:cs="Arial"/>
                <w:sz w:val="18"/>
                <w:szCs w:val="18"/>
                <w:lang w:val="en-GB"/>
              </w:rPr>
              <w:t>0x</w:t>
            </w:r>
            <w:r w:rsidR="00F60F02" w:rsidRPr="00610864">
              <w:rPr>
                <w:rFonts w:ascii="Arial" w:hAnsi="Arial" w:cs="Arial" w:hint="eastAsia"/>
                <w:sz w:val="18"/>
                <w:szCs w:val="18"/>
                <w:lang w:val="en-GB" w:eastAsia="zh-CN"/>
              </w:rPr>
              <w:t>B6</w:t>
            </w:r>
          </w:p>
        </w:tc>
        <w:tc>
          <w:tcPr>
            <w:tcW w:w="0" w:type="auto"/>
            <w:vAlign w:val="center"/>
          </w:tcPr>
          <w:p w:rsidR="00B461AC" w:rsidRPr="00610864" w:rsidRDefault="00B461AC" w:rsidP="00F60F02">
            <w:pPr>
              <w:keepNext/>
              <w:jc w:val="center"/>
              <w:rPr>
                <w:rFonts w:ascii="Arial" w:hAnsi="Arial" w:cs="Arial"/>
                <w:sz w:val="18"/>
                <w:szCs w:val="18"/>
                <w:lang w:val="en-GB" w:eastAsia="zh-CN"/>
              </w:rPr>
            </w:pPr>
            <w:r w:rsidRPr="00610864">
              <w:rPr>
                <w:rFonts w:ascii="Arial" w:hAnsi="Arial" w:cs="Arial"/>
                <w:bCs/>
                <w:sz w:val="18"/>
                <w:szCs w:val="18"/>
                <w:lang w:eastAsia="zh-CN"/>
              </w:rPr>
              <w:t>0x</w:t>
            </w:r>
            <w:r w:rsidR="00F60F02" w:rsidRPr="00610864">
              <w:rPr>
                <w:rFonts w:ascii="Arial" w:hAnsi="Arial" w:cs="Arial" w:hint="eastAsia"/>
                <w:bCs/>
                <w:sz w:val="18"/>
                <w:szCs w:val="18"/>
                <w:lang w:eastAsia="zh-CN"/>
              </w:rPr>
              <w:t>54</w:t>
            </w:r>
          </w:p>
        </w:tc>
        <w:tc>
          <w:tcPr>
            <w:tcW w:w="0" w:type="auto"/>
            <w:vAlign w:val="center"/>
          </w:tcPr>
          <w:p w:rsidR="00B461AC" w:rsidRPr="00610864" w:rsidRDefault="00B461AC" w:rsidP="00F60F02">
            <w:pPr>
              <w:keepNext/>
              <w:jc w:val="center"/>
              <w:rPr>
                <w:rFonts w:ascii="Arial" w:hAnsi="Arial" w:cs="Arial"/>
                <w:sz w:val="18"/>
                <w:szCs w:val="18"/>
                <w:lang w:val="en-GB" w:eastAsia="zh-CN"/>
              </w:rPr>
            </w:pPr>
            <w:r w:rsidRPr="00610864">
              <w:rPr>
                <w:rFonts w:ascii="Arial" w:hAnsi="Arial" w:cs="Arial"/>
                <w:bCs/>
                <w:sz w:val="18"/>
                <w:szCs w:val="18"/>
                <w:lang w:eastAsia="zh-CN"/>
              </w:rPr>
              <w:t>0x</w:t>
            </w:r>
            <w:r w:rsidR="00F60F02" w:rsidRPr="00610864">
              <w:rPr>
                <w:rFonts w:ascii="Arial" w:hAnsi="Arial" w:cs="Arial" w:hint="eastAsia"/>
                <w:bCs/>
                <w:sz w:val="18"/>
                <w:szCs w:val="18"/>
                <w:lang w:eastAsia="zh-CN"/>
              </w:rPr>
              <w:t>A2</w:t>
            </w:r>
          </w:p>
        </w:tc>
        <w:tc>
          <w:tcPr>
            <w:tcW w:w="0" w:type="auto"/>
            <w:vAlign w:val="center"/>
          </w:tcPr>
          <w:p w:rsidR="00B461AC" w:rsidRPr="00610864" w:rsidRDefault="00B461AC" w:rsidP="00F60F02">
            <w:pPr>
              <w:keepNext/>
              <w:jc w:val="center"/>
              <w:rPr>
                <w:rFonts w:ascii="Arial" w:hAnsi="Arial" w:cs="Arial"/>
                <w:sz w:val="18"/>
                <w:szCs w:val="18"/>
                <w:lang w:val="en-GB" w:eastAsia="zh-CN"/>
              </w:rPr>
            </w:pPr>
            <w:r w:rsidRPr="00610864">
              <w:rPr>
                <w:rFonts w:ascii="Arial" w:hAnsi="Arial" w:cs="Arial"/>
                <w:bCs/>
                <w:sz w:val="18"/>
                <w:szCs w:val="18"/>
                <w:lang w:eastAsia="zh-CN"/>
              </w:rPr>
              <w:t>0x</w:t>
            </w:r>
            <w:r w:rsidR="00F60F02" w:rsidRPr="00610864">
              <w:rPr>
                <w:rFonts w:ascii="Arial" w:hAnsi="Arial" w:cs="Arial" w:hint="eastAsia"/>
                <w:bCs/>
                <w:sz w:val="18"/>
                <w:szCs w:val="18"/>
                <w:lang w:eastAsia="zh-CN"/>
              </w:rPr>
              <w:t>48</w:t>
            </w:r>
          </w:p>
        </w:tc>
        <w:tc>
          <w:tcPr>
            <w:tcW w:w="0" w:type="auto"/>
            <w:vAlign w:val="center"/>
          </w:tcPr>
          <w:p w:rsidR="00B461AC" w:rsidRPr="00610864" w:rsidRDefault="00B461AC" w:rsidP="00F60F02">
            <w:pPr>
              <w:jc w:val="center"/>
              <w:rPr>
                <w:rFonts w:ascii="Arial" w:hAnsi="Arial" w:cs="Arial"/>
                <w:sz w:val="18"/>
                <w:szCs w:val="18"/>
              </w:rPr>
            </w:pPr>
            <w:r w:rsidRPr="00610864">
              <w:rPr>
                <w:rFonts w:ascii="Arial" w:hAnsi="Arial" w:cs="Arial"/>
                <w:bCs/>
                <w:sz w:val="18"/>
                <w:szCs w:val="18"/>
                <w:lang w:eastAsia="zh-CN"/>
              </w:rPr>
              <w:t>0x</w:t>
            </w:r>
            <w:r w:rsidR="00F60F02" w:rsidRPr="00610864">
              <w:rPr>
                <w:rFonts w:ascii="Arial" w:hAnsi="Arial" w:cs="Arial" w:hint="eastAsia"/>
                <w:bCs/>
                <w:sz w:val="18"/>
                <w:szCs w:val="18"/>
                <w:lang w:eastAsia="zh-CN"/>
              </w:rPr>
              <w:t>D5</w:t>
            </w:r>
          </w:p>
        </w:tc>
        <w:tc>
          <w:tcPr>
            <w:tcW w:w="0" w:type="auto"/>
            <w:vAlign w:val="center"/>
          </w:tcPr>
          <w:p w:rsidR="00B461AC" w:rsidRPr="00610864" w:rsidRDefault="00B461AC" w:rsidP="00F60F02">
            <w:pPr>
              <w:jc w:val="center"/>
              <w:rPr>
                <w:rFonts w:ascii="Arial" w:hAnsi="Arial" w:cs="Arial"/>
                <w:sz w:val="18"/>
                <w:szCs w:val="18"/>
              </w:rPr>
            </w:pPr>
            <w:r w:rsidRPr="00610864">
              <w:rPr>
                <w:rFonts w:ascii="Arial" w:hAnsi="Arial" w:cs="Arial"/>
                <w:bCs/>
                <w:sz w:val="18"/>
                <w:szCs w:val="18"/>
                <w:lang w:eastAsia="zh-CN"/>
              </w:rPr>
              <w:t>0x</w:t>
            </w:r>
            <w:r w:rsidR="00F60F02" w:rsidRPr="00610864">
              <w:rPr>
                <w:rFonts w:ascii="Arial" w:hAnsi="Arial" w:cs="Arial" w:hint="eastAsia"/>
                <w:bCs/>
                <w:sz w:val="18"/>
                <w:szCs w:val="18"/>
                <w:lang w:eastAsia="zh-CN"/>
              </w:rPr>
              <w:t>E5</w:t>
            </w:r>
          </w:p>
        </w:tc>
      </w:tr>
    </w:tbl>
    <w:p w:rsidR="00F17CCA" w:rsidRPr="00D702CE" w:rsidRDefault="00F17CCA" w:rsidP="00F17CCA">
      <w:pPr>
        <w:rPr>
          <w:rFonts w:ascii="Arial" w:hAnsi="Arial" w:cs="Arial" w:hint="eastAsia"/>
          <w:lang w:eastAsia="zh-CN"/>
        </w:rPr>
      </w:pPr>
    </w:p>
    <w:p w:rsidR="00F17CCA" w:rsidRPr="00D702CE" w:rsidRDefault="00F17CCA" w:rsidP="00F17CCA">
      <w:pPr>
        <w:rPr>
          <w:rFonts w:ascii="Arial" w:hAnsi="Arial" w:cs="Arial" w:hint="eastAsia"/>
          <w:b/>
          <w:sz w:val="21"/>
          <w:szCs w:val="21"/>
          <w:lang w:val="en-GB" w:eastAsia="zh-CN"/>
        </w:rPr>
      </w:pPr>
      <w:r w:rsidRPr="00D702CE">
        <w:rPr>
          <w:rFonts w:ascii="Arial" w:hAnsi="Arial" w:cs="Arial"/>
          <w:b/>
          <w:sz w:val="21"/>
          <w:szCs w:val="21"/>
          <w:lang w:val="en-GB" w:eastAsia="zh-CN"/>
        </w:rPr>
        <w:t>The device answer with the acknowledgement sent as follow</w:t>
      </w:r>
      <w:r w:rsidRPr="00D702CE">
        <w:rPr>
          <w:rFonts w:ascii="Arial" w:hAnsi="Arial" w:cs="Arial" w:hint="eastAsia"/>
          <w:b/>
          <w:sz w:val="21"/>
          <w:szCs w:val="21"/>
          <w:lang w:val="en-GB" w:eastAsia="zh-CN"/>
        </w:rPr>
        <w:t>ing</w:t>
      </w:r>
      <w:r w:rsidRPr="00D702CE">
        <w:rPr>
          <w:rFonts w:ascii="Arial" w:hAnsi="Arial" w:cs="Arial"/>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707"/>
        <w:gridCol w:w="707"/>
        <w:gridCol w:w="707"/>
        <w:gridCol w:w="707"/>
        <w:gridCol w:w="707"/>
        <w:gridCol w:w="707"/>
      </w:tblGrid>
      <w:tr w:rsidR="009C54C9" w:rsidRPr="00D702CE" w:rsidTr="00F17CCA">
        <w:trPr>
          <w:trHeight w:val="276"/>
        </w:trPr>
        <w:tc>
          <w:tcPr>
            <w:tcW w:w="0" w:type="auto"/>
            <w:shd w:val="clear" w:color="auto" w:fill="E6E6E6"/>
            <w:vAlign w:val="center"/>
          </w:tcPr>
          <w:p w:rsidR="0080661C" w:rsidRPr="00D702CE" w:rsidRDefault="0080661C" w:rsidP="001F729A">
            <w:pPr>
              <w:jc w:val="center"/>
              <w:rPr>
                <w:rFonts w:ascii="Arial" w:hAnsi="Arial" w:cs="Arial"/>
                <w:b/>
                <w:sz w:val="18"/>
                <w:szCs w:val="18"/>
                <w:lang w:eastAsia="zh-CN"/>
              </w:rPr>
            </w:pPr>
            <w:r w:rsidRPr="00D702CE">
              <w:rPr>
                <w:rFonts w:ascii="Arial" w:hAnsi="Arial" w:cs="Arial" w:hint="eastAsia"/>
                <w:b/>
                <w:sz w:val="18"/>
                <w:szCs w:val="18"/>
                <w:lang w:eastAsia="zh-CN"/>
              </w:rPr>
              <w:t>Can ID(STD)</w:t>
            </w:r>
          </w:p>
        </w:tc>
        <w:tc>
          <w:tcPr>
            <w:tcW w:w="0" w:type="auto"/>
            <w:shd w:val="clear" w:color="auto" w:fill="E6E6E6"/>
            <w:vAlign w:val="center"/>
          </w:tcPr>
          <w:p w:rsidR="0080661C" w:rsidRPr="00D702CE" w:rsidRDefault="0080661C" w:rsidP="001F729A">
            <w:pPr>
              <w:jc w:val="center"/>
              <w:rPr>
                <w:rFonts w:ascii="Arial" w:hAnsi="Arial"/>
                <w:sz w:val="18"/>
              </w:rPr>
            </w:pPr>
            <w:r w:rsidRPr="00D702CE">
              <w:rPr>
                <w:rFonts w:ascii="Arial" w:hAnsi="Arial" w:cs="Arial" w:hint="eastAsia"/>
                <w:b/>
                <w:sz w:val="18"/>
                <w:szCs w:val="18"/>
                <w:lang w:eastAsia="zh-CN"/>
              </w:rPr>
              <w:t>Data0</w:t>
            </w:r>
          </w:p>
        </w:tc>
        <w:tc>
          <w:tcPr>
            <w:tcW w:w="0" w:type="auto"/>
            <w:shd w:val="clear" w:color="auto" w:fill="E6E6E6"/>
            <w:vAlign w:val="center"/>
          </w:tcPr>
          <w:p w:rsidR="0080661C" w:rsidRPr="00D702CE" w:rsidRDefault="0080661C" w:rsidP="001F729A">
            <w:pPr>
              <w:jc w:val="center"/>
              <w:rPr>
                <w:rFonts w:ascii="Arial" w:hAnsi="Arial" w:hint="eastAsia"/>
                <w:b/>
                <w:sz w:val="18"/>
                <w:lang w:eastAsia="zh-CN"/>
              </w:rPr>
            </w:pPr>
            <w:r w:rsidRPr="00D702CE">
              <w:rPr>
                <w:rFonts w:ascii="Arial" w:hAnsi="Arial" w:hint="eastAsia"/>
                <w:b/>
                <w:sz w:val="18"/>
                <w:lang w:eastAsia="zh-CN"/>
              </w:rPr>
              <w:t>Data1</w:t>
            </w:r>
          </w:p>
        </w:tc>
        <w:tc>
          <w:tcPr>
            <w:tcW w:w="0" w:type="auto"/>
            <w:shd w:val="clear" w:color="auto" w:fill="E6E6E6"/>
            <w:vAlign w:val="center"/>
          </w:tcPr>
          <w:p w:rsidR="0080661C" w:rsidRPr="00D702CE" w:rsidRDefault="0080661C" w:rsidP="001F729A">
            <w:pPr>
              <w:jc w:val="center"/>
              <w:rPr>
                <w:rFonts w:ascii="Arial" w:hAnsi="Arial" w:hint="eastAsia"/>
                <w:b/>
                <w:sz w:val="18"/>
                <w:lang w:eastAsia="zh-CN"/>
              </w:rPr>
            </w:pPr>
            <w:r w:rsidRPr="00D702CE">
              <w:rPr>
                <w:rFonts w:ascii="Arial" w:hAnsi="Arial" w:hint="eastAsia"/>
                <w:b/>
                <w:sz w:val="18"/>
                <w:lang w:eastAsia="zh-CN"/>
              </w:rPr>
              <w:t>Data2</w:t>
            </w:r>
          </w:p>
        </w:tc>
        <w:tc>
          <w:tcPr>
            <w:tcW w:w="0" w:type="auto"/>
            <w:shd w:val="clear" w:color="auto" w:fill="E6E6E6"/>
            <w:vAlign w:val="center"/>
          </w:tcPr>
          <w:p w:rsidR="0080661C" w:rsidRPr="00D702CE" w:rsidRDefault="0080661C" w:rsidP="001F729A">
            <w:pPr>
              <w:jc w:val="center"/>
              <w:rPr>
                <w:rFonts w:ascii="Arial" w:hAnsi="Arial" w:hint="eastAsia"/>
                <w:b/>
                <w:sz w:val="18"/>
                <w:lang w:eastAsia="zh-CN"/>
              </w:rPr>
            </w:pPr>
            <w:r w:rsidRPr="00D702CE">
              <w:rPr>
                <w:rFonts w:ascii="Arial" w:hAnsi="Arial" w:hint="eastAsia"/>
                <w:b/>
                <w:sz w:val="18"/>
                <w:lang w:eastAsia="zh-CN"/>
              </w:rPr>
              <w:t>Data3</w:t>
            </w:r>
          </w:p>
        </w:tc>
        <w:tc>
          <w:tcPr>
            <w:tcW w:w="0" w:type="auto"/>
            <w:shd w:val="clear" w:color="auto" w:fill="E6E6E6"/>
            <w:vAlign w:val="center"/>
          </w:tcPr>
          <w:p w:rsidR="0080661C" w:rsidRPr="00D702CE" w:rsidRDefault="0080661C" w:rsidP="001F729A">
            <w:pPr>
              <w:jc w:val="center"/>
              <w:rPr>
                <w:rFonts w:ascii="Arial" w:hAnsi="Arial" w:hint="eastAsia"/>
                <w:b/>
                <w:sz w:val="18"/>
                <w:lang w:eastAsia="zh-CN"/>
              </w:rPr>
            </w:pPr>
            <w:r w:rsidRPr="00D702CE">
              <w:rPr>
                <w:rFonts w:ascii="Arial" w:hAnsi="Arial" w:hint="eastAsia"/>
                <w:b/>
                <w:sz w:val="18"/>
                <w:lang w:eastAsia="zh-CN"/>
              </w:rPr>
              <w:t>Data4</w:t>
            </w:r>
          </w:p>
        </w:tc>
        <w:tc>
          <w:tcPr>
            <w:tcW w:w="0" w:type="auto"/>
            <w:shd w:val="clear" w:color="auto" w:fill="E6E6E6"/>
            <w:vAlign w:val="center"/>
          </w:tcPr>
          <w:p w:rsidR="0080661C" w:rsidRPr="00D702CE" w:rsidRDefault="0080661C" w:rsidP="001F729A">
            <w:pPr>
              <w:jc w:val="center"/>
              <w:rPr>
                <w:rFonts w:ascii="Arial" w:hAnsi="Arial" w:hint="eastAsia"/>
                <w:b/>
                <w:sz w:val="18"/>
                <w:lang w:eastAsia="zh-CN"/>
              </w:rPr>
            </w:pPr>
            <w:r w:rsidRPr="00D702CE">
              <w:rPr>
                <w:rFonts w:ascii="Arial" w:hAnsi="Arial" w:hint="eastAsia"/>
                <w:b/>
                <w:sz w:val="18"/>
                <w:lang w:eastAsia="zh-CN"/>
              </w:rPr>
              <w:t>Data5</w:t>
            </w:r>
          </w:p>
        </w:tc>
        <w:tc>
          <w:tcPr>
            <w:tcW w:w="0" w:type="auto"/>
            <w:shd w:val="clear" w:color="auto" w:fill="E6E6E6"/>
            <w:vAlign w:val="center"/>
          </w:tcPr>
          <w:p w:rsidR="0080661C" w:rsidRPr="00D702CE" w:rsidRDefault="0080661C" w:rsidP="001F729A">
            <w:pPr>
              <w:jc w:val="center"/>
              <w:rPr>
                <w:rFonts w:ascii="Arial" w:hAnsi="Arial" w:hint="eastAsia"/>
                <w:b/>
                <w:sz w:val="18"/>
                <w:lang w:eastAsia="zh-CN"/>
              </w:rPr>
            </w:pPr>
            <w:r w:rsidRPr="00D702CE">
              <w:rPr>
                <w:rFonts w:ascii="Arial" w:hAnsi="Arial" w:hint="eastAsia"/>
                <w:b/>
                <w:sz w:val="18"/>
                <w:lang w:eastAsia="zh-CN"/>
              </w:rPr>
              <w:t>Data6</w:t>
            </w:r>
          </w:p>
        </w:tc>
        <w:tc>
          <w:tcPr>
            <w:tcW w:w="0" w:type="auto"/>
            <w:shd w:val="clear" w:color="auto" w:fill="E6E6E6"/>
            <w:vAlign w:val="center"/>
          </w:tcPr>
          <w:p w:rsidR="0080661C" w:rsidRPr="00D702CE" w:rsidRDefault="0080661C" w:rsidP="001F729A">
            <w:pPr>
              <w:jc w:val="center"/>
              <w:rPr>
                <w:rFonts w:ascii="Arial" w:hAnsi="Arial"/>
                <w:sz w:val="18"/>
              </w:rPr>
            </w:pPr>
            <w:r w:rsidRPr="00D702CE">
              <w:rPr>
                <w:rFonts w:ascii="Arial" w:hAnsi="Arial" w:cs="Arial" w:hint="eastAsia"/>
                <w:b/>
                <w:sz w:val="18"/>
                <w:szCs w:val="18"/>
                <w:lang w:eastAsia="zh-CN"/>
              </w:rPr>
              <w:t>Data7</w:t>
            </w:r>
          </w:p>
        </w:tc>
      </w:tr>
      <w:tr w:rsidR="009C54C9" w:rsidRPr="00D702CE" w:rsidTr="00F17CCA">
        <w:trPr>
          <w:trHeight w:val="243"/>
        </w:trPr>
        <w:tc>
          <w:tcPr>
            <w:tcW w:w="0" w:type="auto"/>
            <w:shd w:val="clear" w:color="auto" w:fill="auto"/>
            <w:vAlign w:val="center"/>
          </w:tcPr>
          <w:p w:rsidR="0080661C" w:rsidRPr="00610864" w:rsidRDefault="00F554E9" w:rsidP="0080661C">
            <w:pPr>
              <w:jc w:val="center"/>
              <w:rPr>
                <w:rFonts w:ascii="Arial" w:hAnsi="Arial" w:hint="eastAsia"/>
                <w:sz w:val="18"/>
                <w:lang w:eastAsia="zh-CN"/>
              </w:rPr>
            </w:pPr>
            <w:r>
              <w:rPr>
                <w:rFonts w:ascii="Arial" w:hAnsi="Arial"/>
                <w:sz w:val="18"/>
              </w:rPr>
              <w:t>0x774</w:t>
            </w:r>
          </w:p>
        </w:tc>
        <w:tc>
          <w:tcPr>
            <w:tcW w:w="0" w:type="auto"/>
            <w:shd w:val="clear" w:color="auto" w:fill="auto"/>
            <w:vAlign w:val="center"/>
          </w:tcPr>
          <w:p w:rsidR="0080661C" w:rsidRPr="00610864" w:rsidRDefault="0080661C" w:rsidP="00F17CCA">
            <w:pPr>
              <w:keepNext/>
              <w:jc w:val="center"/>
              <w:rPr>
                <w:rFonts w:ascii="Arial" w:hAnsi="Arial" w:cs="Arial"/>
                <w:bCs/>
                <w:sz w:val="18"/>
                <w:szCs w:val="18"/>
                <w:lang w:eastAsia="zh-CN"/>
              </w:rPr>
            </w:pPr>
            <w:r w:rsidRPr="00610864">
              <w:rPr>
                <w:rFonts w:ascii="Arial" w:hAnsi="Arial" w:cs="Arial"/>
                <w:bCs/>
                <w:sz w:val="18"/>
                <w:szCs w:val="18"/>
                <w:lang w:eastAsia="zh-CN"/>
              </w:rPr>
              <w:t>0x</w:t>
            </w:r>
            <w:r w:rsidRPr="00610864">
              <w:rPr>
                <w:rFonts w:ascii="Arial" w:hAnsi="Arial" w:cs="Arial" w:hint="eastAsia"/>
                <w:bCs/>
                <w:sz w:val="18"/>
                <w:szCs w:val="18"/>
                <w:lang w:eastAsia="zh-CN"/>
              </w:rPr>
              <w:t>67</w:t>
            </w:r>
          </w:p>
        </w:tc>
        <w:tc>
          <w:tcPr>
            <w:tcW w:w="0" w:type="auto"/>
            <w:shd w:val="clear" w:color="auto" w:fill="auto"/>
            <w:vAlign w:val="center"/>
          </w:tcPr>
          <w:p w:rsidR="0080661C" w:rsidRPr="00610864" w:rsidRDefault="008A5ACD" w:rsidP="00F17CCA">
            <w:pPr>
              <w:keepNext/>
              <w:jc w:val="center"/>
              <w:rPr>
                <w:rFonts w:ascii="Arial" w:hAnsi="Arial" w:cs="Arial"/>
                <w:bCs/>
                <w:sz w:val="18"/>
                <w:szCs w:val="18"/>
                <w:lang w:eastAsia="zh-CN"/>
              </w:rPr>
            </w:pPr>
            <w:r w:rsidRPr="00610864">
              <w:rPr>
                <w:rFonts w:ascii="Arial" w:hAnsi="Arial" w:cs="Arial" w:hint="eastAsia"/>
                <w:bCs/>
                <w:sz w:val="18"/>
                <w:szCs w:val="18"/>
                <w:lang w:eastAsia="zh-CN"/>
              </w:rPr>
              <w:t>0x11</w:t>
            </w:r>
          </w:p>
        </w:tc>
        <w:tc>
          <w:tcPr>
            <w:tcW w:w="0" w:type="auto"/>
            <w:shd w:val="clear" w:color="auto" w:fill="auto"/>
            <w:vAlign w:val="center"/>
          </w:tcPr>
          <w:p w:rsidR="0080661C" w:rsidRPr="00610864" w:rsidRDefault="005D0233" w:rsidP="001F729A">
            <w:pPr>
              <w:keepNext/>
              <w:jc w:val="center"/>
              <w:rPr>
                <w:rFonts w:ascii="Arial" w:hAnsi="Arial" w:cs="Arial" w:hint="eastAsia"/>
                <w:sz w:val="18"/>
                <w:szCs w:val="18"/>
                <w:lang w:val="en-GB" w:eastAsia="zh-CN"/>
              </w:rPr>
            </w:pPr>
            <w:r w:rsidRPr="00610864">
              <w:rPr>
                <w:rFonts w:ascii="Arial" w:hAnsi="Arial" w:cs="Arial" w:hint="eastAsia"/>
                <w:sz w:val="18"/>
                <w:szCs w:val="18"/>
                <w:lang w:val="en-GB" w:eastAsia="zh-CN"/>
              </w:rPr>
              <w:t>0xAA</w:t>
            </w:r>
          </w:p>
        </w:tc>
        <w:tc>
          <w:tcPr>
            <w:tcW w:w="0" w:type="auto"/>
            <w:vAlign w:val="center"/>
          </w:tcPr>
          <w:p w:rsidR="0080661C" w:rsidRPr="00610864" w:rsidRDefault="005D0233" w:rsidP="001F729A">
            <w:pPr>
              <w:keepNext/>
              <w:jc w:val="center"/>
              <w:rPr>
                <w:rFonts w:ascii="Arial" w:hAnsi="Arial" w:cs="Arial"/>
                <w:sz w:val="18"/>
                <w:szCs w:val="18"/>
                <w:lang w:val="en-GB" w:eastAsia="zh-CN"/>
              </w:rPr>
            </w:pPr>
            <w:r w:rsidRPr="00610864">
              <w:rPr>
                <w:rFonts w:ascii="Arial" w:hAnsi="Arial" w:cs="Arial" w:hint="eastAsia"/>
                <w:sz w:val="18"/>
                <w:szCs w:val="18"/>
                <w:lang w:val="en-GB" w:eastAsia="zh-CN"/>
              </w:rPr>
              <w:t>0xAA</w:t>
            </w:r>
          </w:p>
        </w:tc>
        <w:tc>
          <w:tcPr>
            <w:tcW w:w="0" w:type="auto"/>
            <w:vAlign w:val="center"/>
          </w:tcPr>
          <w:p w:rsidR="0080661C" w:rsidRPr="00610864" w:rsidRDefault="005D0233" w:rsidP="001F729A">
            <w:pPr>
              <w:keepNext/>
              <w:jc w:val="center"/>
              <w:rPr>
                <w:rFonts w:ascii="Arial" w:hAnsi="Arial" w:cs="Arial"/>
                <w:sz w:val="18"/>
                <w:szCs w:val="18"/>
                <w:lang w:val="en-GB" w:eastAsia="zh-CN"/>
              </w:rPr>
            </w:pPr>
            <w:r w:rsidRPr="00610864">
              <w:rPr>
                <w:rFonts w:ascii="Arial" w:hAnsi="Arial" w:cs="Arial" w:hint="eastAsia"/>
                <w:sz w:val="18"/>
                <w:szCs w:val="18"/>
                <w:lang w:val="en-GB" w:eastAsia="zh-CN"/>
              </w:rPr>
              <w:t>0xAA</w:t>
            </w:r>
          </w:p>
        </w:tc>
        <w:tc>
          <w:tcPr>
            <w:tcW w:w="0" w:type="auto"/>
            <w:vAlign w:val="center"/>
          </w:tcPr>
          <w:p w:rsidR="0080661C" w:rsidRPr="00610864" w:rsidRDefault="005D0233" w:rsidP="001F729A">
            <w:pPr>
              <w:keepNext/>
              <w:jc w:val="center"/>
              <w:rPr>
                <w:rFonts w:ascii="Arial" w:hAnsi="Arial" w:cs="Arial"/>
                <w:sz w:val="18"/>
                <w:szCs w:val="18"/>
                <w:lang w:val="en-GB" w:eastAsia="zh-CN"/>
              </w:rPr>
            </w:pPr>
            <w:r w:rsidRPr="00610864">
              <w:rPr>
                <w:rFonts w:ascii="Arial" w:hAnsi="Arial" w:cs="Arial" w:hint="eastAsia"/>
                <w:sz w:val="18"/>
                <w:szCs w:val="18"/>
                <w:lang w:val="en-GB" w:eastAsia="zh-CN"/>
              </w:rPr>
              <w:t>0xAA</w:t>
            </w:r>
          </w:p>
        </w:tc>
        <w:tc>
          <w:tcPr>
            <w:tcW w:w="0" w:type="auto"/>
            <w:vAlign w:val="center"/>
          </w:tcPr>
          <w:p w:rsidR="0080661C" w:rsidRPr="00610864" w:rsidRDefault="005D0233" w:rsidP="001F729A">
            <w:pPr>
              <w:jc w:val="center"/>
              <w:rPr>
                <w:rFonts w:ascii="Arial" w:hAnsi="Arial" w:cs="Arial"/>
                <w:sz w:val="18"/>
                <w:szCs w:val="18"/>
              </w:rPr>
            </w:pPr>
            <w:r w:rsidRPr="00610864">
              <w:rPr>
                <w:rFonts w:ascii="Arial" w:hAnsi="Arial" w:cs="Arial" w:hint="eastAsia"/>
                <w:sz w:val="18"/>
                <w:szCs w:val="18"/>
                <w:lang w:val="en-GB" w:eastAsia="zh-CN"/>
              </w:rPr>
              <w:t>0xAA</w:t>
            </w:r>
          </w:p>
        </w:tc>
        <w:tc>
          <w:tcPr>
            <w:tcW w:w="0" w:type="auto"/>
            <w:vAlign w:val="center"/>
          </w:tcPr>
          <w:p w:rsidR="0080661C" w:rsidRPr="00610864" w:rsidRDefault="005D0233" w:rsidP="001F729A">
            <w:pPr>
              <w:jc w:val="center"/>
              <w:rPr>
                <w:rFonts w:ascii="Arial" w:hAnsi="Arial" w:cs="Arial"/>
                <w:sz w:val="18"/>
                <w:szCs w:val="18"/>
              </w:rPr>
            </w:pPr>
            <w:r w:rsidRPr="00610864">
              <w:rPr>
                <w:rFonts w:ascii="Arial" w:hAnsi="Arial" w:cs="Arial" w:hint="eastAsia"/>
                <w:sz w:val="18"/>
                <w:szCs w:val="18"/>
                <w:lang w:val="en-GB" w:eastAsia="zh-CN"/>
              </w:rPr>
              <w:t>0xAA</w:t>
            </w:r>
          </w:p>
        </w:tc>
      </w:tr>
    </w:tbl>
    <w:p w:rsidR="005D0233" w:rsidRDefault="00A92807" w:rsidP="00F17CCA">
      <w:pPr>
        <w:autoSpaceDE w:val="0"/>
        <w:autoSpaceDN w:val="0"/>
        <w:adjustRightInd w:val="0"/>
        <w:rPr>
          <w:rFonts w:ascii="Arial" w:hAnsi="Arial" w:cs="Arial" w:hint="eastAsia"/>
          <w:iCs/>
          <w:sz w:val="19"/>
          <w:szCs w:val="19"/>
          <w:highlight w:val="red"/>
          <w:lang w:val="en-GB" w:eastAsia="zh-CN"/>
        </w:rPr>
      </w:pPr>
      <w:r w:rsidRPr="00A92807">
        <w:rPr>
          <w:rFonts w:ascii="Arial" w:hAnsi="Arial" w:cs="Arial"/>
          <w:iCs/>
          <w:sz w:val="19"/>
          <w:szCs w:val="19"/>
          <w:highlight w:val="red"/>
          <w:lang w:val="en-GB" w:eastAsia="zh-CN"/>
        </w:rPr>
        <w:t>“</w:t>
      </w:r>
      <w:r w:rsidRPr="00A92807">
        <w:rPr>
          <w:rFonts w:ascii="Arial" w:hAnsi="Arial" w:cs="Arial" w:hint="eastAsia"/>
          <w:iCs/>
          <w:sz w:val="19"/>
          <w:szCs w:val="19"/>
          <w:highlight w:val="red"/>
          <w:lang w:val="en-GB" w:eastAsia="zh-CN"/>
        </w:rPr>
        <w:t>--</w:t>
      </w:r>
      <w:r w:rsidRPr="00A92807">
        <w:rPr>
          <w:rFonts w:ascii="Arial" w:hAnsi="Arial" w:cs="Arial"/>
          <w:iCs/>
          <w:sz w:val="19"/>
          <w:szCs w:val="19"/>
          <w:highlight w:val="red"/>
          <w:lang w:val="en-GB" w:eastAsia="zh-CN"/>
        </w:rPr>
        <w:t>”</w:t>
      </w:r>
      <w:r w:rsidRPr="00A92807">
        <w:rPr>
          <w:rFonts w:ascii="Arial" w:hAnsi="Arial" w:cs="Arial" w:hint="eastAsia"/>
          <w:iCs/>
          <w:sz w:val="19"/>
          <w:szCs w:val="19"/>
          <w:highlight w:val="red"/>
          <w:lang w:val="en-GB" w:eastAsia="zh-CN"/>
        </w:rPr>
        <w:t xml:space="preserve"> means p</w:t>
      </w:r>
      <w:r w:rsidRPr="00A92807">
        <w:rPr>
          <w:rFonts w:ascii="Arial" w:hAnsi="Arial" w:cs="Arial"/>
          <w:iCs/>
          <w:sz w:val="19"/>
          <w:szCs w:val="19"/>
          <w:highlight w:val="red"/>
          <w:lang w:val="en-GB" w:eastAsia="zh-CN"/>
        </w:rPr>
        <w:t xml:space="preserve">adding </w:t>
      </w:r>
      <w:r w:rsidRPr="00A92807">
        <w:rPr>
          <w:rFonts w:ascii="Arial" w:hAnsi="Arial" w:cs="Arial" w:hint="eastAsia"/>
          <w:iCs/>
          <w:sz w:val="19"/>
          <w:szCs w:val="19"/>
          <w:highlight w:val="red"/>
          <w:lang w:val="en-GB" w:eastAsia="zh-CN"/>
        </w:rPr>
        <w:t>p</w:t>
      </w:r>
      <w:r w:rsidRPr="00A92807">
        <w:rPr>
          <w:rFonts w:ascii="Arial" w:hAnsi="Arial" w:cs="Arial"/>
          <w:iCs/>
          <w:sz w:val="19"/>
          <w:szCs w:val="19"/>
          <w:highlight w:val="red"/>
          <w:lang w:val="en-GB" w:eastAsia="zh-CN"/>
        </w:rPr>
        <w:t>attern</w:t>
      </w:r>
      <w:r w:rsidRPr="00A92807">
        <w:rPr>
          <w:rFonts w:ascii="Arial" w:hAnsi="Arial" w:cs="Arial" w:hint="eastAsia"/>
          <w:iCs/>
          <w:sz w:val="19"/>
          <w:szCs w:val="19"/>
          <w:highlight w:val="red"/>
          <w:lang w:val="en-GB" w:eastAsia="zh-CN"/>
        </w:rPr>
        <w:t xml:space="preserve"> value, the default value is </w:t>
      </w:r>
      <w:r w:rsidRPr="00A92807">
        <w:rPr>
          <w:rFonts w:ascii="Arial" w:hAnsi="Arial" w:cs="Arial"/>
          <w:iCs/>
          <w:sz w:val="19"/>
          <w:szCs w:val="19"/>
          <w:highlight w:val="red"/>
          <w:lang w:val="en-GB" w:eastAsia="zh-CN"/>
        </w:rPr>
        <w:t>“</w:t>
      </w:r>
      <w:r w:rsidRPr="00A92807">
        <w:rPr>
          <w:rFonts w:ascii="Arial" w:hAnsi="Arial" w:cs="Arial" w:hint="eastAsia"/>
          <w:iCs/>
          <w:sz w:val="19"/>
          <w:szCs w:val="19"/>
          <w:highlight w:val="red"/>
          <w:lang w:val="en-GB" w:eastAsia="zh-CN"/>
        </w:rPr>
        <w:t>0xAA</w:t>
      </w:r>
      <w:r w:rsidRPr="00A92807">
        <w:rPr>
          <w:rFonts w:ascii="Arial" w:hAnsi="Arial" w:cs="Arial"/>
          <w:iCs/>
          <w:sz w:val="19"/>
          <w:szCs w:val="19"/>
          <w:highlight w:val="red"/>
          <w:lang w:val="en-GB" w:eastAsia="zh-CN"/>
        </w:rPr>
        <w:t>”</w:t>
      </w:r>
      <w:r w:rsidRPr="00A92807">
        <w:rPr>
          <w:rFonts w:ascii="Arial" w:hAnsi="Arial" w:cs="Arial" w:hint="eastAsia"/>
          <w:iCs/>
          <w:sz w:val="19"/>
          <w:szCs w:val="19"/>
          <w:highlight w:val="red"/>
          <w:lang w:val="en-GB" w:eastAsia="zh-CN"/>
        </w:rPr>
        <w:t>.</w:t>
      </w:r>
    </w:p>
    <w:p w:rsidR="00A7303E" w:rsidRPr="00A92807" w:rsidRDefault="00A7303E" w:rsidP="00F17CCA">
      <w:pPr>
        <w:autoSpaceDE w:val="0"/>
        <w:autoSpaceDN w:val="0"/>
        <w:adjustRightInd w:val="0"/>
        <w:rPr>
          <w:rFonts w:ascii="Arial" w:hAnsi="Arial" w:cs="Arial" w:hint="eastAsia"/>
          <w:iCs/>
          <w:sz w:val="19"/>
          <w:szCs w:val="19"/>
          <w:highlight w:val="red"/>
          <w:lang w:val="en-GB" w:eastAsia="zh-CN"/>
        </w:rPr>
      </w:pPr>
      <w:r>
        <w:rPr>
          <w:rFonts w:ascii="Arial" w:hAnsi="Arial" w:cs="Arial"/>
          <w:iCs/>
          <w:sz w:val="19"/>
          <w:szCs w:val="19"/>
          <w:highlight w:val="red"/>
          <w:lang w:val="en-GB" w:eastAsia="zh-CN"/>
        </w:rPr>
        <w:t>E</w:t>
      </w:r>
      <w:r>
        <w:rPr>
          <w:rFonts w:ascii="Arial" w:hAnsi="Arial" w:cs="Arial" w:hint="eastAsia"/>
          <w:iCs/>
          <w:sz w:val="19"/>
          <w:szCs w:val="19"/>
          <w:highlight w:val="red"/>
          <w:lang w:val="en-GB" w:eastAsia="zh-CN"/>
        </w:rPr>
        <w:t>very command must be fix to 8 bytes.</w:t>
      </w:r>
    </w:p>
    <w:p w:rsidR="005D0233" w:rsidRDefault="005D0233" w:rsidP="00F17CCA">
      <w:pPr>
        <w:autoSpaceDE w:val="0"/>
        <w:autoSpaceDN w:val="0"/>
        <w:adjustRightInd w:val="0"/>
        <w:rPr>
          <w:rFonts w:ascii="Arial" w:hAnsi="Arial" w:cs="Arial" w:hint="eastAsia"/>
          <w:iCs/>
          <w:sz w:val="19"/>
          <w:szCs w:val="19"/>
          <w:lang w:val="en-GB" w:eastAsia="zh-CN"/>
        </w:rPr>
      </w:pPr>
    </w:p>
    <w:p w:rsidR="00FF30D9" w:rsidRPr="00D702CE" w:rsidRDefault="00FF30D9" w:rsidP="00F17CCA">
      <w:pPr>
        <w:autoSpaceDE w:val="0"/>
        <w:autoSpaceDN w:val="0"/>
        <w:adjustRightInd w:val="0"/>
        <w:rPr>
          <w:rFonts w:ascii="Arial" w:hAnsi="Arial" w:cs="Arial"/>
          <w:iCs/>
          <w:sz w:val="19"/>
          <w:szCs w:val="19"/>
          <w:lang w:val="en-GB" w:eastAsia="zh-CN"/>
        </w:rPr>
      </w:pPr>
      <w:r w:rsidRPr="00D702CE">
        <w:rPr>
          <w:rFonts w:ascii="Arial" w:hAnsi="Arial" w:cs="Arial"/>
          <w:iCs/>
          <w:sz w:val="19"/>
          <w:szCs w:val="19"/>
          <w:lang w:val="en-GB" w:eastAsia="zh-CN"/>
        </w:rPr>
        <w:t>D</w:t>
      </w:r>
      <w:r w:rsidRPr="00D702CE">
        <w:rPr>
          <w:rFonts w:ascii="Arial" w:hAnsi="Arial" w:cs="Arial" w:hint="eastAsia"/>
          <w:iCs/>
          <w:sz w:val="19"/>
          <w:szCs w:val="19"/>
          <w:lang w:val="en-GB" w:eastAsia="zh-CN"/>
        </w:rPr>
        <w:t xml:space="preserve">elay more </w:t>
      </w:r>
      <w:r w:rsidR="00B54A09" w:rsidRPr="00D702CE">
        <w:rPr>
          <w:rFonts w:ascii="Arial" w:hAnsi="Arial" w:cs="Arial" w:hint="eastAsia"/>
          <w:iCs/>
          <w:sz w:val="19"/>
          <w:szCs w:val="19"/>
          <w:lang w:val="en-GB" w:eastAsia="zh-CN"/>
        </w:rPr>
        <w:t>about</w:t>
      </w:r>
      <w:r w:rsidRPr="00D702CE">
        <w:rPr>
          <w:rFonts w:ascii="Arial" w:hAnsi="Arial" w:cs="Arial" w:hint="eastAsia"/>
          <w:iCs/>
          <w:sz w:val="19"/>
          <w:szCs w:val="19"/>
          <w:lang w:val="en-GB" w:eastAsia="zh-CN"/>
        </w:rPr>
        <w:t xml:space="preserve"> 50ms,</w:t>
      </w:r>
    </w:p>
    <w:p w:rsidR="00F17CCA" w:rsidRPr="00D702CE" w:rsidRDefault="00F17CCA" w:rsidP="00F17CCA">
      <w:pPr>
        <w:rPr>
          <w:rFonts w:ascii="Arial" w:hAnsi="Arial" w:cs="Arial" w:hint="eastAsia"/>
          <w:b/>
          <w:bCs/>
          <w:lang w:val="en-GB" w:eastAsia="zh-CN"/>
        </w:rPr>
      </w:pPr>
      <w:r w:rsidRPr="00D702CE">
        <w:rPr>
          <w:rFonts w:ascii="Arial" w:hAnsi="Arial" w:cs="Arial" w:hint="eastAsia"/>
          <w:b/>
          <w:bCs/>
          <w:lang w:val="en-GB" w:eastAsia="zh-CN"/>
        </w:rPr>
        <w:t xml:space="preserve">Step2: Send </w:t>
      </w:r>
      <w:r w:rsidR="00B763A6" w:rsidRPr="00D702CE">
        <w:rPr>
          <w:rFonts w:ascii="Arial" w:hAnsi="Arial" w:cs="Arial" w:hint="eastAsia"/>
          <w:b/>
          <w:bCs/>
          <w:lang w:val="en-GB" w:eastAsia="zh-CN"/>
        </w:rPr>
        <w:t>Password Set2</w:t>
      </w:r>
      <w:r w:rsidRPr="00D702CE">
        <w:rPr>
          <w:rFonts w:ascii="Arial" w:hAnsi="Arial" w:cs="Arial" w:hint="eastAsia"/>
          <w:b/>
          <w:bCs/>
          <w:lang w:val="en-GB" w:eastAsia="zh-C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707"/>
        <w:gridCol w:w="707"/>
        <w:gridCol w:w="707"/>
        <w:gridCol w:w="707"/>
        <w:gridCol w:w="707"/>
        <w:gridCol w:w="707"/>
      </w:tblGrid>
      <w:tr w:rsidR="009C54C9" w:rsidRPr="00D702CE" w:rsidTr="001F729A">
        <w:trPr>
          <w:trHeight w:val="276"/>
        </w:trPr>
        <w:tc>
          <w:tcPr>
            <w:tcW w:w="0" w:type="auto"/>
            <w:shd w:val="clear" w:color="auto" w:fill="E6E6E6"/>
            <w:vAlign w:val="center"/>
          </w:tcPr>
          <w:p w:rsidR="00037463" w:rsidRPr="00D702CE" w:rsidRDefault="00037463" w:rsidP="00E758E3">
            <w:pPr>
              <w:jc w:val="center"/>
              <w:rPr>
                <w:rFonts w:ascii="Arial" w:hAnsi="Arial" w:cs="Arial"/>
                <w:b/>
                <w:sz w:val="18"/>
                <w:szCs w:val="18"/>
                <w:lang w:eastAsia="zh-CN"/>
              </w:rPr>
            </w:pPr>
            <w:r w:rsidRPr="00D702CE">
              <w:rPr>
                <w:rFonts w:ascii="Arial" w:hAnsi="Arial" w:cs="Arial" w:hint="eastAsia"/>
                <w:b/>
                <w:sz w:val="18"/>
                <w:szCs w:val="18"/>
                <w:lang w:eastAsia="zh-CN"/>
              </w:rPr>
              <w:t>Can ID(STD)</w:t>
            </w:r>
          </w:p>
        </w:tc>
        <w:tc>
          <w:tcPr>
            <w:tcW w:w="0" w:type="auto"/>
            <w:shd w:val="clear" w:color="auto" w:fill="E6E6E6"/>
            <w:vAlign w:val="center"/>
          </w:tcPr>
          <w:p w:rsidR="00037463" w:rsidRPr="00D702CE" w:rsidRDefault="00037463" w:rsidP="001F729A">
            <w:pPr>
              <w:jc w:val="center"/>
              <w:rPr>
                <w:rFonts w:ascii="Arial" w:hAnsi="Arial"/>
                <w:sz w:val="18"/>
              </w:rPr>
            </w:pPr>
            <w:r w:rsidRPr="00D702CE">
              <w:rPr>
                <w:rFonts w:ascii="Arial" w:hAnsi="Arial" w:cs="Arial" w:hint="eastAsia"/>
                <w:b/>
                <w:sz w:val="18"/>
                <w:szCs w:val="18"/>
                <w:lang w:eastAsia="zh-CN"/>
              </w:rPr>
              <w:t>Data0</w:t>
            </w:r>
          </w:p>
        </w:tc>
        <w:tc>
          <w:tcPr>
            <w:tcW w:w="0" w:type="auto"/>
            <w:shd w:val="clear" w:color="auto" w:fill="E6E6E6"/>
            <w:vAlign w:val="center"/>
          </w:tcPr>
          <w:p w:rsidR="00037463" w:rsidRPr="00D702CE" w:rsidRDefault="00037463" w:rsidP="001F729A">
            <w:pPr>
              <w:jc w:val="center"/>
              <w:rPr>
                <w:rFonts w:ascii="Arial" w:hAnsi="Arial" w:hint="eastAsia"/>
                <w:b/>
                <w:sz w:val="18"/>
                <w:lang w:eastAsia="zh-CN"/>
              </w:rPr>
            </w:pPr>
            <w:r w:rsidRPr="00D702CE">
              <w:rPr>
                <w:rFonts w:ascii="Arial" w:hAnsi="Arial" w:hint="eastAsia"/>
                <w:b/>
                <w:sz w:val="18"/>
                <w:lang w:eastAsia="zh-CN"/>
              </w:rPr>
              <w:t>Data1</w:t>
            </w:r>
          </w:p>
        </w:tc>
        <w:tc>
          <w:tcPr>
            <w:tcW w:w="0" w:type="auto"/>
            <w:shd w:val="clear" w:color="auto" w:fill="E6E6E6"/>
            <w:vAlign w:val="center"/>
          </w:tcPr>
          <w:p w:rsidR="00037463" w:rsidRPr="00D702CE" w:rsidRDefault="00037463" w:rsidP="001F729A">
            <w:pPr>
              <w:jc w:val="center"/>
              <w:rPr>
                <w:rFonts w:ascii="Arial" w:hAnsi="Arial" w:hint="eastAsia"/>
                <w:b/>
                <w:sz w:val="18"/>
                <w:lang w:eastAsia="zh-CN"/>
              </w:rPr>
            </w:pPr>
            <w:r w:rsidRPr="00D702CE">
              <w:rPr>
                <w:rFonts w:ascii="Arial" w:hAnsi="Arial" w:hint="eastAsia"/>
                <w:b/>
                <w:sz w:val="18"/>
                <w:lang w:eastAsia="zh-CN"/>
              </w:rPr>
              <w:t>Data2</w:t>
            </w:r>
          </w:p>
        </w:tc>
        <w:tc>
          <w:tcPr>
            <w:tcW w:w="0" w:type="auto"/>
            <w:shd w:val="clear" w:color="auto" w:fill="E6E6E6"/>
            <w:vAlign w:val="center"/>
          </w:tcPr>
          <w:p w:rsidR="00037463" w:rsidRPr="00D702CE" w:rsidRDefault="00037463" w:rsidP="001F729A">
            <w:pPr>
              <w:jc w:val="center"/>
              <w:rPr>
                <w:rFonts w:ascii="Arial" w:hAnsi="Arial" w:hint="eastAsia"/>
                <w:b/>
                <w:sz w:val="18"/>
                <w:lang w:eastAsia="zh-CN"/>
              </w:rPr>
            </w:pPr>
            <w:r w:rsidRPr="00D702CE">
              <w:rPr>
                <w:rFonts w:ascii="Arial" w:hAnsi="Arial" w:hint="eastAsia"/>
                <w:b/>
                <w:sz w:val="18"/>
                <w:lang w:eastAsia="zh-CN"/>
              </w:rPr>
              <w:t>Data3</w:t>
            </w:r>
          </w:p>
        </w:tc>
        <w:tc>
          <w:tcPr>
            <w:tcW w:w="0" w:type="auto"/>
            <w:shd w:val="clear" w:color="auto" w:fill="E6E6E6"/>
            <w:vAlign w:val="center"/>
          </w:tcPr>
          <w:p w:rsidR="00037463" w:rsidRPr="00D702CE" w:rsidRDefault="00037463" w:rsidP="001F729A">
            <w:pPr>
              <w:jc w:val="center"/>
              <w:rPr>
                <w:rFonts w:ascii="Arial" w:hAnsi="Arial" w:hint="eastAsia"/>
                <w:b/>
                <w:sz w:val="18"/>
                <w:lang w:eastAsia="zh-CN"/>
              </w:rPr>
            </w:pPr>
            <w:r w:rsidRPr="00D702CE">
              <w:rPr>
                <w:rFonts w:ascii="Arial" w:hAnsi="Arial" w:hint="eastAsia"/>
                <w:b/>
                <w:sz w:val="18"/>
                <w:lang w:eastAsia="zh-CN"/>
              </w:rPr>
              <w:t>Data4</w:t>
            </w:r>
          </w:p>
        </w:tc>
        <w:tc>
          <w:tcPr>
            <w:tcW w:w="0" w:type="auto"/>
            <w:shd w:val="clear" w:color="auto" w:fill="E6E6E6"/>
            <w:vAlign w:val="center"/>
          </w:tcPr>
          <w:p w:rsidR="00037463" w:rsidRPr="00D702CE" w:rsidRDefault="00037463" w:rsidP="001F729A">
            <w:pPr>
              <w:jc w:val="center"/>
              <w:rPr>
                <w:rFonts w:ascii="Arial" w:hAnsi="Arial" w:hint="eastAsia"/>
                <w:b/>
                <w:sz w:val="18"/>
                <w:lang w:eastAsia="zh-CN"/>
              </w:rPr>
            </w:pPr>
            <w:r w:rsidRPr="00D702CE">
              <w:rPr>
                <w:rFonts w:ascii="Arial" w:hAnsi="Arial" w:hint="eastAsia"/>
                <w:b/>
                <w:sz w:val="18"/>
                <w:lang w:eastAsia="zh-CN"/>
              </w:rPr>
              <w:t>Data5</w:t>
            </w:r>
          </w:p>
        </w:tc>
        <w:tc>
          <w:tcPr>
            <w:tcW w:w="0" w:type="auto"/>
            <w:shd w:val="clear" w:color="auto" w:fill="E6E6E6"/>
            <w:vAlign w:val="center"/>
          </w:tcPr>
          <w:p w:rsidR="00037463" w:rsidRPr="00D702CE" w:rsidRDefault="00037463" w:rsidP="001F729A">
            <w:pPr>
              <w:jc w:val="center"/>
              <w:rPr>
                <w:rFonts w:ascii="Arial" w:hAnsi="Arial" w:hint="eastAsia"/>
                <w:b/>
                <w:sz w:val="18"/>
                <w:lang w:eastAsia="zh-CN"/>
              </w:rPr>
            </w:pPr>
            <w:r w:rsidRPr="00D702CE">
              <w:rPr>
                <w:rFonts w:ascii="Arial" w:hAnsi="Arial" w:hint="eastAsia"/>
                <w:b/>
                <w:sz w:val="18"/>
                <w:lang w:eastAsia="zh-CN"/>
              </w:rPr>
              <w:t>Data6</w:t>
            </w:r>
          </w:p>
        </w:tc>
        <w:tc>
          <w:tcPr>
            <w:tcW w:w="0" w:type="auto"/>
            <w:shd w:val="clear" w:color="auto" w:fill="E6E6E6"/>
            <w:vAlign w:val="center"/>
          </w:tcPr>
          <w:p w:rsidR="00037463" w:rsidRPr="00D702CE" w:rsidRDefault="00037463" w:rsidP="001F729A">
            <w:pPr>
              <w:jc w:val="center"/>
              <w:rPr>
                <w:rFonts w:ascii="Arial" w:hAnsi="Arial"/>
                <w:sz w:val="18"/>
              </w:rPr>
            </w:pPr>
            <w:r w:rsidRPr="00D702CE">
              <w:rPr>
                <w:rFonts w:ascii="Arial" w:hAnsi="Arial" w:cs="Arial" w:hint="eastAsia"/>
                <w:b/>
                <w:sz w:val="18"/>
                <w:szCs w:val="18"/>
                <w:lang w:eastAsia="zh-CN"/>
              </w:rPr>
              <w:t>Data7</w:t>
            </w:r>
          </w:p>
        </w:tc>
      </w:tr>
      <w:tr w:rsidR="009C54C9" w:rsidRPr="00D702CE" w:rsidTr="001F729A">
        <w:trPr>
          <w:trHeight w:val="243"/>
        </w:trPr>
        <w:tc>
          <w:tcPr>
            <w:tcW w:w="0" w:type="auto"/>
            <w:shd w:val="clear" w:color="auto" w:fill="auto"/>
            <w:vAlign w:val="center"/>
          </w:tcPr>
          <w:p w:rsidR="00037463" w:rsidRPr="00610864" w:rsidRDefault="00F554E9" w:rsidP="00037463">
            <w:pPr>
              <w:jc w:val="center"/>
              <w:rPr>
                <w:rFonts w:ascii="Arial" w:hAnsi="Arial" w:hint="eastAsia"/>
                <w:sz w:val="18"/>
                <w:lang w:eastAsia="zh-CN"/>
              </w:rPr>
            </w:pPr>
            <w:r>
              <w:rPr>
                <w:rFonts w:ascii="Arial" w:hAnsi="Arial"/>
                <w:sz w:val="18"/>
              </w:rPr>
              <w:t>0x772</w:t>
            </w:r>
          </w:p>
        </w:tc>
        <w:tc>
          <w:tcPr>
            <w:tcW w:w="0" w:type="auto"/>
            <w:shd w:val="clear" w:color="auto" w:fill="auto"/>
            <w:vAlign w:val="center"/>
          </w:tcPr>
          <w:p w:rsidR="00037463" w:rsidRPr="00610864" w:rsidRDefault="00037463" w:rsidP="008A5ACD">
            <w:pPr>
              <w:keepNext/>
              <w:jc w:val="center"/>
              <w:rPr>
                <w:rFonts w:ascii="Arial" w:hAnsi="Arial" w:cs="Arial" w:hint="eastAsia"/>
                <w:bCs/>
                <w:sz w:val="18"/>
                <w:szCs w:val="18"/>
                <w:lang w:eastAsia="zh-CN"/>
              </w:rPr>
            </w:pPr>
            <w:r w:rsidRPr="00610864">
              <w:rPr>
                <w:rFonts w:ascii="Arial" w:hAnsi="Arial" w:cs="Arial" w:hint="eastAsia"/>
                <w:bCs/>
                <w:sz w:val="18"/>
                <w:szCs w:val="18"/>
                <w:lang w:eastAsia="zh-CN"/>
              </w:rPr>
              <w:t>0x</w:t>
            </w:r>
            <w:r w:rsidR="008A5ACD" w:rsidRPr="00610864">
              <w:rPr>
                <w:rFonts w:ascii="Arial" w:hAnsi="Arial" w:cs="Arial" w:hint="eastAsia"/>
                <w:bCs/>
                <w:sz w:val="18"/>
                <w:szCs w:val="18"/>
                <w:lang w:eastAsia="zh-CN"/>
              </w:rPr>
              <w:t>27</w:t>
            </w:r>
          </w:p>
        </w:tc>
        <w:tc>
          <w:tcPr>
            <w:tcW w:w="0" w:type="auto"/>
            <w:shd w:val="clear" w:color="auto" w:fill="auto"/>
            <w:vAlign w:val="center"/>
          </w:tcPr>
          <w:p w:rsidR="00037463" w:rsidRPr="00610864" w:rsidRDefault="00037463" w:rsidP="008A5ACD">
            <w:pPr>
              <w:keepNext/>
              <w:jc w:val="center"/>
              <w:rPr>
                <w:rFonts w:ascii="Arial" w:hAnsi="Arial" w:cs="Arial"/>
                <w:bCs/>
                <w:sz w:val="18"/>
                <w:szCs w:val="18"/>
                <w:lang w:eastAsia="zh-CN"/>
              </w:rPr>
            </w:pPr>
            <w:r w:rsidRPr="00610864">
              <w:rPr>
                <w:rFonts w:ascii="Arial" w:hAnsi="Arial" w:cs="Arial" w:hint="eastAsia"/>
                <w:bCs/>
                <w:sz w:val="18"/>
                <w:szCs w:val="18"/>
                <w:lang w:eastAsia="zh-CN"/>
              </w:rPr>
              <w:t>0x</w:t>
            </w:r>
            <w:r w:rsidR="008A5ACD" w:rsidRPr="00610864">
              <w:rPr>
                <w:rFonts w:ascii="Arial" w:hAnsi="Arial" w:cs="Arial" w:hint="eastAsia"/>
                <w:bCs/>
                <w:sz w:val="18"/>
                <w:szCs w:val="18"/>
                <w:lang w:eastAsia="zh-CN"/>
              </w:rPr>
              <w:t>64</w:t>
            </w:r>
          </w:p>
        </w:tc>
        <w:tc>
          <w:tcPr>
            <w:tcW w:w="0" w:type="auto"/>
            <w:shd w:val="clear" w:color="auto" w:fill="auto"/>
            <w:vAlign w:val="center"/>
          </w:tcPr>
          <w:p w:rsidR="00037463" w:rsidRPr="00610864" w:rsidRDefault="00037463" w:rsidP="008A5ACD">
            <w:pPr>
              <w:keepNext/>
              <w:jc w:val="center"/>
              <w:rPr>
                <w:rFonts w:ascii="Arial" w:hAnsi="Arial" w:cs="Arial"/>
                <w:bCs/>
                <w:sz w:val="18"/>
                <w:szCs w:val="18"/>
                <w:lang w:eastAsia="zh-CN"/>
              </w:rPr>
            </w:pPr>
            <w:r w:rsidRPr="00610864">
              <w:rPr>
                <w:rFonts w:ascii="Arial" w:hAnsi="Arial" w:cs="Arial"/>
                <w:bCs/>
                <w:sz w:val="18"/>
                <w:szCs w:val="18"/>
                <w:lang w:eastAsia="zh-CN"/>
              </w:rPr>
              <w:t>0x</w:t>
            </w:r>
            <w:r w:rsidR="008A5ACD" w:rsidRPr="00610864">
              <w:rPr>
                <w:rFonts w:ascii="Arial" w:hAnsi="Arial" w:cs="Arial" w:hint="eastAsia"/>
                <w:bCs/>
                <w:sz w:val="18"/>
                <w:szCs w:val="18"/>
                <w:lang w:eastAsia="zh-CN"/>
              </w:rPr>
              <w:t>52</w:t>
            </w:r>
          </w:p>
        </w:tc>
        <w:tc>
          <w:tcPr>
            <w:tcW w:w="0" w:type="auto"/>
          </w:tcPr>
          <w:p w:rsidR="00037463" w:rsidRPr="00610864" w:rsidRDefault="00037463" w:rsidP="008A5ACD">
            <w:pPr>
              <w:keepNext/>
              <w:rPr>
                <w:rFonts w:ascii="Arial" w:hAnsi="Arial" w:cs="Arial"/>
                <w:bCs/>
                <w:sz w:val="18"/>
                <w:szCs w:val="18"/>
                <w:lang w:eastAsia="zh-CN"/>
              </w:rPr>
            </w:pPr>
            <w:r w:rsidRPr="00610864">
              <w:rPr>
                <w:rFonts w:ascii="Arial" w:hAnsi="Arial" w:cs="Arial"/>
                <w:bCs/>
                <w:sz w:val="18"/>
                <w:szCs w:val="18"/>
                <w:lang w:eastAsia="zh-CN"/>
              </w:rPr>
              <w:t>0x</w:t>
            </w:r>
            <w:r w:rsidR="008A5ACD" w:rsidRPr="00610864">
              <w:rPr>
                <w:rFonts w:ascii="Arial" w:hAnsi="Arial" w:cs="Arial" w:hint="eastAsia"/>
                <w:bCs/>
                <w:sz w:val="18"/>
                <w:szCs w:val="18"/>
                <w:lang w:eastAsia="zh-CN"/>
              </w:rPr>
              <w:t>C5</w:t>
            </w:r>
          </w:p>
        </w:tc>
        <w:tc>
          <w:tcPr>
            <w:tcW w:w="0" w:type="auto"/>
          </w:tcPr>
          <w:p w:rsidR="00037463" w:rsidRPr="00610864" w:rsidRDefault="00037463" w:rsidP="008A5ACD">
            <w:r w:rsidRPr="00610864">
              <w:rPr>
                <w:rFonts w:ascii="Arial" w:hAnsi="Arial" w:cs="Arial"/>
                <w:sz w:val="18"/>
                <w:szCs w:val="18"/>
                <w:lang w:val="en-GB"/>
              </w:rPr>
              <w:t>0x</w:t>
            </w:r>
            <w:r w:rsidR="008A5ACD" w:rsidRPr="00610864">
              <w:rPr>
                <w:rFonts w:ascii="Arial" w:hAnsi="Arial" w:cs="Arial" w:hint="eastAsia"/>
                <w:sz w:val="18"/>
                <w:szCs w:val="18"/>
                <w:lang w:val="en-GB" w:eastAsia="zh-CN"/>
              </w:rPr>
              <w:t>7D</w:t>
            </w:r>
          </w:p>
        </w:tc>
        <w:tc>
          <w:tcPr>
            <w:tcW w:w="0" w:type="auto"/>
          </w:tcPr>
          <w:p w:rsidR="00037463" w:rsidRPr="00610864" w:rsidRDefault="00037463" w:rsidP="008A5ACD">
            <w:r w:rsidRPr="00610864">
              <w:rPr>
                <w:rFonts w:ascii="Arial" w:hAnsi="Arial" w:cs="Arial"/>
                <w:sz w:val="18"/>
                <w:szCs w:val="18"/>
                <w:lang w:val="en-GB"/>
              </w:rPr>
              <w:t>0x</w:t>
            </w:r>
            <w:r w:rsidR="008A5ACD" w:rsidRPr="00610864">
              <w:rPr>
                <w:rFonts w:ascii="Arial" w:hAnsi="Arial" w:cs="Arial" w:hint="eastAsia"/>
                <w:sz w:val="18"/>
                <w:szCs w:val="18"/>
                <w:lang w:val="en-GB" w:eastAsia="zh-CN"/>
              </w:rPr>
              <w:t>66</w:t>
            </w:r>
          </w:p>
        </w:tc>
        <w:tc>
          <w:tcPr>
            <w:tcW w:w="0" w:type="auto"/>
          </w:tcPr>
          <w:p w:rsidR="00037463" w:rsidRPr="00610864" w:rsidRDefault="00037463" w:rsidP="008A5ACD">
            <w:r w:rsidRPr="00610864">
              <w:rPr>
                <w:rFonts w:ascii="Arial" w:hAnsi="Arial" w:cs="Arial"/>
                <w:sz w:val="18"/>
                <w:szCs w:val="18"/>
                <w:lang w:val="en-GB"/>
              </w:rPr>
              <w:t>0x</w:t>
            </w:r>
            <w:r w:rsidR="008A5ACD" w:rsidRPr="00610864">
              <w:rPr>
                <w:rFonts w:ascii="Arial" w:hAnsi="Arial" w:cs="Arial" w:hint="eastAsia"/>
                <w:sz w:val="18"/>
                <w:szCs w:val="18"/>
                <w:lang w:val="en-GB" w:eastAsia="zh-CN"/>
              </w:rPr>
              <w:t>88</w:t>
            </w:r>
          </w:p>
        </w:tc>
        <w:tc>
          <w:tcPr>
            <w:tcW w:w="0" w:type="auto"/>
          </w:tcPr>
          <w:p w:rsidR="00037463" w:rsidRPr="00610864" w:rsidRDefault="00037463" w:rsidP="008A5ACD">
            <w:r w:rsidRPr="00610864">
              <w:rPr>
                <w:rFonts w:ascii="Arial" w:hAnsi="Arial" w:cs="Arial"/>
                <w:sz w:val="18"/>
                <w:szCs w:val="18"/>
                <w:lang w:val="en-GB"/>
              </w:rPr>
              <w:t>0x</w:t>
            </w:r>
            <w:r w:rsidR="008A5ACD" w:rsidRPr="00610864">
              <w:rPr>
                <w:rFonts w:ascii="Arial" w:hAnsi="Arial" w:cs="Arial" w:hint="eastAsia"/>
                <w:sz w:val="18"/>
                <w:szCs w:val="18"/>
                <w:lang w:val="en-GB" w:eastAsia="zh-CN"/>
              </w:rPr>
              <w:t>75</w:t>
            </w:r>
          </w:p>
        </w:tc>
      </w:tr>
    </w:tbl>
    <w:p w:rsidR="00F17CCA" w:rsidRPr="00D702CE" w:rsidRDefault="00F17CCA" w:rsidP="00F17CCA">
      <w:pPr>
        <w:rPr>
          <w:rFonts w:ascii="Arial" w:hAnsi="Arial" w:cs="Arial" w:hint="eastAsia"/>
          <w:lang w:eastAsia="zh-CN"/>
        </w:rPr>
      </w:pPr>
    </w:p>
    <w:p w:rsidR="00F17CCA" w:rsidRPr="00D702CE" w:rsidRDefault="00F17CCA" w:rsidP="00F17CCA">
      <w:pPr>
        <w:rPr>
          <w:rFonts w:ascii="Arial" w:hAnsi="Arial" w:cs="Arial" w:hint="eastAsia"/>
          <w:b/>
          <w:sz w:val="21"/>
          <w:szCs w:val="21"/>
          <w:lang w:val="en-GB" w:eastAsia="zh-CN"/>
        </w:rPr>
      </w:pPr>
      <w:r w:rsidRPr="00D702CE">
        <w:rPr>
          <w:rFonts w:ascii="Arial" w:hAnsi="Arial" w:cs="Arial"/>
          <w:b/>
          <w:sz w:val="21"/>
          <w:szCs w:val="21"/>
          <w:lang w:val="en-GB" w:eastAsia="zh-CN"/>
        </w:rPr>
        <w:t xml:space="preserve">The </w:t>
      </w:r>
      <w:r w:rsidR="003D5EE3" w:rsidRPr="00D702CE">
        <w:rPr>
          <w:rFonts w:ascii="Arial" w:hAnsi="Arial" w:cs="Arial"/>
          <w:b/>
          <w:sz w:val="21"/>
          <w:szCs w:val="21"/>
          <w:lang w:val="en-GB" w:eastAsia="zh-CN"/>
        </w:rPr>
        <w:t>ECU</w:t>
      </w:r>
      <w:r w:rsidR="009C6F4C" w:rsidRPr="00D702CE">
        <w:rPr>
          <w:rFonts w:ascii="Arial" w:hAnsi="Arial" w:cs="Arial" w:hint="eastAsia"/>
          <w:b/>
          <w:sz w:val="21"/>
          <w:szCs w:val="21"/>
          <w:lang w:val="en-GB" w:eastAsia="zh-CN"/>
        </w:rPr>
        <w:t xml:space="preserve"> </w:t>
      </w:r>
      <w:r w:rsidRPr="00D702CE">
        <w:rPr>
          <w:rFonts w:ascii="Arial" w:hAnsi="Arial" w:cs="Arial"/>
          <w:b/>
          <w:sz w:val="21"/>
          <w:szCs w:val="21"/>
          <w:lang w:val="en-GB" w:eastAsia="zh-CN"/>
        </w:rPr>
        <w:t>answer with the acknowledgement sent as follow</w:t>
      </w:r>
      <w:r w:rsidRPr="00D702CE">
        <w:rPr>
          <w:rFonts w:ascii="Arial" w:hAnsi="Arial" w:cs="Arial" w:hint="eastAsia"/>
          <w:b/>
          <w:sz w:val="21"/>
          <w:szCs w:val="21"/>
          <w:lang w:val="en-GB" w:eastAsia="zh-CN"/>
        </w:rPr>
        <w:t>ing</w:t>
      </w:r>
      <w:r w:rsidRPr="00D702CE">
        <w:rPr>
          <w:rFonts w:ascii="Arial" w:hAnsi="Arial" w:cs="Arial"/>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707"/>
        <w:gridCol w:w="707"/>
        <w:gridCol w:w="707"/>
        <w:gridCol w:w="707"/>
        <w:gridCol w:w="707"/>
        <w:gridCol w:w="707"/>
      </w:tblGrid>
      <w:tr w:rsidR="009C54C9" w:rsidRPr="00D702CE" w:rsidTr="001F729A">
        <w:trPr>
          <w:trHeight w:val="276"/>
        </w:trPr>
        <w:tc>
          <w:tcPr>
            <w:tcW w:w="0" w:type="auto"/>
            <w:shd w:val="clear" w:color="auto" w:fill="E6E6E6"/>
            <w:vAlign w:val="center"/>
          </w:tcPr>
          <w:p w:rsidR="00037463" w:rsidRPr="00D702CE" w:rsidRDefault="00037463" w:rsidP="00CE4FA0">
            <w:pPr>
              <w:jc w:val="center"/>
              <w:rPr>
                <w:rFonts w:ascii="Arial" w:hAnsi="Arial" w:cs="Arial"/>
                <w:b/>
                <w:sz w:val="18"/>
                <w:szCs w:val="18"/>
                <w:lang w:eastAsia="zh-CN"/>
              </w:rPr>
            </w:pPr>
            <w:r w:rsidRPr="00D702CE">
              <w:rPr>
                <w:rFonts w:ascii="Arial" w:hAnsi="Arial" w:cs="Arial" w:hint="eastAsia"/>
                <w:b/>
                <w:sz w:val="18"/>
                <w:szCs w:val="18"/>
                <w:lang w:eastAsia="zh-CN"/>
              </w:rPr>
              <w:lastRenderedPageBreak/>
              <w:t>Can ID(STD)</w:t>
            </w:r>
          </w:p>
        </w:tc>
        <w:tc>
          <w:tcPr>
            <w:tcW w:w="0" w:type="auto"/>
            <w:shd w:val="clear" w:color="auto" w:fill="E6E6E6"/>
            <w:vAlign w:val="center"/>
          </w:tcPr>
          <w:p w:rsidR="00037463" w:rsidRPr="00D702CE" w:rsidRDefault="00037463" w:rsidP="00CE4FA0">
            <w:pPr>
              <w:jc w:val="center"/>
              <w:rPr>
                <w:rFonts w:ascii="Arial" w:hAnsi="Arial"/>
                <w:sz w:val="18"/>
              </w:rPr>
            </w:pPr>
            <w:r w:rsidRPr="00D702CE">
              <w:rPr>
                <w:rFonts w:ascii="Arial" w:hAnsi="Arial" w:cs="Arial" w:hint="eastAsia"/>
                <w:b/>
                <w:sz w:val="18"/>
                <w:szCs w:val="18"/>
                <w:lang w:eastAsia="zh-CN"/>
              </w:rPr>
              <w:t>Data0</w:t>
            </w:r>
          </w:p>
        </w:tc>
        <w:tc>
          <w:tcPr>
            <w:tcW w:w="0" w:type="auto"/>
            <w:shd w:val="clear" w:color="auto" w:fill="E6E6E6"/>
            <w:vAlign w:val="center"/>
          </w:tcPr>
          <w:p w:rsidR="00037463" w:rsidRPr="00D702CE" w:rsidRDefault="00037463" w:rsidP="00CE4FA0">
            <w:pPr>
              <w:jc w:val="center"/>
              <w:rPr>
                <w:rFonts w:ascii="Arial" w:hAnsi="Arial" w:hint="eastAsia"/>
                <w:b/>
                <w:sz w:val="18"/>
                <w:lang w:eastAsia="zh-CN"/>
              </w:rPr>
            </w:pPr>
            <w:r w:rsidRPr="00D702CE">
              <w:rPr>
                <w:rFonts w:ascii="Arial" w:hAnsi="Arial" w:hint="eastAsia"/>
                <w:b/>
                <w:sz w:val="18"/>
                <w:lang w:eastAsia="zh-CN"/>
              </w:rPr>
              <w:t>Data1</w:t>
            </w:r>
          </w:p>
        </w:tc>
        <w:tc>
          <w:tcPr>
            <w:tcW w:w="0" w:type="auto"/>
            <w:shd w:val="clear" w:color="auto" w:fill="E6E6E6"/>
            <w:vAlign w:val="center"/>
          </w:tcPr>
          <w:p w:rsidR="00037463" w:rsidRPr="00D702CE" w:rsidRDefault="00037463" w:rsidP="00CE4FA0">
            <w:pPr>
              <w:jc w:val="center"/>
              <w:rPr>
                <w:rFonts w:ascii="Arial" w:hAnsi="Arial" w:hint="eastAsia"/>
                <w:b/>
                <w:sz w:val="18"/>
                <w:lang w:eastAsia="zh-CN"/>
              </w:rPr>
            </w:pPr>
            <w:r w:rsidRPr="00D702CE">
              <w:rPr>
                <w:rFonts w:ascii="Arial" w:hAnsi="Arial" w:hint="eastAsia"/>
                <w:b/>
                <w:sz w:val="18"/>
                <w:lang w:eastAsia="zh-CN"/>
              </w:rPr>
              <w:t>Data2</w:t>
            </w:r>
          </w:p>
        </w:tc>
        <w:tc>
          <w:tcPr>
            <w:tcW w:w="0" w:type="auto"/>
            <w:shd w:val="clear" w:color="auto" w:fill="E6E6E6"/>
            <w:vAlign w:val="center"/>
          </w:tcPr>
          <w:p w:rsidR="00037463" w:rsidRPr="00D702CE" w:rsidRDefault="00037463" w:rsidP="00CE4FA0">
            <w:pPr>
              <w:jc w:val="center"/>
              <w:rPr>
                <w:rFonts w:ascii="Arial" w:hAnsi="Arial" w:hint="eastAsia"/>
                <w:b/>
                <w:sz w:val="18"/>
                <w:lang w:eastAsia="zh-CN"/>
              </w:rPr>
            </w:pPr>
            <w:r w:rsidRPr="00D702CE">
              <w:rPr>
                <w:rFonts w:ascii="Arial" w:hAnsi="Arial" w:hint="eastAsia"/>
                <w:b/>
                <w:sz w:val="18"/>
                <w:lang w:eastAsia="zh-CN"/>
              </w:rPr>
              <w:t>Data3</w:t>
            </w:r>
          </w:p>
        </w:tc>
        <w:tc>
          <w:tcPr>
            <w:tcW w:w="0" w:type="auto"/>
            <w:shd w:val="clear" w:color="auto" w:fill="E6E6E6"/>
            <w:vAlign w:val="center"/>
          </w:tcPr>
          <w:p w:rsidR="00037463" w:rsidRPr="00D702CE" w:rsidRDefault="00037463" w:rsidP="00CE4FA0">
            <w:pPr>
              <w:jc w:val="center"/>
              <w:rPr>
                <w:rFonts w:ascii="Arial" w:hAnsi="Arial" w:hint="eastAsia"/>
                <w:b/>
                <w:sz w:val="18"/>
                <w:lang w:eastAsia="zh-CN"/>
              </w:rPr>
            </w:pPr>
            <w:r w:rsidRPr="00D702CE">
              <w:rPr>
                <w:rFonts w:ascii="Arial" w:hAnsi="Arial" w:hint="eastAsia"/>
                <w:b/>
                <w:sz w:val="18"/>
                <w:lang w:eastAsia="zh-CN"/>
              </w:rPr>
              <w:t>Data4</w:t>
            </w:r>
          </w:p>
        </w:tc>
        <w:tc>
          <w:tcPr>
            <w:tcW w:w="0" w:type="auto"/>
            <w:shd w:val="clear" w:color="auto" w:fill="E6E6E6"/>
            <w:vAlign w:val="center"/>
          </w:tcPr>
          <w:p w:rsidR="00037463" w:rsidRPr="00D702CE" w:rsidRDefault="00037463" w:rsidP="00CE4FA0">
            <w:pPr>
              <w:jc w:val="center"/>
              <w:rPr>
                <w:rFonts w:ascii="Arial" w:hAnsi="Arial" w:hint="eastAsia"/>
                <w:b/>
                <w:sz w:val="18"/>
                <w:lang w:eastAsia="zh-CN"/>
              </w:rPr>
            </w:pPr>
            <w:r w:rsidRPr="00D702CE">
              <w:rPr>
                <w:rFonts w:ascii="Arial" w:hAnsi="Arial" w:hint="eastAsia"/>
                <w:b/>
                <w:sz w:val="18"/>
                <w:lang w:eastAsia="zh-CN"/>
              </w:rPr>
              <w:t>Data5</w:t>
            </w:r>
          </w:p>
        </w:tc>
        <w:tc>
          <w:tcPr>
            <w:tcW w:w="0" w:type="auto"/>
            <w:shd w:val="clear" w:color="auto" w:fill="E6E6E6"/>
            <w:vAlign w:val="center"/>
          </w:tcPr>
          <w:p w:rsidR="00037463" w:rsidRPr="00D702CE" w:rsidRDefault="00037463" w:rsidP="00CE4FA0">
            <w:pPr>
              <w:jc w:val="center"/>
              <w:rPr>
                <w:rFonts w:ascii="Arial" w:hAnsi="Arial" w:hint="eastAsia"/>
                <w:b/>
                <w:sz w:val="18"/>
                <w:lang w:eastAsia="zh-CN"/>
              </w:rPr>
            </w:pPr>
            <w:r w:rsidRPr="00D702CE">
              <w:rPr>
                <w:rFonts w:ascii="Arial" w:hAnsi="Arial" w:hint="eastAsia"/>
                <w:b/>
                <w:sz w:val="18"/>
                <w:lang w:eastAsia="zh-CN"/>
              </w:rPr>
              <w:t>Data6</w:t>
            </w:r>
          </w:p>
        </w:tc>
        <w:tc>
          <w:tcPr>
            <w:tcW w:w="0" w:type="auto"/>
            <w:shd w:val="clear" w:color="auto" w:fill="E6E6E6"/>
            <w:vAlign w:val="center"/>
          </w:tcPr>
          <w:p w:rsidR="00037463" w:rsidRPr="00D702CE" w:rsidRDefault="00037463" w:rsidP="00CE4FA0">
            <w:pPr>
              <w:jc w:val="center"/>
              <w:rPr>
                <w:rFonts w:ascii="Arial" w:hAnsi="Arial"/>
                <w:sz w:val="18"/>
              </w:rPr>
            </w:pPr>
            <w:r w:rsidRPr="00D702CE">
              <w:rPr>
                <w:rFonts w:ascii="Arial" w:hAnsi="Arial" w:cs="Arial" w:hint="eastAsia"/>
                <w:b/>
                <w:sz w:val="18"/>
                <w:szCs w:val="18"/>
                <w:lang w:eastAsia="zh-CN"/>
              </w:rPr>
              <w:t>Data7</w:t>
            </w:r>
          </w:p>
        </w:tc>
      </w:tr>
      <w:tr w:rsidR="009C54C9" w:rsidRPr="00D702CE" w:rsidTr="001F729A">
        <w:trPr>
          <w:trHeight w:val="243"/>
        </w:trPr>
        <w:tc>
          <w:tcPr>
            <w:tcW w:w="0" w:type="auto"/>
            <w:shd w:val="clear" w:color="auto" w:fill="auto"/>
            <w:vAlign w:val="center"/>
          </w:tcPr>
          <w:p w:rsidR="00037463" w:rsidRPr="00610864" w:rsidRDefault="00F554E9" w:rsidP="00CE4FA0">
            <w:pPr>
              <w:jc w:val="center"/>
              <w:rPr>
                <w:rFonts w:ascii="Arial" w:hAnsi="Arial" w:hint="eastAsia"/>
                <w:sz w:val="18"/>
                <w:lang w:eastAsia="zh-CN"/>
              </w:rPr>
            </w:pPr>
            <w:r>
              <w:rPr>
                <w:rFonts w:ascii="Arial" w:hAnsi="Arial"/>
                <w:sz w:val="18"/>
              </w:rPr>
              <w:t>0x774</w:t>
            </w:r>
          </w:p>
        </w:tc>
        <w:tc>
          <w:tcPr>
            <w:tcW w:w="0" w:type="auto"/>
            <w:shd w:val="clear" w:color="auto" w:fill="auto"/>
            <w:vAlign w:val="center"/>
          </w:tcPr>
          <w:p w:rsidR="00037463" w:rsidRPr="00610864" w:rsidRDefault="00037463" w:rsidP="00CE4FA0">
            <w:pPr>
              <w:keepNext/>
              <w:jc w:val="center"/>
              <w:rPr>
                <w:rFonts w:ascii="Arial" w:hAnsi="Arial" w:cs="Arial" w:hint="eastAsia"/>
                <w:bCs/>
                <w:sz w:val="18"/>
                <w:szCs w:val="18"/>
                <w:lang w:eastAsia="zh-CN"/>
              </w:rPr>
            </w:pPr>
            <w:r w:rsidRPr="00610864">
              <w:rPr>
                <w:rFonts w:ascii="Arial" w:hAnsi="Arial" w:cs="Arial" w:hint="eastAsia"/>
                <w:bCs/>
                <w:sz w:val="18"/>
                <w:szCs w:val="18"/>
                <w:lang w:eastAsia="zh-CN"/>
              </w:rPr>
              <w:t>0x</w:t>
            </w:r>
            <w:r w:rsidR="008A5ACD" w:rsidRPr="00610864">
              <w:rPr>
                <w:rFonts w:ascii="Arial" w:hAnsi="Arial" w:cs="Arial" w:hint="eastAsia"/>
                <w:bCs/>
                <w:sz w:val="18"/>
                <w:szCs w:val="18"/>
                <w:lang w:eastAsia="zh-CN"/>
              </w:rPr>
              <w:t>67</w:t>
            </w:r>
          </w:p>
        </w:tc>
        <w:tc>
          <w:tcPr>
            <w:tcW w:w="0" w:type="auto"/>
            <w:shd w:val="clear" w:color="auto" w:fill="auto"/>
            <w:vAlign w:val="center"/>
          </w:tcPr>
          <w:p w:rsidR="00037463" w:rsidRPr="00610864" w:rsidRDefault="00037463" w:rsidP="002B4874">
            <w:pPr>
              <w:keepNext/>
              <w:jc w:val="center"/>
              <w:rPr>
                <w:rFonts w:ascii="Arial" w:hAnsi="Arial" w:cs="Arial"/>
                <w:bCs/>
                <w:sz w:val="18"/>
                <w:szCs w:val="18"/>
                <w:lang w:eastAsia="zh-CN"/>
              </w:rPr>
            </w:pPr>
            <w:r w:rsidRPr="00610864">
              <w:rPr>
                <w:rFonts w:ascii="Arial" w:hAnsi="Arial" w:cs="Arial" w:hint="eastAsia"/>
                <w:bCs/>
                <w:sz w:val="18"/>
                <w:szCs w:val="18"/>
                <w:lang w:eastAsia="zh-CN"/>
              </w:rPr>
              <w:t>0x</w:t>
            </w:r>
            <w:r w:rsidR="008A5ACD" w:rsidRPr="00610864">
              <w:rPr>
                <w:rFonts w:ascii="Arial" w:hAnsi="Arial" w:cs="Arial" w:hint="eastAsia"/>
                <w:bCs/>
                <w:sz w:val="18"/>
                <w:szCs w:val="18"/>
                <w:lang w:eastAsia="zh-CN"/>
              </w:rPr>
              <w:t>1</w:t>
            </w:r>
            <w:r w:rsidR="002B4874">
              <w:rPr>
                <w:rFonts w:ascii="Arial" w:hAnsi="Arial" w:cs="Arial" w:hint="eastAsia"/>
                <w:bCs/>
                <w:sz w:val="18"/>
                <w:szCs w:val="18"/>
                <w:lang w:eastAsia="zh-CN"/>
              </w:rPr>
              <w:t>1</w:t>
            </w:r>
          </w:p>
        </w:tc>
        <w:tc>
          <w:tcPr>
            <w:tcW w:w="0" w:type="auto"/>
            <w:shd w:val="clear" w:color="auto" w:fill="auto"/>
            <w:vAlign w:val="center"/>
          </w:tcPr>
          <w:p w:rsidR="00037463" w:rsidRPr="00610864" w:rsidRDefault="008A5ACD" w:rsidP="00CE4FA0">
            <w:pPr>
              <w:keepNext/>
              <w:jc w:val="center"/>
              <w:rPr>
                <w:rFonts w:ascii="Arial" w:hAnsi="Arial" w:cs="Arial"/>
                <w:bCs/>
                <w:sz w:val="18"/>
                <w:szCs w:val="18"/>
                <w:lang w:eastAsia="zh-CN"/>
              </w:rPr>
            </w:pPr>
            <w:r w:rsidRPr="00610864">
              <w:rPr>
                <w:rFonts w:ascii="Arial" w:hAnsi="Arial" w:cs="Arial" w:hint="eastAsia"/>
                <w:bCs/>
                <w:sz w:val="18"/>
                <w:szCs w:val="18"/>
                <w:lang w:eastAsia="zh-CN"/>
              </w:rPr>
              <w:t>--</w:t>
            </w:r>
          </w:p>
        </w:tc>
        <w:tc>
          <w:tcPr>
            <w:tcW w:w="0" w:type="auto"/>
          </w:tcPr>
          <w:p w:rsidR="00037463" w:rsidRPr="00610864" w:rsidRDefault="008A5ACD" w:rsidP="00CE4FA0">
            <w:pPr>
              <w:keepNext/>
              <w:jc w:val="center"/>
              <w:rPr>
                <w:rFonts w:ascii="Arial" w:hAnsi="Arial" w:cs="Arial"/>
                <w:bCs/>
                <w:sz w:val="18"/>
                <w:szCs w:val="18"/>
                <w:lang w:eastAsia="zh-CN"/>
              </w:rPr>
            </w:pPr>
            <w:r w:rsidRPr="00610864">
              <w:rPr>
                <w:rFonts w:ascii="Arial" w:hAnsi="Arial" w:cs="Arial" w:hint="eastAsia"/>
                <w:bCs/>
                <w:sz w:val="18"/>
                <w:szCs w:val="18"/>
                <w:lang w:eastAsia="zh-CN"/>
              </w:rPr>
              <w:t>--</w:t>
            </w:r>
          </w:p>
        </w:tc>
        <w:tc>
          <w:tcPr>
            <w:tcW w:w="0" w:type="auto"/>
          </w:tcPr>
          <w:p w:rsidR="00037463" w:rsidRPr="00610864" w:rsidRDefault="008A5ACD" w:rsidP="00CE4FA0">
            <w:pPr>
              <w:jc w:val="center"/>
              <w:rPr>
                <w:rFonts w:hint="eastAsia"/>
                <w:lang w:eastAsia="zh-CN"/>
              </w:rPr>
            </w:pPr>
            <w:r w:rsidRPr="00610864">
              <w:rPr>
                <w:rFonts w:ascii="Arial" w:hAnsi="Arial" w:cs="Arial" w:hint="eastAsia"/>
                <w:sz w:val="18"/>
                <w:szCs w:val="18"/>
                <w:lang w:val="en-GB" w:eastAsia="zh-CN"/>
              </w:rPr>
              <w:t>--</w:t>
            </w:r>
          </w:p>
        </w:tc>
        <w:tc>
          <w:tcPr>
            <w:tcW w:w="0" w:type="auto"/>
          </w:tcPr>
          <w:p w:rsidR="00037463" w:rsidRPr="00610864" w:rsidRDefault="008A5ACD" w:rsidP="00CE4FA0">
            <w:pPr>
              <w:jc w:val="center"/>
              <w:rPr>
                <w:rFonts w:hint="eastAsia"/>
                <w:lang w:eastAsia="zh-CN"/>
              </w:rPr>
            </w:pPr>
            <w:r w:rsidRPr="00610864">
              <w:rPr>
                <w:rFonts w:ascii="Arial" w:hAnsi="Arial" w:cs="Arial" w:hint="eastAsia"/>
                <w:sz w:val="18"/>
                <w:szCs w:val="18"/>
                <w:lang w:val="en-GB" w:eastAsia="zh-CN"/>
              </w:rPr>
              <w:t>--</w:t>
            </w:r>
          </w:p>
        </w:tc>
        <w:tc>
          <w:tcPr>
            <w:tcW w:w="0" w:type="auto"/>
          </w:tcPr>
          <w:p w:rsidR="00037463" w:rsidRPr="00610864" w:rsidRDefault="008A5ACD" w:rsidP="00CE4FA0">
            <w:pPr>
              <w:jc w:val="center"/>
              <w:rPr>
                <w:rFonts w:hint="eastAsia"/>
                <w:lang w:eastAsia="zh-CN"/>
              </w:rPr>
            </w:pPr>
            <w:r w:rsidRPr="00610864">
              <w:rPr>
                <w:rFonts w:ascii="Arial" w:hAnsi="Arial" w:cs="Arial" w:hint="eastAsia"/>
                <w:sz w:val="18"/>
                <w:szCs w:val="18"/>
                <w:lang w:val="en-GB" w:eastAsia="zh-CN"/>
              </w:rPr>
              <w:t>--</w:t>
            </w:r>
          </w:p>
        </w:tc>
        <w:tc>
          <w:tcPr>
            <w:tcW w:w="0" w:type="auto"/>
          </w:tcPr>
          <w:p w:rsidR="00037463" w:rsidRPr="00610864" w:rsidRDefault="008A5ACD" w:rsidP="00CE4FA0">
            <w:pPr>
              <w:jc w:val="center"/>
              <w:rPr>
                <w:rFonts w:hint="eastAsia"/>
                <w:lang w:eastAsia="zh-CN"/>
              </w:rPr>
            </w:pPr>
            <w:r w:rsidRPr="00610864">
              <w:rPr>
                <w:rFonts w:ascii="Arial" w:hAnsi="Arial" w:cs="Arial" w:hint="eastAsia"/>
                <w:sz w:val="18"/>
                <w:szCs w:val="18"/>
                <w:lang w:val="en-GB" w:eastAsia="zh-CN"/>
              </w:rPr>
              <w:t>--</w:t>
            </w:r>
          </w:p>
        </w:tc>
      </w:tr>
    </w:tbl>
    <w:p w:rsidR="003364F9" w:rsidRDefault="003364F9" w:rsidP="000542BF">
      <w:pPr>
        <w:autoSpaceDE w:val="0"/>
        <w:autoSpaceDN w:val="0"/>
        <w:adjustRightInd w:val="0"/>
        <w:rPr>
          <w:rFonts w:ascii="Arial" w:hAnsi="Arial" w:cs="Arial" w:hint="eastAsia"/>
          <w:iCs/>
          <w:color w:val="FF0000"/>
          <w:sz w:val="19"/>
          <w:szCs w:val="19"/>
          <w:lang w:eastAsia="zh-CN"/>
        </w:rPr>
      </w:pPr>
    </w:p>
    <w:p w:rsidR="00092542" w:rsidRPr="006F2068" w:rsidRDefault="00092542" w:rsidP="00092542">
      <w:pPr>
        <w:pStyle w:val="2"/>
        <w:spacing w:beforeLines="100" w:before="240"/>
        <w:ind w:left="284" w:hanging="284"/>
        <w:rPr>
          <w:rFonts w:ascii="Arial" w:hAnsi="Arial" w:cs="Arial" w:hint="eastAsia"/>
        </w:rPr>
      </w:pPr>
      <w:bookmarkStart w:id="132" w:name="_Toc427507945"/>
      <w:bookmarkStart w:id="133" w:name="_Toc466569852"/>
      <w:bookmarkStart w:id="134" w:name="_Toc467482516"/>
      <w:bookmarkStart w:id="135" w:name="_Toc467654033"/>
      <w:r w:rsidRPr="006F2068">
        <w:rPr>
          <w:rFonts w:ascii="Arial" w:hAnsi="Arial" w:cs="Arial" w:hint="eastAsia"/>
        </w:rPr>
        <w:t>Exit PTS Mode</w:t>
      </w:r>
      <w:bookmarkEnd w:id="132"/>
      <w:bookmarkEnd w:id="133"/>
      <w:bookmarkEnd w:id="134"/>
      <w:bookmarkEnd w:id="135"/>
    </w:p>
    <w:p w:rsidR="00092542" w:rsidRPr="009C6F4C" w:rsidRDefault="00092542" w:rsidP="00092542">
      <w:pPr>
        <w:rPr>
          <w:rFonts w:ascii="Arial" w:hAnsi="Arial" w:cs="Arial" w:hint="eastAsia"/>
          <w:b/>
          <w:bCs/>
          <w:lang w:val="en-GB" w:eastAsia="zh-CN"/>
        </w:rPr>
      </w:pPr>
      <w:r w:rsidRPr="009C6F4C">
        <w:rPr>
          <w:rFonts w:ascii="Arial" w:hAnsi="Arial" w:cs="Arial" w:hint="eastAsia"/>
          <w:b/>
          <w:bCs/>
          <w:lang w:val="en-GB" w:eastAsia="zh-CN"/>
        </w:rPr>
        <w:t xml:space="preserve">Send commend for </w:t>
      </w:r>
      <w:r>
        <w:rPr>
          <w:rFonts w:ascii="Arial" w:hAnsi="Arial" w:cs="Arial" w:hint="eastAsia"/>
          <w:b/>
          <w:bCs/>
          <w:lang w:val="en-GB" w:eastAsia="zh-CN"/>
        </w:rPr>
        <w:t xml:space="preserve">exiting the </w:t>
      </w:r>
      <w:r w:rsidRPr="009C6F4C">
        <w:rPr>
          <w:rFonts w:ascii="Arial" w:hAnsi="Arial" w:cs="Arial" w:hint="eastAsia"/>
          <w:b/>
          <w:bCs/>
          <w:lang w:val="en-GB" w:eastAsia="zh-CN"/>
        </w:rPr>
        <w:t xml:space="preserve">PTS mode </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
        <w:gridCol w:w="957"/>
        <w:gridCol w:w="957"/>
        <w:gridCol w:w="957"/>
        <w:gridCol w:w="957"/>
        <w:gridCol w:w="957"/>
        <w:gridCol w:w="957"/>
        <w:gridCol w:w="957"/>
        <w:gridCol w:w="957"/>
      </w:tblGrid>
      <w:tr w:rsidR="00092542" w:rsidRPr="003B54A8" w:rsidTr="00E84D61">
        <w:trPr>
          <w:trHeight w:val="282"/>
        </w:trPr>
        <w:tc>
          <w:tcPr>
            <w:tcW w:w="957" w:type="dxa"/>
            <w:shd w:val="clear" w:color="auto" w:fill="E6E6E6"/>
            <w:vAlign w:val="center"/>
          </w:tcPr>
          <w:p w:rsidR="00092542" w:rsidRPr="003B54A8" w:rsidRDefault="00092542" w:rsidP="00E84D61">
            <w:pPr>
              <w:jc w:val="center"/>
              <w:rPr>
                <w:rFonts w:ascii="Arial" w:hAnsi="Arial" w:cs="Arial"/>
                <w:b/>
                <w:sz w:val="18"/>
                <w:szCs w:val="18"/>
                <w:lang w:eastAsia="zh-CN"/>
              </w:rPr>
            </w:pPr>
            <w:r w:rsidRPr="00D702CE">
              <w:rPr>
                <w:rFonts w:ascii="Arial" w:hAnsi="Arial" w:cs="Arial" w:hint="eastAsia"/>
                <w:b/>
                <w:sz w:val="18"/>
                <w:szCs w:val="18"/>
                <w:lang w:eastAsia="zh-CN"/>
              </w:rPr>
              <w:t>Can ID</w:t>
            </w:r>
          </w:p>
        </w:tc>
        <w:tc>
          <w:tcPr>
            <w:tcW w:w="957" w:type="dxa"/>
            <w:shd w:val="clear" w:color="auto" w:fill="E6E6E6"/>
            <w:vAlign w:val="center"/>
          </w:tcPr>
          <w:p w:rsidR="00092542" w:rsidRPr="00BD1844" w:rsidRDefault="00092542" w:rsidP="00E84D61">
            <w:pPr>
              <w:jc w:val="center"/>
              <w:rPr>
                <w:rFonts w:ascii="Arial" w:hAnsi="Arial"/>
                <w:b/>
                <w:sz w:val="18"/>
              </w:rPr>
            </w:pPr>
            <w:r w:rsidRPr="00BD1844">
              <w:rPr>
                <w:rFonts w:ascii="Arial" w:hAnsi="Arial"/>
                <w:b/>
                <w:sz w:val="18"/>
              </w:rPr>
              <w:t>Byte0</w:t>
            </w:r>
          </w:p>
        </w:tc>
        <w:tc>
          <w:tcPr>
            <w:tcW w:w="957" w:type="dxa"/>
            <w:shd w:val="clear" w:color="auto" w:fill="E6E6E6"/>
            <w:vAlign w:val="center"/>
          </w:tcPr>
          <w:p w:rsidR="00092542" w:rsidRPr="00BD1844" w:rsidRDefault="00092542" w:rsidP="00E84D61">
            <w:pPr>
              <w:jc w:val="center"/>
              <w:rPr>
                <w:rFonts w:ascii="Arial" w:hAnsi="Arial"/>
                <w:b/>
                <w:sz w:val="18"/>
              </w:rPr>
            </w:pPr>
            <w:r w:rsidRPr="00BD1844">
              <w:rPr>
                <w:rFonts w:ascii="Arial" w:hAnsi="Arial"/>
                <w:b/>
                <w:sz w:val="18"/>
              </w:rPr>
              <w:t>Byte1</w:t>
            </w:r>
          </w:p>
        </w:tc>
        <w:tc>
          <w:tcPr>
            <w:tcW w:w="957" w:type="dxa"/>
            <w:shd w:val="clear" w:color="auto" w:fill="E6E6E6"/>
            <w:vAlign w:val="center"/>
          </w:tcPr>
          <w:p w:rsidR="00092542" w:rsidRPr="00BD1844" w:rsidRDefault="00092542" w:rsidP="00E84D61">
            <w:pPr>
              <w:jc w:val="center"/>
              <w:rPr>
                <w:rFonts w:ascii="Arial" w:hAnsi="Arial"/>
                <w:b/>
                <w:sz w:val="18"/>
              </w:rPr>
            </w:pPr>
            <w:r w:rsidRPr="00BD1844">
              <w:rPr>
                <w:rFonts w:ascii="Arial" w:hAnsi="Arial"/>
                <w:b/>
                <w:sz w:val="18"/>
              </w:rPr>
              <w:t>Byte2</w:t>
            </w:r>
          </w:p>
        </w:tc>
        <w:tc>
          <w:tcPr>
            <w:tcW w:w="957" w:type="dxa"/>
            <w:shd w:val="clear" w:color="auto" w:fill="E6E6E6"/>
            <w:vAlign w:val="center"/>
          </w:tcPr>
          <w:p w:rsidR="00092542" w:rsidRPr="00BD1844" w:rsidRDefault="00092542" w:rsidP="00E84D61">
            <w:pPr>
              <w:jc w:val="center"/>
              <w:rPr>
                <w:rFonts w:ascii="Arial" w:hAnsi="Arial"/>
                <w:b/>
                <w:sz w:val="18"/>
              </w:rPr>
            </w:pPr>
            <w:r w:rsidRPr="00BD1844">
              <w:rPr>
                <w:rFonts w:ascii="Arial" w:hAnsi="Arial"/>
                <w:b/>
                <w:sz w:val="18"/>
              </w:rPr>
              <w:t>Byte3</w:t>
            </w:r>
          </w:p>
        </w:tc>
        <w:tc>
          <w:tcPr>
            <w:tcW w:w="957" w:type="dxa"/>
            <w:shd w:val="clear" w:color="auto" w:fill="E6E6E6"/>
            <w:vAlign w:val="center"/>
          </w:tcPr>
          <w:p w:rsidR="00092542" w:rsidRPr="00BD1844" w:rsidRDefault="00092542" w:rsidP="00E84D61">
            <w:pPr>
              <w:jc w:val="center"/>
              <w:rPr>
                <w:rFonts w:ascii="Arial" w:hAnsi="Arial"/>
                <w:b/>
                <w:sz w:val="18"/>
              </w:rPr>
            </w:pPr>
            <w:r w:rsidRPr="00BD1844">
              <w:rPr>
                <w:rFonts w:ascii="Arial" w:hAnsi="Arial"/>
                <w:b/>
                <w:sz w:val="18"/>
              </w:rPr>
              <w:t>Byte4</w:t>
            </w:r>
          </w:p>
        </w:tc>
        <w:tc>
          <w:tcPr>
            <w:tcW w:w="957" w:type="dxa"/>
            <w:shd w:val="clear" w:color="auto" w:fill="E6E6E6"/>
            <w:vAlign w:val="center"/>
          </w:tcPr>
          <w:p w:rsidR="00092542" w:rsidRPr="00BD1844" w:rsidRDefault="00092542" w:rsidP="00E84D61">
            <w:pPr>
              <w:jc w:val="center"/>
              <w:rPr>
                <w:rFonts w:ascii="Arial" w:hAnsi="Arial"/>
                <w:b/>
                <w:sz w:val="18"/>
              </w:rPr>
            </w:pPr>
            <w:r w:rsidRPr="00BD1844">
              <w:rPr>
                <w:rFonts w:ascii="Arial" w:hAnsi="Arial"/>
                <w:b/>
                <w:sz w:val="18"/>
              </w:rPr>
              <w:t>Byte5</w:t>
            </w:r>
          </w:p>
        </w:tc>
        <w:tc>
          <w:tcPr>
            <w:tcW w:w="957" w:type="dxa"/>
            <w:shd w:val="clear" w:color="auto" w:fill="E6E6E6"/>
            <w:vAlign w:val="center"/>
          </w:tcPr>
          <w:p w:rsidR="00092542" w:rsidRPr="00BD1844" w:rsidRDefault="00092542" w:rsidP="00E84D61">
            <w:pPr>
              <w:jc w:val="center"/>
              <w:rPr>
                <w:rFonts w:ascii="Arial" w:hAnsi="Arial"/>
                <w:b/>
                <w:sz w:val="18"/>
              </w:rPr>
            </w:pPr>
            <w:r w:rsidRPr="00BD1844">
              <w:rPr>
                <w:rFonts w:ascii="Arial" w:hAnsi="Arial"/>
                <w:b/>
                <w:sz w:val="18"/>
              </w:rPr>
              <w:t>Byte6</w:t>
            </w:r>
          </w:p>
        </w:tc>
        <w:tc>
          <w:tcPr>
            <w:tcW w:w="957" w:type="dxa"/>
            <w:shd w:val="clear" w:color="auto" w:fill="E6E6E6"/>
            <w:vAlign w:val="center"/>
          </w:tcPr>
          <w:p w:rsidR="00092542" w:rsidRPr="00BD1844" w:rsidRDefault="00092542" w:rsidP="00E84D61">
            <w:pPr>
              <w:jc w:val="center"/>
              <w:rPr>
                <w:rFonts w:ascii="Arial" w:hAnsi="Arial"/>
                <w:b/>
                <w:sz w:val="18"/>
              </w:rPr>
            </w:pPr>
            <w:r w:rsidRPr="00BD1844">
              <w:rPr>
                <w:rFonts w:ascii="Arial" w:hAnsi="Arial"/>
                <w:b/>
                <w:sz w:val="18"/>
              </w:rPr>
              <w:t>Byte7</w:t>
            </w:r>
          </w:p>
        </w:tc>
      </w:tr>
      <w:tr w:rsidR="00092542" w:rsidRPr="00131499" w:rsidTr="00E84D61">
        <w:trPr>
          <w:trHeight w:val="248"/>
        </w:trPr>
        <w:tc>
          <w:tcPr>
            <w:tcW w:w="957" w:type="dxa"/>
            <w:shd w:val="clear" w:color="auto" w:fill="auto"/>
            <w:vAlign w:val="center"/>
          </w:tcPr>
          <w:p w:rsidR="00092542" w:rsidRPr="009C6F4C" w:rsidRDefault="00041A82" w:rsidP="00E84D61">
            <w:pPr>
              <w:jc w:val="center"/>
              <w:rPr>
                <w:rFonts w:ascii="Arial" w:hAnsi="Arial" w:hint="eastAsia"/>
                <w:b/>
                <w:sz w:val="18"/>
                <w:lang w:eastAsia="zh-CN"/>
              </w:rPr>
            </w:pPr>
            <w:r>
              <w:rPr>
                <w:rFonts w:ascii="Arial" w:hAnsi="Arial"/>
                <w:sz w:val="18"/>
              </w:rPr>
              <w:t>0x772</w:t>
            </w:r>
          </w:p>
        </w:tc>
        <w:tc>
          <w:tcPr>
            <w:tcW w:w="957" w:type="dxa"/>
            <w:shd w:val="clear" w:color="auto" w:fill="auto"/>
            <w:vAlign w:val="center"/>
          </w:tcPr>
          <w:p w:rsidR="00092542" w:rsidRPr="00041A82" w:rsidRDefault="00092542" w:rsidP="00E84D61">
            <w:pPr>
              <w:jc w:val="center"/>
              <w:rPr>
                <w:rFonts w:ascii="Arial" w:hAnsi="Arial" w:hint="eastAsia"/>
                <w:sz w:val="18"/>
              </w:rPr>
            </w:pPr>
            <w:r w:rsidRPr="00041A82">
              <w:rPr>
                <w:rFonts w:ascii="Arial" w:hAnsi="Arial" w:hint="eastAsia"/>
                <w:sz w:val="18"/>
              </w:rPr>
              <w:t>0x11</w:t>
            </w:r>
          </w:p>
        </w:tc>
        <w:tc>
          <w:tcPr>
            <w:tcW w:w="957" w:type="dxa"/>
            <w:shd w:val="clear" w:color="auto" w:fill="auto"/>
            <w:vAlign w:val="center"/>
          </w:tcPr>
          <w:p w:rsidR="00092542" w:rsidRPr="00041A82" w:rsidRDefault="00092542" w:rsidP="00092542">
            <w:pPr>
              <w:jc w:val="center"/>
              <w:rPr>
                <w:rFonts w:ascii="Arial" w:hAnsi="Arial"/>
                <w:sz w:val="18"/>
              </w:rPr>
            </w:pPr>
            <w:r w:rsidRPr="00041A82">
              <w:rPr>
                <w:rFonts w:ascii="Arial" w:hAnsi="Arial" w:hint="eastAsia"/>
                <w:sz w:val="18"/>
              </w:rPr>
              <w:t>0xAA</w:t>
            </w:r>
          </w:p>
        </w:tc>
        <w:tc>
          <w:tcPr>
            <w:tcW w:w="957" w:type="dxa"/>
            <w:shd w:val="clear" w:color="auto" w:fill="auto"/>
            <w:vAlign w:val="center"/>
          </w:tcPr>
          <w:p w:rsidR="00092542" w:rsidRPr="00041A82" w:rsidRDefault="00092542" w:rsidP="00E84D61">
            <w:pPr>
              <w:jc w:val="center"/>
              <w:rPr>
                <w:rFonts w:ascii="Arial" w:hAnsi="Arial"/>
                <w:sz w:val="18"/>
              </w:rPr>
            </w:pPr>
            <w:r w:rsidRPr="00041A82">
              <w:rPr>
                <w:rFonts w:ascii="Arial" w:hAnsi="Arial" w:hint="eastAsia"/>
                <w:sz w:val="18"/>
              </w:rPr>
              <w:t>0xAA</w:t>
            </w:r>
          </w:p>
        </w:tc>
        <w:tc>
          <w:tcPr>
            <w:tcW w:w="957" w:type="dxa"/>
          </w:tcPr>
          <w:p w:rsidR="00092542" w:rsidRPr="00041A82" w:rsidRDefault="00092542" w:rsidP="00E84D61">
            <w:pPr>
              <w:rPr>
                <w:rFonts w:ascii="Arial" w:hAnsi="Arial"/>
                <w:sz w:val="18"/>
              </w:rPr>
            </w:pPr>
            <w:r w:rsidRPr="00041A82">
              <w:rPr>
                <w:rFonts w:ascii="Arial" w:hAnsi="Arial" w:hint="eastAsia"/>
                <w:sz w:val="18"/>
              </w:rPr>
              <w:t>0xAA</w:t>
            </w:r>
          </w:p>
        </w:tc>
        <w:tc>
          <w:tcPr>
            <w:tcW w:w="957" w:type="dxa"/>
          </w:tcPr>
          <w:p w:rsidR="00092542" w:rsidRPr="00041A82" w:rsidRDefault="00092542" w:rsidP="00E84D61">
            <w:pPr>
              <w:rPr>
                <w:rFonts w:ascii="Arial" w:hAnsi="Arial"/>
                <w:sz w:val="18"/>
              </w:rPr>
            </w:pPr>
            <w:r w:rsidRPr="00041A82">
              <w:rPr>
                <w:rFonts w:ascii="Arial" w:hAnsi="Arial" w:hint="eastAsia"/>
                <w:sz w:val="18"/>
              </w:rPr>
              <w:t>0xAA</w:t>
            </w:r>
          </w:p>
        </w:tc>
        <w:tc>
          <w:tcPr>
            <w:tcW w:w="957" w:type="dxa"/>
          </w:tcPr>
          <w:p w:rsidR="00092542" w:rsidRPr="00041A82" w:rsidRDefault="00092542" w:rsidP="00E84D61">
            <w:pPr>
              <w:rPr>
                <w:rFonts w:ascii="Arial" w:hAnsi="Arial"/>
                <w:sz w:val="18"/>
              </w:rPr>
            </w:pPr>
            <w:r w:rsidRPr="00041A82">
              <w:rPr>
                <w:rFonts w:ascii="Arial" w:hAnsi="Arial" w:hint="eastAsia"/>
                <w:sz w:val="18"/>
              </w:rPr>
              <w:t>0xAA</w:t>
            </w:r>
          </w:p>
        </w:tc>
        <w:tc>
          <w:tcPr>
            <w:tcW w:w="957" w:type="dxa"/>
          </w:tcPr>
          <w:p w:rsidR="00092542" w:rsidRPr="00041A82" w:rsidRDefault="00092542" w:rsidP="00E84D61">
            <w:pPr>
              <w:rPr>
                <w:rFonts w:ascii="Arial" w:hAnsi="Arial"/>
                <w:sz w:val="18"/>
              </w:rPr>
            </w:pPr>
            <w:r w:rsidRPr="00041A82">
              <w:rPr>
                <w:rFonts w:ascii="Arial" w:hAnsi="Arial" w:hint="eastAsia"/>
                <w:sz w:val="18"/>
              </w:rPr>
              <w:t>0xAA</w:t>
            </w:r>
          </w:p>
        </w:tc>
        <w:tc>
          <w:tcPr>
            <w:tcW w:w="957" w:type="dxa"/>
          </w:tcPr>
          <w:p w:rsidR="00092542" w:rsidRPr="00041A82" w:rsidRDefault="00092542" w:rsidP="00E84D61">
            <w:pPr>
              <w:rPr>
                <w:rFonts w:ascii="Arial" w:hAnsi="Arial"/>
                <w:sz w:val="18"/>
              </w:rPr>
            </w:pPr>
            <w:r w:rsidRPr="00041A82">
              <w:rPr>
                <w:rFonts w:ascii="Arial" w:hAnsi="Arial" w:hint="eastAsia"/>
                <w:sz w:val="18"/>
              </w:rPr>
              <w:t>0xAA</w:t>
            </w:r>
          </w:p>
        </w:tc>
      </w:tr>
    </w:tbl>
    <w:p w:rsidR="00092542" w:rsidRDefault="00092542" w:rsidP="00092542">
      <w:pPr>
        <w:rPr>
          <w:rFonts w:ascii="Arial" w:hAnsi="Arial" w:cs="Arial" w:hint="eastAsia"/>
          <w:color w:val="000000"/>
          <w:lang w:eastAsia="zh-CN"/>
        </w:rPr>
      </w:pPr>
    </w:p>
    <w:p w:rsidR="00092542" w:rsidRDefault="00092542" w:rsidP="00092542">
      <w:pPr>
        <w:rPr>
          <w:rFonts w:ascii="Arial" w:hAnsi="Arial" w:cs="Arial" w:hint="eastAsia"/>
          <w:b/>
          <w:sz w:val="21"/>
          <w:szCs w:val="21"/>
          <w:lang w:val="en-GB" w:eastAsia="zh-CN"/>
        </w:rPr>
      </w:pPr>
      <w:r w:rsidRPr="00794E8C">
        <w:rPr>
          <w:rFonts w:ascii="Arial" w:hAnsi="Arial" w:cs="Arial"/>
          <w:b/>
          <w:sz w:val="21"/>
          <w:szCs w:val="21"/>
          <w:lang w:val="en-GB" w:eastAsia="zh-CN"/>
        </w:rPr>
        <w:t>The device answer with the acknowledgement sent as follow</w:t>
      </w:r>
      <w:r>
        <w:rPr>
          <w:rFonts w:ascii="Arial" w:hAnsi="Arial" w:cs="Arial" w:hint="eastAsia"/>
          <w:b/>
          <w:sz w:val="21"/>
          <w:szCs w:val="21"/>
          <w:lang w:val="en-GB" w:eastAsia="zh-CN"/>
        </w:rPr>
        <w:t>ing</w:t>
      </w:r>
      <w:r w:rsidRPr="00794E8C">
        <w:rPr>
          <w:rFonts w:ascii="Arial" w:hAnsi="Arial" w:cs="Arial"/>
          <w:b/>
          <w:sz w:val="21"/>
          <w:szCs w:val="21"/>
          <w:lang w:val="en-GB" w:eastAsia="zh-CN"/>
        </w:rPr>
        <w:t>:</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
        <w:gridCol w:w="957"/>
        <w:gridCol w:w="957"/>
        <w:gridCol w:w="957"/>
        <w:gridCol w:w="957"/>
        <w:gridCol w:w="957"/>
        <w:gridCol w:w="957"/>
        <w:gridCol w:w="957"/>
        <w:gridCol w:w="957"/>
      </w:tblGrid>
      <w:tr w:rsidR="00092542" w:rsidRPr="003B54A8" w:rsidTr="00E84D61">
        <w:trPr>
          <w:trHeight w:val="276"/>
        </w:trPr>
        <w:tc>
          <w:tcPr>
            <w:tcW w:w="957" w:type="dxa"/>
            <w:shd w:val="clear" w:color="auto" w:fill="E6E6E6"/>
            <w:vAlign w:val="center"/>
          </w:tcPr>
          <w:p w:rsidR="00092542" w:rsidRPr="003B54A8" w:rsidRDefault="00092542" w:rsidP="00E84D61">
            <w:pPr>
              <w:jc w:val="center"/>
              <w:rPr>
                <w:rFonts w:ascii="Arial" w:hAnsi="Arial" w:cs="Arial"/>
                <w:b/>
                <w:sz w:val="18"/>
                <w:szCs w:val="18"/>
                <w:lang w:eastAsia="zh-CN"/>
              </w:rPr>
            </w:pPr>
            <w:r w:rsidRPr="00D702CE">
              <w:rPr>
                <w:rFonts w:ascii="Arial" w:hAnsi="Arial" w:cs="Arial" w:hint="eastAsia"/>
                <w:b/>
                <w:sz w:val="18"/>
                <w:szCs w:val="18"/>
                <w:lang w:eastAsia="zh-CN"/>
              </w:rPr>
              <w:t>Can ID</w:t>
            </w:r>
          </w:p>
        </w:tc>
        <w:tc>
          <w:tcPr>
            <w:tcW w:w="957" w:type="dxa"/>
            <w:shd w:val="clear" w:color="auto" w:fill="E6E6E6"/>
            <w:vAlign w:val="center"/>
          </w:tcPr>
          <w:p w:rsidR="00092542" w:rsidRPr="00BD1844" w:rsidRDefault="00092542" w:rsidP="00E84D61">
            <w:pPr>
              <w:jc w:val="center"/>
              <w:rPr>
                <w:rFonts w:ascii="Arial" w:hAnsi="Arial"/>
                <w:b/>
                <w:sz w:val="18"/>
              </w:rPr>
            </w:pPr>
            <w:r w:rsidRPr="00BD1844">
              <w:rPr>
                <w:rFonts w:ascii="Arial" w:hAnsi="Arial"/>
                <w:b/>
                <w:sz w:val="18"/>
              </w:rPr>
              <w:t>Byte0</w:t>
            </w:r>
          </w:p>
        </w:tc>
        <w:tc>
          <w:tcPr>
            <w:tcW w:w="957" w:type="dxa"/>
            <w:shd w:val="clear" w:color="auto" w:fill="E6E6E6"/>
            <w:vAlign w:val="center"/>
          </w:tcPr>
          <w:p w:rsidR="00092542" w:rsidRPr="00BD1844" w:rsidRDefault="00092542" w:rsidP="00E84D61">
            <w:pPr>
              <w:jc w:val="center"/>
              <w:rPr>
                <w:rFonts w:ascii="Arial" w:hAnsi="Arial"/>
                <w:b/>
                <w:sz w:val="18"/>
              </w:rPr>
            </w:pPr>
            <w:r w:rsidRPr="00BD1844">
              <w:rPr>
                <w:rFonts w:ascii="Arial" w:hAnsi="Arial"/>
                <w:b/>
                <w:sz w:val="18"/>
              </w:rPr>
              <w:t>Byte1</w:t>
            </w:r>
          </w:p>
        </w:tc>
        <w:tc>
          <w:tcPr>
            <w:tcW w:w="957" w:type="dxa"/>
            <w:shd w:val="clear" w:color="auto" w:fill="E6E6E6"/>
            <w:vAlign w:val="center"/>
          </w:tcPr>
          <w:p w:rsidR="00092542" w:rsidRPr="00BD1844" w:rsidRDefault="00092542" w:rsidP="00E84D61">
            <w:pPr>
              <w:jc w:val="center"/>
              <w:rPr>
                <w:rFonts w:ascii="Arial" w:hAnsi="Arial"/>
                <w:b/>
                <w:sz w:val="18"/>
              </w:rPr>
            </w:pPr>
            <w:r w:rsidRPr="00BD1844">
              <w:rPr>
                <w:rFonts w:ascii="Arial" w:hAnsi="Arial"/>
                <w:b/>
                <w:sz w:val="18"/>
              </w:rPr>
              <w:t>Byte2</w:t>
            </w:r>
          </w:p>
        </w:tc>
        <w:tc>
          <w:tcPr>
            <w:tcW w:w="957" w:type="dxa"/>
            <w:shd w:val="clear" w:color="auto" w:fill="E6E6E6"/>
            <w:vAlign w:val="center"/>
          </w:tcPr>
          <w:p w:rsidR="00092542" w:rsidRPr="00BD1844" w:rsidRDefault="00092542" w:rsidP="00E84D61">
            <w:pPr>
              <w:jc w:val="center"/>
              <w:rPr>
                <w:rFonts w:ascii="Arial" w:hAnsi="Arial"/>
                <w:b/>
                <w:sz w:val="18"/>
              </w:rPr>
            </w:pPr>
            <w:r w:rsidRPr="00BD1844">
              <w:rPr>
                <w:rFonts w:ascii="Arial" w:hAnsi="Arial"/>
                <w:b/>
                <w:sz w:val="18"/>
              </w:rPr>
              <w:t>Byte3</w:t>
            </w:r>
          </w:p>
        </w:tc>
        <w:tc>
          <w:tcPr>
            <w:tcW w:w="957" w:type="dxa"/>
            <w:shd w:val="clear" w:color="auto" w:fill="E6E6E6"/>
            <w:vAlign w:val="center"/>
          </w:tcPr>
          <w:p w:rsidR="00092542" w:rsidRPr="00BD1844" w:rsidRDefault="00092542" w:rsidP="00E84D61">
            <w:pPr>
              <w:jc w:val="center"/>
              <w:rPr>
                <w:rFonts w:ascii="Arial" w:hAnsi="Arial"/>
                <w:b/>
                <w:sz w:val="18"/>
              </w:rPr>
            </w:pPr>
            <w:r w:rsidRPr="00BD1844">
              <w:rPr>
                <w:rFonts w:ascii="Arial" w:hAnsi="Arial"/>
                <w:b/>
                <w:sz w:val="18"/>
              </w:rPr>
              <w:t>Byte4</w:t>
            </w:r>
          </w:p>
        </w:tc>
        <w:tc>
          <w:tcPr>
            <w:tcW w:w="957" w:type="dxa"/>
            <w:shd w:val="clear" w:color="auto" w:fill="E6E6E6"/>
            <w:vAlign w:val="center"/>
          </w:tcPr>
          <w:p w:rsidR="00092542" w:rsidRPr="00BD1844" w:rsidRDefault="00092542" w:rsidP="00E84D61">
            <w:pPr>
              <w:jc w:val="center"/>
              <w:rPr>
                <w:rFonts w:ascii="Arial" w:hAnsi="Arial"/>
                <w:b/>
                <w:sz w:val="18"/>
              </w:rPr>
            </w:pPr>
            <w:r w:rsidRPr="00BD1844">
              <w:rPr>
                <w:rFonts w:ascii="Arial" w:hAnsi="Arial"/>
                <w:b/>
                <w:sz w:val="18"/>
              </w:rPr>
              <w:t>Byte5</w:t>
            </w:r>
          </w:p>
        </w:tc>
        <w:tc>
          <w:tcPr>
            <w:tcW w:w="957" w:type="dxa"/>
            <w:shd w:val="clear" w:color="auto" w:fill="E6E6E6"/>
            <w:vAlign w:val="center"/>
          </w:tcPr>
          <w:p w:rsidR="00092542" w:rsidRPr="00BD1844" w:rsidRDefault="00092542" w:rsidP="00E84D61">
            <w:pPr>
              <w:jc w:val="center"/>
              <w:rPr>
                <w:rFonts w:ascii="Arial" w:hAnsi="Arial"/>
                <w:b/>
                <w:sz w:val="18"/>
              </w:rPr>
            </w:pPr>
            <w:r w:rsidRPr="00BD1844">
              <w:rPr>
                <w:rFonts w:ascii="Arial" w:hAnsi="Arial"/>
                <w:b/>
                <w:sz w:val="18"/>
              </w:rPr>
              <w:t>Byte6</w:t>
            </w:r>
          </w:p>
        </w:tc>
        <w:tc>
          <w:tcPr>
            <w:tcW w:w="957" w:type="dxa"/>
            <w:shd w:val="clear" w:color="auto" w:fill="E6E6E6"/>
            <w:vAlign w:val="center"/>
          </w:tcPr>
          <w:p w:rsidR="00092542" w:rsidRPr="00BD1844" w:rsidRDefault="00092542" w:rsidP="00E84D61">
            <w:pPr>
              <w:jc w:val="center"/>
              <w:rPr>
                <w:rFonts w:ascii="Arial" w:hAnsi="Arial"/>
                <w:b/>
                <w:sz w:val="18"/>
              </w:rPr>
            </w:pPr>
            <w:r w:rsidRPr="00BD1844">
              <w:rPr>
                <w:rFonts w:ascii="Arial" w:hAnsi="Arial"/>
                <w:b/>
                <w:sz w:val="18"/>
              </w:rPr>
              <w:t>Byte7</w:t>
            </w:r>
          </w:p>
        </w:tc>
      </w:tr>
      <w:tr w:rsidR="00092542" w:rsidRPr="00131499" w:rsidTr="00E84D61">
        <w:trPr>
          <w:trHeight w:val="243"/>
        </w:trPr>
        <w:tc>
          <w:tcPr>
            <w:tcW w:w="957" w:type="dxa"/>
            <w:shd w:val="clear" w:color="auto" w:fill="auto"/>
            <w:vAlign w:val="center"/>
          </w:tcPr>
          <w:p w:rsidR="00092542" w:rsidRPr="00131499" w:rsidRDefault="00041A82" w:rsidP="00E84D61">
            <w:pPr>
              <w:jc w:val="center"/>
              <w:rPr>
                <w:rFonts w:ascii="Arial" w:hAnsi="Arial" w:hint="eastAsia"/>
                <w:b/>
                <w:sz w:val="18"/>
                <w:lang w:eastAsia="zh-CN"/>
              </w:rPr>
            </w:pPr>
            <w:r>
              <w:rPr>
                <w:rFonts w:ascii="Arial" w:hAnsi="Arial"/>
                <w:sz w:val="18"/>
              </w:rPr>
              <w:t>0x77</w:t>
            </w:r>
            <w:r>
              <w:rPr>
                <w:rFonts w:ascii="Arial" w:hAnsi="Arial" w:hint="eastAsia"/>
                <w:sz w:val="18"/>
                <w:lang w:eastAsia="zh-CN"/>
              </w:rPr>
              <w:t>4</w:t>
            </w:r>
          </w:p>
        </w:tc>
        <w:tc>
          <w:tcPr>
            <w:tcW w:w="957" w:type="dxa"/>
            <w:shd w:val="clear" w:color="auto" w:fill="auto"/>
            <w:vAlign w:val="center"/>
          </w:tcPr>
          <w:p w:rsidR="00092542" w:rsidRPr="00041A82" w:rsidRDefault="00092542" w:rsidP="00092542">
            <w:pPr>
              <w:jc w:val="center"/>
              <w:rPr>
                <w:rFonts w:ascii="Arial" w:hAnsi="Arial" w:hint="eastAsia"/>
                <w:sz w:val="18"/>
              </w:rPr>
            </w:pPr>
            <w:r w:rsidRPr="00041A82">
              <w:rPr>
                <w:rFonts w:ascii="Arial" w:hAnsi="Arial" w:hint="eastAsia"/>
                <w:sz w:val="18"/>
              </w:rPr>
              <w:t>0x51</w:t>
            </w:r>
          </w:p>
        </w:tc>
        <w:tc>
          <w:tcPr>
            <w:tcW w:w="957" w:type="dxa"/>
            <w:shd w:val="clear" w:color="auto" w:fill="auto"/>
            <w:vAlign w:val="center"/>
          </w:tcPr>
          <w:p w:rsidR="00092542" w:rsidRPr="00041A82" w:rsidRDefault="00791F79" w:rsidP="00E84D61">
            <w:pPr>
              <w:jc w:val="center"/>
              <w:rPr>
                <w:rFonts w:ascii="Arial" w:hAnsi="Arial"/>
                <w:sz w:val="18"/>
                <w:lang w:eastAsia="zh-CN"/>
              </w:rPr>
            </w:pPr>
            <w:r>
              <w:rPr>
                <w:rFonts w:ascii="Arial" w:hAnsi="Arial" w:hint="eastAsia"/>
                <w:sz w:val="18"/>
                <w:lang w:eastAsia="zh-CN"/>
              </w:rPr>
              <w:t>0x01</w:t>
            </w:r>
          </w:p>
        </w:tc>
        <w:tc>
          <w:tcPr>
            <w:tcW w:w="957" w:type="dxa"/>
            <w:shd w:val="clear" w:color="auto" w:fill="auto"/>
            <w:vAlign w:val="center"/>
          </w:tcPr>
          <w:p w:rsidR="00092542" w:rsidRPr="00041A82" w:rsidRDefault="00092542" w:rsidP="00E84D61">
            <w:pPr>
              <w:jc w:val="center"/>
              <w:rPr>
                <w:rFonts w:ascii="Arial" w:hAnsi="Arial"/>
                <w:sz w:val="18"/>
              </w:rPr>
            </w:pPr>
            <w:r w:rsidRPr="00041A82">
              <w:rPr>
                <w:rFonts w:ascii="Arial" w:hAnsi="Arial" w:hint="eastAsia"/>
                <w:sz w:val="18"/>
              </w:rPr>
              <w:t>--</w:t>
            </w:r>
          </w:p>
        </w:tc>
        <w:tc>
          <w:tcPr>
            <w:tcW w:w="957" w:type="dxa"/>
          </w:tcPr>
          <w:p w:rsidR="00092542" w:rsidRPr="00041A82" w:rsidRDefault="00092542" w:rsidP="00E84D61">
            <w:pPr>
              <w:jc w:val="center"/>
              <w:rPr>
                <w:rFonts w:ascii="Arial" w:hAnsi="Arial"/>
                <w:sz w:val="18"/>
              </w:rPr>
            </w:pPr>
            <w:r w:rsidRPr="00041A82">
              <w:rPr>
                <w:rFonts w:ascii="Arial" w:hAnsi="Arial" w:hint="eastAsia"/>
                <w:sz w:val="18"/>
              </w:rPr>
              <w:t>--</w:t>
            </w:r>
          </w:p>
        </w:tc>
        <w:tc>
          <w:tcPr>
            <w:tcW w:w="957" w:type="dxa"/>
          </w:tcPr>
          <w:p w:rsidR="00092542" w:rsidRPr="00041A82" w:rsidRDefault="00092542" w:rsidP="00E84D61">
            <w:pPr>
              <w:jc w:val="center"/>
              <w:rPr>
                <w:rFonts w:ascii="Arial" w:hAnsi="Arial"/>
                <w:sz w:val="18"/>
              </w:rPr>
            </w:pPr>
            <w:r w:rsidRPr="00041A82">
              <w:rPr>
                <w:rFonts w:ascii="Arial" w:hAnsi="Arial" w:hint="eastAsia"/>
                <w:sz w:val="18"/>
              </w:rPr>
              <w:t>--</w:t>
            </w:r>
          </w:p>
        </w:tc>
        <w:tc>
          <w:tcPr>
            <w:tcW w:w="957" w:type="dxa"/>
          </w:tcPr>
          <w:p w:rsidR="00092542" w:rsidRPr="00041A82" w:rsidRDefault="00092542" w:rsidP="00E84D61">
            <w:pPr>
              <w:jc w:val="center"/>
              <w:rPr>
                <w:rFonts w:ascii="Arial" w:hAnsi="Arial"/>
                <w:sz w:val="18"/>
              </w:rPr>
            </w:pPr>
            <w:r w:rsidRPr="00041A82">
              <w:rPr>
                <w:rFonts w:ascii="Arial" w:hAnsi="Arial" w:hint="eastAsia"/>
                <w:sz w:val="18"/>
              </w:rPr>
              <w:t>--</w:t>
            </w:r>
          </w:p>
        </w:tc>
        <w:tc>
          <w:tcPr>
            <w:tcW w:w="957" w:type="dxa"/>
          </w:tcPr>
          <w:p w:rsidR="00092542" w:rsidRPr="00041A82" w:rsidRDefault="00092542" w:rsidP="00E84D61">
            <w:pPr>
              <w:jc w:val="center"/>
              <w:rPr>
                <w:rFonts w:ascii="Arial" w:hAnsi="Arial"/>
                <w:sz w:val="18"/>
              </w:rPr>
            </w:pPr>
            <w:r w:rsidRPr="00041A82">
              <w:rPr>
                <w:rFonts w:ascii="Arial" w:hAnsi="Arial" w:hint="eastAsia"/>
                <w:sz w:val="18"/>
              </w:rPr>
              <w:t>--</w:t>
            </w:r>
          </w:p>
        </w:tc>
        <w:tc>
          <w:tcPr>
            <w:tcW w:w="957" w:type="dxa"/>
          </w:tcPr>
          <w:p w:rsidR="00092542" w:rsidRPr="00041A82" w:rsidRDefault="00092542" w:rsidP="00E84D61">
            <w:pPr>
              <w:jc w:val="center"/>
              <w:rPr>
                <w:rFonts w:ascii="Arial" w:hAnsi="Arial"/>
                <w:sz w:val="18"/>
              </w:rPr>
            </w:pPr>
            <w:r w:rsidRPr="00041A82">
              <w:rPr>
                <w:rFonts w:ascii="Arial" w:hAnsi="Arial" w:hint="eastAsia"/>
                <w:sz w:val="18"/>
              </w:rPr>
              <w:t>--</w:t>
            </w:r>
          </w:p>
        </w:tc>
      </w:tr>
    </w:tbl>
    <w:p w:rsidR="00092542" w:rsidRDefault="00092542" w:rsidP="000542BF">
      <w:pPr>
        <w:autoSpaceDE w:val="0"/>
        <w:autoSpaceDN w:val="0"/>
        <w:adjustRightInd w:val="0"/>
        <w:rPr>
          <w:rFonts w:ascii="Arial" w:hAnsi="Arial" w:cs="Arial" w:hint="eastAsia"/>
          <w:iCs/>
          <w:color w:val="FF0000"/>
          <w:sz w:val="19"/>
          <w:szCs w:val="19"/>
          <w:lang w:eastAsia="zh-CN"/>
        </w:rPr>
      </w:pPr>
    </w:p>
    <w:p w:rsidR="00092542" w:rsidRPr="009C54C9" w:rsidRDefault="00092542" w:rsidP="000542BF">
      <w:pPr>
        <w:autoSpaceDE w:val="0"/>
        <w:autoSpaceDN w:val="0"/>
        <w:adjustRightInd w:val="0"/>
        <w:rPr>
          <w:rFonts w:ascii="Arial" w:hAnsi="Arial" w:cs="Arial"/>
          <w:iCs/>
          <w:color w:val="FF0000"/>
          <w:sz w:val="19"/>
          <w:szCs w:val="19"/>
          <w:lang w:eastAsia="zh-CN"/>
        </w:rPr>
      </w:pPr>
    </w:p>
    <w:p w:rsidR="000542BF" w:rsidRPr="00687839" w:rsidRDefault="000542BF" w:rsidP="000542BF">
      <w:pPr>
        <w:pStyle w:val="2"/>
        <w:ind w:left="284" w:hanging="284"/>
        <w:rPr>
          <w:rFonts w:ascii="Arial" w:eastAsia="Arial Unicode MS" w:hAnsi="Arial" w:cs="Arial"/>
        </w:rPr>
      </w:pPr>
      <w:bookmarkStart w:id="136" w:name="_Toc344578071"/>
      <w:bookmarkStart w:id="137" w:name="_Toc427507946"/>
      <w:bookmarkStart w:id="138" w:name="_Toc467654034"/>
      <w:r w:rsidRPr="00687839">
        <w:rPr>
          <w:rFonts w:ascii="Arial" w:hAnsi="Arial" w:cs="Arial"/>
        </w:rPr>
        <w:t xml:space="preserve">Quiescent Current </w:t>
      </w:r>
      <w:bookmarkEnd w:id="136"/>
      <w:r w:rsidR="00CA2E5B" w:rsidRPr="00687839">
        <w:rPr>
          <w:rFonts w:ascii="Arial" w:hAnsi="Arial" w:cs="Arial" w:hint="eastAsia"/>
          <w:lang w:eastAsia="zh-CN"/>
        </w:rPr>
        <w:t>Test</w:t>
      </w:r>
      <w:bookmarkEnd w:id="137"/>
      <w:bookmarkEnd w:id="138"/>
    </w:p>
    <w:p w:rsidR="00FF30D9" w:rsidRPr="00303865" w:rsidRDefault="004A5201" w:rsidP="004A5201">
      <w:pPr>
        <w:rPr>
          <w:rFonts w:ascii="Arial" w:hAnsi="Arial" w:cs="Arial" w:hint="eastAsia"/>
          <w:b/>
          <w:sz w:val="21"/>
          <w:szCs w:val="21"/>
          <w:lang w:val="en-GB" w:eastAsia="zh-CN"/>
        </w:rPr>
      </w:pPr>
      <w:r w:rsidRPr="00687839">
        <w:rPr>
          <w:rFonts w:ascii="Arial" w:hAnsi="Arial" w:cs="Arial" w:hint="eastAsia"/>
          <w:b/>
          <w:sz w:val="21"/>
          <w:szCs w:val="21"/>
          <w:lang w:val="en-GB" w:eastAsia="zh-CN"/>
        </w:rPr>
        <w:t xml:space="preserve">Test method of </w:t>
      </w:r>
      <w:r w:rsidR="00FF30D9" w:rsidRPr="00687839">
        <w:rPr>
          <w:rFonts w:ascii="Arial" w:hAnsi="Arial" w:cs="Arial" w:hint="eastAsia"/>
          <w:b/>
          <w:sz w:val="21"/>
          <w:szCs w:val="21"/>
          <w:lang w:val="en-GB" w:eastAsia="zh-CN"/>
        </w:rPr>
        <w:t xml:space="preserve">quiescent </w:t>
      </w:r>
      <w:r w:rsidRPr="00687839">
        <w:rPr>
          <w:rFonts w:ascii="Arial" w:hAnsi="Arial" w:cs="Arial" w:hint="eastAsia"/>
          <w:b/>
          <w:sz w:val="21"/>
          <w:szCs w:val="21"/>
          <w:lang w:val="en-GB" w:eastAsia="zh-CN"/>
        </w:rPr>
        <w:t>current as follow</w:t>
      </w:r>
      <w:r w:rsidR="00FF30D9" w:rsidRPr="00687839">
        <w:rPr>
          <w:rFonts w:ascii="Arial" w:hAnsi="Arial" w:cs="Arial" w:hint="eastAsia"/>
          <w:b/>
          <w:sz w:val="21"/>
          <w:szCs w:val="21"/>
          <w:lang w:val="en-GB" w:eastAsia="zh-CN"/>
        </w:rPr>
        <w:t>ing</w:t>
      </w:r>
      <w:r w:rsidRPr="00687839">
        <w:rPr>
          <w:rFonts w:ascii="Arial" w:hAnsi="Arial" w:cs="Arial" w:hint="eastAsia"/>
          <w:b/>
          <w:sz w:val="21"/>
          <w:szCs w:val="21"/>
          <w:lang w:val="en-GB" w:eastAsia="zh-CN"/>
        </w:rPr>
        <w:t>:</w:t>
      </w:r>
    </w:p>
    <w:p w:rsidR="00BE047D" w:rsidRPr="00687839" w:rsidRDefault="004A5201" w:rsidP="004A5201">
      <w:pPr>
        <w:rPr>
          <w:rFonts w:ascii="Arial" w:hAnsi="Arial" w:cs="Arial" w:hint="eastAsia"/>
          <w:b/>
          <w:sz w:val="21"/>
          <w:szCs w:val="21"/>
          <w:lang w:val="en-GB" w:eastAsia="zh-CN"/>
        </w:rPr>
      </w:pPr>
      <w:r w:rsidRPr="00687839">
        <w:rPr>
          <w:rFonts w:ascii="Arial" w:hAnsi="Arial" w:cs="Arial" w:hint="eastAsia"/>
          <w:b/>
          <w:sz w:val="21"/>
          <w:szCs w:val="21"/>
          <w:lang w:val="en-GB" w:eastAsia="zh-CN"/>
        </w:rPr>
        <w:t xml:space="preserve">Firstly, </w:t>
      </w:r>
      <w:r w:rsidR="00BE047D" w:rsidRPr="00687839">
        <w:rPr>
          <w:rFonts w:ascii="Arial" w:hAnsi="Arial" w:cs="Arial" w:hint="eastAsia"/>
          <w:b/>
          <w:sz w:val="21"/>
          <w:szCs w:val="21"/>
          <w:lang w:val="en-GB" w:eastAsia="zh-CN"/>
        </w:rPr>
        <w:t>KL30 on</w:t>
      </w:r>
      <w:r w:rsidR="00AC43C8">
        <w:rPr>
          <w:rFonts w:ascii="Arial" w:hAnsi="Arial" w:cs="Arial" w:hint="eastAsia"/>
          <w:b/>
          <w:sz w:val="21"/>
          <w:szCs w:val="21"/>
          <w:lang w:val="en-GB" w:eastAsia="zh-CN"/>
        </w:rPr>
        <w:t xml:space="preserve"> </w:t>
      </w:r>
      <w:r w:rsidR="00BE047D" w:rsidRPr="00687839">
        <w:rPr>
          <w:rFonts w:ascii="Arial" w:hAnsi="Arial" w:cs="Arial" w:hint="eastAsia"/>
          <w:b/>
          <w:sz w:val="21"/>
          <w:szCs w:val="21"/>
          <w:lang w:val="en-GB" w:eastAsia="zh-CN"/>
        </w:rPr>
        <w:t xml:space="preserve">,  KL15 on , enter </w:t>
      </w:r>
      <w:r w:rsidR="00BE047D" w:rsidRPr="00687839">
        <w:rPr>
          <w:rFonts w:ascii="Arial" w:hAnsi="Arial" w:cs="Arial"/>
          <w:b/>
          <w:sz w:val="21"/>
          <w:szCs w:val="21"/>
          <w:lang w:val="en-GB" w:eastAsia="zh-CN"/>
        </w:rPr>
        <w:t>production</w:t>
      </w:r>
      <w:r w:rsidR="00BE047D" w:rsidRPr="00687839">
        <w:rPr>
          <w:rFonts w:ascii="Arial" w:hAnsi="Arial" w:cs="Arial" w:hint="eastAsia"/>
          <w:b/>
          <w:sz w:val="21"/>
          <w:szCs w:val="21"/>
          <w:lang w:val="en-GB" w:eastAsia="zh-CN"/>
        </w:rPr>
        <w:t xml:space="preserve"> check.</w:t>
      </w:r>
    </w:p>
    <w:p w:rsidR="00BE047D" w:rsidRPr="00687839" w:rsidRDefault="00BE047D" w:rsidP="00BE047D">
      <w:pPr>
        <w:rPr>
          <w:rFonts w:ascii="Arial" w:hAnsi="Arial" w:cs="Arial" w:hint="eastAsia"/>
          <w:b/>
          <w:sz w:val="21"/>
          <w:szCs w:val="21"/>
          <w:lang w:val="en-GB" w:eastAsia="zh-CN"/>
        </w:rPr>
      </w:pPr>
      <w:r w:rsidRPr="00687839">
        <w:rPr>
          <w:rFonts w:ascii="Arial" w:hAnsi="Arial" w:cs="Arial" w:hint="eastAsia"/>
          <w:b/>
          <w:sz w:val="21"/>
          <w:szCs w:val="21"/>
          <w:lang w:val="en-GB" w:eastAsia="zh-CN"/>
        </w:rPr>
        <w:t xml:space="preserve">Second, </w:t>
      </w:r>
      <w:r w:rsidR="00AC43C8">
        <w:rPr>
          <w:rFonts w:ascii="Arial" w:hAnsi="Arial" w:cs="Arial" w:hint="eastAsia"/>
          <w:b/>
          <w:sz w:val="21"/>
          <w:szCs w:val="21"/>
          <w:lang w:val="en-GB" w:eastAsia="zh-CN"/>
        </w:rPr>
        <w:t xml:space="preserve">KL30 on , </w:t>
      </w:r>
      <w:r w:rsidRPr="00687839">
        <w:rPr>
          <w:rFonts w:ascii="Arial" w:hAnsi="Arial" w:cs="Arial" w:hint="eastAsia"/>
          <w:b/>
          <w:sz w:val="21"/>
          <w:szCs w:val="21"/>
          <w:lang w:val="en-GB" w:eastAsia="zh-CN"/>
        </w:rPr>
        <w:t>KL15 off, and send TT</w:t>
      </w:r>
      <w:r w:rsidR="0092749D">
        <w:rPr>
          <w:rFonts w:ascii="Arial" w:hAnsi="Arial" w:cs="Arial" w:hint="eastAsia"/>
          <w:b/>
          <w:sz w:val="21"/>
          <w:szCs w:val="21"/>
          <w:lang w:val="en-GB" w:eastAsia="zh-CN"/>
        </w:rPr>
        <w:t>1</w:t>
      </w:r>
      <w:r w:rsidRPr="00687839">
        <w:rPr>
          <w:rFonts w:ascii="Arial" w:hAnsi="Arial" w:cs="Arial" w:hint="eastAsia"/>
          <w:b/>
          <w:sz w:val="21"/>
          <w:szCs w:val="21"/>
          <w:lang w:val="en-GB" w:eastAsia="zh-CN"/>
        </w:rPr>
        <w:t xml:space="preserve"> to enter sleep </w:t>
      </w:r>
      <w:r w:rsidRPr="00687839">
        <w:rPr>
          <w:rFonts w:ascii="Arial" w:hAnsi="Arial" w:cs="Arial"/>
          <w:b/>
          <w:sz w:val="21"/>
          <w:szCs w:val="21"/>
          <w:lang w:val="en-GB" w:eastAsia="zh-CN"/>
        </w:rPr>
        <w:t>and then</w:t>
      </w:r>
      <w:r w:rsidRPr="00687839">
        <w:rPr>
          <w:rFonts w:ascii="Arial" w:hAnsi="Arial" w:cs="Arial" w:hint="eastAsia"/>
          <w:b/>
          <w:sz w:val="21"/>
          <w:szCs w:val="21"/>
          <w:lang w:val="en-GB" w:eastAsia="zh-CN"/>
        </w:rPr>
        <w:t xml:space="preserve"> ECU will respond the quest. </w:t>
      </w:r>
    </w:p>
    <w:p w:rsidR="00BE047D" w:rsidRPr="00687839" w:rsidRDefault="00BE047D" w:rsidP="00BE047D">
      <w:pPr>
        <w:rPr>
          <w:rFonts w:ascii="Arial" w:hAnsi="Arial" w:cs="Arial" w:hint="eastAsia"/>
          <w:b/>
          <w:sz w:val="21"/>
          <w:szCs w:val="21"/>
          <w:lang w:val="en-GB" w:eastAsia="zh-CN"/>
        </w:rPr>
      </w:pPr>
      <w:r w:rsidRPr="00687839">
        <w:rPr>
          <w:rFonts w:ascii="Arial" w:hAnsi="Arial" w:cs="Arial" w:hint="eastAsia"/>
          <w:b/>
          <w:sz w:val="21"/>
          <w:szCs w:val="21"/>
          <w:lang w:val="en-GB" w:eastAsia="zh-CN"/>
        </w:rPr>
        <w:t xml:space="preserve">Thirdly, </w:t>
      </w:r>
      <w:r w:rsidR="00EE61BC">
        <w:rPr>
          <w:rFonts w:ascii="Arial" w:hAnsi="Arial" w:cs="Arial" w:hint="eastAsia"/>
          <w:b/>
          <w:sz w:val="21"/>
          <w:szCs w:val="21"/>
          <w:lang w:val="en-GB" w:eastAsia="zh-CN"/>
        </w:rPr>
        <w:t xml:space="preserve">wait for 2s, then </w:t>
      </w:r>
      <w:r w:rsidRPr="00687839">
        <w:rPr>
          <w:rFonts w:ascii="Arial" w:hAnsi="Arial" w:cs="Arial" w:hint="eastAsia"/>
          <w:b/>
          <w:sz w:val="21"/>
          <w:szCs w:val="21"/>
          <w:lang w:val="en-GB" w:eastAsia="zh-CN"/>
        </w:rPr>
        <w:t>test the current.</w:t>
      </w:r>
    </w:p>
    <w:p w:rsidR="004A5201" w:rsidRPr="00687839" w:rsidRDefault="004A5201" w:rsidP="00CE42BC">
      <w:pPr>
        <w:rPr>
          <w:rFonts w:ascii="Arial" w:hAnsi="Arial" w:cs="Arial" w:hint="eastAsia"/>
          <w:sz w:val="21"/>
          <w:szCs w:val="21"/>
          <w:lang w:val="en-GB" w:eastAsia="zh-CN"/>
        </w:rPr>
      </w:pPr>
    </w:p>
    <w:p w:rsidR="00CE42BC" w:rsidRPr="00687839" w:rsidRDefault="00CE42BC" w:rsidP="00CE42BC">
      <w:pPr>
        <w:rPr>
          <w:rFonts w:ascii="Arial" w:hAnsi="Arial" w:cs="Arial" w:hint="eastAsia"/>
          <w:sz w:val="21"/>
          <w:szCs w:val="21"/>
          <w:lang w:val="en-GB" w:eastAsia="zh-CN"/>
        </w:rPr>
      </w:pPr>
      <w:r w:rsidRPr="00687839">
        <w:rPr>
          <w:rFonts w:ascii="Arial" w:hAnsi="Arial" w:cs="Arial" w:hint="eastAsia"/>
          <w:sz w:val="21"/>
          <w:szCs w:val="21"/>
          <w:lang w:val="en-GB" w:eastAsia="zh-CN"/>
        </w:rPr>
        <w:t>(Describe how to operate the DUT.)</w:t>
      </w:r>
    </w:p>
    <w:tbl>
      <w:tblPr>
        <w:tblpPr w:leftFromText="180" w:rightFromText="180" w:vertAnchor="text" w:horzAnchor="margin" w:tblpY="9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01"/>
        <w:gridCol w:w="2112"/>
        <w:gridCol w:w="2294"/>
        <w:gridCol w:w="1424"/>
        <w:gridCol w:w="1156"/>
      </w:tblGrid>
      <w:tr w:rsidR="000637FC" w:rsidRPr="00687839" w:rsidTr="000637FC">
        <w:tblPrEx>
          <w:tblCellMar>
            <w:top w:w="0" w:type="dxa"/>
            <w:bottom w:w="0" w:type="dxa"/>
          </w:tblCellMar>
        </w:tblPrEx>
        <w:trPr>
          <w:trHeight w:val="20"/>
        </w:trPr>
        <w:tc>
          <w:tcPr>
            <w:tcW w:w="0" w:type="auto"/>
            <w:shd w:val="pct10" w:color="auto" w:fill="FFFFFF"/>
            <w:vAlign w:val="center"/>
          </w:tcPr>
          <w:p w:rsidR="000637FC" w:rsidRPr="00687839" w:rsidRDefault="000637FC" w:rsidP="000637FC">
            <w:pPr>
              <w:rPr>
                <w:rFonts w:ascii="Arial" w:eastAsia="Arial Unicode MS" w:hAnsi="Arial" w:cs="Arial"/>
                <w:b/>
                <w:sz w:val="21"/>
                <w:szCs w:val="21"/>
              </w:rPr>
            </w:pPr>
            <w:r w:rsidRPr="00687839">
              <w:rPr>
                <w:rFonts w:ascii="Arial" w:eastAsia="Arial Unicode MS" w:hAnsi="Arial" w:cs="Arial"/>
                <w:b/>
                <w:sz w:val="21"/>
                <w:szCs w:val="21"/>
              </w:rPr>
              <w:t>Signal Name</w:t>
            </w:r>
          </w:p>
        </w:tc>
        <w:tc>
          <w:tcPr>
            <w:tcW w:w="0" w:type="auto"/>
            <w:shd w:val="pct10" w:color="auto" w:fill="FFFFFF"/>
            <w:vAlign w:val="center"/>
          </w:tcPr>
          <w:p w:rsidR="000637FC" w:rsidRPr="00687839" w:rsidRDefault="000637FC" w:rsidP="000637FC">
            <w:pPr>
              <w:rPr>
                <w:rFonts w:ascii="Arial" w:eastAsia="Arial Unicode MS" w:hAnsi="Arial" w:cs="Arial"/>
                <w:b/>
                <w:sz w:val="21"/>
                <w:szCs w:val="21"/>
              </w:rPr>
            </w:pPr>
            <w:r w:rsidRPr="00687839">
              <w:rPr>
                <w:rFonts w:ascii="Arial" w:eastAsia="Arial Unicode MS" w:hAnsi="Arial" w:cs="Arial"/>
                <w:b/>
                <w:sz w:val="21"/>
                <w:szCs w:val="21"/>
              </w:rPr>
              <w:t>Signal Abbreviation</w:t>
            </w:r>
          </w:p>
        </w:tc>
        <w:tc>
          <w:tcPr>
            <w:tcW w:w="0" w:type="auto"/>
            <w:shd w:val="pct10" w:color="auto" w:fill="FFFFFF"/>
            <w:vAlign w:val="center"/>
          </w:tcPr>
          <w:p w:rsidR="000637FC" w:rsidRPr="00687839" w:rsidRDefault="000637FC" w:rsidP="000637FC">
            <w:pPr>
              <w:rPr>
                <w:rFonts w:ascii="Arial" w:eastAsia="Arial Unicode MS" w:hAnsi="Arial" w:cs="Arial"/>
                <w:b/>
                <w:sz w:val="21"/>
                <w:szCs w:val="21"/>
              </w:rPr>
            </w:pPr>
            <w:r w:rsidRPr="00687839">
              <w:rPr>
                <w:rFonts w:ascii="Arial" w:eastAsia="Arial Unicode MS" w:hAnsi="Arial" w:cs="Arial" w:hint="eastAsia"/>
                <w:b/>
                <w:sz w:val="21"/>
                <w:szCs w:val="21"/>
                <w:lang w:eastAsia="zh-CN"/>
              </w:rPr>
              <w:t>Quiescent</w:t>
            </w:r>
            <w:r w:rsidRPr="00687839">
              <w:rPr>
                <w:rFonts w:ascii="Arial" w:eastAsia="Arial Unicode MS" w:hAnsi="Arial" w:cs="Arial"/>
                <w:b/>
                <w:sz w:val="21"/>
                <w:szCs w:val="21"/>
              </w:rPr>
              <w:t xml:space="preserve"> Current</w:t>
            </w:r>
          </w:p>
        </w:tc>
        <w:tc>
          <w:tcPr>
            <w:tcW w:w="0" w:type="auto"/>
            <w:shd w:val="pct10" w:color="auto" w:fill="FFFFFF"/>
            <w:vAlign w:val="center"/>
          </w:tcPr>
          <w:p w:rsidR="000637FC" w:rsidRPr="00687839" w:rsidRDefault="000637FC" w:rsidP="000637FC">
            <w:pPr>
              <w:rPr>
                <w:rFonts w:ascii="Arial" w:eastAsia="Arial Unicode MS" w:hAnsi="Arial" w:cs="Arial"/>
                <w:b/>
                <w:sz w:val="21"/>
                <w:szCs w:val="21"/>
              </w:rPr>
            </w:pPr>
            <w:r w:rsidRPr="00687839">
              <w:rPr>
                <w:rFonts w:ascii="Arial" w:eastAsia="Arial Unicode MS" w:hAnsi="Arial" w:cs="Arial"/>
                <w:b/>
                <w:sz w:val="21"/>
                <w:szCs w:val="21"/>
              </w:rPr>
              <w:t>Test Pin</w:t>
            </w:r>
          </w:p>
        </w:tc>
        <w:tc>
          <w:tcPr>
            <w:tcW w:w="0" w:type="auto"/>
            <w:shd w:val="pct10" w:color="auto" w:fill="FFFFFF"/>
            <w:vAlign w:val="center"/>
          </w:tcPr>
          <w:p w:rsidR="000637FC" w:rsidRPr="00687839" w:rsidRDefault="000637FC" w:rsidP="000637FC">
            <w:pPr>
              <w:rPr>
                <w:rFonts w:ascii="Arial" w:eastAsia="Arial Unicode MS" w:hAnsi="Arial" w:cs="Arial"/>
                <w:b/>
                <w:sz w:val="21"/>
                <w:szCs w:val="21"/>
              </w:rPr>
            </w:pPr>
            <w:r w:rsidRPr="00687839">
              <w:rPr>
                <w:rFonts w:ascii="Arial" w:eastAsia="Arial Unicode MS" w:hAnsi="Arial" w:cs="Arial"/>
                <w:b/>
                <w:sz w:val="21"/>
                <w:szCs w:val="21"/>
              </w:rPr>
              <w:t>Test Point</w:t>
            </w:r>
          </w:p>
        </w:tc>
      </w:tr>
      <w:tr w:rsidR="000637FC" w:rsidRPr="00687839" w:rsidTr="000637FC">
        <w:tblPrEx>
          <w:tblCellMar>
            <w:top w:w="0" w:type="dxa"/>
            <w:bottom w:w="0" w:type="dxa"/>
          </w:tblCellMar>
        </w:tblPrEx>
        <w:trPr>
          <w:trHeight w:val="20"/>
        </w:trPr>
        <w:tc>
          <w:tcPr>
            <w:tcW w:w="0" w:type="auto"/>
            <w:vAlign w:val="center"/>
          </w:tcPr>
          <w:p w:rsidR="000637FC" w:rsidRPr="00CA60AB" w:rsidRDefault="00FB12AB" w:rsidP="000637FC">
            <w:pPr>
              <w:rPr>
                <w:rFonts w:ascii="Arial" w:eastAsia="Arial Unicode MS" w:hAnsi="Arial" w:cs="Arial" w:hint="eastAsia"/>
                <w:sz w:val="21"/>
                <w:szCs w:val="21"/>
                <w:lang w:eastAsia="zh-CN"/>
              </w:rPr>
            </w:pPr>
            <w:r w:rsidRPr="00CA60AB">
              <w:rPr>
                <w:rFonts w:ascii="Arial" w:eastAsia="Arial Unicode MS" w:hAnsi="Arial" w:cs="Arial" w:hint="eastAsia"/>
                <w:sz w:val="21"/>
                <w:szCs w:val="21"/>
                <w:lang w:eastAsia="zh-CN"/>
              </w:rPr>
              <w:t>GND/KL30</w:t>
            </w:r>
          </w:p>
        </w:tc>
        <w:tc>
          <w:tcPr>
            <w:tcW w:w="0" w:type="auto"/>
            <w:vAlign w:val="center"/>
          </w:tcPr>
          <w:p w:rsidR="000637FC" w:rsidRPr="00CA60AB" w:rsidRDefault="000637FC" w:rsidP="000637FC">
            <w:pPr>
              <w:rPr>
                <w:rFonts w:ascii="Arial" w:eastAsia="Arial Unicode MS" w:hAnsi="Arial" w:cs="Arial"/>
                <w:sz w:val="21"/>
                <w:szCs w:val="21"/>
              </w:rPr>
            </w:pPr>
          </w:p>
        </w:tc>
        <w:tc>
          <w:tcPr>
            <w:tcW w:w="0" w:type="auto"/>
            <w:vAlign w:val="center"/>
          </w:tcPr>
          <w:p w:rsidR="000637FC" w:rsidRPr="00CA60AB" w:rsidRDefault="00FB12AB" w:rsidP="00E638FC">
            <w:pPr>
              <w:rPr>
                <w:rFonts w:ascii="Arial" w:eastAsia="Arial Unicode MS" w:hAnsi="Arial" w:cs="Arial" w:hint="eastAsia"/>
                <w:sz w:val="21"/>
                <w:szCs w:val="21"/>
                <w:lang w:eastAsia="zh-CN"/>
              </w:rPr>
            </w:pPr>
            <w:r w:rsidRPr="00CA60AB">
              <w:rPr>
                <w:rFonts w:ascii="宋体" w:hAnsi="宋体" w:cs="Arial" w:hint="eastAsia"/>
                <w:sz w:val="21"/>
                <w:szCs w:val="21"/>
                <w:lang w:eastAsia="zh-CN"/>
              </w:rPr>
              <w:t>≤</w:t>
            </w:r>
            <w:r w:rsidR="00E638FC" w:rsidRPr="00CA60AB">
              <w:rPr>
                <w:rFonts w:ascii="Arial" w:eastAsia="Arial Unicode MS" w:hAnsi="Arial" w:cs="Arial" w:hint="eastAsia"/>
                <w:sz w:val="21"/>
                <w:szCs w:val="21"/>
                <w:lang w:eastAsia="zh-CN"/>
              </w:rPr>
              <w:t>300u</w:t>
            </w:r>
            <w:r w:rsidRPr="00CA60AB">
              <w:rPr>
                <w:rFonts w:ascii="Arial" w:eastAsia="Arial Unicode MS" w:hAnsi="Arial" w:cs="Arial" w:hint="eastAsia"/>
                <w:sz w:val="21"/>
                <w:szCs w:val="21"/>
                <w:lang w:eastAsia="zh-CN"/>
              </w:rPr>
              <w:t>A</w:t>
            </w:r>
            <w:r w:rsidR="00E638FC" w:rsidRPr="00CA60AB">
              <w:rPr>
                <w:rFonts w:ascii="Arial" w:eastAsia="Arial Unicode MS" w:hAnsi="Arial" w:cs="Arial" w:hint="eastAsia"/>
                <w:sz w:val="21"/>
                <w:szCs w:val="21"/>
                <w:lang w:eastAsia="zh-CN"/>
              </w:rPr>
              <w:t xml:space="preserve"> </w:t>
            </w:r>
            <w:r w:rsidR="00E638FC" w:rsidRPr="00CA60AB">
              <w:rPr>
                <w:rFonts w:ascii="Arial" w:eastAsia="Arial Unicode MS" w:hAnsi="Arial" w:cs="Arial" w:hint="eastAsia"/>
                <w:sz w:val="21"/>
                <w:szCs w:val="21"/>
                <w:highlight w:val="red"/>
                <w:lang w:eastAsia="zh-CN"/>
              </w:rPr>
              <w:t>(TYP=200u</w:t>
            </w:r>
            <w:r w:rsidR="004E69FE" w:rsidRPr="00CA60AB">
              <w:rPr>
                <w:rFonts w:ascii="Arial" w:eastAsia="Arial Unicode MS" w:hAnsi="Arial" w:cs="Arial" w:hint="eastAsia"/>
                <w:sz w:val="21"/>
                <w:szCs w:val="21"/>
                <w:highlight w:val="red"/>
                <w:lang w:eastAsia="zh-CN"/>
              </w:rPr>
              <w:t>A)</w:t>
            </w:r>
          </w:p>
        </w:tc>
        <w:tc>
          <w:tcPr>
            <w:tcW w:w="0" w:type="auto"/>
            <w:vAlign w:val="center"/>
          </w:tcPr>
          <w:p w:rsidR="000637FC" w:rsidRPr="00CA60AB" w:rsidRDefault="00AC43C8" w:rsidP="00E638FC">
            <w:pPr>
              <w:rPr>
                <w:rFonts w:ascii="Arial" w:eastAsia="Arial Unicode MS" w:hAnsi="Arial" w:cs="Arial" w:hint="eastAsia"/>
                <w:sz w:val="21"/>
                <w:szCs w:val="21"/>
                <w:lang w:eastAsia="zh-CN"/>
              </w:rPr>
            </w:pPr>
            <w:r w:rsidRPr="00CA60AB">
              <w:rPr>
                <w:rFonts w:ascii="Arial" w:eastAsia="Arial Unicode MS" w:hAnsi="Arial" w:cs="Arial" w:hint="eastAsia"/>
                <w:sz w:val="21"/>
                <w:szCs w:val="21"/>
                <w:lang w:eastAsia="zh-CN"/>
              </w:rPr>
              <w:t>PIN</w:t>
            </w:r>
            <w:r w:rsidR="00E638FC" w:rsidRPr="00CA60AB">
              <w:rPr>
                <w:rFonts w:ascii="Arial" w:eastAsia="Arial Unicode MS" w:hAnsi="Arial" w:cs="Arial" w:hint="eastAsia"/>
                <w:sz w:val="21"/>
                <w:szCs w:val="21"/>
                <w:lang w:eastAsia="zh-CN"/>
              </w:rPr>
              <w:t>14</w:t>
            </w:r>
            <w:r w:rsidRPr="00CA60AB">
              <w:rPr>
                <w:rFonts w:ascii="Arial" w:eastAsia="Arial Unicode MS" w:hAnsi="Arial" w:cs="Arial" w:hint="eastAsia"/>
                <w:sz w:val="21"/>
                <w:szCs w:val="21"/>
                <w:lang w:eastAsia="zh-CN"/>
              </w:rPr>
              <w:t>/ PIN</w:t>
            </w:r>
            <w:r w:rsidR="007E6995" w:rsidRPr="00CA60AB">
              <w:rPr>
                <w:rFonts w:ascii="Arial" w:eastAsia="Arial Unicode MS" w:hAnsi="Arial" w:cs="Arial" w:hint="eastAsia"/>
                <w:sz w:val="21"/>
                <w:szCs w:val="21"/>
                <w:lang w:eastAsia="zh-CN"/>
              </w:rPr>
              <w:t>2</w:t>
            </w:r>
            <w:r w:rsidR="00E638FC" w:rsidRPr="00CA60AB">
              <w:rPr>
                <w:rFonts w:ascii="Arial" w:eastAsia="Arial Unicode MS" w:hAnsi="Arial" w:cs="Arial" w:hint="eastAsia"/>
                <w:sz w:val="21"/>
                <w:szCs w:val="21"/>
                <w:lang w:eastAsia="zh-CN"/>
              </w:rPr>
              <w:t>8</w:t>
            </w:r>
          </w:p>
        </w:tc>
        <w:tc>
          <w:tcPr>
            <w:tcW w:w="0" w:type="auto"/>
            <w:vAlign w:val="center"/>
          </w:tcPr>
          <w:p w:rsidR="000637FC" w:rsidRPr="00CA60AB" w:rsidRDefault="000637FC" w:rsidP="00074EE5">
            <w:pPr>
              <w:rPr>
                <w:rFonts w:ascii="Arial" w:eastAsia="Arial Unicode MS" w:hAnsi="Arial" w:cs="Arial" w:hint="eastAsia"/>
                <w:sz w:val="21"/>
                <w:szCs w:val="21"/>
                <w:lang w:eastAsia="zh-CN"/>
              </w:rPr>
            </w:pPr>
          </w:p>
        </w:tc>
      </w:tr>
    </w:tbl>
    <w:p w:rsidR="000637FC" w:rsidRPr="00687839" w:rsidRDefault="000637FC" w:rsidP="00CE42BC">
      <w:pPr>
        <w:rPr>
          <w:rFonts w:ascii="Arial" w:hAnsi="Arial" w:cs="Arial"/>
          <w:sz w:val="21"/>
          <w:szCs w:val="21"/>
          <w:lang w:val="en-GB" w:eastAsia="zh-CN"/>
        </w:rPr>
      </w:pPr>
    </w:p>
    <w:p w:rsidR="00331B3F" w:rsidRDefault="00331B3F" w:rsidP="000542BF">
      <w:pPr>
        <w:rPr>
          <w:rFonts w:ascii="Arial" w:hAnsi="Arial" w:cs="Arial" w:hint="eastAsia"/>
          <w:lang w:eastAsia="zh-CN"/>
        </w:rPr>
      </w:pPr>
    </w:p>
    <w:p w:rsidR="00CE04AC" w:rsidRPr="00687839" w:rsidRDefault="00CE04AC" w:rsidP="000542BF">
      <w:pPr>
        <w:rPr>
          <w:rFonts w:ascii="Arial" w:hAnsi="Arial" w:cs="Arial" w:hint="eastAsia"/>
          <w:lang w:eastAsia="zh-CN"/>
        </w:rPr>
      </w:pPr>
    </w:p>
    <w:p w:rsidR="00794E8C" w:rsidRPr="00687839" w:rsidRDefault="000637FC" w:rsidP="000542BF">
      <w:pPr>
        <w:rPr>
          <w:rFonts w:ascii="Arial" w:hAnsi="Arial" w:cs="Arial" w:hint="eastAsia"/>
          <w:b/>
          <w:sz w:val="21"/>
          <w:szCs w:val="21"/>
          <w:lang w:val="en-GB" w:eastAsia="zh-CN"/>
        </w:rPr>
      </w:pPr>
      <w:r w:rsidRPr="00687839">
        <w:rPr>
          <w:rFonts w:ascii="Arial" w:hAnsi="Arial" w:cs="Arial"/>
          <w:b/>
          <w:sz w:val="21"/>
          <w:szCs w:val="21"/>
          <w:lang w:val="en-GB" w:eastAsia="zh-CN"/>
        </w:rPr>
        <w:t>The</w:t>
      </w:r>
      <w:r w:rsidRPr="00687839">
        <w:rPr>
          <w:rFonts w:ascii="Arial" w:hAnsi="Arial" w:cs="Arial" w:hint="eastAsia"/>
          <w:b/>
          <w:sz w:val="21"/>
          <w:szCs w:val="21"/>
          <w:lang w:val="en-GB" w:eastAsia="zh-CN"/>
        </w:rPr>
        <w:t xml:space="preserve"> </w:t>
      </w:r>
      <w:r w:rsidR="00794E8C" w:rsidRPr="00687839">
        <w:rPr>
          <w:rFonts w:ascii="Arial" w:hAnsi="Arial" w:cs="Arial"/>
          <w:b/>
          <w:sz w:val="21"/>
          <w:szCs w:val="21"/>
          <w:lang w:val="en-GB" w:eastAsia="zh-CN"/>
        </w:rPr>
        <w:t xml:space="preserve">following command can be used to </w:t>
      </w:r>
      <w:r w:rsidR="00794E8C" w:rsidRPr="00687839">
        <w:rPr>
          <w:rFonts w:ascii="Arial" w:hAnsi="Arial" w:cs="Arial" w:hint="eastAsia"/>
          <w:b/>
          <w:sz w:val="21"/>
          <w:szCs w:val="21"/>
          <w:lang w:val="en-GB" w:eastAsia="zh-CN"/>
        </w:rPr>
        <w:t xml:space="preserve">enter the sleep mode </w:t>
      </w:r>
      <w:r w:rsidR="00794E8C" w:rsidRPr="00687839">
        <w:rPr>
          <w:rFonts w:ascii="Arial" w:hAnsi="Arial" w:cs="Arial"/>
          <w:b/>
          <w:sz w:val="21"/>
          <w:szCs w:val="21"/>
          <w:lang w:val="en-GB" w:eastAsia="zh-CN"/>
        </w:rPr>
        <w:t>quickly</w:t>
      </w:r>
      <w:r w:rsidR="00794E8C" w:rsidRPr="00687839">
        <w:rPr>
          <w:rFonts w:ascii="Arial" w:hAnsi="Arial" w:cs="Arial" w:hint="eastAsia"/>
          <w:b/>
          <w:sz w:val="21"/>
          <w:szCs w:val="21"/>
          <w:lang w:val="en-GB" w:eastAsia="zh-CN"/>
        </w:rPr>
        <w:t>.</w:t>
      </w:r>
    </w:p>
    <w:p w:rsidR="00BE047D" w:rsidRPr="00687839" w:rsidRDefault="00BE047D" w:rsidP="000542BF">
      <w:pPr>
        <w:rPr>
          <w:rFonts w:ascii="Arial" w:hAnsi="Arial" w:cs="Arial" w:hint="eastAsia"/>
          <w:lang w:eastAsia="zh-CN"/>
        </w:rPr>
      </w:pPr>
      <w:r w:rsidRPr="00687839">
        <w:rPr>
          <w:rFonts w:ascii="Arial" w:hAnsi="Arial" w:cs="Arial" w:hint="eastAsia"/>
          <w:b/>
          <w:sz w:val="21"/>
          <w:szCs w:val="21"/>
          <w:lang w:val="en-GB" w:eastAsia="zh-CN"/>
        </w:rPr>
        <w:t>TT</w:t>
      </w:r>
      <w:r w:rsidR="00A92807">
        <w:rPr>
          <w:rFonts w:ascii="Arial" w:hAnsi="Arial" w:cs="Arial" w:hint="eastAsia"/>
          <w:b/>
          <w:sz w:val="21"/>
          <w:szCs w:val="21"/>
          <w:lang w:val="en-GB" w:eastAsia="zh-CN"/>
        </w:rPr>
        <w: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66"/>
        <w:gridCol w:w="707"/>
        <w:gridCol w:w="707"/>
        <w:gridCol w:w="830"/>
        <w:gridCol w:w="851"/>
        <w:gridCol w:w="850"/>
        <w:gridCol w:w="851"/>
        <w:gridCol w:w="850"/>
        <w:gridCol w:w="993"/>
      </w:tblGrid>
      <w:tr w:rsidR="00CE04AC" w:rsidRPr="00687839" w:rsidTr="00CE04AC">
        <w:trPr>
          <w:trHeight w:val="276"/>
        </w:trPr>
        <w:tc>
          <w:tcPr>
            <w:tcW w:w="1266" w:type="dxa"/>
            <w:shd w:val="clear" w:color="auto" w:fill="E6E6E6"/>
            <w:vAlign w:val="center"/>
          </w:tcPr>
          <w:p w:rsidR="00BE047D" w:rsidRPr="00687839" w:rsidRDefault="00BE047D" w:rsidP="00BB2D5C">
            <w:pPr>
              <w:jc w:val="center"/>
              <w:rPr>
                <w:rFonts w:ascii="Arial" w:hAnsi="Arial" w:cs="Arial"/>
                <w:b/>
                <w:sz w:val="18"/>
                <w:szCs w:val="18"/>
                <w:lang w:eastAsia="zh-CN"/>
              </w:rPr>
            </w:pPr>
            <w:r w:rsidRPr="00687839">
              <w:rPr>
                <w:rFonts w:ascii="Arial" w:hAnsi="Arial" w:cs="Arial" w:hint="eastAsia"/>
                <w:b/>
                <w:sz w:val="18"/>
                <w:szCs w:val="18"/>
                <w:lang w:eastAsia="zh-CN"/>
              </w:rPr>
              <w:t>Can ID(STD)</w:t>
            </w:r>
          </w:p>
        </w:tc>
        <w:tc>
          <w:tcPr>
            <w:tcW w:w="707" w:type="dxa"/>
            <w:shd w:val="clear" w:color="auto" w:fill="E6E6E6"/>
            <w:vAlign w:val="center"/>
          </w:tcPr>
          <w:p w:rsidR="00BE047D" w:rsidRPr="00687839" w:rsidRDefault="00BE047D" w:rsidP="00E24934">
            <w:pPr>
              <w:jc w:val="center"/>
              <w:rPr>
                <w:rFonts w:ascii="Arial" w:hAnsi="Arial" w:hint="eastAsia"/>
                <w:b/>
                <w:sz w:val="18"/>
                <w:lang w:eastAsia="zh-CN"/>
              </w:rPr>
            </w:pPr>
            <w:r w:rsidRPr="00687839">
              <w:rPr>
                <w:rFonts w:ascii="Arial" w:hAnsi="Arial" w:hint="eastAsia"/>
                <w:b/>
                <w:sz w:val="18"/>
                <w:lang w:eastAsia="zh-CN"/>
              </w:rPr>
              <w:t>Data0</w:t>
            </w:r>
          </w:p>
        </w:tc>
        <w:tc>
          <w:tcPr>
            <w:tcW w:w="707" w:type="dxa"/>
            <w:shd w:val="clear" w:color="auto" w:fill="E6E6E6"/>
            <w:vAlign w:val="center"/>
          </w:tcPr>
          <w:p w:rsidR="00BE047D" w:rsidRPr="00687839" w:rsidRDefault="00BE047D" w:rsidP="00E24934">
            <w:pPr>
              <w:jc w:val="center"/>
              <w:rPr>
                <w:rFonts w:ascii="Arial" w:hAnsi="Arial" w:hint="eastAsia"/>
                <w:b/>
                <w:sz w:val="18"/>
                <w:lang w:eastAsia="zh-CN"/>
              </w:rPr>
            </w:pPr>
            <w:r w:rsidRPr="00687839">
              <w:rPr>
                <w:rFonts w:ascii="Arial" w:hAnsi="Arial" w:hint="eastAsia"/>
                <w:b/>
                <w:sz w:val="18"/>
                <w:lang w:eastAsia="zh-CN"/>
              </w:rPr>
              <w:t>Data1</w:t>
            </w:r>
          </w:p>
        </w:tc>
        <w:tc>
          <w:tcPr>
            <w:tcW w:w="830" w:type="dxa"/>
            <w:shd w:val="clear" w:color="auto" w:fill="E6E6E6"/>
            <w:vAlign w:val="center"/>
          </w:tcPr>
          <w:p w:rsidR="00BE047D" w:rsidRPr="00687839" w:rsidRDefault="00BE047D" w:rsidP="00E24934">
            <w:pPr>
              <w:jc w:val="center"/>
              <w:rPr>
                <w:rFonts w:ascii="Arial" w:hAnsi="Arial" w:hint="eastAsia"/>
                <w:b/>
                <w:sz w:val="18"/>
                <w:lang w:eastAsia="zh-CN"/>
              </w:rPr>
            </w:pPr>
            <w:r w:rsidRPr="00687839">
              <w:rPr>
                <w:rFonts w:ascii="Arial" w:hAnsi="Arial" w:hint="eastAsia"/>
                <w:b/>
                <w:sz w:val="18"/>
                <w:lang w:eastAsia="zh-CN"/>
              </w:rPr>
              <w:t>Data2</w:t>
            </w:r>
          </w:p>
        </w:tc>
        <w:tc>
          <w:tcPr>
            <w:tcW w:w="851" w:type="dxa"/>
            <w:shd w:val="clear" w:color="auto" w:fill="E6E6E6"/>
            <w:vAlign w:val="center"/>
          </w:tcPr>
          <w:p w:rsidR="00BE047D" w:rsidRPr="00687839" w:rsidRDefault="00BE047D" w:rsidP="00E24934">
            <w:pPr>
              <w:jc w:val="center"/>
              <w:rPr>
                <w:rFonts w:ascii="Arial" w:hAnsi="Arial" w:hint="eastAsia"/>
                <w:b/>
                <w:sz w:val="18"/>
                <w:lang w:eastAsia="zh-CN"/>
              </w:rPr>
            </w:pPr>
            <w:r w:rsidRPr="00687839">
              <w:rPr>
                <w:rFonts w:ascii="Arial" w:hAnsi="Arial" w:hint="eastAsia"/>
                <w:b/>
                <w:sz w:val="18"/>
                <w:lang w:eastAsia="zh-CN"/>
              </w:rPr>
              <w:t>Data3</w:t>
            </w:r>
          </w:p>
        </w:tc>
        <w:tc>
          <w:tcPr>
            <w:tcW w:w="850" w:type="dxa"/>
            <w:shd w:val="clear" w:color="auto" w:fill="E6E6E6"/>
            <w:vAlign w:val="center"/>
          </w:tcPr>
          <w:p w:rsidR="00BE047D" w:rsidRPr="00687839" w:rsidRDefault="00BE047D" w:rsidP="00E24934">
            <w:pPr>
              <w:jc w:val="center"/>
              <w:rPr>
                <w:rFonts w:ascii="Arial" w:hAnsi="Arial" w:hint="eastAsia"/>
                <w:b/>
                <w:sz w:val="18"/>
                <w:lang w:eastAsia="zh-CN"/>
              </w:rPr>
            </w:pPr>
            <w:r w:rsidRPr="00687839">
              <w:rPr>
                <w:rFonts w:ascii="Arial" w:hAnsi="Arial" w:hint="eastAsia"/>
                <w:b/>
                <w:sz w:val="18"/>
                <w:lang w:eastAsia="zh-CN"/>
              </w:rPr>
              <w:t>Data4</w:t>
            </w:r>
          </w:p>
        </w:tc>
        <w:tc>
          <w:tcPr>
            <w:tcW w:w="851" w:type="dxa"/>
            <w:shd w:val="clear" w:color="auto" w:fill="E6E6E6"/>
            <w:vAlign w:val="center"/>
          </w:tcPr>
          <w:p w:rsidR="00BE047D" w:rsidRPr="00687839" w:rsidRDefault="00BE047D" w:rsidP="00E24934">
            <w:pPr>
              <w:jc w:val="center"/>
              <w:rPr>
                <w:rFonts w:ascii="Arial" w:hAnsi="Arial" w:hint="eastAsia"/>
                <w:b/>
                <w:sz w:val="18"/>
                <w:lang w:eastAsia="zh-CN"/>
              </w:rPr>
            </w:pPr>
            <w:r w:rsidRPr="00687839">
              <w:rPr>
                <w:rFonts w:ascii="Arial" w:hAnsi="Arial" w:hint="eastAsia"/>
                <w:b/>
                <w:sz w:val="18"/>
                <w:lang w:eastAsia="zh-CN"/>
              </w:rPr>
              <w:t>Data5</w:t>
            </w:r>
          </w:p>
        </w:tc>
        <w:tc>
          <w:tcPr>
            <w:tcW w:w="850" w:type="dxa"/>
            <w:shd w:val="clear" w:color="auto" w:fill="E6E6E6"/>
            <w:vAlign w:val="center"/>
          </w:tcPr>
          <w:p w:rsidR="00BE047D" w:rsidRPr="00687839" w:rsidRDefault="00BE047D" w:rsidP="00E24934">
            <w:pPr>
              <w:jc w:val="center"/>
              <w:rPr>
                <w:rFonts w:ascii="Arial" w:hAnsi="Arial" w:hint="eastAsia"/>
                <w:b/>
                <w:sz w:val="18"/>
                <w:lang w:eastAsia="zh-CN"/>
              </w:rPr>
            </w:pPr>
            <w:r w:rsidRPr="00687839">
              <w:rPr>
                <w:rFonts w:ascii="Arial" w:hAnsi="Arial" w:hint="eastAsia"/>
                <w:b/>
                <w:sz w:val="18"/>
                <w:lang w:eastAsia="zh-CN"/>
              </w:rPr>
              <w:t>Data6</w:t>
            </w:r>
          </w:p>
        </w:tc>
        <w:tc>
          <w:tcPr>
            <w:tcW w:w="993" w:type="dxa"/>
            <w:shd w:val="clear" w:color="auto" w:fill="E6E6E6"/>
            <w:vAlign w:val="center"/>
          </w:tcPr>
          <w:p w:rsidR="00BE047D" w:rsidRPr="00687839" w:rsidRDefault="00BE047D" w:rsidP="00E24934">
            <w:pPr>
              <w:jc w:val="center"/>
              <w:rPr>
                <w:rFonts w:ascii="Arial" w:hAnsi="Arial" w:hint="eastAsia"/>
                <w:b/>
                <w:sz w:val="18"/>
                <w:lang w:eastAsia="zh-CN"/>
              </w:rPr>
            </w:pPr>
            <w:r w:rsidRPr="00687839">
              <w:rPr>
                <w:rFonts w:ascii="Arial" w:hAnsi="Arial" w:hint="eastAsia"/>
                <w:b/>
                <w:sz w:val="18"/>
                <w:lang w:eastAsia="zh-CN"/>
              </w:rPr>
              <w:t>Data7</w:t>
            </w:r>
          </w:p>
        </w:tc>
      </w:tr>
      <w:tr w:rsidR="00CE04AC" w:rsidRPr="00CE04AC" w:rsidTr="00CE04AC">
        <w:trPr>
          <w:trHeight w:val="243"/>
        </w:trPr>
        <w:tc>
          <w:tcPr>
            <w:tcW w:w="1266" w:type="dxa"/>
            <w:shd w:val="clear" w:color="auto" w:fill="auto"/>
            <w:vAlign w:val="center"/>
          </w:tcPr>
          <w:p w:rsidR="00D310B9" w:rsidRPr="00CE04AC" w:rsidRDefault="00F554E9" w:rsidP="00CE04AC">
            <w:pPr>
              <w:keepNext/>
              <w:jc w:val="center"/>
              <w:rPr>
                <w:rFonts w:ascii="Arial" w:hAnsi="Arial" w:hint="eastAsia"/>
                <w:sz w:val="18"/>
                <w:lang w:val="en-GB"/>
              </w:rPr>
            </w:pPr>
            <w:r>
              <w:rPr>
                <w:rFonts w:ascii="Arial" w:hAnsi="Arial" w:hint="eastAsia"/>
                <w:sz w:val="18"/>
                <w:lang w:val="en-GB"/>
              </w:rPr>
              <w:t>0x772</w:t>
            </w:r>
          </w:p>
        </w:tc>
        <w:tc>
          <w:tcPr>
            <w:tcW w:w="707" w:type="dxa"/>
            <w:shd w:val="clear" w:color="auto" w:fill="auto"/>
            <w:vAlign w:val="center"/>
          </w:tcPr>
          <w:p w:rsidR="00D310B9" w:rsidRPr="00CE04AC" w:rsidRDefault="00D310B9" w:rsidP="00CE04AC">
            <w:pPr>
              <w:keepNext/>
              <w:jc w:val="center"/>
              <w:rPr>
                <w:rFonts w:ascii="Arial" w:hAnsi="Arial"/>
                <w:sz w:val="18"/>
                <w:lang w:val="en-GB"/>
              </w:rPr>
            </w:pPr>
            <w:r w:rsidRPr="00CE04AC">
              <w:rPr>
                <w:rFonts w:ascii="Arial" w:hAnsi="Arial"/>
                <w:sz w:val="18"/>
                <w:lang w:val="en-GB"/>
              </w:rPr>
              <w:t>0x</w:t>
            </w:r>
            <w:r w:rsidR="00CC2674" w:rsidRPr="00CE04AC">
              <w:rPr>
                <w:rFonts w:ascii="Arial" w:hAnsi="Arial" w:hint="eastAsia"/>
                <w:sz w:val="18"/>
                <w:lang w:val="en-GB"/>
              </w:rPr>
              <w:t>12</w:t>
            </w:r>
          </w:p>
        </w:tc>
        <w:tc>
          <w:tcPr>
            <w:tcW w:w="707" w:type="dxa"/>
            <w:shd w:val="clear" w:color="auto" w:fill="auto"/>
            <w:vAlign w:val="center"/>
          </w:tcPr>
          <w:p w:rsidR="00D310B9" w:rsidRPr="00CE04AC" w:rsidRDefault="00D310B9" w:rsidP="00CE04AC">
            <w:pPr>
              <w:keepNext/>
              <w:jc w:val="center"/>
              <w:rPr>
                <w:rFonts w:ascii="Arial" w:hAnsi="Arial"/>
                <w:sz w:val="18"/>
                <w:lang w:val="en-GB"/>
              </w:rPr>
            </w:pPr>
            <w:r w:rsidRPr="00CE04AC">
              <w:rPr>
                <w:rFonts w:ascii="Arial" w:hAnsi="Arial"/>
                <w:sz w:val="18"/>
                <w:lang w:val="en-GB"/>
              </w:rPr>
              <w:t>0x</w:t>
            </w:r>
            <w:r w:rsidR="006959DE" w:rsidRPr="00CE04AC">
              <w:rPr>
                <w:rFonts w:ascii="Arial" w:hAnsi="Arial" w:hint="eastAsia"/>
                <w:sz w:val="18"/>
                <w:lang w:val="en-GB"/>
              </w:rPr>
              <w:t>33</w:t>
            </w:r>
          </w:p>
        </w:tc>
        <w:tc>
          <w:tcPr>
            <w:tcW w:w="830" w:type="dxa"/>
            <w:shd w:val="clear" w:color="auto" w:fill="auto"/>
          </w:tcPr>
          <w:p w:rsidR="00D310B9" w:rsidRPr="00CE04AC" w:rsidRDefault="00D310B9" w:rsidP="00CE04AC">
            <w:pPr>
              <w:keepNext/>
              <w:ind w:firstLineChars="100" w:firstLine="180"/>
              <w:jc w:val="center"/>
              <w:rPr>
                <w:rFonts w:ascii="Arial" w:hAnsi="Arial"/>
                <w:sz w:val="18"/>
                <w:lang w:val="en-GB"/>
              </w:rPr>
            </w:pPr>
            <w:r w:rsidRPr="00CE04AC">
              <w:rPr>
                <w:rFonts w:ascii="Arial" w:hAnsi="Arial"/>
                <w:sz w:val="18"/>
                <w:lang w:val="en-GB"/>
              </w:rPr>
              <w:t>0x</w:t>
            </w:r>
            <w:r w:rsidR="006959DE" w:rsidRPr="00CE04AC">
              <w:rPr>
                <w:rFonts w:ascii="Arial" w:hAnsi="Arial" w:hint="eastAsia"/>
                <w:sz w:val="18"/>
                <w:lang w:val="en-GB"/>
              </w:rPr>
              <w:t>5A</w:t>
            </w:r>
          </w:p>
        </w:tc>
        <w:tc>
          <w:tcPr>
            <w:tcW w:w="851" w:type="dxa"/>
          </w:tcPr>
          <w:p w:rsidR="00D310B9" w:rsidRPr="00CE04AC" w:rsidRDefault="00BA39B0" w:rsidP="00CE04AC">
            <w:pPr>
              <w:keepNext/>
              <w:ind w:firstLineChars="100" w:firstLine="180"/>
              <w:jc w:val="center"/>
              <w:rPr>
                <w:rFonts w:ascii="Arial" w:hAnsi="Arial" w:hint="eastAsia"/>
                <w:sz w:val="18"/>
                <w:lang w:val="en-GB"/>
              </w:rPr>
            </w:pPr>
            <w:r w:rsidRPr="00CE04AC">
              <w:rPr>
                <w:rFonts w:ascii="Arial" w:hAnsi="Arial" w:hint="eastAsia"/>
                <w:sz w:val="18"/>
                <w:lang w:val="en-GB"/>
              </w:rPr>
              <w:t>0xAA</w:t>
            </w:r>
          </w:p>
        </w:tc>
        <w:tc>
          <w:tcPr>
            <w:tcW w:w="850" w:type="dxa"/>
          </w:tcPr>
          <w:p w:rsidR="00D310B9" w:rsidRPr="00CE04AC" w:rsidRDefault="00BA39B0" w:rsidP="00CE04AC">
            <w:pPr>
              <w:keepNext/>
              <w:ind w:firstLineChars="100" w:firstLine="180"/>
              <w:jc w:val="center"/>
              <w:rPr>
                <w:rFonts w:ascii="Arial" w:hAnsi="Arial" w:hint="eastAsia"/>
                <w:sz w:val="18"/>
                <w:lang w:val="en-GB"/>
              </w:rPr>
            </w:pPr>
            <w:r w:rsidRPr="00CE04AC">
              <w:rPr>
                <w:rFonts w:ascii="Arial" w:hAnsi="Arial" w:hint="eastAsia"/>
                <w:sz w:val="18"/>
                <w:lang w:val="en-GB"/>
              </w:rPr>
              <w:t>0xAA</w:t>
            </w:r>
          </w:p>
        </w:tc>
        <w:tc>
          <w:tcPr>
            <w:tcW w:w="851" w:type="dxa"/>
          </w:tcPr>
          <w:p w:rsidR="00D310B9" w:rsidRPr="00CE04AC" w:rsidRDefault="00BA39B0" w:rsidP="00CE04AC">
            <w:pPr>
              <w:keepNext/>
              <w:ind w:firstLineChars="100" w:firstLine="180"/>
              <w:jc w:val="center"/>
              <w:rPr>
                <w:rFonts w:ascii="Arial" w:hAnsi="Arial" w:hint="eastAsia"/>
                <w:sz w:val="18"/>
                <w:lang w:val="en-GB"/>
              </w:rPr>
            </w:pPr>
            <w:r w:rsidRPr="00CE04AC">
              <w:rPr>
                <w:rFonts w:ascii="Arial" w:hAnsi="Arial" w:hint="eastAsia"/>
                <w:sz w:val="18"/>
                <w:lang w:val="en-GB"/>
              </w:rPr>
              <w:t>0xAA</w:t>
            </w:r>
          </w:p>
        </w:tc>
        <w:tc>
          <w:tcPr>
            <w:tcW w:w="850" w:type="dxa"/>
          </w:tcPr>
          <w:p w:rsidR="00D310B9" w:rsidRPr="00CE04AC" w:rsidRDefault="00BA39B0" w:rsidP="00CE04AC">
            <w:pPr>
              <w:keepNext/>
              <w:ind w:firstLineChars="100" w:firstLine="180"/>
              <w:rPr>
                <w:rFonts w:ascii="Arial" w:hAnsi="Arial" w:hint="eastAsia"/>
                <w:sz w:val="18"/>
                <w:lang w:val="en-GB"/>
              </w:rPr>
            </w:pPr>
            <w:r w:rsidRPr="00CE04AC">
              <w:rPr>
                <w:rFonts w:ascii="Arial" w:hAnsi="Arial" w:hint="eastAsia"/>
                <w:sz w:val="18"/>
                <w:lang w:val="en-GB"/>
              </w:rPr>
              <w:t>0xAA</w:t>
            </w:r>
          </w:p>
        </w:tc>
        <w:tc>
          <w:tcPr>
            <w:tcW w:w="993" w:type="dxa"/>
          </w:tcPr>
          <w:p w:rsidR="00D310B9" w:rsidRPr="00CE04AC" w:rsidRDefault="00BA39B0" w:rsidP="00CE04AC">
            <w:pPr>
              <w:keepNext/>
              <w:ind w:firstLineChars="100" w:firstLine="180"/>
              <w:jc w:val="center"/>
              <w:rPr>
                <w:rFonts w:ascii="Arial" w:hAnsi="Arial" w:hint="eastAsia"/>
                <w:sz w:val="18"/>
                <w:lang w:val="en-GB"/>
              </w:rPr>
            </w:pPr>
            <w:r w:rsidRPr="00CE04AC">
              <w:rPr>
                <w:rFonts w:ascii="Arial" w:hAnsi="Arial" w:hint="eastAsia"/>
                <w:sz w:val="18"/>
                <w:lang w:val="en-GB"/>
              </w:rPr>
              <w:t>0xAA</w:t>
            </w:r>
          </w:p>
        </w:tc>
      </w:tr>
    </w:tbl>
    <w:p w:rsidR="00794E8C" w:rsidRPr="00687839" w:rsidRDefault="00794E8C" w:rsidP="000542BF">
      <w:pPr>
        <w:rPr>
          <w:rFonts w:ascii="Arial" w:hAnsi="Arial" w:cs="Arial" w:hint="eastAsia"/>
          <w:lang w:eastAsia="zh-CN"/>
        </w:rPr>
      </w:pPr>
    </w:p>
    <w:p w:rsidR="00BE047D" w:rsidRPr="00687839" w:rsidRDefault="00794E8C" w:rsidP="00794E8C">
      <w:pPr>
        <w:rPr>
          <w:rFonts w:ascii="Arial" w:hAnsi="Arial" w:cs="Arial" w:hint="eastAsia"/>
          <w:b/>
          <w:sz w:val="21"/>
          <w:szCs w:val="21"/>
          <w:lang w:val="en-GB" w:eastAsia="zh-CN"/>
        </w:rPr>
      </w:pPr>
      <w:r w:rsidRPr="00687839">
        <w:rPr>
          <w:rFonts w:ascii="Arial" w:hAnsi="Arial" w:cs="Arial"/>
          <w:b/>
          <w:sz w:val="21"/>
          <w:szCs w:val="21"/>
          <w:lang w:val="en-GB" w:eastAsia="zh-CN"/>
        </w:rPr>
        <w:t xml:space="preserve">The </w:t>
      </w:r>
      <w:r w:rsidR="003D5EE3" w:rsidRPr="00687839">
        <w:rPr>
          <w:rFonts w:ascii="Arial" w:hAnsi="Arial" w:cs="Arial"/>
          <w:b/>
          <w:sz w:val="21"/>
          <w:szCs w:val="21"/>
          <w:lang w:val="en-GB" w:eastAsia="zh-CN"/>
        </w:rPr>
        <w:t>ECU</w:t>
      </w:r>
      <w:r w:rsidRPr="00687839">
        <w:rPr>
          <w:rFonts w:ascii="Arial" w:hAnsi="Arial" w:cs="Arial"/>
          <w:b/>
          <w:sz w:val="21"/>
          <w:szCs w:val="21"/>
          <w:lang w:val="en-GB" w:eastAsia="zh-CN"/>
        </w:rPr>
        <w:t xml:space="preserve"> answer with the acknowledgement sent as follow</w:t>
      </w:r>
      <w:r w:rsidR="00964921" w:rsidRPr="00687839">
        <w:rPr>
          <w:rFonts w:ascii="Arial" w:hAnsi="Arial" w:cs="Arial" w:hint="eastAsia"/>
          <w:b/>
          <w:sz w:val="21"/>
          <w:szCs w:val="21"/>
          <w:lang w:val="en-GB" w:eastAsia="zh-CN"/>
        </w:rPr>
        <w:t>ing</w:t>
      </w:r>
      <w:r w:rsidRPr="00687839">
        <w:rPr>
          <w:rFonts w:ascii="Arial" w:hAnsi="Arial" w:cs="Arial"/>
          <w:b/>
          <w:sz w:val="21"/>
          <w:szCs w:val="21"/>
          <w:lang w:val="en-GB" w:eastAsia="zh-CN"/>
        </w:rPr>
        <w:t>:</w:t>
      </w:r>
    </w:p>
    <w:p w:rsidR="00BE047D" w:rsidRPr="00687839" w:rsidRDefault="00A92807" w:rsidP="00794E8C">
      <w:pPr>
        <w:rPr>
          <w:rFonts w:ascii="Arial" w:hAnsi="Arial" w:cs="Arial" w:hint="eastAsia"/>
          <w:b/>
          <w:sz w:val="21"/>
          <w:szCs w:val="21"/>
          <w:lang w:val="en-GB" w:eastAsia="zh-CN"/>
        </w:rPr>
      </w:pPr>
      <w:r>
        <w:rPr>
          <w:rFonts w:ascii="Arial" w:hAnsi="Arial" w:cs="Arial" w:hint="eastAsia"/>
          <w:b/>
          <w:sz w:val="21"/>
          <w:szCs w:val="21"/>
          <w:lang w:val="en-GB" w:eastAsia="zh-CN"/>
        </w:rPr>
        <w:t>TT1</w:t>
      </w:r>
      <w:r w:rsidR="00BE047D" w:rsidRPr="00687839">
        <w:rPr>
          <w:rFonts w:ascii="Arial" w:hAnsi="Arial" w:cs="Arial" w:hint="eastAsia"/>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687839" w:rsidRPr="00687839" w:rsidTr="00BB2D5C">
        <w:trPr>
          <w:trHeight w:val="276"/>
        </w:trPr>
        <w:tc>
          <w:tcPr>
            <w:tcW w:w="0" w:type="auto"/>
            <w:shd w:val="clear" w:color="auto" w:fill="E6E6E6"/>
            <w:vAlign w:val="center"/>
          </w:tcPr>
          <w:p w:rsidR="00BE047D" w:rsidRPr="00687839" w:rsidRDefault="00BE047D" w:rsidP="00BB2D5C">
            <w:pPr>
              <w:jc w:val="center"/>
              <w:rPr>
                <w:rFonts w:ascii="Arial" w:hAnsi="Arial" w:cs="Arial"/>
                <w:b/>
                <w:sz w:val="18"/>
                <w:szCs w:val="18"/>
                <w:lang w:eastAsia="zh-CN"/>
              </w:rPr>
            </w:pPr>
            <w:r w:rsidRPr="00687839">
              <w:rPr>
                <w:rFonts w:ascii="Arial" w:hAnsi="Arial" w:cs="Arial" w:hint="eastAsia"/>
                <w:b/>
                <w:sz w:val="18"/>
                <w:szCs w:val="18"/>
                <w:lang w:eastAsia="zh-CN"/>
              </w:rPr>
              <w:t>Can ID(STD)</w:t>
            </w:r>
          </w:p>
        </w:tc>
        <w:tc>
          <w:tcPr>
            <w:tcW w:w="0" w:type="auto"/>
            <w:shd w:val="clear" w:color="auto" w:fill="E6E6E6"/>
            <w:vAlign w:val="center"/>
          </w:tcPr>
          <w:p w:rsidR="00BE047D" w:rsidRPr="00687839" w:rsidRDefault="00BE047D" w:rsidP="00E24934">
            <w:pPr>
              <w:jc w:val="center"/>
              <w:rPr>
                <w:rFonts w:ascii="Arial" w:hAnsi="Arial" w:hint="eastAsia"/>
                <w:b/>
                <w:sz w:val="18"/>
                <w:lang w:eastAsia="zh-CN"/>
              </w:rPr>
            </w:pPr>
            <w:r w:rsidRPr="00687839">
              <w:rPr>
                <w:rFonts w:ascii="Arial" w:hAnsi="Arial" w:hint="eastAsia"/>
                <w:b/>
                <w:sz w:val="18"/>
                <w:lang w:eastAsia="zh-CN"/>
              </w:rPr>
              <w:t>Data0</w:t>
            </w:r>
          </w:p>
        </w:tc>
        <w:tc>
          <w:tcPr>
            <w:tcW w:w="0" w:type="auto"/>
            <w:shd w:val="clear" w:color="auto" w:fill="E6E6E6"/>
            <w:vAlign w:val="center"/>
          </w:tcPr>
          <w:p w:rsidR="00BE047D" w:rsidRPr="00687839" w:rsidRDefault="00BE047D" w:rsidP="00E24934">
            <w:pPr>
              <w:jc w:val="center"/>
              <w:rPr>
                <w:rFonts w:ascii="Arial" w:hAnsi="Arial" w:hint="eastAsia"/>
                <w:b/>
                <w:sz w:val="18"/>
                <w:lang w:eastAsia="zh-CN"/>
              </w:rPr>
            </w:pPr>
            <w:r w:rsidRPr="00687839">
              <w:rPr>
                <w:rFonts w:ascii="Arial" w:hAnsi="Arial" w:hint="eastAsia"/>
                <w:b/>
                <w:sz w:val="18"/>
                <w:lang w:eastAsia="zh-CN"/>
              </w:rPr>
              <w:t>Data1</w:t>
            </w:r>
          </w:p>
        </w:tc>
        <w:tc>
          <w:tcPr>
            <w:tcW w:w="1036" w:type="dxa"/>
            <w:shd w:val="clear" w:color="auto" w:fill="E6E6E6"/>
            <w:vAlign w:val="center"/>
          </w:tcPr>
          <w:p w:rsidR="00BE047D" w:rsidRPr="00687839" w:rsidRDefault="00BE047D" w:rsidP="00E24934">
            <w:pPr>
              <w:jc w:val="center"/>
              <w:rPr>
                <w:rFonts w:ascii="Arial" w:hAnsi="Arial" w:hint="eastAsia"/>
                <w:b/>
                <w:sz w:val="18"/>
                <w:lang w:eastAsia="zh-CN"/>
              </w:rPr>
            </w:pPr>
            <w:r w:rsidRPr="00687839">
              <w:rPr>
                <w:rFonts w:ascii="Arial" w:hAnsi="Arial" w:hint="eastAsia"/>
                <w:b/>
                <w:sz w:val="18"/>
                <w:lang w:eastAsia="zh-CN"/>
              </w:rPr>
              <w:t>Data2</w:t>
            </w:r>
          </w:p>
        </w:tc>
        <w:tc>
          <w:tcPr>
            <w:tcW w:w="0" w:type="auto"/>
            <w:shd w:val="clear" w:color="auto" w:fill="E6E6E6"/>
            <w:vAlign w:val="center"/>
          </w:tcPr>
          <w:p w:rsidR="00BE047D" w:rsidRPr="00687839" w:rsidRDefault="00BE047D" w:rsidP="00E24934">
            <w:pPr>
              <w:jc w:val="center"/>
              <w:rPr>
                <w:rFonts w:ascii="Arial" w:hAnsi="Arial" w:hint="eastAsia"/>
                <w:b/>
                <w:sz w:val="18"/>
                <w:lang w:eastAsia="zh-CN"/>
              </w:rPr>
            </w:pPr>
            <w:r w:rsidRPr="00687839">
              <w:rPr>
                <w:rFonts w:ascii="Arial" w:hAnsi="Arial" w:hint="eastAsia"/>
                <w:b/>
                <w:sz w:val="18"/>
                <w:lang w:eastAsia="zh-CN"/>
              </w:rPr>
              <w:t>Data3</w:t>
            </w:r>
          </w:p>
        </w:tc>
        <w:tc>
          <w:tcPr>
            <w:tcW w:w="0" w:type="auto"/>
            <w:shd w:val="clear" w:color="auto" w:fill="E6E6E6"/>
            <w:vAlign w:val="center"/>
          </w:tcPr>
          <w:p w:rsidR="00BE047D" w:rsidRPr="00687839" w:rsidRDefault="00BE047D" w:rsidP="00E24934">
            <w:pPr>
              <w:jc w:val="center"/>
              <w:rPr>
                <w:rFonts w:ascii="Arial" w:hAnsi="Arial" w:hint="eastAsia"/>
                <w:b/>
                <w:sz w:val="18"/>
                <w:lang w:eastAsia="zh-CN"/>
              </w:rPr>
            </w:pPr>
            <w:r w:rsidRPr="00687839">
              <w:rPr>
                <w:rFonts w:ascii="Arial" w:hAnsi="Arial" w:hint="eastAsia"/>
                <w:b/>
                <w:sz w:val="18"/>
                <w:lang w:eastAsia="zh-CN"/>
              </w:rPr>
              <w:t>Data4</w:t>
            </w:r>
          </w:p>
        </w:tc>
        <w:tc>
          <w:tcPr>
            <w:tcW w:w="0" w:type="auto"/>
            <w:shd w:val="clear" w:color="auto" w:fill="E6E6E6"/>
            <w:vAlign w:val="center"/>
          </w:tcPr>
          <w:p w:rsidR="00BE047D" w:rsidRPr="00687839" w:rsidRDefault="00BE047D" w:rsidP="00E24934">
            <w:pPr>
              <w:jc w:val="center"/>
              <w:rPr>
                <w:rFonts w:ascii="Arial" w:hAnsi="Arial" w:hint="eastAsia"/>
                <w:b/>
                <w:sz w:val="18"/>
                <w:lang w:eastAsia="zh-CN"/>
              </w:rPr>
            </w:pPr>
            <w:r w:rsidRPr="00687839">
              <w:rPr>
                <w:rFonts w:ascii="Arial" w:hAnsi="Arial" w:hint="eastAsia"/>
                <w:b/>
                <w:sz w:val="18"/>
                <w:lang w:eastAsia="zh-CN"/>
              </w:rPr>
              <w:t>Data5</w:t>
            </w:r>
          </w:p>
        </w:tc>
        <w:tc>
          <w:tcPr>
            <w:tcW w:w="0" w:type="auto"/>
            <w:shd w:val="clear" w:color="auto" w:fill="E6E6E6"/>
            <w:vAlign w:val="center"/>
          </w:tcPr>
          <w:p w:rsidR="00BE047D" w:rsidRPr="00687839" w:rsidRDefault="00BE047D" w:rsidP="00E24934">
            <w:pPr>
              <w:jc w:val="center"/>
              <w:rPr>
                <w:rFonts w:ascii="Arial" w:hAnsi="Arial" w:hint="eastAsia"/>
                <w:b/>
                <w:sz w:val="18"/>
                <w:lang w:eastAsia="zh-CN"/>
              </w:rPr>
            </w:pPr>
            <w:r w:rsidRPr="00687839">
              <w:rPr>
                <w:rFonts w:ascii="Arial" w:hAnsi="Arial" w:hint="eastAsia"/>
                <w:b/>
                <w:sz w:val="18"/>
                <w:lang w:eastAsia="zh-CN"/>
              </w:rPr>
              <w:t>Data6</w:t>
            </w:r>
          </w:p>
        </w:tc>
        <w:tc>
          <w:tcPr>
            <w:tcW w:w="0" w:type="auto"/>
            <w:shd w:val="clear" w:color="auto" w:fill="E6E6E6"/>
            <w:vAlign w:val="center"/>
          </w:tcPr>
          <w:p w:rsidR="00BE047D" w:rsidRPr="00687839" w:rsidRDefault="00BE047D" w:rsidP="00E24934">
            <w:pPr>
              <w:jc w:val="center"/>
              <w:rPr>
                <w:rFonts w:ascii="Arial" w:hAnsi="Arial" w:hint="eastAsia"/>
                <w:b/>
                <w:sz w:val="18"/>
                <w:lang w:eastAsia="zh-CN"/>
              </w:rPr>
            </w:pPr>
            <w:r w:rsidRPr="00687839">
              <w:rPr>
                <w:rFonts w:ascii="Arial" w:hAnsi="Arial" w:hint="eastAsia"/>
                <w:b/>
                <w:sz w:val="18"/>
                <w:lang w:eastAsia="zh-CN"/>
              </w:rPr>
              <w:t>Data7</w:t>
            </w:r>
          </w:p>
        </w:tc>
      </w:tr>
      <w:tr w:rsidR="00687839" w:rsidRPr="00687839" w:rsidTr="00BB2D5C">
        <w:trPr>
          <w:trHeight w:val="243"/>
        </w:trPr>
        <w:tc>
          <w:tcPr>
            <w:tcW w:w="0" w:type="auto"/>
            <w:shd w:val="clear" w:color="auto" w:fill="auto"/>
            <w:vAlign w:val="center"/>
          </w:tcPr>
          <w:p w:rsidR="00CC2674" w:rsidRPr="00687839" w:rsidRDefault="00F554E9" w:rsidP="006959DE">
            <w:pPr>
              <w:jc w:val="center"/>
              <w:rPr>
                <w:rFonts w:ascii="Arial" w:hAnsi="Arial" w:hint="eastAsia"/>
                <w:b/>
                <w:sz w:val="18"/>
                <w:lang w:eastAsia="zh-CN"/>
              </w:rPr>
            </w:pPr>
            <w:r>
              <w:rPr>
                <w:rFonts w:ascii="Arial" w:hAnsi="Arial"/>
                <w:b/>
                <w:sz w:val="18"/>
              </w:rPr>
              <w:t>0x774</w:t>
            </w:r>
          </w:p>
        </w:tc>
        <w:tc>
          <w:tcPr>
            <w:tcW w:w="0" w:type="auto"/>
            <w:shd w:val="clear" w:color="auto" w:fill="auto"/>
            <w:vAlign w:val="center"/>
          </w:tcPr>
          <w:p w:rsidR="00CC2674" w:rsidRPr="00687839" w:rsidRDefault="00CC2674" w:rsidP="006959DE">
            <w:pPr>
              <w:jc w:val="center"/>
              <w:rPr>
                <w:rFonts w:ascii="Arial" w:hAnsi="Arial"/>
                <w:b/>
                <w:sz w:val="18"/>
                <w:lang w:eastAsia="zh-CN"/>
              </w:rPr>
            </w:pPr>
            <w:r w:rsidRPr="00687839">
              <w:rPr>
                <w:rFonts w:ascii="Arial" w:hAnsi="Arial"/>
                <w:b/>
                <w:sz w:val="18"/>
              </w:rPr>
              <w:t>0x</w:t>
            </w:r>
            <w:r w:rsidR="001B6C27" w:rsidRPr="00687839">
              <w:rPr>
                <w:rFonts w:ascii="Arial" w:hAnsi="Arial" w:hint="eastAsia"/>
                <w:b/>
                <w:sz w:val="18"/>
                <w:lang w:eastAsia="zh-CN"/>
              </w:rPr>
              <w:t>5</w:t>
            </w:r>
            <w:r w:rsidR="006959DE" w:rsidRPr="00687839">
              <w:rPr>
                <w:rFonts w:ascii="Arial" w:hAnsi="Arial" w:hint="eastAsia"/>
                <w:b/>
                <w:sz w:val="18"/>
                <w:lang w:eastAsia="zh-CN"/>
              </w:rPr>
              <w:t>2</w:t>
            </w:r>
          </w:p>
        </w:tc>
        <w:tc>
          <w:tcPr>
            <w:tcW w:w="0" w:type="auto"/>
            <w:shd w:val="clear" w:color="auto" w:fill="auto"/>
            <w:vAlign w:val="center"/>
          </w:tcPr>
          <w:p w:rsidR="00CC2674" w:rsidRPr="00687839" w:rsidRDefault="00CC2674" w:rsidP="006959DE">
            <w:pPr>
              <w:keepNext/>
              <w:jc w:val="center"/>
              <w:rPr>
                <w:rFonts w:ascii="Arial" w:hAnsi="Arial"/>
                <w:b/>
                <w:sz w:val="18"/>
                <w:lang w:val="en-GB" w:eastAsia="zh-CN"/>
              </w:rPr>
            </w:pPr>
            <w:r w:rsidRPr="00687839">
              <w:rPr>
                <w:rFonts w:ascii="Arial" w:hAnsi="Arial"/>
                <w:b/>
                <w:sz w:val="18"/>
                <w:lang w:val="en-GB"/>
              </w:rPr>
              <w:t>0x</w:t>
            </w:r>
            <w:r w:rsidR="006959DE" w:rsidRPr="00687839">
              <w:rPr>
                <w:rFonts w:ascii="Arial" w:hAnsi="Arial" w:hint="eastAsia"/>
                <w:b/>
                <w:sz w:val="18"/>
                <w:lang w:val="en-GB" w:eastAsia="zh-CN"/>
              </w:rPr>
              <w:t>33</w:t>
            </w:r>
          </w:p>
        </w:tc>
        <w:tc>
          <w:tcPr>
            <w:tcW w:w="1036" w:type="dxa"/>
            <w:shd w:val="clear" w:color="auto" w:fill="auto"/>
          </w:tcPr>
          <w:p w:rsidR="00CC2674" w:rsidRPr="00687839" w:rsidRDefault="006959DE" w:rsidP="006959DE">
            <w:pPr>
              <w:ind w:firstLineChars="100" w:firstLine="181"/>
              <w:jc w:val="center"/>
              <w:rPr>
                <w:rFonts w:hint="eastAsia"/>
                <w:b/>
                <w:lang w:eastAsia="zh-CN"/>
              </w:rPr>
            </w:pPr>
            <w:r w:rsidRPr="00687839">
              <w:rPr>
                <w:rFonts w:ascii="Arial" w:hAnsi="Arial" w:hint="eastAsia"/>
                <w:b/>
                <w:sz w:val="18"/>
                <w:lang w:val="en-GB" w:eastAsia="zh-CN"/>
              </w:rPr>
              <w:t>--</w:t>
            </w:r>
          </w:p>
        </w:tc>
        <w:tc>
          <w:tcPr>
            <w:tcW w:w="0" w:type="auto"/>
          </w:tcPr>
          <w:p w:rsidR="00CC2674" w:rsidRPr="00687839" w:rsidRDefault="006959DE" w:rsidP="006959DE">
            <w:pPr>
              <w:jc w:val="center"/>
              <w:rPr>
                <w:rFonts w:hint="eastAsia"/>
                <w:b/>
                <w:lang w:eastAsia="zh-CN"/>
              </w:rPr>
            </w:pPr>
            <w:r w:rsidRPr="00687839">
              <w:rPr>
                <w:rFonts w:ascii="Arial" w:hAnsi="Arial" w:hint="eastAsia"/>
                <w:b/>
                <w:sz w:val="18"/>
                <w:lang w:val="en-GB" w:eastAsia="zh-CN"/>
              </w:rPr>
              <w:t>--</w:t>
            </w:r>
          </w:p>
        </w:tc>
        <w:tc>
          <w:tcPr>
            <w:tcW w:w="0" w:type="auto"/>
          </w:tcPr>
          <w:p w:rsidR="00CC2674" w:rsidRPr="00687839" w:rsidRDefault="006959DE" w:rsidP="006959DE">
            <w:pPr>
              <w:jc w:val="center"/>
              <w:rPr>
                <w:rFonts w:hint="eastAsia"/>
                <w:b/>
                <w:lang w:eastAsia="zh-CN"/>
              </w:rPr>
            </w:pPr>
            <w:r w:rsidRPr="00687839">
              <w:rPr>
                <w:rFonts w:ascii="Arial" w:hAnsi="Arial" w:hint="eastAsia"/>
                <w:b/>
                <w:sz w:val="18"/>
                <w:lang w:val="en-GB" w:eastAsia="zh-CN"/>
              </w:rPr>
              <w:t>--</w:t>
            </w:r>
          </w:p>
        </w:tc>
        <w:tc>
          <w:tcPr>
            <w:tcW w:w="0" w:type="auto"/>
          </w:tcPr>
          <w:p w:rsidR="00CC2674" w:rsidRPr="00687839" w:rsidRDefault="006959DE" w:rsidP="006959DE">
            <w:pPr>
              <w:jc w:val="center"/>
              <w:rPr>
                <w:rFonts w:hint="eastAsia"/>
                <w:b/>
                <w:lang w:eastAsia="zh-CN"/>
              </w:rPr>
            </w:pPr>
            <w:r w:rsidRPr="00687839">
              <w:rPr>
                <w:rFonts w:ascii="Arial" w:hAnsi="Arial" w:hint="eastAsia"/>
                <w:b/>
                <w:sz w:val="18"/>
                <w:lang w:val="en-GB" w:eastAsia="zh-CN"/>
              </w:rPr>
              <w:t>--</w:t>
            </w:r>
          </w:p>
        </w:tc>
        <w:tc>
          <w:tcPr>
            <w:tcW w:w="0" w:type="auto"/>
          </w:tcPr>
          <w:p w:rsidR="00CC2674" w:rsidRPr="00687839" w:rsidRDefault="006959DE" w:rsidP="006959DE">
            <w:pPr>
              <w:jc w:val="center"/>
              <w:rPr>
                <w:rFonts w:hint="eastAsia"/>
                <w:b/>
                <w:lang w:eastAsia="zh-CN"/>
              </w:rPr>
            </w:pPr>
            <w:r w:rsidRPr="00687839">
              <w:rPr>
                <w:rFonts w:ascii="Arial" w:hAnsi="Arial" w:hint="eastAsia"/>
                <w:b/>
                <w:sz w:val="18"/>
                <w:lang w:val="en-GB" w:eastAsia="zh-CN"/>
              </w:rPr>
              <w:t>--</w:t>
            </w:r>
          </w:p>
        </w:tc>
        <w:tc>
          <w:tcPr>
            <w:tcW w:w="0" w:type="auto"/>
          </w:tcPr>
          <w:p w:rsidR="00CC2674" w:rsidRPr="00687839" w:rsidRDefault="006959DE" w:rsidP="006959DE">
            <w:pPr>
              <w:jc w:val="center"/>
              <w:rPr>
                <w:rFonts w:hint="eastAsia"/>
                <w:b/>
                <w:lang w:eastAsia="zh-CN"/>
              </w:rPr>
            </w:pPr>
            <w:r w:rsidRPr="00687839">
              <w:rPr>
                <w:rFonts w:ascii="Arial" w:hAnsi="Arial" w:hint="eastAsia"/>
                <w:b/>
                <w:sz w:val="18"/>
                <w:lang w:val="en-GB" w:eastAsia="zh-CN"/>
              </w:rPr>
              <w:t>--</w:t>
            </w:r>
          </w:p>
        </w:tc>
      </w:tr>
    </w:tbl>
    <w:p w:rsidR="00D87C21" w:rsidRDefault="00D87C21" w:rsidP="00D87C21">
      <w:pPr>
        <w:spacing w:line="24" w:lineRule="atLeast"/>
        <w:rPr>
          <w:rFonts w:cs="Arial" w:hint="eastAsia"/>
          <w:highlight w:val="green"/>
          <w:lang w:eastAsia="zh-CN"/>
        </w:rPr>
      </w:pPr>
    </w:p>
    <w:p w:rsidR="00D87C21" w:rsidRPr="00CB3B8F" w:rsidRDefault="00D87C21" w:rsidP="00D87C21">
      <w:pPr>
        <w:pStyle w:val="2"/>
        <w:ind w:left="284" w:hanging="284"/>
        <w:rPr>
          <w:rFonts w:ascii="Arial" w:eastAsia="Arial Unicode MS" w:hAnsi="Arial" w:cs="Arial"/>
          <w:color w:val="000000"/>
        </w:rPr>
      </w:pPr>
      <w:bookmarkStart w:id="139" w:name="_Toc340153164"/>
      <w:bookmarkStart w:id="140" w:name="_Toc344578090"/>
      <w:bookmarkStart w:id="141" w:name="_Toc427507966"/>
      <w:bookmarkStart w:id="142" w:name="_Toc467654035"/>
      <w:r w:rsidRPr="00CB3B8F">
        <w:rPr>
          <w:rFonts w:ascii="Arial" w:eastAsia="Arial Unicode MS" w:hAnsi="Arial" w:cs="Arial"/>
          <w:color w:val="000000"/>
        </w:rPr>
        <w:t>EEPROM Access</w:t>
      </w:r>
      <w:bookmarkEnd w:id="139"/>
      <w:bookmarkEnd w:id="140"/>
      <w:bookmarkEnd w:id="141"/>
      <w:bookmarkEnd w:id="142"/>
      <w:r>
        <w:rPr>
          <w:rFonts w:ascii="Arial" w:eastAsia="Arial Unicode MS" w:hAnsi="Arial" w:cs="Arial" w:hint="eastAsia"/>
          <w:color w:val="000000"/>
          <w:lang w:eastAsia="zh-CN"/>
        </w:rPr>
        <w:t xml:space="preserve">  </w:t>
      </w:r>
      <w:r w:rsidRPr="000A0D99">
        <w:rPr>
          <w:rFonts w:ascii="Arial" w:eastAsia="Arial Unicode MS" w:hAnsi="Arial" w:cs="Arial" w:hint="eastAsia"/>
          <w:color w:val="FF0000"/>
          <w:lang w:eastAsia="zh-CN"/>
        </w:rPr>
        <w:t xml:space="preserve"> </w:t>
      </w:r>
    </w:p>
    <w:p w:rsidR="00D87C21" w:rsidRPr="0005350C" w:rsidRDefault="00D87C21" w:rsidP="00D87C21">
      <w:pPr>
        <w:pStyle w:val="3"/>
        <w:tabs>
          <w:tab w:val="num" w:pos="0"/>
        </w:tabs>
        <w:ind w:left="720" w:hanging="720"/>
        <w:rPr>
          <w:rFonts w:ascii="Arial" w:hAnsi="Arial" w:cs="Arial" w:hint="eastAsia"/>
          <w:szCs w:val="28"/>
          <w:lang w:eastAsia="zh-CN"/>
        </w:rPr>
      </w:pPr>
      <w:bookmarkStart w:id="143" w:name="_Toc344578091"/>
      <w:bookmarkStart w:id="144" w:name="_Toc427507967"/>
      <w:bookmarkStart w:id="145" w:name="_Toc467654036"/>
      <w:r w:rsidRPr="0005350C">
        <w:rPr>
          <w:rFonts w:ascii="Arial" w:hAnsi="Arial" w:cs="Arial"/>
          <w:szCs w:val="28"/>
          <w:lang w:eastAsia="zh-CN"/>
        </w:rPr>
        <w:t>Write Memory by Address</w:t>
      </w:r>
      <w:bookmarkEnd w:id="143"/>
      <w:bookmarkEnd w:id="144"/>
      <w:bookmarkEnd w:id="145"/>
    </w:p>
    <w:p w:rsidR="00D87C21" w:rsidRPr="0005350C" w:rsidRDefault="00D87C21" w:rsidP="00D87C21">
      <w:pPr>
        <w:rPr>
          <w:rFonts w:ascii="Arial Unicode MS" w:eastAsia="Arial Unicode MS" w:hAnsi="Arial Unicode MS" w:cs="Arial Unicode MS" w:hint="eastAsia"/>
          <w:b/>
          <w:lang w:eastAsia="zh-CN"/>
        </w:rPr>
      </w:pPr>
      <w:r w:rsidRPr="0005350C">
        <w:rPr>
          <w:rFonts w:ascii="Arial Unicode MS" w:eastAsia="Arial Unicode MS" w:hAnsi="Arial Unicode MS" w:cs="Arial Unicode MS" w:hint="eastAsia"/>
          <w:b/>
          <w:lang w:eastAsia="zh-CN"/>
        </w:rPr>
        <w:t xml:space="preserve">Access EEPROM </w:t>
      </w:r>
      <w:r w:rsidRPr="0005350C">
        <w:rPr>
          <w:rFonts w:ascii="Arial Unicode MS" w:eastAsia="Arial Unicode MS" w:hAnsi="Arial Unicode MS" w:cs="Arial Unicode MS"/>
          <w:b/>
          <w:lang w:eastAsia="zh-CN"/>
        </w:rPr>
        <w:t>request: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707"/>
        <w:gridCol w:w="767"/>
        <w:gridCol w:w="707"/>
        <w:gridCol w:w="707"/>
        <w:gridCol w:w="707"/>
        <w:gridCol w:w="707"/>
      </w:tblGrid>
      <w:tr w:rsidR="00D87C21" w:rsidRPr="0005350C" w:rsidTr="0098182C">
        <w:trPr>
          <w:trHeight w:val="276"/>
        </w:trPr>
        <w:tc>
          <w:tcPr>
            <w:tcW w:w="0" w:type="auto"/>
            <w:shd w:val="clear" w:color="auto" w:fill="E6E6E6"/>
            <w:vAlign w:val="center"/>
          </w:tcPr>
          <w:p w:rsidR="00D87C21" w:rsidRPr="0005350C" w:rsidRDefault="00D87C21" w:rsidP="0098182C">
            <w:pPr>
              <w:jc w:val="center"/>
              <w:rPr>
                <w:rFonts w:ascii="Arial" w:hAnsi="Arial" w:cs="Arial"/>
                <w:b/>
                <w:sz w:val="18"/>
                <w:szCs w:val="18"/>
                <w:lang w:eastAsia="zh-CN"/>
              </w:rPr>
            </w:pPr>
            <w:r w:rsidRPr="0005350C">
              <w:rPr>
                <w:rFonts w:ascii="Arial" w:hAnsi="Arial" w:cs="Arial" w:hint="eastAsia"/>
                <w:b/>
                <w:sz w:val="18"/>
                <w:szCs w:val="18"/>
                <w:lang w:eastAsia="zh-CN"/>
              </w:rPr>
              <w:t>Can ID(STD)</w:t>
            </w:r>
          </w:p>
        </w:tc>
        <w:tc>
          <w:tcPr>
            <w:tcW w:w="0" w:type="auto"/>
            <w:shd w:val="clear" w:color="auto" w:fill="E6E6E6"/>
            <w:vAlign w:val="center"/>
          </w:tcPr>
          <w:p w:rsidR="00D87C21" w:rsidRPr="0005350C" w:rsidRDefault="00D87C21" w:rsidP="0098182C">
            <w:pPr>
              <w:jc w:val="center"/>
              <w:rPr>
                <w:rFonts w:ascii="Arial" w:hAnsi="Arial" w:hint="eastAsia"/>
                <w:b/>
                <w:sz w:val="18"/>
                <w:lang w:eastAsia="zh-CN"/>
              </w:rPr>
            </w:pPr>
            <w:r w:rsidRPr="0005350C">
              <w:rPr>
                <w:rFonts w:ascii="Arial" w:hAnsi="Arial" w:hint="eastAsia"/>
                <w:b/>
                <w:sz w:val="18"/>
                <w:lang w:eastAsia="zh-CN"/>
              </w:rPr>
              <w:t>Data0</w:t>
            </w:r>
          </w:p>
        </w:tc>
        <w:tc>
          <w:tcPr>
            <w:tcW w:w="0" w:type="auto"/>
            <w:shd w:val="clear" w:color="auto" w:fill="E6E6E6"/>
            <w:vAlign w:val="center"/>
          </w:tcPr>
          <w:p w:rsidR="00D87C21" w:rsidRPr="0005350C" w:rsidRDefault="00D87C21" w:rsidP="0098182C">
            <w:pPr>
              <w:jc w:val="center"/>
              <w:rPr>
                <w:rFonts w:ascii="Arial" w:hAnsi="Arial" w:hint="eastAsia"/>
                <w:b/>
                <w:sz w:val="18"/>
                <w:lang w:eastAsia="zh-CN"/>
              </w:rPr>
            </w:pPr>
            <w:r w:rsidRPr="0005350C">
              <w:rPr>
                <w:rFonts w:ascii="Arial" w:hAnsi="Arial" w:hint="eastAsia"/>
                <w:b/>
                <w:sz w:val="18"/>
                <w:lang w:eastAsia="zh-CN"/>
              </w:rPr>
              <w:t>Data1</w:t>
            </w:r>
          </w:p>
        </w:tc>
        <w:tc>
          <w:tcPr>
            <w:tcW w:w="0" w:type="auto"/>
            <w:shd w:val="clear" w:color="auto" w:fill="E6E6E6"/>
            <w:vAlign w:val="center"/>
          </w:tcPr>
          <w:p w:rsidR="00D87C21" w:rsidRPr="0005350C" w:rsidRDefault="00D87C21" w:rsidP="0098182C">
            <w:pPr>
              <w:jc w:val="center"/>
              <w:rPr>
                <w:rFonts w:ascii="Arial" w:hAnsi="Arial" w:hint="eastAsia"/>
                <w:b/>
                <w:sz w:val="18"/>
                <w:lang w:eastAsia="zh-CN"/>
              </w:rPr>
            </w:pPr>
            <w:r w:rsidRPr="0005350C">
              <w:rPr>
                <w:rFonts w:ascii="Arial" w:hAnsi="Arial" w:hint="eastAsia"/>
                <w:b/>
                <w:sz w:val="18"/>
                <w:lang w:eastAsia="zh-CN"/>
              </w:rPr>
              <w:t>Data2</w:t>
            </w:r>
          </w:p>
        </w:tc>
        <w:tc>
          <w:tcPr>
            <w:tcW w:w="0" w:type="auto"/>
            <w:shd w:val="clear" w:color="auto" w:fill="E6E6E6"/>
            <w:vAlign w:val="center"/>
          </w:tcPr>
          <w:p w:rsidR="00D87C21" w:rsidRPr="0005350C" w:rsidRDefault="00D87C21" w:rsidP="0098182C">
            <w:pPr>
              <w:jc w:val="center"/>
              <w:rPr>
                <w:rFonts w:ascii="Arial" w:hAnsi="Arial" w:hint="eastAsia"/>
                <w:b/>
                <w:sz w:val="18"/>
                <w:lang w:eastAsia="zh-CN"/>
              </w:rPr>
            </w:pPr>
            <w:r w:rsidRPr="0005350C">
              <w:rPr>
                <w:rFonts w:ascii="Arial" w:hAnsi="Arial" w:hint="eastAsia"/>
                <w:b/>
                <w:sz w:val="18"/>
                <w:lang w:eastAsia="zh-CN"/>
              </w:rPr>
              <w:t>Data3</w:t>
            </w:r>
          </w:p>
        </w:tc>
        <w:tc>
          <w:tcPr>
            <w:tcW w:w="0" w:type="auto"/>
            <w:shd w:val="clear" w:color="auto" w:fill="E6E6E6"/>
            <w:vAlign w:val="center"/>
          </w:tcPr>
          <w:p w:rsidR="00D87C21" w:rsidRPr="0005350C" w:rsidRDefault="00D87C21" w:rsidP="0098182C">
            <w:pPr>
              <w:jc w:val="center"/>
              <w:rPr>
                <w:rFonts w:ascii="Arial" w:hAnsi="Arial" w:hint="eastAsia"/>
                <w:b/>
                <w:sz w:val="18"/>
                <w:lang w:eastAsia="zh-CN"/>
              </w:rPr>
            </w:pPr>
            <w:r w:rsidRPr="0005350C">
              <w:rPr>
                <w:rFonts w:ascii="Arial" w:hAnsi="Arial" w:hint="eastAsia"/>
                <w:b/>
                <w:sz w:val="18"/>
                <w:lang w:eastAsia="zh-CN"/>
              </w:rPr>
              <w:t>Data4</w:t>
            </w:r>
          </w:p>
        </w:tc>
        <w:tc>
          <w:tcPr>
            <w:tcW w:w="0" w:type="auto"/>
            <w:shd w:val="clear" w:color="auto" w:fill="E6E6E6"/>
            <w:vAlign w:val="center"/>
          </w:tcPr>
          <w:p w:rsidR="00D87C21" w:rsidRPr="0005350C" w:rsidRDefault="00D87C21" w:rsidP="0098182C">
            <w:pPr>
              <w:jc w:val="center"/>
              <w:rPr>
                <w:rFonts w:ascii="Arial" w:hAnsi="Arial" w:hint="eastAsia"/>
                <w:b/>
                <w:sz w:val="18"/>
                <w:lang w:eastAsia="zh-CN"/>
              </w:rPr>
            </w:pPr>
            <w:r w:rsidRPr="0005350C">
              <w:rPr>
                <w:rFonts w:ascii="Arial" w:hAnsi="Arial" w:hint="eastAsia"/>
                <w:b/>
                <w:sz w:val="18"/>
                <w:lang w:eastAsia="zh-CN"/>
              </w:rPr>
              <w:t>Data5</w:t>
            </w:r>
          </w:p>
        </w:tc>
        <w:tc>
          <w:tcPr>
            <w:tcW w:w="0" w:type="auto"/>
            <w:shd w:val="clear" w:color="auto" w:fill="E6E6E6"/>
            <w:vAlign w:val="center"/>
          </w:tcPr>
          <w:p w:rsidR="00D87C21" w:rsidRPr="0005350C" w:rsidRDefault="00D87C21" w:rsidP="0098182C">
            <w:pPr>
              <w:jc w:val="center"/>
              <w:rPr>
                <w:rFonts w:ascii="Arial" w:hAnsi="Arial" w:hint="eastAsia"/>
                <w:b/>
                <w:sz w:val="18"/>
                <w:lang w:eastAsia="zh-CN"/>
              </w:rPr>
            </w:pPr>
            <w:r w:rsidRPr="0005350C">
              <w:rPr>
                <w:rFonts w:ascii="Arial" w:hAnsi="Arial" w:hint="eastAsia"/>
                <w:b/>
                <w:sz w:val="18"/>
                <w:lang w:eastAsia="zh-CN"/>
              </w:rPr>
              <w:t>Data6</w:t>
            </w:r>
          </w:p>
        </w:tc>
        <w:tc>
          <w:tcPr>
            <w:tcW w:w="0" w:type="auto"/>
            <w:shd w:val="clear" w:color="auto" w:fill="E6E6E6"/>
            <w:vAlign w:val="center"/>
          </w:tcPr>
          <w:p w:rsidR="00D87C21" w:rsidRPr="0005350C" w:rsidRDefault="00D87C21" w:rsidP="0098182C">
            <w:pPr>
              <w:jc w:val="center"/>
              <w:rPr>
                <w:rFonts w:ascii="Arial" w:hAnsi="Arial" w:hint="eastAsia"/>
                <w:b/>
                <w:sz w:val="18"/>
                <w:lang w:eastAsia="zh-CN"/>
              </w:rPr>
            </w:pPr>
            <w:r w:rsidRPr="0005350C">
              <w:rPr>
                <w:rFonts w:ascii="Arial" w:hAnsi="Arial" w:hint="eastAsia"/>
                <w:b/>
                <w:sz w:val="18"/>
                <w:lang w:eastAsia="zh-CN"/>
              </w:rPr>
              <w:t>Data7</w:t>
            </w:r>
          </w:p>
        </w:tc>
      </w:tr>
      <w:tr w:rsidR="00D87C21" w:rsidRPr="0005350C" w:rsidTr="0098182C">
        <w:trPr>
          <w:trHeight w:val="243"/>
        </w:trPr>
        <w:tc>
          <w:tcPr>
            <w:tcW w:w="0" w:type="auto"/>
            <w:shd w:val="clear" w:color="auto" w:fill="auto"/>
            <w:vAlign w:val="center"/>
          </w:tcPr>
          <w:p w:rsidR="00D87C21" w:rsidRPr="003447D0" w:rsidRDefault="00D87C21" w:rsidP="0098182C">
            <w:pPr>
              <w:jc w:val="center"/>
              <w:rPr>
                <w:rFonts w:ascii="Arial" w:hAnsi="Arial" w:hint="eastAsia"/>
                <w:sz w:val="18"/>
                <w:lang w:eastAsia="zh-CN"/>
              </w:rPr>
            </w:pPr>
            <w:r>
              <w:rPr>
                <w:rFonts w:ascii="Arial" w:hAnsi="Arial"/>
                <w:sz w:val="18"/>
              </w:rPr>
              <w:t>0x772</w:t>
            </w:r>
          </w:p>
        </w:tc>
        <w:tc>
          <w:tcPr>
            <w:tcW w:w="0" w:type="auto"/>
            <w:shd w:val="clear" w:color="auto" w:fill="auto"/>
            <w:vAlign w:val="center"/>
          </w:tcPr>
          <w:p w:rsidR="00D87C21" w:rsidRPr="003447D0" w:rsidRDefault="00D87C21" w:rsidP="0098182C">
            <w:pPr>
              <w:jc w:val="center"/>
              <w:rPr>
                <w:rFonts w:ascii="Arial" w:hAnsi="Arial"/>
                <w:sz w:val="18"/>
                <w:lang w:eastAsia="zh-CN"/>
              </w:rPr>
            </w:pPr>
            <w:r w:rsidRPr="003447D0">
              <w:rPr>
                <w:rFonts w:ascii="Arial" w:hAnsi="Arial"/>
                <w:sz w:val="18"/>
              </w:rPr>
              <w:t>0x</w:t>
            </w:r>
            <w:r w:rsidRPr="003447D0">
              <w:rPr>
                <w:rFonts w:ascii="Arial" w:hAnsi="Arial" w:hint="eastAsia"/>
                <w:sz w:val="18"/>
                <w:lang w:eastAsia="zh-CN"/>
              </w:rPr>
              <w:t>3D</w:t>
            </w:r>
          </w:p>
        </w:tc>
        <w:tc>
          <w:tcPr>
            <w:tcW w:w="0" w:type="auto"/>
            <w:shd w:val="clear" w:color="auto" w:fill="auto"/>
            <w:vAlign w:val="center"/>
          </w:tcPr>
          <w:p w:rsidR="00D87C21" w:rsidRPr="003447D0" w:rsidRDefault="00D87C21" w:rsidP="0098182C">
            <w:pPr>
              <w:keepNext/>
              <w:widowControl w:val="0"/>
              <w:autoSpaceDE w:val="0"/>
              <w:autoSpaceDN w:val="0"/>
              <w:adjustRightInd w:val="0"/>
              <w:jc w:val="center"/>
              <w:rPr>
                <w:rFonts w:ascii="Arial" w:hAnsi="Arial" w:cs="Arial"/>
                <w:sz w:val="18"/>
                <w:szCs w:val="18"/>
                <w:lang w:eastAsia="zh-CN"/>
              </w:rPr>
            </w:pPr>
            <w:r w:rsidRPr="003447D0">
              <w:rPr>
                <w:rFonts w:ascii="Arial" w:hAnsi="Arial" w:cs="Arial" w:hint="eastAsia"/>
                <w:sz w:val="18"/>
                <w:szCs w:val="18"/>
                <w:lang w:eastAsia="zh-CN"/>
              </w:rPr>
              <w:t>AddH</w:t>
            </w:r>
          </w:p>
        </w:tc>
        <w:tc>
          <w:tcPr>
            <w:tcW w:w="0" w:type="auto"/>
            <w:vAlign w:val="center"/>
          </w:tcPr>
          <w:p w:rsidR="00D87C21" w:rsidRPr="003447D0" w:rsidRDefault="00D87C21" w:rsidP="0098182C">
            <w:pPr>
              <w:keepNext/>
              <w:widowControl w:val="0"/>
              <w:autoSpaceDE w:val="0"/>
              <w:autoSpaceDN w:val="0"/>
              <w:adjustRightInd w:val="0"/>
              <w:jc w:val="center"/>
              <w:rPr>
                <w:rFonts w:ascii="Arial" w:hAnsi="Arial" w:cs="Arial"/>
                <w:sz w:val="18"/>
                <w:szCs w:val="18"/>
                <w:lang w:eastAsia="zh-CN"/>
              </w:rPr>
            </w:pPr>
            <w:r w:rsidRPr="003447D0">
              <w:rPr>
                <w:rFonts w:ascii="Arial" w:hAnsi="Arial" w:cs="Arial" w:hint="eastAsia"/>
                <w:sz w:val="18"/>
                <w:szCs w:val="18"/>
                <w:lang w:eastAsia="zh-CN"/>
              </w:rPr>
              <w:t>AddL</w:t>
            </w:r>
          </w:p>
        </w:tc>
        <w:tc>
          <w:tcPr>
            <w:tcW w:w="0" w:type="auto"/>
            <w:vAlign w:val="center"/>
          </w:tcPr>
          <w:p w:rsidR="00D87C21" w:rsidRPr="003447D0" w:rsidRDefault="00D87C21" w:rsidP="0098182C">
            <w:pPr>
              <w:keepNext/>
              <w:widowControl w:val="0"/>
              <w:autoSpaceDE w:val="0"/>
              <w:autoSpaceDN w:val="0"/>
              <w:adjustRightInd w:val="0"/>
              <w:jc w:val="center"/>
              <w:rPr>
                <w:rFonts w:ascii="Arial" w:hAnsi="Arial" w:cs="Arial"/>
                <w:sz w:val="18"/>
                <w:szCs w:val="18"/>
                <w:lang w:eastAsia="zh-CN"/>
              </w:rPr>
            </w:pPr>
            <w:r w:rsidRPr="003447D0">
              <w:rPr>
                <w:rFonts w:ascii="Arial" w:hAnsi="Arial" w:cs="Arial" w:hint="eastAsia"/>
                <w:sz w:val="18"/>
                <w:szCs w:val="18"/>
                <w:lang w:eastAsia="zh-CN"/>
              </w:rPr>
              <w:t>Length</w:t>
            </w:r>
          </w:p>
        </w:tc>
        <w:tc>
          <w:tcPr>
            <w:tcW w:w="0" w:type="auto"/>
            <w:vAlign w:val="center"/>
          </w:tcPr>
          <w:p w:rsidR="00D87C21" w:rsidRPr="003447D0" w:rsidRDefault="00D87C21" w:rsidP="0098182C">
            <w:pPr>
              <w:keepNext/>
              <w:widowControl w:val="0"/>
              <w:autoSpaceDE w:val="0"/>
              <w:autoSpaceDN w:val="0"/>
              <w:adjustRightInd w:val="0"/>
              <w:jc w:val="center"/>
              <w:rPr>
                <w:rFonts w:ascii="Arial" w:hAnsi="Arial" w:cs="Arial"/>
                <w:sz w:val="18"/>
                <w:szCs w:val="18"/>
                <w:lang w:eastAsia="zh-CN"/>
              </w:rPr>
            </w:pPr>
            <w:r w:rsidRPr="003447D0">
              <w:rPr>
                <w:rFonts w:ascii="Arial" w:hAnsi="Arial" w:cs="Arial" w:hint="eastAsia"/>
                <w:sz w:val="18"/>
                <w:szCs w:val="18"/>
                <w:lang w:eastAsia="zh-CN"/>
              </w:rPr>
              <w:t>0xXX</w:t>
            </w:r>
          </w:p>
        </w:tc>
        <w:tc>
          <w:tcPr>
            <w:tcW w:w="0" w:type="auto"/>
            <w:vAlign w:val="center"/>
          </w:tcPr>
          <w:p w:rsidR="00D87C21" w:rsidRPr="003447D0" w:rsidRDefault="00D87C21" w:rsidP="0098182C">
            <w:pPr>
              <w:keepNext/>
              <w:widowControl w:val="0"/>
              <w:autoSpaceDE w:val="0"/>
              <w:autoSpaceDN w:val="0"/>
              <w:adjustRightInd w:val="0"/>
              <w:jc w:val="center"/>
              <w:rPr>
                <w:rFonts w:ascii="Arial" w:hAnsi="Arial" w:cs="Arial"/>
                <w:sz w:val="18"/>
                <w:szCs w:val="18"/>
                <w:lang w:eastAsia="zh-CN"/>
              </w:rPr>
            </w:pPr>
            <w:r w:rsidRPr="003447D0">
              <w:rPr>
                <w:rFonts w:ascii="Arial" w:hAnsi="Arial" w:cs="Arial" w:hint="eastAsia"/>
                <w:sz w:val="18"/>
                <w:szCs w:val="18"/>
                <w:lang w:eastAsia="zh-CN"/>
              </w:rPr>
              <w:t>0xXX</w:t>
            </w:r>
          </w:p>
        </w:tc>
        <w:tc>
          <w:tcPr>
            <w:tcW w:w="0" w:type="auto"/>
          </w:tcPr>
          <w:p w:rsidR="00D87C21" w:rsidRPr="003447D0" w:rsidRDefault="00D87C21" w:rsidP="0098182C">
            <w:pPr>
              <w:keepNext/>
              <w:widowControl w:val="0"/>
              <w:autoSpaceDE w:val="0"/>
              <w:autoSpaceDN w:val="0"/>
              <w:adjustRightInd w:val="0"/>
              <w:jc w:val="center"/>
              <w:rPr>
                <w:rFonts w:ascii="Arial" w:hAnsi="Arial" w:cs="Arial" w:hint="eastAsia"/>
                <w:sz w:val="18"/>
                <w:szCs w:val="18"/>
                <w:lang w:eastAsia="zh-CN"/>
              </w:rPr>
            </w:pPr>
            <w:r w:rsidRPr="003447D0">
              <w:rPr>
                <w:rFonts w:ascii="Arial" w:hAnsi="Arial" w:cs="Arial" w:hint="eastAsia"/>
                <w:sz w:val="18"/>
                <w:szCs w:val="18"/>
                <w:lang w:eastAsia="zh-CN"/>
              </w:rPr>
              <w:t>0xXX</w:t>
            </w:r>
          </w:p>
        </w:tc>
        <w:tc>
          <w:tcPr>
            <w:tcW w:w="0" w:type="auto"/>
          </w:tcPr>
          <w:p w:rsidR="00D87C21" w:rsidRPr="003447D0" w:rsidRDefault="00D87C21" w:rsidP="0098182C">
            <w:pPr>
              <w:keepNext/>
              <w:widowControl w:val="0"/>
              <w:autoSpaceDE w:val="0"/>
              <w:autoSpaceDN w:val="0"/>
              <w:adjustRightInd w:val="0"/>
              <w:jc w:val="center"/>
              <w:rPr>
                <w:rFonts w:ascii="Arial" w:hAnsi="Arial" w:cs="Arial" w:hint="eastAsia"/>
                <w:sz w:val="18"/>
                <w:szCs w:val="18"/>
                <w:lang w:eastAsia="zh-CN"/>
              </w:rPr>
            </w:pPr>
            <w:r w:rsidRPr="003447D0">
              <w:rPr>
                <w:rFonts w:ascii="Arial" w:hAnsi="Arial" w:cs="Arial" w:hint="eastAsia"/>
                <w:sz w:val="18"/>
                <w:szCs w:val="18"/>
                <w:lang w:eastAsia="zh-CN"/>
              </w:rPr>
              <w:t>0xXX</w:t>
            </w:r>
          </w:p>
        </w:tc>
      </w:tr>
    </w:tbl>
    <w:p w:rsidR="00D87C21" w:rsidRPr="0005350C" w:rsidRDefault="00D87C21" w:rsidP="00D87C21">
      <w:pPr>
        <w:rPr>
          <w:rFonts w:ascii="Arial Unicode MS" w:eastAsia="Arial Unicode MS" w:hAnsi="Arial Unicode MS" w:cs="Arial Unicode MS" w:hint="eastAsia"/>
          <w:b/>
          <w:lang w:eastAsia="zh-CN"/>
        </w:rPr>
      </w:pPr>
      <w:r w:rsidRPr="0005350C">
        <w:rPr>
          <w:rFonts w:ascii="Arial Unicode MS" w:eastAsia="Arial Unicode MS" w:hAnsi="Arial Unicode MS" w:cs="Arial Unicode MS"/>
          <w:b/>
          <w:lang w:eastAsia="zh-CN"/>
        </w:rPr>
        <w:t>R</w:t>
      </w:r>
      <w:r w:rsidRPr="0005350C">
        <w:rPr>
          <w:rFonts w:ascii="Arial Unicode MS" w:eastAsia="Arial Unicode MS" w:hAnsi="Arial Unicode MS" w:cs="Arial Unicode MS" w:hint="eastAsia"/>
          <w:b/>
          <w:lang w:eastAsia="zh-CN"/>
        </w:rPr>
        <w:t>eceive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67"/>
        <w:gridCol w:w="707"/>
        <w:gridCol w:w="707"/>
        <w:gridCol w:w="707"/>
        <w:gridCol w:w="707"/>
        <w:gridCol w:w="707"/>
        <w:gridCol w:w="707"/>
      </w:tblGrid>
      <w:tr w:rsidR="00D87C21" w:rsidRPr="0005350C" w:rsidTr="0098182C">
        <w:trPr>
          <w:trHeight w:val="276"/>
        </w:trPr>
        <w:tc>
          <w:tcPr>
            <w:tcW w:w="0" w:type="auto"/>
            <w:shd w:val="clear" w:color="auto" w:fill="E6E6E6"/>
            <w:vAlign w:val="center"/>
          </w:tcPr>
          <w:p w:rsidR="00D87C21" w:rsidRPr="0005350C" w:rsidRDefault="00D87C21" w:rsidP="0098182C">
            <w:pPr>
              <w:jc w:val="center"/>
              <w:rPr>
                <w:rFonts w:ascii="Arial" w:hAnsi="Arial" w:cs="Arial"/>
                <w:b/>
                <w:sz w:val="18"/>
                <w:szCs w:val="18"/>
                <w:lang w:eastAsia="zh-CN"/>
              </w:rPr>
            </w:pPr>
            <w:r w:rsidRPr="0005350C">
              <w:rPr>
                <w:rFonts w:ascii="Arial" w:hAnsi="Arial" w:cs="Arial" w:hint="eastAsia"/>
                <w:b/>
                <w:sz w:val="18"/>
                <w:szCs w:val="18"/>
                <w:lang w:eastAsia="zh-CN"/>
              </w:rPr>
              <w:t>Can ID(STD)</w:t>
            </w:r>
          </w:p>
        </w:tc>
        <w:tc>
          <w:tcPr>
            <w:tcW w:w="0" w:type="auto"/>
            <w:shd w:val="clear" w:color="auto" w:fill="E6E6E6"/>
            <w:vAlign w:val="center"/>
          </w:tcPr>
          <w:p w:rsidR="00D87C21" w:rsidRPr="0005350C" w:rsidRDefault="00D87C21" w:rsidP="0098182C">
            <w:pPr>
              <w:jc w:val="center"/>
              <w:rPr>
                <w:rFonts w:ascii="Arial" w:hAnsi="Arial" w:hint="eastAsia"/>
                <w:b/>
                <w:sz w:val="18"/>
                <w:lang w:eastAsia="zh-CN"/>
              </w:rPr>
            </w:pPr>
            <w:r w:rsidRPr="0005350C">
              <w:rPr>
                <w:rFonts w:ascii="Arial" w:hAnsi="Arial" w:hint="eastAsia"/>
                <w:b/>
                <w:sz w:val="18"/>
                <w:lang w:eastAsia="zh-CN"/>
              </w:rPr>
              <w:t>Data0</w:t>
            </w:r>
          </w:p>
        </w:tc>
        <w:tc>
          <w:tcPr>
            <w:tcW w:w="0" w:type="auto"/>
            <w:shd w:val="clear" w:color="auto" w:fill="E6E6E6"/>
            <w:vAlign w:val="center"/>
          </w:tcPr>
          <w:p w:rsidR="00D87C21" w:rsidRPr="0005350C" w:rsidRDefault="00D87C21" w:rsidP="0098182C">
            <w:pPr>
              <w:jc w:val="center"/>
              <w:rPr>
                <w:rFonts w:ascii="Arial" w:hAnsi="Arial" w:hint="eastAsia"/>
                <w:b/>
                <w:sz w:val="18"/>
                <w:lang w:eastAsia="zh-CN"/>
              </w:rPr>
            </w:pPr>
            <w:r w:rsidRPr="0005350C">
              <w:rPr>
                <w:rFonts w:ascii="Arial" w:hAnsi="Arial" w:hint="eastAsia"/>
                <w:b/>
                <w:sz w:val="18"/>
                <w:lang w:eastAsia="zh-CN"/>
              </w:rPr>
              <w:t>Data1</w:t>
            </w:r>
          </w:p>
        </w:tc>
        <w:tc>
          <w:tcPr>
            <w:tcW w:w="0" w:type="auto"/>
            <w:shd w:val="clear" w:color="auto" w:fill="E6E6E6"/>
            <w:vAlign w:val="center"/>
          </w:tcPr>
          <w:p w:rsidR="00D87C21" w:rsidRPr="0005350C" w:rsidRDefault="00D87C21" w:rsidP="0098182C">
            <w:pPr>
              <w:jc w:val="center"/>
              <w:rPr>
                <w:rFonts w:ascii="Arial" w:hAnsi="Arial" w:hint="eastAsia"/>
                <w:b/>
                <w:sz w:val="18"/>
                <w:lang w:eastAsia="zh-CN"/>
              </w:rPr>
            </w:pPr>
            <w:r w:rsidRPr="0005350C">
              <w:rPr>
                <w:rFonts w:ascii="Arial" w:hAnsi="Arial" w:hint="eastAsia"/>
                <w:b/>
                <w:sz w:val="18"/>
                <w:lang w:eastAsia="zh-CN"/>
              </w:rPr>
              <w:t>Data2</w:t>
            </w:r>
          </w:p>
        </w:tc>
        <w:tc>
          <w:tcPr>
            <w:tcW w:w="0" w:type="auto"/>
            <w:shd w:val="clear" w:color="auto" w:fill="E6E6E6"/>
            <w:vAlign w:val="center"/>
          </w:tcPr>
          <w:p w:rsidR="00D87C21" w:rsidRPr="0005350C" w:rsidRDefault="00D87C21" w:rsidP="0098182C">
            <w:pPr>
              <w:jc w:val="center"/>
              <w:rPr>
                <w:rFonts w:ascii="Arial" w:hAnsi="Arial" w:hint="eastAsia"/>
                <w:b/>
                <w:sz w:val="18"/>
                <w:lang w:eastAsia="zh-CN"/>
              </w:rPr>
            </w:pPr>
            <w:r w:rsidRPr="0005350C">
              <w:rPr>
                <w:rFonts w:ascii="Arial" w:hAnsi="Arial" w:hint="eastAsia"/>
                <w:b/>
                <w:sz w:val="18"/>
                <w:lang w:eastAsia="zh-CN"/>
              </w:rPr>
              <w:t>Data3</w:t>
            </w:r>
          </w:p>
        </w:tc>
        <w:tc>
          <w:tcPr>
            <w:tcW w:w="0" w:type="auto"/>
            <w:shd w:val="clear" w:color="auto" w:fill="E6E6E6"/>
            <w:vAlign w:val="center"/>
          </w:tcPr>
          <w:p w:rsidR="00D87C21" w:rsidRPr="0005350C" w:rsidRDefault="00D87C21" w:rsidP="0098182C">
            <w:pPr>
              <w:jc w:val="center"/>
              <w:rPr>
                <w:rFonts w:ascii="Arial" w:hAnsi="Arial" w:hint="eastAsia"/>
                <w:b/>
                <w:sz w:val="18"/>
                <w:lang w:eastAsia="zh-CN"/>
              </w:rPr>
            </w:pPr>
            <w:r w:rsidRPr="0005350C">
              <w:rPr>
                <w:rFonts w:ascii="Arial" w:hAnsi="Arial" w:hint="eastAsia"/>
                <w:b/>
                <w:sz w:val="18"/>
                <w:lang w:eastAsia="zh-CN"/>
              </w:rPr>
              <w:t>Data4</w:t>
            </w:r>
          </w:p>
        </w:tc>
        <w:tc>
          <w:tcPr>
            <w:tcW w:w="0" w:type="auto"/>
            <w:shd w:val="clear" w:color="auto" w:fill="E6E6E6"/>
            <w:vAlign w:val="center"/>
          </w:tcPr>
          <w:p w:rsidR="00D87C21" w:rsidRPr="0005350C" w:rsidRDefault="00D87C21" w:rsidP="0098182C">
            <w:pPr>
              <w:jc w:val="center"/>
              <w:rPr>
                <w:rFonts w:ascii="Arial" w:hAnsi="Arial" w:hint="eastAsia"/>
                <w:b/>
                <w:sz w:val="18"/>
                <w:lang w:eastAsia="zh-CN"/>
              </w:rPr>
            </w:pPr>
            <w:r w:rsidRPr="0005350C">
              <w:rPr>
                <w:rFonts w:ascii="Arial" w:hAnsi="Arial" w:hint="eastAsia"/>
                <w:b/>
                <w:sz w:val="18"/>
                <w:lang w:eastAsia="zh-CN"/>
              </w:rPr>
              <w:t>Data5</w:t>
            </w:r>
          </w:p>
        </w:tc>
        <w:tc>
          <w:tcPr>
            <w:tcW w:w="0" w:type="auto"/>
            <w:shd w:val="clear" w:color="auto" w:fill="E6E6E6"/>
            <w:vAlign w:val="center"/>
          </w:tcPr>
          <w:p w:rsidR="00D87C21" w:rsidRPr="0005350C" w:rsidRDefault="00D87C21" w:rsidP="0098182C">
            <w:pPr>
              <w:jc w:val="center"/>
              <w:rPr>
                <w:rFonts w:ascii="Arial" w:hAnsi="Arial" w:hint="eastAsia"/>
                <w:b/>
                <w:sz w:val="18"/>
                <w:lang w:eastAsia="zh-CN"/>
              </w:rPr>
            </w:pPr>
            <w:r w:rsidRPr="0005350C">
              <w:rPr>
                <w:rFonts w:ascii="Arial" w:hAnsi="Arial" w:hint="eastAsia"/>
                <w:b/>
                <w:sz w:val="18"/>
                <w:lang w:eastAsia="zh-CN"/>
              </w:rPr>
              <w:t>Data6</w:t>
            </w:r>
          </w:p>
        </w:tc>
        <w:tc>
          <w:tcPr>
            <w:tcW w:w="0" w:type="auto"/>
            <w:shd w:val="clear" w:color="auto" w:fill="E6E6E6"/>
            <w:vAlign w:val="center"/>
          </w:tcPr>
          <w:p w:rsidR="00D87C21" w:rsidRPr="0005350C" w:rsidRDefault="00D87C21" w:rsidP="0098182C">
            <w:pPr>
              <w:jc w:val="center"/>
              <w:rPr>
                <w:rFonts w:ascii="Arial" w:hAnsi="Arial" w:hint="eastAsia"/>
                <w:b/>
                <w:sz w:val="18"/>
                <w:lang w:eastAsia="zh-CN"/>
              </w:rPr>
            </w:pPr>
            <w:r w:rsidRPr="0005350C">
              <w:rPr>
                <w:rFonts w:ascii="Arial" w:hAnsi="Arial" w:hint="eastAsia"/>
                <w:b/>
                <w:sz w:val="18"/>
                <w:lang w:eastAsia="zh-CN"/>
              </w:rPr>
              <w:t>Data7</w:t>
            </w:r>
          </w:p>
        </w:tc>
      </w:tr>
      <w:tr w:rsidR="00D87C21" w:rsidRPr="0005350C" w:rsidTr="0098182C">
        <w:trPr>
          <w:trHeight w:val="223"/>
        </w:trPr>
        <w:tc>
          <w:tcPr>
            <w:tcW w:w="0" w:type="auto"/>
            <w:shd w:val="clear" w:color="auto" w:fill="auto"/>
            <w:vAlign w:val="center"/>
          </w:tcPr>
          <w:p w:rsidR="00D87C21" w:rsidRPr="003447D0" w:rsidRDefault="00D87C21" w:rsidP="0098182C">
            <w:pPr>
              <w:jc w:val="center"/>
              <w:rPr>
                <w:rFonts w:ascii="Arial" w:hAnsi="Arial" w:hint="eastAsia"/>
                <w:sz w:val="18"/>
                <w:lang w:eastAsia="zh-CN"/>
              </w:rPr>
            </w:pPr>
            <w:r>
              <w:rPr>
                <w:rFonts w:ascii="Arial" w:hAnsi="Arial"/>
                <w:sz w:val="18"/>
              </w:rPr>
              <w:t>0x774</w:t>
            </w:r>
          </w:p>
        </w:tc>
        <w:tc>
          <w:tcPr>
            <w:tcW w:w="0" w:type="auto"/>
            <w:shd w:val="clear" w:color="auto" w:fill="auto"/>
            <w:vAlign w:val="center"/>
          </w:tcPr>
          <w:p w:rsidR="00D87C21" w:rsidRPr="003447D0" w:rsidRDefault="00D87C21" w:rsidP="0098182C">
            <w:pPr>
              <w:jc w:val="center"/>
              <w:rPr>
                <w:rFonts w:ascii="Arial" w:hAnsi="Arial"/>
                <w:sz w:val="18"/>
                <w:lang w:eastAsia="zh-CN"/>
              </w:rPr>
            </w:pPr>
            <w:r w:rsidRPr="003447D0">
              <w:rPr>
                <w:rFonts w:ascii="Arial" w:hAnsi="Arial"/>
                <w:sz w:val="18"/>
              </w:rPr>
              <w:t>0x</w:t>
            </w:r>
            <w:r w:rsidRPr="003447D0">
              <w:rPr>
                <w:rFonts w:ascii="Arial" w:hAnsi="Arial" w:hint="eastAsia"/>
                <w:sz w:val="18"/>
                <w:lang w:eastAsia="zh-CN"/>
              </w:rPr>
              <w:t>7D</w:t>
            </w:r>
          </w:p>
        </w:tc>
        <w:tc>
          <w:tcPr>
            <w:tcW w:w="0" w:type="auto"/>
            <w:shd w:val="clear" w:color="auto" w:fill="auto"/>
            <w:vAlign w:val="center"/>
          </w:tcPr>
          <w:p w:rsidR="00D87C21" w:rsidRPr="003447D0" w:rsidRDefault="00D87C21" w:rsidP="0098182C">
            <w:pPr>
              <w:keepNext/>
              <w:widowControl w:val="0"/>
              <w:autoSpaceDE w:val="0"/>
              <w:autoSpaceDN w:val="0"/>
              <w:adjustRightInd w:val="0"/>
              <w:jc w:val="center"/>
              <w:rPr>
                <w:rFonts w:ascii="Arial" w:hAnsi="Arial" w:cs="Arial"/>
                <w:sz w:val="18"/>
                <w:szCs w:val="18"/>
                <w:lang w:eastAsia="zh-CN"/>
              </w:rPr>
            </w:pPr>
            <w:r w:rsidRPr="003447D0">
              <w:rPr>
                <w:rFonts w:ascii="Arial" w:hAnsi="Arial" w:cs="Arial" w:hint="eastAsia"/>
                <w:sz w:val="18"/>
                <w:szCs w:val="18"/>
                <w:lang w:eastAsia="zh-CN"/>
              </w:rPr>
              <w:t>Length</w:t>
            </w:r>
          </w:p>
        </w:tc>
        <w:tc>
          <w:tcPr>
            <w:tcW w:w="0" w:type="auto"/>
            <w:vAlign w:val="center"/>
          </w:tcPr>
          <w:p w:rsidR="00D87C21" w:rsidRPr="003447D0" w:rsidRDefault="00D87C21" w:rsidP="0098182C">
            <w:pPr>
              <w:keepNext/>
              <w:widowControl w:val="0"/>
              <w:autoSpaceDE w:val="0"/>
              <w:autoSpaceDN w:val="0"/>
              <w:adjustRightInd w:val="0"/>
              <w:jc w:val="center"/>
              <w:rPr>
                <w:rFonts w:ascii="Arial" w:hAnsi="Arial" w:cs="Arial"/>
                <w:sz w:val="18"/>
                <w:szCs w:val="18"/>
                <w:lang w:eastAsia="zh-CN"/>
              </w:rPr>
            </w:pPr>
            <w:r w:rsidRPr="003447D0">
              <w:rPr>
                <w:rFonts w:ascii="Arial" w:hAnsi="Arial" w:cs="Arial" w:hint="eastAsia"/>
                <w:sz w:val="18"/>
                <w:szCs w:val="18"/>
                <w:lang w:eastAsia="zh-CN"/>
              </w:rPr>
              <w:t>--</w:t>
            </w:r>
          </w:p>
        </w:tc>
        <w:tc>
          <w:tcPr>
            <w:tcW w:w="0" w:type="auto"/>
            <w:vAlign w:val="center"/>
          </w:tcPr>
          <w:p w:rsidR="00D87C21" w:rsidRPr="003447D0" w:rsidRDefault="00D87C21" w:rsidP="0098182C">
            <w:pPr>
              <w:keepNext/>
              <w:widowControl w:val="0"/>
              <w:autoSpaceDE w:val="0"/>
              <w:autoSpaceDN w:val="0"/>
              <w:adjustRightInd w:val="0"/>
              <w:jc w:val="center"/>
              <w:rPr>
                <w:rFonts w:ascii="Arial" w:hAnsi="Arial" w:cs="Arial"/>
                <w:sz w:val="18"/>
                <w:szCs w:val="18"/>
                <w:lang w:eastAsia="zh-CN"/>
              </w:rPr>
            </w:pPr>
            <w:r w:rsidRPr="003447D0">
              <w:rPr>
                <w:rFonts w:ascii="Arial" w:hAnsi="Arial" w:cs="Arial" w:hint="eastAsia"/>
                <w:sz w:val="18"/>
                <w:szCs w:val="18"/>
                <w:lang w:eastAsia="zh-CN"/>
              </w:rPr>
              <w:t>--</w:t>
            </w:r>
          </w:p>
        </w:tc>
        <w:tc>
          <w:tcPr>
            <w:tcW w:w="0" w:type="auto"/>
            <w:vAlign w:val="center"/>
          </w:tcPr>
          <w:p w:rsidR="00D87C21" w:rsidRPr="003447D0" w:rsidRDefault="00D87C21" w:rsidP="0098182C">
            <w:pPr>
              <w:keepNext/>
              <w:widowControl w:val="0"/>
              <w:autoSpaceDE w:val="0"/>
              <w:autoSpaceDN w:val="0"/>
              <w:adjustRightInd w:val="0"/>
              <w:jc w:val="center"/>
              <w:rPr>
                <w:rFonts w:ascii="Arial" w:hAnsi="Arial" w:cs="Arial"/>
                <w:sz w:val="18"/>
                <w:szCs w:val="18"/>
                <w:lang w:eastAsia="zh-CN"/>
              </w:rPr>
            </w:pPr>
            <w:r w:rsidRPr="003447D0">
              <w:rPr>
                <w:rFonts w:ascii="Arial" w:hAnsi="Arial" w:cs="Arial" w:hint="eastAsia"/>
                <w:sz w:val="18"/>
                <w:szCs w:val="18"/>
                <w:lang w:eastAsia="zh-CN"/>
              </w:rPr>
              <w:t>--</w:t>
            </w:r>
          </w:p>
        </w:tc>
        <w:tc>
          <w:tcPr>
            <w:tcW w:w="0" w:type="auto"/>
            <w:vAlign w:val="center"/>
          </w:tcPr>
          <w:p w:rsidR="00D87C21" w:rsidRPr="003447D0" w:rsidRDefault="00D87C21" w:rsidP="0098182C">
            <w:pPr>
              <w:keepNext/>
              <w:widowControl w:val="0"/>
              <w:autoSpaceDE w:val="0"/>
              <w:autoSpaceDN w:val="0"/>
              <w:adjustRightInd w:val="0"/>
              <w:jc w:val="center"/>
              <w:rPr>
                <w:rFonts w:ascii="Arial" w:hAnsi="Arial" w:cs="Arial"/>
                <w:sz w:val="18"/>
                <w:szCs w:val="18"/>
                <w:lang w:eastAsia="zh-CN"/>
              </w:rPr>
            </w:pPr>
            <w:r w:rsidRPr="003447D0">
              <w:rPr>
                <w:rFonts w:ascii="Arial" w:hAnsi="Arial" w:cs="Arial" w:hint="eastAsia"/>
                <w:sz w:val="18"/>
                <w:szCs w:val="18"/>
                <w:lang w:eastAsia="zh-CN"/>
              </w:rPr>
              <w:t>--</w:t>
            </w:r>
          </w:p>
        </w:tc>
        <w:tc>
          <w:tcPr>
            <w:tcW w:w="0" w:type="auto"/>
            <w:vAlign w:val="center"/>
          </w:tcPr>
          <w:p w:rsidR="00D87C21" w:rsidRPr="003447D0" w:rsidRDefault="00D87C21" w:rsidP="0098182C">
            <w:pPr>
              <w:keepNext/>
              <w:widowControl w:val="0"/>
              <w:autoSpaceDE w:val="0"/>
              <w:autoSpaceDN w:val="0"/>
              <w:adjustRightInd w:val="0"/>
              <w:jc w:val="center"/>
              <w:rPr>
                <w:rFonts w:ascii="Arial" w:hAnsi="Arial" w:cs="Arial"/>
                <w:sz w:val="18"/>
                <w:szCs w:val="18"/>
                <w:lang w:eastAsia="zh-CN"/>
              </w:rPr>
            </w:pPr>
            <w:r w:rsidRPr="003447D0">
              <w:rPr>
                <w:rFonts w:ascii="Arial" w:hAnsi="Arial" w:cs="Arial" w:hint="eastAsia"/>
                <w:sz w:val="18"/>
                <w:szCs w:val="18"/>
                <w:lang w:eastAsia="zh-CN"/>
              </w:rPr>
              <w:t>--</w:t>
            </w:r>
          </w:p>
        </w:tc>
        <w:tc>
          <w:tcPr>
            <w:tcW w:w="0" w:type="auto"/>
          </w:tcPr>
          <w:p w:rsidR="00D87C21" w:rsidRPr="003447D0" w:rsidRDefault="00D87C21" w:rsidP="0098182C">
            <w:pPr>
              <w:keepNext/>
              <w:widowControl w:val="0"/>
              <w:autoSpaceDE w:val="0"/>
              <w:autoSpaceDN w:val="0"/>
              <w:adjustRightInd w:val="0"/>
              <w:jc w:val="center"/>
              <w:rPr>
                <w:rFonts w:ascii="Arial" w:hAnsi="Arial" w:cs="Arial" w:hint="eastAsia"/>
                <w:sz w:val="18"/>
                <w:szCs w:val="18"/>
                <w:lang w:eastAsia="zh-CN"/>
              </w:rPr>
            </w:pPr>
            <w:r w:rsidRPr="003447D0">
              <w:rPr>
                <w:rFonts w:ascii="Arial" w:hAnsi="Arial" w:cs="Arial" w:hint="eastAsia"/>
                <w:sz w:val="18"/>
                <w:szCs w:val="18"/>
                <w:lang w:eastAsia="zh-CN"/>
              </w:rPr>
              <w:t>--</w:t>
            </w:r>
          </w:p>
        </w:tc>
      </w:tr>
    </w:tbl>
    <w:p w:rsidR="00D87C21" w:rsidRPr="0005350C" w:rsidRDefault="00D87C21" w:rsidP="00D87C21">
      <w:pPr>
        <w:rPr>
          <w:rFonts w:ascii="Arial" w:hAnsi="Arial" w:cs="Arial" w:hint="eastAsia"/>
          <w:sz w:val="21"/>
          <w:szCs w:val="21"/>
          <w:lang w:val="en-GB" w:eastAsia="zh-CN"/>
        </w:rPr>
      </w:pPr>
    </w:p>
    <w:p w:rsidR="00D87C21" w:rsidRPr="0005350C" w:rsidRDefault="00D87C21" w:rsidP="00D87C21">
      <w:pPr>
        <w:rPr>
          <w:rFonts w:ascii="Arial" w:hAnsi="Arial" w:cs="Arial" w:hint="eastAsia"/>
          <w:sz w:val="21"/>
          <w:szCs w:val="21"/>
          <w:lang w:val="en-GB" w:eastAsia="zh-CN"/>
        </w:rPr>
      </w:pPr>
      <w:r w:rsidRPr="0005350C">
        <w:rPr>
          <w:rFonts w:ascii="Arial" w:hAnsi="Arial" w:cs="Arial" w:hint="eastAsia"/>
          <w:sz w:val="21"/>
          <w:szCs w:val="21"/>
          <w:lang w:val="en-GB" w:eastAsia="zh-CN"/>
        </w:rPr>
        <w:t>Remark: Address range should be 0-2048 for 24C16(16kbit EEPROM)</w:t>
      </w:r>
      <w:r w:rsidRPr="0005350C">
        <w:rPr>
          <w:rFonts w:ascii="Arial" w:hAnsi="Arial" w:cs="Arial" w:hint="eastAsia"/>
          <w:sz w:val="21"/>
          <w:szCs w:val="21"/>
          <w:lang w:val="en-GB" w:eastAsia="zh-CN"/>
        </w:rPr>
        <w:t>，</w:t>
      </w:r>
      <w:r w:rsidRPr="0005350C">
        <w:rPr>
          <w:rFonts w:ascii="Arial" w:hAnsi="Arial" w:cs="Arial" w:hint="eastAsia"/>
          <w:sz w:val="21"/>
          <w:szCs w:val="21"/>
          <w:lang w:val="en-GB" w:eastAsia="zh-CN"/>
        </w:rPr>
        <w:t xml:space="preserve"> data should be 0-3bytes</w:t>
      </w:r>
    </w:p>
    <w:p w:rsidR="00D87C21" w:rsidRPr="0005350C" w:rsidRDefault="00D87C21" w:rsidP="00D87C21">
      <w:pPr>
        <w:rPr>
          <w:rFonts w:ascii="Arial" w:hAnsi="Arial" w:cs="Arial" w:hint="eastAsia"/>
          <w:sz w:val="21"/>
          <w:szCs w:val="21"/>
          <w:lang w:val="en-GB" w:eastAsia="zh-CN"/>
        </w:rPr>
      </w:pPr>
    </w:p>
    <w:p w:rsidR="00D87C21" w:rsidRPr="0005350C" w:rsidRDefault="00D87C21" w:rsidP="00D87C21">
      <w:pPr>
        <w:pStyle w:val="3"/>
        <w:tabs>
          <w:tab w:val="num" w:pos="0"/>
        </w:tabs>
        <w:ind w:left="720" w:hanging="720"/>
        <w:rPr>
          <w:rFonts w:ascii="Arial" w:hAnsi="Arial" w:cs="Arial"/>
          <w:szCs w:val="28"/>
          <w:lang w:eastAsia="zh-CN"/>
        </w:rPr>
      </w:pPr>
      <w:bookmarkStart w:id="146" w:name="_Toc344578092"/>
      <w:bookmarkStart w:id="147" w:name="_Toc427507968"/>
      <w:bookmarkStart w:id="148" w:name="_Toc467654037"/>
      <w:r w:rsidRPr="0005350C">
        <w:rPr>
          <w:rFonts w:ascii="Arial" w:hAnsi="Arial" w:cs="Arial"/>
          <w:szCs w:val="28"/>
          <w:lang w:eastAsia="zh-CN"/>
        </w:rPr>
        <w:t>Read Memory by Address</w:t>
      </w:r>
      <w:bookmarkEnd w:id="146"/>
      <w:bookmarkEnd w:id="147"/>
      <w:bookmarkEnd w:id="148"/>
    </w:p>
    <w:p w:rsidR="00D87C21" w:rsidRPr="0005350C" w:rsidRDefault="00D87C21" w:rsidP="00D87C21">
      <w:pPr>
        <w:rPr>
          <w:rFonts w:ascii="Arial" w:hAnsi="Arial" w:cs="Arial" w:hint="eastAsia"/>
          <w:b/>
          <w:sz w:val="21"/>
          <w:szCs w:val="21"/>
          <w:lang w:val="en-GB" w:eastAsia="zh-CN"/>
        </w:rPr>
      </w:pPr>
      <w:r w:rsidRPr="0005350C">
        <w:rPr>
          <w:rFonts w:ascii="Arial" w:hAnsi="Arial" w:cs="Arial" w:hint="eastAsia"/>
          <w:b/>
          <w:sz w:val="21"/>
          <w:szCs w:val="21"/>
          <w:lang w:val="en-GB" w:eastAsia="zh-CN"/>
        </w:rPr>
        <w:t>Send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27"/>
        <w:gridCol w:w="707"/>
        <w:gridCol w:w="1147"/>
        <w:gridCol w:w="707"/>
        <w:gridCol w:w="707"/>
        <w:gridCol w:w="707"/>
        <w:gridCol w:w="707"/>
      </w:tblGrid>
      <w:tr w:rsidR="00D87C21" w:rsidRPr="0005350C" w:rsidTr="0098182C">
        <w:trPr>
          <w:trHeight w:val="276"/>
        </w:trPr>
        <w:tc>
          <w:tcPr>
            <w:tcW w:w="0" w:type="auto"/>
            <w:shd w:val="clear" w:color="auto" w:fill="E6E6E6"/>
            <w:vAlign w:val="center"/>
          </w:tcPr>
          <w:p w:rsidR="00D87C21" w:rsidRPr="0005350C" w:rsidRDefault="00D87C21" w:rsidP="0098182C">
            <w:pPr>
              <w:jc w:val="center"/>
              <w:rPr>
                <w:rFonts w:ascii="Arial" w:hAnsi="Arial" w:cs="Arial"/>
                <w:b/>
                <w:sz w:val="18"/>
                <w:szCs w:val="18"/>
                <w:lang w:eastAsia="zh-CN"/>
              </w:rPr>
            </w:pPr>
            <w:r w:rsidRPr="0005350C">
              <w:rPr>
                <w:rFonts w:ascii="Arial" w:hAnsi="Arial" w:cs="Arial" w:hint="eastAsia"/>
                <w:b/>
                <w:sz w:val="18"/>
                <w:szCs w:val="18"/>
                <w:lang w:eastAsia="zh-CN"/>
              </w:rPr>
              <w:lastRenderedPageBreak/>
              <w:t>Can ID(STD)</w:t>
            </w:r>
          </w:p>
        </w:tc>
        <w:tc>
          <w:tcPr>
            <w:tcW w:w="0" w:type="auto"/>
            <w:shd w:val="clear" w:color="auto" w:fill="E6E6E6"/>
            <w:vAlign w:val="center"/>
          </w:tcPr>
          <w:p w:rsidR="00D87C21" w:rsidRPr="0005350C" w:rsidRDefault="00D87C21" w:rsidP="0098182C">
            <w:pPr>
              <w:jc w:val="center"/>
              <w:rPr>
                <w:rFonts w:ascii="Arial" w:hAnsi="Arial" w:hint="eastAsia"/>
                <w:b/>
                <w:sz w:val="18"/>
                <w:lang w:eastAsia="zh-CN"/>
              </w:rPr>
            </w:pPr>
            <w:r w:rsidRPr="0005350C">
              <w:rPr>
                <w:rFonts w:ascii="Arial" w:hAnsi="Arial" w:hint="eastAsia"/>
                <w:b/>
                <w:sz w:val="18"/>
                <w:lang w:eastAsia="zh-CN"/>
              </w:rPr>
              <w:t>Data0</w:t>
            </w:r>
          </w:p>
        </w:tc>
        <w:tc>
          <w:tcPr>
            <w:tcW w:w="0" w:type="auto"/>
            <w:shd w:val="clear" w:color="auto" w:fill="E6E6E6"/>
            <w:vAlign w:val="center"/>
          </w:tcPr>
          <w:p w:rsidR="00D87C21" w:rsidRPr="0005350C" w:rsidRDefault="00D87C21" w:rsidP="0098182C">
            <w:pPr>
              <w:jc w:val="center"/>
              <w:rPr>
                <w:rFonts w:ascii="Arial" w:hAnsi="Arial" w:hint="eastAsia"/>
                <w:b/>
                <w:sz w:val="18"/>
                <w:lang w:eastAsia="zh-CN"/>
              </w:rPr>
            </w:pPr>
            <w:r w:rsidRPr="0005350C">
              <w:rPr>
                <w:rFonts w:ascii="Arial" w:hAnsi="Arial" w:hint="eastAsia"/>
                <w:b/>
                <w:sz w:val="18"/>
                <w:lang w:eastAsia="zh-CN"/>
              </w:rPr>
              <w:t>Data1</w:t>
            </w:r>
          </w:p>
        </w:tc>
        <w:tc>
          <w:tcPr>
            <w:tcW w:w="0" w:type="auto"/>
            <w:shd w:val="clear" w:color="auto" w:fill="E6E6E6"/>
            <w:vAlign w:val="center"/>
          </w:tcPr>
          <w:p w:rsidR="00D87C21" w:rsidRPr="0005350C" w:rsidRDefault="00D87C21" w:rsidP="0098182C">
            <w:pPr>
              <w:jc w:val="center"/>
              <w:rPr>
                <w:rFonts w:ascii="Arial" w:hAnsi="Arial" w:hint="eastAsia"/>
                <w:b/>
                <w:sz w:val="18"/>
                <w:lang w:eastAsia="zh-CN"/>
              </w:rPr>
            </w:pPr>
            <w:r w:rsidRPr="0005350C">
              <w:rPr>
                <w:rFonts w:ascii="Arial" w:hAnsi="Arial" w:hint="eastAsia"/>
                <w:b/>
                <w:sz w:val="18"/>
                <w:lang w:eastAsia="zh-CN"/>
              </w:rPr>
              <w:t>Data2</w:t>
            </w:r>
          </w:p>
        </w:tc>
        <w:tc>
          <w:tcPr>
            <w:tcW w:w="0" w:type="auto"/>
            <w:shd w:val="clear" w:color="auto" w:fill="E6E6E6"/>
            <w:vAlign w:val="center"/>
          </w:tcPr>
          <w:p w:rsidR="00D87C21" w:rsidRPr="0005350C" w:rsidRDefault="00D87C21" w:rsidP="0098182C">
            <w:pPr>
              <w:jc w:val="center"/>
              <w:rPr>
                <w:rFonts w:ascii="Arial" w:hAnsi="Arial" w:hint="eastAsia"/>
                <w:b/>
                <w:sz w:val="18"/>
                <w:lang w:eastAsia="zh-CN"/>
              </w:rPr>
            </w:pPr>
            <w:r w:rsidRPr="0005350C">
              <w:rPr>
                <w:rFonts w:ascii="Arial" w:hAnsi="Arial" w:hint="eastAsia"/>
                <w:b/>
                <w:sz w:val="18"/>
                <w:lang w:eastAsia="zh-CN"/>
              </w:rPr>
              <w:t>Data3</w:t>
            </w:r>
          </w:p>
        </w:tc>
        <w:tc>
          <w:tcPr>
            <w:tcW w:w="0" w:type="auto"/>
            <w:shd w:val="clear" w:color="auto" w:fill="E6E6E6"/>
            <w:vAlign w:val="center"/>
          </w:tcPr>
          <w:p w:rsidR="00D87C21" w:rsidRPr="0005350C" w:rsidRDefault="00D87C21" w:rsidP="0098182C">
            <w:pPr>
              <w:jc w:val="center"/>
              <w:rPr>
                <w:rFonts w:ascii="Arial" w:hAnsi="Arial" w:hint="eastAsia"/>
                <w:b/>
                <w:sz w:val="18"/>
                <w:lang w:eastAsia="zh-CN"/>
              </w:rPr>
            </w:pPr>
            <w:r w:rsidRPr="0005350C">
              <w:rPr>
                <w:rFonts w:ascii="Arial" w:hAnsi="Arial" w:hint="eastAsia"/>
                <w:b/>
                <w:sz w:val="18"/>
                <w:lang w:eastAsia="zh-CN"/>
              </w:rPr>
              <w:t>Data4</w:t>
            </w:r>
          </w:p>
        </w:tc>
        <w:tc>
          <w:tcPr>
            <w:tcW w:w="0" w:type="auto"/>
            <w:shd w:val="clear" w:color="auto" w:fill="E6E6E6"/>
            <w:vAlign w:val="center"/>
          </w:tcPr>
          <w:p w:rsidR="00D87C21" w:rsidRPr="0005350C" w:rsidRDefault="00D87C21" w:rsidP="0098182C">
            <w:pPr>
              <w:jc w:val="center"/>
              <w:rPr>
                <w:rFonts w:ascii="Arial" w:hAnsi="Arial" w:hint="eastAsia"/>
                <w:b/>
                <w:sz w:val="18"/>
                <w:lang w:eastAsia="zh-CN"/>
              </w:rPr>
            </w:pPr>
            <w:r w:rsidRPr="0005350C">
              <w:rPr>
                <w:rFonts w:ascii="Arial" w:hAnsi="Arial" w:hint="eastAsia"/>
                <w:b/>
                <w:sz w:val="18"/>
                <w:lang w:eastAsia="zh-CN"/>
              </w:rPr>
              <w:t>Data5</w:t>
            </w:r>
          </w:p>
        </w:tc>
        <w:tc>
          <w:tcPr>
            <w:tcW w:w="0" w:type="auto"/>
            <w:shd w:val="clear" w:color="auto" w:fill="E6E6E6"/>
            <w:vAlign w:val="center"/>
          </w:tcPr>
          <w:p w:rsidR="00D87C21" w:rsidRPr="0005350C" w:rsidRDefault="00D87C21" w:rsidP="0098182C">
            <w:pPr>
              <w:jc w:val="center"/>
              <w:rPr>
                <w:rFonts w:ascii="Arial" w:hAnsi="Arial" w:hint="eastAsia"/>
                <w:b/>
                <w:sz w:val="18"/>
                <w:lang w:eastAsia="zh-CN"/>
              </w:rPr>
            </w:pPr>
            <w:r w:rsidRPr="0005350C">
              <w:rPr>
                <w:rFonts w:ascii="Arial" w:hAnsi="Arial" w:hint="eastAsia"/>
                <w:b/>
                <w:sz w:val="18"/>
                <w:lang w:eastAsia="zh-CN"/>
              </w:rPr>
              <w:t>Data6</w:t>
            </w:r>
          </w:p>
        </w:tc>
        <w:tc>
          <w:tcPr>
            <w:tcW w:w="0" w:type="auto"/>
            <w:shd w:val="clear" w:color="auto" w:fill="E6E6E6"/>
            <w:vAlign w:val="center"/>
          </w:tcPr>
          <w:p w:rsidR="00D87C21" w:rsidRPr="0005350C" w:rsidRDefault="00D87C21" w:rsidP="0098182C">
            <w:pPr>
              <w:jc w:val="center"/>
              <w:rPr>
                <w:rFonts w:ascii="Arial" w:hAnsi="Arial" w:hint="eastAsia"/>
                <w:b/>
                <w:sz w:val="18"/>
                <w:lang w:eastAsia="zh-CN"/>
              </w:rPr>
            </w:pPr>
            <w:r w:rsidRPr="0005350C">
              <w:rPr>
                <w:rFonts w:ascii="Arial" w:hAnsi="Arial" w:hint="eastAsia"/>
                <w:b/>
                <w:sz w:val="18"/>
                <w:lang w:eastAsia="zh-CN"/>
              </w:rPr>
              <w:t>Data7</w:t>
            </w:r>
          </w:p>
        </w:tc>
      </w:tr>
      <w:tr w:rsidR="00D87C21" w:rsidRPr="0005350C" w:rsidTr="0098182C">
        <w:trPr>
          <w:trHeight w:val="243"/>
        </w:trPr>
        <w:tc>
          <w:tcPr>
            <w:tcW w:w="0" w:type="auto"/>
            <w:shd w:val="clear" w:color="auto" w:fill="auto"/>
            <w:vAlign w:val="center"/>
          </w:tcPr>
          <w:p w:rsidR="00D87C21" w:rsidRPr="003447D0" w:rsidRDefault="00D87C21" w:rsidP="0098182C">
            <w:pPr>
              <w:jc w:val="center"/>
              <w:rPr>
                <w:rFonts w:ascii="Arial" w:hAnsi="Arial" w:hint="eastAsia"/>
                <w:sz w:val="18"/>
                <w:lang w:eastAsia="zh-CN"/>
              </w:rPr>
            </w:pPr>
            <w:r>
              <w:rPr>
                <w:rFonts w:ascii="Arial" w:hAnsi="Arial"/>
                <w:sz w:val="18"/>
              </w:rPr>
              <w:t>0x772</w:t>
            </w:r>
          </w:p>
        </w:tc>
        <w:tc>
          <w:tcPr>
            <w:tcW w:w="0" w:type="auto"/>
            <w:shd w:val="clear" w:color="auto" w:fill="auto"/>
            <w:vAlign w:val="center"/>
          </w:tcPr>
          <w:p w:rsidR="00D87C21" w:rsidRPr="003447D0" w:rsidRDefault="00D87C21" w:rsidP="0098182C">
            <w:pPr>
              <w:widowControl w:val="0"/>
              <w:autoSpaceDE w:val="0"/>
              <w:autoSpaceDN w:val="0"/>
              <w:adjustRightInd w:val="0"/>
              <w:jc w:val="center"/>
              <w:rPr>
                <w:rFonts w:ascii="Arial" w:hAnsi="Arial" w:cs="Arial"/>
                <w:sz w:val="18"/>
                <w:szCs w:val="18"/>
                <w:lang w:eastAsia="zh-CN"/>
              </w:rPr>
            </w:pPr>
            <w:r w:rsidRPr="003447D0">
              <w:rPr>
                <w:rFonts w:ascii="Arial" w:hAnsi="Arial" w:cs="Arial"/>
                <w:sz w:val="18"/>
                <w:szCs w:val="18"/>
              </w:rPr>
              <w:t>0x</w:t>
            </w:r>
            <w:r w:rsidRPr="003447D0">
              <w:rPr>
                <w:rFonts w:ascii="Arial" w:hAnsi="Arial" w:cs="Arial" w:hint="eastAsia"/>
                <w:sz w:val="18"/>
                <w:szCs w:val="18"/>
                <w:lang w:eastAsia="zh-CN"/>
              </w:rPr>
              <w:t>23</w:t>
            </w:r>
          </w:p>
        </w:tc>
        <w:tc>
          <w:tcPr>
            <w:tcW w:w="0" w:type="auto"/>
            <w:shd w:val="clear" w:color="auto" w:fill="auto"/>
            <w:vAlign w:val="center"/>
          </w:tcPr>
          <w:p w:rsidR="00D87C21" w:rsidRPr="003447D0" w:rsidRDefault="00D87C21" w:rsidP="0098182C">
            <w:pPr>
              <w:keepNext/>
              <w:widowControl w:val="0"/>
              <w:autoSpaceDE w:val="0"/>
              <w:autoSpaceDN w:val="0"/>
              <w:adjustRightInd w:val="0"/>
              <w:jc w:val="center"/>
              <w:rPr>
                <w:rFonts w:ascii="Arial" w:hAnsi="Arial" w:cs="Arial"/>
                <w:sz w:val="18"/>
                <w:szCs w:val="18"/>
                <w:lang w:eastAsia="zh-CN"/>
              </w:rPr>
            </w:pPr>
            <w:r w:rsidRPr="003447D0">
              <w:rPr>
                <w:rFonts w:ascii="Arial" w:hAnsi="Arial" w:cs="Arial" w:hint="eastAsia"/>
                <w:sz w:val="18"/>
                <w:szCs w:val="18"/>
                <w:lang w:eastAsia="zh-CN"/>
              </w:rPr>
              <w:t>AddrH</w:t>
            </w:r>
          </w:p>
        </w:tc>
        <w:tc>
          <w:tcPr>
            <w:tcW w:w="0" w:type="auto"/>
            <w:vAlign w:val="center"/>
          </w:tcPr>
          <w:p w:rsidR="00D87C21" w:rsidRPr="003447D0" w:rsidRDefault="00D87C21" w:rsidP="0098182C">
            <w:pPr>
              <w:keepNext/>
              <w:widowControl w:val="0"/>
              <w:autoSpaceDE w:val="0"/>
              <w:autoSpaceDN w:val="0"/>
              <w:adjustRightInd w:val="0"/>
              <w:jc w:val="center"/>
              <w:rPr>
                <w:rFonts w:ascii="Arial" w:hAnsi="Arial" w:cs="Arial"/>
                <w:sz w:val="18"/>
                <w:szCs w:val="18"/>
                <w:lang w:eastAsia="zh-CN"/>
              </w:rPr>
            </w:pPr>
            <w:r w:rsidRPr="003447D0">
              <w:rPr>
                <w:rFonts w:ascii="Arial" w:hAnsi="Arial" w:cs="Arial" w:hint="eastAsia"/>
                <w:sz w:val="18"/>
                <w:szCs w:val="18"/>
                <w:lang w:eastAsia="zh-CN"/>
              </w:rPr>
              <w:t>AddrL</w:t>
            </w:r>
          </w:p>
        </w:tc>
        <w:tc>
          <w:tcPr>
            <w:tcW w:w="0" w:type="auto"/>
            <w:vAlign w:val="center"/>
          </w:tcPr>
          <w:p w:rsidR="00D87C21" w:rsidRPr="003447D0" w:rsidRDefault="00D87C21" w:rsidP="0098182C">
            <w:pPr>
              <w:keepNext/>
              <w:widowControl w:val="0"/>
              <w:autoSpaceDE w:val="0"/>
              <w:autoSpaceDN w:val="0"/>
              <w:adjustRightInd w:val="0"/>
              <w:jc w:val="center"/>
              <w:rPr>
                <w:rFonts w:ascii="Arial" w:hAnsi="Arial" w:cs="Arial"/>
                <w:sz w:val="18"/>
                <w:szCs w:val="18"/>
                <w:lang w:eastAsia="zh-CN"/>
              </w:rPr>
            </w:pPr>
            <w:r w:rsidRPr="003447D0">
              <w:rPr>
                <w:rFonts w:ascii="Arial" w:hAnsi="Arial" w:cs="Arial" w:hint="eastAsia"/>
                <w:sz w:val="18"/>
                <w:szCs w:val="18"/>
                <w:lang w:eastAsia="zh-CN"/>
              </w:rPr>
              <w:t>DataLength</w:t>
            </w:r>
          </w:p>
        </w:tc>
        <w:tc>
          <w:tcPr>
            <w:tcW w:w="0" w:type="auto"/>
            <w:vAlign w:val="center"/>
          </w:tcPr>
          <w:p w:rsidR="00D87C21" w:rsidRPr="003447D0" w:rsidRDefault="00D87C21" w:rsidP="0098182C">
            <w:pPr>
              <w:keepNext/>
              <w:widowControl w:val="0"/>
              <w:autoSpaceDE w:val="0"/>
              <w:autoSpaceDN w:val="0"/>
              <w:adjustRightInd w:val="0"/>
              <w:jc w:val="center"/>
              <w:rPr>
                <w:rFonts w:ascii="Arial" w:hAnsi="Arial" w:cs="Arial"/>
                <w:sz w:val="18"/>
                <w:szCs w:val="18"/>
                <w:lang w:eastAsia="zh-CN"/>
              </w:rPr>
            </w:pPr>
            <w:r w:rsidRPr="003447D0">
              <w:rPr>
                <w:rFonts w:ascii="Arial" w:hAnsi="Arial" w:cs="Arial" w:hint="eastAsia"/>
                <w:sz w:val="18"/>
                <w:szCs w:val="18"/>
                <w:lang w:eastAsia="zh-CN"/>
              </w:rPr>
              <w:t>0xXX</w:t>
            </w:r>
          </w:p>
        </w:tc>
        <w:tc>
          <w:tcPr>
            <w:tcW w:w="0" w:type="auto"/>
          </w:tcPr>
          <w:p w:rsidR="00D87C21" w:rsidRPr="003447D0" w:rsidRDefault="00D87C21" w:rsidP="0098182C">
            <w:r w:rsidRPr="003447D0">
              <w:rPr>
                <w:rFonts w:ascii="Arial" w:hAnsi="Arial" w:cs="Arial" w:hint="eastAsia"/>
                <w:sz w:val="18"/>
                <w:szCs w:val="18"/>
                <w:lang w:eastAsia="zh-CN"/>
              </w:rPr>
              <w:t>0xXX</w:t>
            </w:r>
          </w:p>
        </w:tc>
        <w:tc>
          <w:tcPr>
            <w:tcW w:w="0" w:type="auto"/>
          </w:tcPr>
          <w:p w:rsidR="00D87C21" w:rsidRPr="003447D0" w:rsidRDefault="00D87C21" w:rsidP="0098182C">
            <w:r w:rsidRPr="003447D0">
              <w:rPr>
                <w:rFonts w:ascii="Arial" w:hAnsi="Arial" w:cs="Arial" w:hint="eastAsia"/>
                <w:sz w:val="18"/>
                <w:szCs w:val="18"/>
                <w:lang w:eastAsia="zh-CN"/>
              </w:rPr>
              <w:t>0xXX</w:t>
            </w:r>
          </w:p>
        </w:tc>
        <w:tc>
          <w:tcPr>
            <w:tcW w:w="0" w:type="auto"/>
            <w:shd w:val="clear" w:color="auto" w:fill="auto"/>
            <w:vAlign w:val="center"/>
          </w:tcPr>
          <w:p w:rsidR="00D87C21" w:rsidRPr="003447D0" w:rsidRDefault="00D87C21" w:rsidP="0098182C">
            <w:pPr>
              <w:jc w:val="center"/>
              <w:rPr>
                <w:rFonts w:ascii="Arial" w:hAnsi="Arial" w:cs="Arial"/>
                <w:sz w:val="18"/>
                <w:szCs w:val="18"/>
                <w:lang w:eastAsia="zh-CN"/>
              </w:rPr>
            </w:pPr>
            <w:r w:rsidRPr="003447D0">
              <w:rPr>
                <w:rFonts w:ascii="Arial" w:hAnsi="Arial" w:cs="Arial" w:hint="eastAsia"/>
                <w:sz w:val="18"/>
                <w:szCs w:val="18"/>
                <w:lang w:eastAsia="zh-CN"/>
              </w:rPr>
              <w:t>0xXX</w:t>
            </w:r>
          </w:p>
        </w:tc>
      </w:tr>
    </w:tbl>
    <w:p w:rsidR="00D87C21" w:rsidRPr="0005350C" w:rsidRDefault="00D87C21" w:rsidP="00D87C21">
      <w:pPr>
        <w:rPr>
          <w:rFonts w:ascii="Arial" w:hAnsi="Arial" w:cs="Arial" w:hint="eastAsia"/>
          <w:b/>
          <w:sz w:val="21"/>
          <w:szCs w:val="21"/>
          <w:lang w:val="en-GB" w:eastAsia="zh-CN"/>
        </w:rPr>
      </w:pPr>
    </w:p>
    <w:p w:rsidR="00D87C21" w:rsidRPr="0005350C" w:rsidRDefault="00D87C21" w:rsidP="00D87C21">
      <w:pPr>
        <w:rPr>
          <w:rFonts w:ascii="Arial Unicode MS" w:eastAsia="Arial Unicode MS" w:hAnsi="Arial Unicode MS" w:cs="Arial Unicode MS"/>
          <w:b/>
          <w:lang w:eastAsia="zh-CN"/>
        </w:rPr>
      </w:pPr>
      <w:r w:rsidRPr="0005350C">
        <w:rPr>
          <w:rFonts w:ascii="Arial Unicode MS" w:eastAsia="Arial Unicode MS" w:hAnsi="Arial Unicode MS" w:cs="Arial Unicode MS" w:hint="eastAsia"/>
          <w:b/>
          <w:lang w:eastAsia="zh-CN"/>
        </w:rPr>
        <w:t>ECU  will response with the following data.</w:t>
      </w:r>
    </w:p>
    <w:p w:rsidR="00D87C21" w:rsidRPr="0005350C" w:rsidRDefault="00D87C21" w:rsidP="00D87C21">
      <w:pPr>
        <w:rPr>
          <w:rFonts w:ascii="Arial" w:hAnsi="Arial" w:cs="Arial" w:hint="eastAsia"/>
          <w:b/>
          <w:sz w:val="21"/>
          <w:szCs w:val="21"/>
          <w:lang w:val="en-GB" w:eastAsia="zh-CN"/>
        </w:rPr>
      </w:pPr>
      <w:r w:rsidRPr="0005350C">
        <w:rPr>
          <w:rFonts w:ascii="Arial" w:hAnsi="Arial" w:cs="Arial"/>
          <w:b/>
          <w:sz w:val="21"/>
          <w:szCs w:val="21"/>
          <w:lang w:val="en-GB" w:eastAsia="zh-CN"/>
        </w:rPr>
        <w:t>Receive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707"/>
        <w:gridCol w:w="707"/>
        <w:gridCol w:w="707"/>
        <w:gridCol w:w="707"/>
        <w:gridCol w:w="707"/>
        <w:gridCol w:w="707"/>
      </w:tblGrid>
      <w:tr w:rsidR="00D87C21" w:rsidRPr="0005350C" w:rsidTr="0098182C">
        <w:trPr>
          <w:trHeight w:val="276"/>
        </w:trPr>
        <w:tc>
          <w:tcPr>
            <w:tcW w:w="0" w:type="auto"/>
            <w:shd w:val="clear" w:color="auto" w:fill="E6E6E6"/>
            <w:vAlign w:val="center"/>
          </w:tcPr>
          <w:p w:rsidR="00D87C21" w:rsidRPr="0005350C" w:rsidRDefault="00D87C21" w:rsidP="0098182C">
            <w:pPr>
              <w:jc w:val="center"/>
              <w:rPr>
                <w:rFonts w:ascii="Arial" w:hAnsi="Arial" w:cs="Arial"/>
                <w:b/>
                <w:sz w:val="18"/>
                <w:szCs w:val="18"/>
                <w:lang w:eastAsia="zh-CN"/>
              </w:rPr>
            </w:pPr>
            <w:r w:rsidRPr="0005350C">
              <w:rPr>
                <w:rFonts w:ascii="Arial" w:hAnsi="Arial" w:cs="Arial" w:hint="eastAsia"/>
                <w:b/>
                <w:sz w:val="18"/>
                <w:szCs w:val="18"/>
                <w:lang w:eastAsia="zh-CN"/>
              </w:rPr>
              <w:t>Can ID(STD)</w:t>
            </w:r>
          </w:p>
        </w:tc>
        <w:tc>
          <w:tcPr>
            <w:tcW w:w="0" w:type="auto"/>
            <w:shd w:val="clear" w:color="auto" w:fill="E6E6E6"/>
            <w:vAlign w:val="center"/>
          </w:tcPr>
          <w:p w:rsidR="00D87C21" w:rsidRPr="0005350C" w:rsidRDefault="00D87C21" w:rsidP="0098182C">
            <w:pPr>
              <w:jc w:val="center"/>
              <w:rPr>
                <w:rFonts w:ascii="Arial" w:hAnsi="Arial" w:hint="eastAsia"/>
                <w:b/>
                <w:sz w:val="18"/>
                <w:lang w:eastAsia="zh-CN"/>
              </w:rPr>
            </w:pPr>
            <w:r w:rsidRPr="0005350C">
              <w:rPr>
                <w:rFonts w:ascii="Arial" w:hAnsi="Arial" w:hint="eastAsia"/>
                <w:b/>
                <w:sz w:val="18"/>
                <w:lang w:eastAsia="zh-CN"/>
              </w:rPr>
              <w:t>Data0</w:t>
            </w:r>
          </w:p>
        </w:tc>
        <w:tc>
          <w:tcPr>
            <w:tcW w:w="0" w:type="auto"/>
            <w:shd w:val="clear" w:color="auto" w:fill="E6E6E6"/>
            <w:vAlign w:val="center"/>
          </w:tcPr>
          <w:p w:rsidR="00D87C21" w:rsidRPr="0005350C" w:rsidRDefault="00D87C21" w:rsidP="0098182C">
            <w:pPr>
              <w:jc w:val="center"/>
              <w:rPr>
                <w:rFonts w:ascii="Arial" w:hAnsi="Arial" w:hint="eastAsia"/>
                <w:b/>
                <w:sz w:val="18"/>
                <w:lang w:eastAsia="zh-CN"/>
              </w:rPr>
            </w:pPr>
            <w:r w:rsidRPr="0005350C">
              <w:rPr>
                <w:rFonts w:ascii="Arial" w:hAnsi="Arial" w:hint="eastAsia"/>
                <w:b/>
                <w:sz w:val="18"/>
                <w:lang w:eastAsia="zh-CN"/>
              </w:rPr>
              <w:t>Data1</w:t>
            </w:r>
          </w:p>
        </w:tc>
        <w:tc>
          <w:tcPr>
            <w:tcW w:w="0" w:type="auto"/>
            <w:shd w:val="clear" w:color="auto" w:fill="E6E6E6"/>
            <w:vAlign w:val="center"/>
          </w:tcPr>
          <w:p w:rsidR="00D87C21" w:rsidRPr="0005350C" w:rsidRDefault="00D87C21" w:rsidP="0098182C">
            <w:pPr>
              <w:jc w:val="center"/>
              <w:rPr>
                <w:rFonts w:ascii="Arial" w:hAnsi="Arial" w:hint="eastAsia"/>
                <w:b/>
                <w:sz w:val="18"/>
                <w:lang w:eastAsia="zh-CN"/>
              </w:rPr>
            </w:pPr>
            <w:r w:rsidRPr="0005350C">
              <w:rPr>
                <w:rFonts w:ascii="Arial" w:hAnsi="Arial" w:hint="eastAsia"/>
                <w:b/>
                <w:sz w:val="18"/>
                <w:lang w:eastAsia="zh-CN"/>
              </w:rPr>
              <w:t>Data2</w:t>
            </w:r>
          </w:p>
        </w:tc>
        <w:tc>
          <w:tcPr>
            <w:tcW w:w="0" w:type="auto"/>
            <w:shd w:val="clear" w:color="auto" w:fill="E6E6E6"/>
            <w:vAlign w:val="center"/>
          </w:tcPr>
          <w:p w:rsidR="00D87C21" w:rsidRPr="0005350C" w:rsidRDefault="00D87C21" w:rsidP="0098182C">
            <w:pPr>
              <w:jc w:val="center"/>
              <w:rPr>
                <w:rFonts w:ascii="Arial" w:hAnsi="Arial" w:hint="eastAsia"/>
                <w:b/>
                <w:sz w:val="18"/>
                <w:lang w:eastAsia="zh-CN"/>
              </w:rPr>
            </w:pPr>
            <w:r w:rsidRPr="0005350C">
              <w:rPr>
                <w:rFonts w:ascii="Arial" w:hAnsi="Arial" w:hint="eastAsia"/>
                <w:b/>
                <w:sz w:val="18"/>
                <w:lang w:eastAsia="zh-CN"/>
              </w:rPr>
              <w:t>Data3</w:t>
            </w:r>
          </w:p>
        </w:tc>
        <w:tc>
          <w:tcPr>
            <w:tcW w:w="0" w:type="auto"/>
            <w:shd w:val="clear" w:color="auto" w:fill="E6E6E6"/>
            <w:vAlign w:val="center"/>
          </w:tcPr>
          <w:p w:rsidR="00D87C21" w:rsidRPr="0005350C" w:rsidRDefault="00D87C21" w:rsidP="0098182C">
            <w:pPr>
              <w:jc w:val="center"/>
              <w:rPr>
                <w:rFonts w:ascii="Arial" w:hAnsi="Arial" w:hint="eastAsia"/>
                <w:b/>
                <w:sz w:val="18"/>
                <w:lang w:eastAsia="zh-CN"/>
              </w:rPr>
            </w:pPr>
            <w:r w:rsidRPr="0005350C">
              <w:rPr>
                <w:rFonts w:ascii="Arial" w:hAnsi="Arial" w:hint="eastAsia"/>
                <w:b/>
                <w:sz w:val="18"/>
                <w:lang w:eastAsia="zh-CN"/>
              </w:rPr>
              <w:t>Data4</w:t>
            </w:r>
          </w:p>
        </w:tc>
        <w:tc>
          <w:tcPr>
            <w:tcW w:w="0" w:type="auto"/>
            <w:shd w:val="clear" w:color="auto" w:fill="E6E6E6"/>
            <w:vAlign w:val="center"/>
          </w:tcPr>
          <w:p w:rsidR="00D87C21" w:rsidRPr="0005350C" w:rsidRDefault="00D87C21" w:rsidP="0098182C">
            <w:pPr>
              <w:jc w:val="center"/>
              <w:rPr>
                <w:rFonts w:ascii="Arial" w:hAnsi="Arial" w:hint="eastAsia"/>
                <w:b/>
                <w:sz w:val="18"/>
                <w:lang w:eastAsia="zh-CN"/>
              </w:rPr>
            </w:pPr>
            <w:r w:rsidRPr="0005350C">
              <w:rPr>
                <w:rFonts w:ascii="Arial" w:hAnsi="Arial" w:hint="eastAsia"/>
                <w:b/>
                <w:sz w:val="18"/>
                <w:lang w:eastAsia="zh-CN"/>
              </w:rPr>
              <w:t>Data5</w:t>
            </w:r>
          </w:p>
        </w:tc>
        <w:tc>
          <w:tcPr>
            <w:tcW w:w="0" w:type="auto"/>
            <w:shd w:val="clear" w:color="auto" w:fill="E6E6E6"/>
            <w:vAlign w:val="center"/>
          </w:tcPr>
          <w:p w:rsidR="00D87C21" w:rsidRPr="0005350C" w:rsidRDefault="00D87C21" w:rsidP="0098182C">
            <w:pPr>
              <w:jc w:val="center"/>
              <w:rPr>
                <w:rFonts w:ascii="Arial" w:hAnsi="Arial" w:hint="eastAsia"/>
                <w:b/>
                <w:sz w:val="18"/>
                <w:lang w:eastAsia="zh-CN"/>
              </w:rPr>
            </w:pPr>
            <w:r w:rsidRPr="0005350C">
              <w:rPr>
                <w:rFonts w:ascii="Arial" w:hAnsi="Arial" w:hint="eastAsia"/>
                <w:b/>
                <w:sz w:val="18"/>
                <w:lang w:eastAsia="zh-CN"/>
              </w:rPr>
              <w:t>Data6</w:t>
            </w:r>
          </w:p>
        </w:tc>
        <w:tc>
          <w:tcPr>
            <w:tcW w:w="0" w:type="auto"/>
            <w:shd w:val="clear" w:color="auto" w:fill="E6E6E6"/>
            <w:vAlign w:val="center"/>
          </w:tcPr>
          <w:p w:rsidR="00D87C21" w:rsidRPr="0005350C" w:rsidRDefault="00D87C21" w:rsidP="0098182C">
            <w:pPr>
              <w:jc w:val="center"/>
              <w:rPr>
                <w:rFonts w:ascii="Arial" w:hAnsi="Arial" w:hint="eastAsia"/>
                <w:b/>
                <w:sz w:val="18"/>
                <w:lang w:eastAsia="zh-CN"/>
              </w:rPr>
            </w:pPr>
            <w:r w:rsidRPr="0005350C">
              <w:rPr>
                <w:rFonts w:ascii="Arial" w:hAnsi="Arial" w:hint="eastAsia"/>
                <w:b/>
                <w:sz w:val="18"/>
                <w:lang w:eastAsia="zh-CN"/>
              </w:rPr>
              <w:t>Data7</w:t>
            </w:r>
          </w:p>
        </w:tc>
      </w:tr>
      <w:tr w:rsidR="00D87C21" w:rsidRPr="0005350C" w:rsidTr="0098182C">
        <w:trPr>
          <w:trHeight w:val="223"/>
        </w:trPr>
        <w:tc>
          <w:tcPr>
            <w:tcW w:w="0" w:type="auto"/>
            <w:shd w:val="clear" w:color="auto" w:fill="auto"/>
            <w:vAlign w:val="center"/>
          </w:tcPr>
          <w:p w:rsidR="00D87C21" w:rsidRPr="003447D0" w:rsidRDefault="00D87C21" w:rsidP="0098182C">
            <w:pPr>
              <w:jc w:val="center"/>
              <w:rPr>
                <w:rFonts w:ascii="Arial" w:hAnsi="Arial" w:hint="eastAsia"/>
                <w:sz w:val="18"/>
                <w:lang w:eastAsia="zh-CN"/>
              </w:rPr>
            </w:pPr>
            <w:r>
              <w:rPr>
                <w:rFonts w:ascii="Arial" w:hAnsi="Arial"/>
                <w:sz w:val="18"/>
              </w:rPr>
              <w:t>0x774</w:t>
            </w:r>
          </w:p>
        </w:tc>
        <w:tc>
          <w:tcPr>
            <w:tcW w:w="0" w:type="auto"/>
            <w:shd w:val="clear" w:color="auto" w:fill="auto"/>
            <w:vAlign w:val="center"/>
          </w:tcPr>
          <w:p w:rsidR="00D87C21" w:rsidRPr="003447D0" w:rsidRDefault="00D87C21" w:rsidP="0098182C">
            <w:pPr>
              <w:widowControl w:val="0"/>
              <w:autoSpaceDE w:val="0"/>
              <w:autoSpaceDN w:val="0"/>
              <w:adjustRightInd w:val="0"/>
              <w:jc w:val="center"/>
              <w:rPr>
                <w:rFonts w:ascii="Arial" w:hAnsi="Arial" w:cs="Arial"/>
                <w:sz w:val="18"/>
                <w:szCs w:val="18"/>
                <w:lang w:eastAsia="zh-CN"/>
              </w:rPr>
            </w:pPr>
            <w:r w:rsidRPr="003447D0">
              <w:rPr>
                <w:rFonts w:ascii="Arial" w:hAnsi="Arial" w:cs="Arial"/>
                <w:sz w:val="18"/>
                <w:szCs w:val="18"/>
              </w:rPr>
              <w:t>0x</w:t>
            </w:r>
            <w:r w:rsidRPr="003447D0">
              <w:rPr>
                <w:rFonts w:ascii="Arial" w:hAnsi="Arial" w:cs="Arial" w:hint="eastAsia"/>
                <w:sz w:val="18"/>
                <w:szCs w:val="18"/>
                <w:lang w:eastAsia="zh-CN"/>
              </w:rPr>
              <w:t>63</w:t>
            </w:r>
          </w:p>
        </w:tc>
        <w:tc>
          <w:tcPr>
            <w:tcW w:w="0" w:type="auto"/>
            <w:shd w:val="clear" w:color="auto" w:fill="auto"/>
            <w:vAlign w:val="center"/>
          </w:tcPr>
          <w:p w:rsidR="00D87C21" w:rsidRPr="003447D0" w:rsidRDefault="00D87C21" w:rsidP="0098182C">
            <w:pPr>
              <w:keepNext/>
              <w:widowControl w:val="0"/>
              <w:autoSpaceDE w:val="0"/>
              <w:autoSpaceDN w:val="0"/>
              <w:adjustRightInd w:val="0"/>
              <w:jc w:val="center"/>
              <w:rPr>
                <w:rFonts w:ascii="Arial" w:hAnsi="Arial" w:cs="Arial"/>
                <w:sz w:val="18"/>
                <w:szCs w:val="18"/>
                <w:lang w:eastAsia="zh-CN"/>
              </w:rPr>
            </w:pPr>
            <w:r w:rsidRPr="003447D0">
              <w:rPr>
                <w:rFonts w:ascii="Arial" w:hAnsi="Arial" w:cs="Arial" w:hint="eastAsia"/>
                <w:sz w:val="18"/>
                <w:szCs w:val="18"/>
                <w:lang w:eastAsia="zh-CN"/>
              </w:rPr>
              <w:t>0xXX</w:t>
            </w:r>
          </w:p>
        </w:tc>
        <w:tc>
          <w:tcPr>
            <w:tcW w:w="0" w:type="auto"/>
            <w:vAlign w:val="center"/>
          </w:tcPr>
          <w:p w:rsidR="00D87C21" w:rsidRPr="003447D0" w:rsidRDefault="00D87C21" w:rsidP="0098182C">
            <w:pPr>
              <w:keepNext/>
              <w:widowControl w:val="0"/>
              <w:autoSpaceDE w:val="0"/>
              <w:autoSpaceDN w:val="0"/>
              <w:adjustRightInd w:val="0"/>
              <w:jc w:val="center"/>
              <w:rPr>
                <w:rFonts w:ascii="Arial" w:hAnsi="Arial" w:cs="Arial"/>
                <w:sz w:val="18"/>
                <w:szCs w:val="18"/>
                <w:lang w:eastAsia="zh-CN"/>
              </w:rPr>
            </w:pPr>
            <w:r w:rsidRPr="003447D0">
              <w:rPr>
                <w:rFonts w:ascii="Arial" w:hAnsi="Arial" w:cs="Arial" w:hint="eastAsia"/>
                <w:sz w:val="18"/>
                <w:szCs w:val="18"/>
                <w:lang w:eastAsia="zh-CN"/>
              </w:rPr>
              <w:t>0xXX</w:t>
            </w:r>
          </w:p>
        </w:tc>
        <w:tc>
          <w:tcPr>
            <w:tcW w:w="0" w:type="auto"/>
            <w:vAlign w:val="center"/>
          </w:tcPr>
          <w:p w:rsidR="00D87C21" w:rsidRPr="003447D0" w:rsidRDefault="00D87C21" w:rsidP="0098182C">
            <w:pPr>
              <w:keepNext/>
              <w:widowControl w:val="0"/>
              <w:autoSpaceDE w:val="0"/>
              <w:autoSpaceDN w:val="0"/>
              <w:adjustRightInd w:val="0"/>
              <w:jc w:val="center"/>
              <w:rPr>
                <w:rFonts w:ascii="Arial" w:hAnsi="Arial" w:cs="Arial"/>
                <w:sz w:val="18"/>
                <w:szCs w:val="18"/>
                <w:lang w:eastAsia="zh-CN"/>
              </w:rPr>
            </w:pPr>
            <w:r w:rsidRPr="003447D0">
              <w:rPr>
                <w:rFonts w:ascii="Arial" w:hAnsi="Arial" w:cs="Arial" w:hint="eastAsia"/>
                <w:sz w:val="18"/>
                <w:szCs w:val="18"/>
                <w:lang w:eastAsia="zh-CN"/>
              </w:rPr>
              <w:t>0xXX</w:t>
            </w:r>
          </w:p>
        </w:tc>
        <w:tc>
          <w:tcPr>
            <w:tcW w:w="0" w:type="auto"/>
            <w:vAlign w:val="center"/>
          </w:tcPr>
          <w:p w:rsidR="00D87C21" w:rsidRPr="003447D0" w:rsidRDefault="00D87C21" w:rsidP="0098182C">
            <w:pPr>
              <w:keepNext/>
              <w:widowControl w:val="0"/>
              <w:autoSpaceDE w:val="0"/>
              <w:autoSpaceDN w:val="0"/>
              <w:adjustRightInd w:val="0"/>
              <w:jc w:val="center"/>
              <w:rPr>
                <w:rFonts w:ascii="Arial" w:hAnsi="Arial" w:cs="Arial"/>
                <w:sz w:val="18"/>
                <w:szCs w:val="18"/>
                <w:lang w:eastAsia="zh-CN"/>
              </w:rPr>
            </w:pPr>
            <w:r w:rsidRPr="003447D0">
              <w:rPr>
                <w:rFonts w:ascii="Arial" w:hAnsi="Arial" w:cs="Arial" w:hint="eastAsia"/>
                <w:sz w:val="18"/>
                <w:szCs w:val="18"/>
                <w:lang w:eastAsia="zh-CN"/>
              </w:rPr>
              <w:t>0xXX</w:t>
            </w:r>
          </w:p>
        </w:tc>
        <w:tc>
          <w:tcPr>
            <w:tcW w:w="0" w:type="auto"/>
          </w:tcPr>
          <w:p w:rsidR="00D87C21" w:rsidRPr="003447D0" w:rsidRDefault="00D87C21" w:rsidP="0098182C">
            <w:r w:rsidRPr="003447D0">
              <w:rPr>
                <w:rFonts w:ascii="Arial" w:hAnsi="Arial" w:cs="Arial" w:hint="eastAsia"/>
                <w:sz w:val="18"/>
                <w:szCs w:val="18"/>
                <w:lang w:eastAsia="zh-CN"/>
              </w:rPr>
              <w:t>0xXX</w:t>
            </w:r>
          </w:p>
        </w:tc>
        <w:tc>
          <w:tcPr>
            <w:tcW w:w="0" w:type="auto"/>
          </w:tcPr>
          <w:p w:rsidR="00D87C21" w:rsidRPr="003447D0" w:rsidRDefault="00D87C21" w:rsidP="0098182C">
            <w:r w:rsidRPr="003447D0">
              <w:rPr>
                <w:rFonts w:ascii="Arial" w:hAnsi="Arial" w:cs="Arial" w:hint="eastAsia"/>
                <w:sz w:val="18"/>
                <w:szCs w:val="18"/>
                <w:lang w:eastAsia="zh-CN"/>
              </w:rPr>
              <w:t>0xXX</w:t>
            </w:r>
          </w:p>
        </w:tc>
        <w:tc>
          <w:tcPr>
            <w:tcW w:w="0" w:type="auto"/>
            <w:shd w:val="clear" w:color="auto" w:fill="auto"/>
            <w:vAlign w:val="center"/>
          </w:tcPr>
          <w:p w:rsidR="00D87C21" w:rsidRPr="003447D0" w:rsidRDefault="00D87C21" w:rsidP="0098182C">
            <w:pPr>
              <w:jc w:val="center"/>
              <w:rPr>
                <w:rFonts w:ascii="Arial" w:hAnsi="Arial" w:cs="Arial"/>
                <w:sz w:val="18"/>
                <w:szCs w:val="18"/>
                <w:lang w:eastAsia="zh-CN"/>
              </w:rPr>
            </w:pPr>
            <w:r w:rsidRPr="003447D0">
              <w:rPr>
                <w:rFonts w:ascii="Arial" w:hAnsi="Arial" w:cs="Arial" w:hint="eastAsia"/>
                <w:sz w:val="18"/>
                <w:szCs w:val="18"/>
                <w:lang w:eastAsia="zh-CN"/>
              </w:rPr>
              <w:t>0xXX</w:t>
            </w:r>
          </w:p>
        </w:tc>
      </w:tr>
    </w:tbl>
    <w:p w:rsidR="00D87C21" w:rsidRPr="0005350C" w:rsidRDefault="00D87C21" w:rsidP="00D87C21">
      <w:pPr>
        <w:ind w:left="360"/>
        <w:rPr>
          <w:rFonts w:ascii="Arial" w:hAnsi="Arial" w:cs="Arial" w:hint="eastAsia"/>
          <w:b/>
          <w:sz w:val="21"/>
          <w:szCs w:val="21"/>
          <w:lang w:val="en-GB" w:eastAsia="zh-CN"/>
        </w:rPr>
      </w:pPr>
    </w:p>
    <w:p w:rsidR="00D87C21" w:rsidRPr="0005350C" w:rsidRDefault="00D87C21" w:rsidP="00D87C21">
      <w:pPr>
        <w:rPr>
          <w:rFonts w:ascii="Arial" w:hAnsi="Arial" w:cs="Arial" w:hint="eastAsia"/>
          <w:b/>
          <w:sz w:val="21"/>
          <w:szCs w:val="21"/>
          <w:lang w:val="en-GB" w:eastAsia="zh-CN"/>
        </w:rPr>
      </w:pPr>
      <w:r w:rsidRPr="0005350C">
        <w:rPr>
          <w:rFonts w:ascii="Arial" w:hAnsi="Arial" w:cs="Arial" w:hint="eastAsia"/>
          <w:b/>
          <w:sz w:val="21"/>
          <w:szCs w:val="21"/>
          <w:lang w:val="en-GB" w:eastAsia="zh-CN"/>
        </w:rPr>
        <w:t>Remarks: For 24C16 EEPROM</w:t>
      </w:r>
      <w:r w:rsidRPr="0005350C">
        <w:rPr>
          <w:rFonts w:ascii="Arial" w:hAnsi="Arial" w:cs="Arial" w:hint="eastAsia"/>
          <w:b/>
          <w:sz w:val="21"/>
          <w:szCs w:val="21"/>
          <w:lang w:val="en-GB" w:eastAsia="zh-CN"/>
        </w:rPr>
        <w:t>，</w:t>
      </w:r>
      <w:r w:rsidRPr="0005350C">
        <w:rPr>
          <w:rFonts w:ascii="Arial" w:hAnsi="Arial" w:cs="Arial" w:hint="eastAsia"/>
          <w:b/>
          <w:sz w:val="21"/>
          <w:szCs w:val="21"/>
          <w:lang w:val="en-GB" w:eastAsia="zh-CN"/>
        </w:rPr>
        <w:t xml:space="preserve"> valid address range should be 0-2048, DataLength to read should be 0-7 bytes.</w:t>
      </w:r>
    </w:p>
    <w:p w:rsidR="00D87C21" w:rsidRPr="00341086" w:rsidRDefault="00D87C21" w:rsidP="00D87C21">
      <w:pPr>
        <w:rPr>
          <w:rFonts w:ascii="Arial" w:hAnsi="Arial" w:cs="Arial" w:hint="eastAsia"/>
          <w:b/>
          <w:color w:val="FF0000"/>
          <w:sz w:val="21"/>
          <w:szCs w:val="21"/>
          <w:lang w:val="en-GB" w:eastAsia="zh-CN"/>
        </w:rPr>
      </w:pPr>
    </w:p>
    <w:p w:rsidR="00D87C21" w:rsidRDefault="00D87C21" w:rsidP="00D87C21">
      <w:pPr>
        <w:pStyle w:val="3"/>
        <w:rPr>
          <w:rFonts w:hint="eastAsia"/>
          <w:lang w:eastAsia="zh-CN"/>
        </w:rPr>
      </w:pPr>
      <w:bookmarkStart w:id="149" w:name="_EEPROM_Special_Settings"/>
      <w:bookmarkStart w:id="150" w:name="_Toc467654038"/>
      <w:bookmarkEnd w:id="149"/>
      <w:r>
        <w:rPr>
          <w:rFonts w:hint="eastAsia"/>
          <w:lang w:eastAsia="zh-CN"/>
        </w:rPr>
        <w:t>Init EEPROM Data from ROM</w:t>
      </w:r>
      <w:bookmarkEnd w:id="150"/>
    </w:p>
    <w:p w:rsidR="00D87C21" w:rsidRPr="007C0ACB" w:rsidRDefault="00D87C21" w:rsidP="00D87C21">
      <w:pPr>
        <w:rPr>
          <w:rFonts w:ascii="Arial" w:hAnsi="Arial" w:cs="Arial" w:hint="eastAsia"/>
          <w:b/>
          <w:sz w:val="21"/>
          <w:szCs w:val="21"/>
          <w:lang w:val="en-GB" w:eastAsia="zh-CN"/>
        </w:rPr>
      </w:pPr>
    </w:p>
    <w:p w:rsidR="00D87C21" w:rsidRPr="007C0ACB" w:rsidRDefault="00D87C21" w:rsidP="00D87C21">
      <w:pPr>
        <w:rPr>
          <w:rFonts w:ascii="Arial" w:hAnsi="Arial" w:cs="Arial" w:hint="eastAsia"/>
          <w:sz w:val="21"/>
          <w:szCs w:val="21"/>
          <w:lang w:val="en-GB" w:eastAsia="zh-CN"/>
        </w:rPr>
      </w:pPr>
      <w:r w:rsidRPr="007C0ACB">
        <w:rPr>
          <w:rFonts w:ascii="Arial" w:hAnsi="Arial" w:cs="Arial"/>
          <w:sz w:val="21"/>
          <w:szCs w:val="21"/>
          <w:lang w:val="en-GB" w:eastAsia="zh-CN"/>
        </w:rPr>
        <w:t>C</w:t>
      </w:r>
      <w:r w:rsidRPr="007C0ACB">
        <w:rPr>
          <w:rFonts w:ascii="Arial" w:hAnsi="Arial" w:cs="Arial" w:hint="eastAsia"/>
          <w:sz w:val="21"/>
          <w:szCs w:val="21"/>
          <w:lang w:val="en-GB" w:eastAsia="zh-CN"/>
        </w:rPr>
        <w:t>ommand 0x04 Send: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707"/>
        <w:gridCol w:w="707"/>
        <w:gridCol w:w="707"/>
        <w:gridCol w:w="707"/>
        <w:gridCol w:w="707"/>
        <w:gridCol w:w="707"/>
      </w:tblGrid>
      <w:tr w:rsidR="00D87C21" w:rsidRPr="007C0ACB" w:rsidTr="0098182C">
        <w:trPr>
          <w:trHeight w:val="276"/>
        </w:trPr>
        <w:tc>
          <w:tcPr>
            <w:tcW w:w="0" w:type="auto"/>
            <w:shd w:val="clear" w:color="auto" w:fill="E6E6E6"/>
            <w:vAlign w:val="center"/>
          </w:tcPr>
          <w:p w:rsidR="00D87C21" w:rsidRPr="003447D0" w:rsidRDefault="00D87C21" w:rsidP="0098182C">
            <w:pPr>
              <w:jc w:val="center"/>
              <w:rPr>
                <w:rFonts w:ascii="Arial" w:hAnsi="Arial" w:cs="Arial"/>
                <w:b/>
                <w:sz w:val="18"/>
                <w:szCs w:val="18"/>
                <w:lang w:eastAsia="zh-CN"/>
              </w:rPr>
            </w:pPr>
            <w:r w:rsidRPr="003447D0">
              <w:rPr>
                <w:rFonts w:ascii="Arial" w:hAnsi="Arial" w:cs="Arial" w:hint="eastAsia"/>
                <w:b/>
                <w:sz w:val="18"/>
                <w:szCs w:val="18"/>
                <w:lang w:eastAsia="zh-CN"/>
              </w:rPr>
              <w:t>Can ID(STD)</w:t>
            </w:r>
          </w:p>
        </w:tc>
        <w:tc>
          <w:tcPr>
            <w:tcW w:w="0" w:type="auto"/>
            <w:shd w:val="clear" w:color="auto" w:fill="E6E6E6"/>
            <w:vAlign w:val="center"/>
          </w:tcPr>
          <w:p w:rsidR="00D87C21" w:rsidRPr="003447D0" w:rsidRDefault="00D87C21" w:rsidP="0098182C">
            <w:pPr>
              <w:jc w:val="center"/>
              <w:rPr>
                <w:rFonts w:ascii="Arial" w:hAnsi="Arial" w:hint="eastAsia"/>
                <w:b/>
                <w:sz w:val="18"/>
                <w:lang w:eastAsia="zh-CN"/>
              </w:rPr>
            </w:pPr>
            <w:r w:rsidRPr="003447D0">
              <w:rPr>
                <w:rFonts w:ascii="Arial" w:hAnsi="Arial" w:hint="eastAsia"/>
                <w:b/>
                <w:sz w:val="18"/>
                <w:lang w:eastAsia="zh-CN"/>
              </w:rPr>
              <w:t>Data0</w:t>
            </w:r>
          </w:p>
        </w:tc>
        <w:tc>
          <w:tcPr>
            <w:tcW w:w="0" w:type="auto"/>
            <w:shd w:val="clear" w:color="auto" w:fill="E6E6E6"/>
            <w:vAlign w:val="center"/>
          </w:tcPr>
          <w:p w:rsidR="00D87C21" w:rsidRPr="003447D0" w:rsidRDefault="00D87C21" w:rsidP="0098182C">
            <w:pPr>
              <w:jc w:val="center"/>
              <w:rPr>
                <w:rFonts w:ascii="Arial" w:hAnsi="Arial" w:hint="eastAsia"/>
                <w:b/>
                <w:sz w:val="18"/>
                <w:lang w:eastAsia="zh-CN"/>
              </w:rPr>
            </w:pPr>
            <w:r w:rsidRPr="003447D0">
              <w:rPr>
                <w:rFonts w:ascii="Arial" w:hAnsi="Arial" w:hint="eastAsia"/>
                <w:b/>
                <w:sz w:val="18"/>
                <w:lang w:eastAsia="zh-CN"/>
              </w:rPr>
              <w:t>Data1</w:t>
            </w:r>
          </w:p>
        </w:tc>
        <w:tc>
          <w:tcPr>
            <w:tcW w:w="0" w:type="auto"/>
            <w:shd w:val="clear" w:color="auto" w:fill="E6E6E6"/>
            <w:vAlign w:val="center"/>
          </w:tcPr>
          <w:p w:rsidR="00D87C21" w:rsidRPr="003447D0" w:rsidRDefault="00D87C21" w:rsidP="0098182C">
            <w:pPr>
              <w:jc w:val="center"/>
              <w:rPr>
                <w:rFonts w:ascii="Arial" w:hAnsi="Arial" w:hint="eastAsia"/>
                <w:b/>
                <w:sz w:val="18"/>
                <w:lang w:eastAsia="zh-CN"/>
              </w:rPr>
            </w:pPr>
            <w:r w:rsidRPr="003447D0">
              <w:rPr>
                <w:rFonts w:ascii="Arial" w:hAnsi="Arial" w:hint="eastAsia"/>
                <w:b/>
                <w:sz w:val="18"/>
                <w:lang w:eastAsia="zh-CN"/>
              </w:rPr>
              <w:t>Data2</w:t>
            </w:r>
          </w:p>
        </w:tc>
        <w:tc>
          <w:tcPr>
            <w:tcW w:w="0" w:type="auto"/>
            <w:shd w:val="clear" w:color="auto" w:fill="E6E6E6"/>
            <w:vAlign w:val="center"/>
          </w:tcPr>
          <w:p w:rsidR="00D87C21" w:rsidRPr="003447D0" w:rsidRDefault="00D87C21" w:rsidP="0098182C">
            <w:pPr>
              <w:jc w:val="center"/>
              <w:rPr>
                <w:rFonts w:ascii="Arial" w:hAnsi="Arial" w:hint="eastAsia"/>
                <w:b/>
                <w:sz w:val="18"/>
                <w:lang w:eastAsia="zh-CN"/>
              </w:rPr>
            </w:pPr>
            <w:r w:rsidRPr="003447D0">
              <w:rPr>
                <w:rFonts w:ascii="Arial" w:hAnsi="Arial" w:hint="eastAsia"/>
                <w:b/>
                <w:sz w:val="18"/>
                <w:lang w:eastAsia="zh-CN"/>
              </w:rPr>
              <w:t>Data3</w:t>
            </w:r>
          </w:p>
        </w:tc>
        <w:tc>
          <w:tcPr>
            <w:tcW w:w="0" w:type="auto"/>
            <w:shd w:val="clear" w:color="auto" w:fill="E6E6E6"/>
            <w:vAlign w:val="center"/>
          </w:tcPr>
          <w:p w:rsidR="00D87C21" w:rsidRPr="003447D0" w:rsidRDefault="00D87C21" w:rsidP="0098182C">
            <w:pPr>
              <w:keepNext/>
              <w:widowControl w:val="0"/>
              <w:autoSpaceDE w:val="0"/>
              <w:autoSpaceDN w:val="0"/>
              <w:adjustRightInd w:val="0"/>
              <w:jc w:val="center"/>
              <w:rPr>
                <w:rFonts w:ascii="Arial" w:hAnsi="Arial" w:cs="Arial" w:hint="eastAsia"/>
                <w:b/>
                <w:sz w:val="18"/>
                <w:szCs w:val="18"/>
                <w:lang w:eastAsia="zh-CN"/>
              </w:rPr>
            </w:pPr>
            <w:r w:rsidRPr="003447D0">
              <w:rPr>
                <w:rFonts w:ascii="Arial" w:hAnsi="Arial" w:cs="Arial" w:hint="eastAsia"/>
                <w:b/>
                <w:sz w:val="18"/>
                <w:szCs w:val="18"/>
                <w:lang w:eastAsia="zh-CN"/>
              </w:rPr>
              <w:t>Data4</w:t>
            </w:r>
          </w:p>
        </w:tc>
        <w:tc>
          <w:tcPr>
            <w:tcW w:w="0" w:type="auto"/>
            <w:shd w:val="clear" w:color="auto" w:fill="E6E6E6"/>
            <w:vAlign w:val="center"/>
          </w:tcPr>
          <w:p w:rsidR="00D87C21" w:rsidRPr="003447D0" w:rsidRDefault="00D87C21" w:rsidP="0098182C">
            <w:pPr>
              <w:jc w:val="center"/>
              <w:rPr>
                <w:rFonts w:ascii="Arial" w:hAnsi="Arial" w:cs="Arial"/>
                <w:b/>
                <w:sz w:val="18"/>
                <w:szCs w:val="18"/>
                <w:lang w:eastAsia="zh-CN"/>
              </w:rPr>
            </w:pPr>
            <w:r w:rsidRPr="003447D0">
              <w:rPr>
                <w:rFonts w:ascii="Arial" w:hAnsi="Arial" w:cs="Arial" w:hint="eastAsia"/>
                <w:b/>
                <w:sz w:val="18"/>
                <w:szCs w:val="18"/>
                <w:lang w:eastAsia="zh-CN"/>
              </w:rPr>
              <w:t>Data5</w:t>
            </w:r>
          </w:p>
        </w:tc>
        <w:tc>
          <w:tcPr>
            <w:tcW w:w="0" w:type="auto"/>
            <w:shd w:val="clear" w:color="auto" w:fill="E6E6E6"/>
            <w:vAlign w:val="center"/>
          </w:tcPr>
          <w:p w:rsidR="00D87C21" w:rsidRPr="003447D0" w:rsidRDefault="00D87C21" w:rsidP="0098182C">
            <w:pPr>
              <w:keepNext/>
              <w:widowControl w:val="0"/>
              <w:autoSpaceDE w:val="0"/>
              <w:autoSpaceDN w:val="0"/>
              <w:adjustRightInd w:val="0"/>
              <w:jc w:val="center"/>
              <w:rPr>
                <w:rFonts w:ascii="Arial" w:hAnsi="Arial" w:cs="Arial" w:hint="eastAsia"/>
                <w:b/>
                <w:sz w:val="18"/>
                <w:szCs w:val="18"/>
                <w:lang w:eastAsia="zh-CN"/>
              </w:rPr>
            </w:pPr>
            <w:r w:rsidRPr="003447D0">
              <w:rPr>
                <w:rFonts w:ascii="Arial" w:hAnsi="Arial" w:cs="Arial" w:hint="eastAsia"/>
                <w:b/>
                <w:sz w:val="18"/>
                <w:szCs w:val="18"/>
                <w:lang w:eastAsia="zh-CN"/>
              </w:rPr>
              <w:t>Data6</w:t>
            </w:r>
          </w:p>
        </w:tc>
        <w:tc>
          <w:tcPr>
            <w:tcW w:w="0" w:type="auto"/>
            <w:shd w:val="clear" w:color="auto" w:fill="E6E6E6"/>
            <w:vAlign w:val="center"/>
          </w:tcPr>
          <w:p w:rsidR="00D87C21" w:rsidRPr="003447D0" w:rsidRDefault="00D87C21" w:rsidP="0098182C">
            <w:pPr>
              <w:jc w:val="center"/>
              <w:rPr>
                <w:rFonts w:ascii="Arial" w:hAnsi="Arial" w:cs="Arial"/>
                <w:b/>
                <w:sz w:val="18"/>
                <w:szCs w:val="18"/>
                <w:lang w:eastAsia="zh-CN"/>
              </w:rPr>
            </w:pPr>
            <w:r w:rsidRPr="003447D0">
              <w:rPr>
                <w:rFonts w:ascii="Arial" w:hAnsi="Arial" w:cs="Arial" w:hint="eastAsia"/>
                <w:b/>
                <w:sz w:val="18"/>
                <w:szCs w:val="18"/>
                <w:lang w:eastAsia="zh-CN"/>
              </w:rPr>
              <w:t>Data7</w:t>
            </w:r>
          </w:p>
        </w:tc>
      </w:tr>
      <w:tr w:rsidR="00D87C21" w:rsidRPr="007C0ACB" w:rsidTr="0098182C">
        <w:trPr>
          <w:trHeight w:val="243"/>
        </w:trPr>
        <w:tc>
          <w:tcPr>
            <w:tcW w:w="0" w:type="auto"/>
            <w:shd w:val="clear" w:color="auto" w:fill="auto"/>
            <w:vAlign w:val="bottom"/>
          </w:tcPr>
          <w:p w:rsidR="00D87C21" w:rsidRPr="007C0ACB" w:rsidRDefault="00D87C21" w:rsidP="0098182C">
            <w:pPr>
              <w:jc w:val="both"/>
              <w:rPr>
                <w:rFonts w:ascii="Arial" w:hAnsi="Arial" w:hint="eastAsia"/>
                <w:sz w:val="18"/>
                <w:lang w:eastAsia="zh-CN"/>
              </w:rPr>
            </w:pPr>
            <w:r>
              <w:rPr>
                <w:rFonts w:ascii="Arial" w:hAnsi="Arial"/>
                <w:sz w:val="18"/>
              </w:rPr>
              <w:t>0x772</w:t>
            </w:r>
          </w:p>
        </w:tc>
        <w:tc>
          <w:tcPr>
            <w:tcW w:w="0" w:type="auto"/>
            <w:shd w:val="clear" w:color="auto" w:fill="auto"/>
            <w:vAlign w:val="bottom"/>
          </w:tcPr>
          <w:p w:rsidR="00D87C21" w:rsidRPr="007C0ACB" w:rsidRDefault="00D87C21" w:rsidP="0098182C">
            <w:pPr>
              <w:widowControl w:val="0"/>
              <w:autoSpaceDE w:val="0"/>
              <w:autoSpaceDN w:val="0"/>
              <w:adjustRightInd w:val="0"/>
              <w:jc w:val="both"/>
              <w:rPr>
                <w:rFonts w:ascii="Arial" w:hAnsi="Arial" w:cs="Arial"/>
                <w:sz w:val="18"/>
                <w:szCs w:val="18"/>
                <w:lang w:eastAsia="zh-CN"/>
              </w:rPr>
            </w:pPr>
            <w:r w:rsidRPr="007C0ACB">
              <w:rPr>
                <w:rFonts w:ascii="Arial" w:hAnsi="Arial" w:cs="Arial"/>
                <w:sz w:val="18"/>
                <w:szCs w:val="18"/>
              </w:rPr>
              <w:t>0x</w:t>
            </w:r>
            <w:r w:rsidRPr="007C0ACB">
              <w:rPr>
                <w:rFonts w:ascii="Arial" w:hAnsi="Arial" w:cs="Arial" w:hint="eastAsia"/>
                <w:sz w:val="18"/>
                <w:szCs w:val="18"/>
                <w:lang w:eastAsia="zh-CN"/>
              </w:rPr>
              <w:t>3C</w:t>
            </w:r>
          </w:p>
        </w:tc>
        <w:tc>
          <w:tcPr>
            <w:tcW w:w="0" w:type="auto"/>
            <w:shd w:val="clear" w:color="auto" w:fill="auto"/>
            <w:vAlign w:val="bottom"/>
          </w:tcPr>
          <w:p w:rsidR="00D87C21" w:rsidRPr="007C0ACB" w:rsidRDefault="00D87C21" w:rsidP="0098182C">
            <w:pPr>
              <w:keepNext/>
              <w:widowControl w:val="0"/>
              <w:autoSpaceDE w:val="0"/>
              <w:autoSpaceDN w:val="0"/>
              <w:adjustRightInd w:val="0"/>
              <w:jc w:val="both"/>
              <w:rPr>
                <w:rFonts w:ascii="Arial" w:hAnsi="Arial" w:cs="Arial"/>
                <w:sz w:val="18"/>
                <w:szCs w:val="18"/>
                <w:lang w:eastAsia="zh-CN"/>
              </w:rPr>
            </w:pPr>
            <w:r w:rsidRPr="007C0ACB">
              <w:rPr>
                <w:rFonts w:ascii="Arial" w:hAnsi="Arial" w:cs="Arial" w:hint="eastAsia"/>
                <w:sz w:val="18"/>
                <w:szCs w:val="18"/>
                <w:lang w:eastAsia="zh-CN"/>
              </w:rPr>
              <w:t>0x04</w:t>
            </w:r>
          </w:p>
        </w:tc>
        <w:tc>
          <w:tcPr>
            <w:tcW w:w="0" w:type="auto"/>
            <w:vAlign w:val="bottom"/>
          </w:tcPr>
          <w:p w:rsidR="00D87C21" w:rsidRPr="007C0ACB" w:rsidRDefault="00D87C21" w:rsidP="0098182C">
            <w:pPr>
              <w:keepNext/>
              <w:widowControl w:val="0"/>
              <w:autoSpaceDE w:val="0"/>
              <w:autoSpaceDN w:val="0"/>
              <w:adjustRightInd w:val="0"/>
              <w:jc w:val="both"/>
              <w:rPr>
                <w:rFonts w:ascii="Arial" w:hAnsi="Arial" w:cs="Arial"/>
                <w:sz w:val="18"/>
                <w:szCs w:val="18"/>
                <w:lang w:eastAsia="zh-CN"/>
              </w:rPr>
            </w:pPr>
            <w:bookmarkStart w:id="151" w:name="OLE_LINK51"/>
            <w:bookmarkStart w:id="152" w:name="OLE_LINK52"/>
            <w:r w:rsidRPr="007C0ACB">
              <w:rPr>
                <w:rFonts w:ascii="Arial" w:hAnsi="Arial" w:cs="Arial" w:hint="eastAsia"/>
                <w:sz w:val="18"/>
                <w:szCs w:val="18"/>
                <w:lang w:eastAsia="zh-CN"/>
              </w:rPr>
              <w:t>0x</w:t>
            </w:r>
            <w:r>
              <w:rPr>
                <w:rFonts w:ascii="Arial" w:hAnsi="Arial" w:cs="Arial" w:hint="eastAsia"/>
                <w:sz w:val="18"/>
                <w:szCs w:val="18"/>
                <w:lang w:eastAsia="zh-CN"/>
              </w:rPr>
              <w:t>AA</w:t>
            </w:r>
            <w:bookmarkEnd w:id="151"/>
            <w:bookmarkEnd w:id="152"/>
          </w:p>
        </w:tc>
        <w:tc>
          <w:tcPr>
            <w:tcW w:w="0" w:type="auto"/>
            <w:vAlign w:val="bottom"/>
          </w:tcPr>
          <w:p w:rsidR="00D87C21" w:rsidRPr="007C0ACB" w:rsidRDefault="00D87C21" w:rsidP="0098182C">
            <w:pPr>
              <w:keepNext/>
              <w:widowControl w:val="0"/>
              <w:autoSpaceDE w:val="0"/>
              <w:autoSpaceDN w:val="0"/>
              <w:adjustRightInd w:val="0"/>
              <w:jc w:val="both"/>
              <w:rPr>
                <w:rFonts w:ascii="Arial" w:hAnsi="Arial" w:cs="Arial"/>
                <w:sz w:val="18"/>
                <w:szCs w:val="18"/>
                <w:lang w:eastAsia="zh-CN"/>
              </w:rPr>
            </w:pPr>
            <w:r w:rsidRPr="007C0ACB">
              <w:rPr>
                <w:rFonts w:ascii="Arial" w:hAnsi="Arial" w:cs="Arial" w:hint="eastAsia"/>
                <w:sz w:val="18"/>
                <w:szCs w:val="18"/>
                <w:lang w:eastAsia="zh-CN"/>
              </w:rPr>
              <w:t>0x</w:t>
            </w:r>
            <w:r>
              <w:rPr>
                <w:rFonts w:ascii="Arial" w:hAnsi="Arial" w:cs="Arial" w:hint="eastAsia"/>
                <w:sz w:val="18"/>
                <w:szCs w:val="18"/>
                <w:lang w:eastAsia="zh-CN"/>
              </w:rPr>
              <w:t>AA</w:t>
            </w:r>
          </w:p>
        </w:tc>
        <w:tc>
          <w:tcPr>
            <w:tcW w:w="0" w:type="auto"/>
            <w:vAlign w:val="bottom"/>
          </w:tcPr>
          <w:p w:rsidR="00D87C21" w:rsidRPr="007C0ACB" w:rsidRDefault="00D87C21" w:rsidP="0098182C">
            <w:pPr>
              <w:keepNext/>
              <w:widowControl w:val="0"/>
              <w:autoSpaceDE w:val="0"/>
              <w:autoSpaceDN w:val="0"/>
              <w:adjustRightInd w:val="0"/>
              <w:jc w:val="both"/>
              <w:rPr>
                <w:rFonts w:ascii="Arial" w:hAnsi="Arial" w:cs="Arial"/>
                <w:sz w:val="18"/>
                <w:szCs w:val="18"/>
                <w:lang w:eastAsia="zh-CN"/>
              </w:rPr>
            </w:pPr>
            <w:r w:rsidRPr="007C0ACB">
              <w:rPr>
                <w:rFonts w:ascii="Arial" w:hAnsi="Arial" w:cs="Arial" w:hint="eastAsia"/>
                <w:sz w:val="18"/>
                <w:szCs w:val="18"/>
                <w:lang w:eastAsia="zh-CN"/>
              </w:rPr>
              <w:t>0x</w:t>
            </w:r>
            <w:r>
              <w:rPr>
                <w:rFonts w:ascii="Arial" w:hAnsi="Arial" w:cs="Arial" w:hint="eastAsia"/>
                <w:sz w:val="18"/>
                <w:szCs w:val="18"/>
                <w:lang w:eastAsia="zh-CN"/>
              </w:rPr>
              <w:t>AA</w:t>
            </w:r>
          </w:p>
        </w:tc>
        <w:tc>
          <w:tcPr>
            <w:tcW w:w="0" w:type="auto"/>
            <w:vAlign w:val="bottom"/>
          </w:tcPr>
          <w:p w:rsidR="00D87C21" w:rsidRPr="007C0ACB" w:rsidRDefault="00D87C21" w:rsidP="0098182C">
            <w:pPr>
              <w:jc w:val="both"/>
            </w:pPr>
            <w:r w:rsidRPr="007C0ACB">
              <w:rPr>
                <w:rFonts w:ascii="Arial" w:hAnsi="Arial" w:cs="Arial" w:hint="eastAsia"/>
                <w:sz w:val="18"/>
                <w:szCs w:val="18"/>
                <w:lang w:eastAsia="zh-CN"/>
              </w:rPr>
              <w:t>0x</w:t>
            </w:r>
            <w:r>
              <w:rPr>
                <w:rFonts w:ascii="Arial" w:hAnsi="Arial" w:cs="Arial" w:hint="eastAsia"/>
                <w:sz w:val="18"/>
                <w:szCs w:val="18"/>
                <w:lang w:eastAsia="zh-CN"/>
              </w:rPr>
              <w:t>AA</w:t>
            </w:r>
          </w:p>
        </w:tc>
        <w:tc>
          <w:tcPr>
            <w:tcW w:w="0" w:type="auto"/>
            <w:vAlign w:val="bottom"/>
          </w:tcPr>
          <w:p w:rsidR="00D87C21" w:rsidRPr="007C0ACB" w:rsidRDefault="00D87C21" w:rsidP="0098182C">
            <w:pPr>
              <w:jc w:val="both"/>
            </w:pPr>
            <w:r w:rsidRPr="007C0ACB">
              <w:rPr>
                <w:rFonts w:ascii="Arial" w:hAnsi="Arial" w:cs="Arial" w:hint="eastAsia"/>
                <w:sz w:val="18"/>
                <w:szCs w:val="18"/>
                <w:lang w:eastAsia="zh-CN"/>
              </w:rPr>
              <w:t>0x</w:t>
            </w:r>
            <w:r>
              <w:rPr>
                <w:rFonts w:ascii="Arial" w:hAnsi="Arial" w:cs="Arial" w:hint="eastAsia"/>
                <w:sz w:val="18"/>
                <w:szCs w:val="18"/>
                <w:lang w:eastAsia="zh-CN"/>
              </w:rPr>
              <w:t>AA</w:t>
            </w:r>
          </w:p>
        </w:tc>
        <w:tc>
          <w:tcPr>
            <w:tcW w:w="0" w:type="auto"/>
            <w:shd w:val="clear" w:color="auto" w:fill="auto"/>
            <w:vAlign w:val="bottom"/>
          </w:tcPr>
          <w:p w:rsidR="00D87C21" w:rsidRPr="007C0ACB" w:rsidRDefault="00D87C21" w:rsidP="0098182C">
            <w:pPr>
              <w:jc w:val="both"/>
              <w:rPr>
                <w:rFonts w:ascii="Arial" w:hAnsi="Arial" w:cs="Arial"/>
                <w:sz w:val="18"/>
                <w:szCs w:val="18"/>
                <w:lang w:eastAsia="zh-CN"/>
              </w:rPr>
            </w:pPr>
            <w:r w:rsidRPr="007C0ACB">
              <w:rPr>
                <w:rFonts w:ascii="Arial" w:hAnsi="Arial" w:cs="Arial" w:hint="eastAsia"/>
                <w:sz w:val="18"/>
                <w:szCs w:val="18"/>
                <w:lang w:eastAsia="zh-CN"/>
              </w:rPr>
              <w:t>0x</w:t>
            </w:r>
            <w:r>
              <w:rPr>
                <w:rFonts w:ascii="Arial" w:hAnsi="Arial" w:cs="Arial" w:hint="eastAsia"/>
                <w:sz w:val="18"/>
                <w:szCs w:val="18"/>
                <w:lang w:eastAsia="zh-CN"/>
              </w:rPr>
              <w:t>AA</w:t>
            </w:r>
          </w:p>
        </w:tc>
      </w:tr>
    </w:tbl>
    <w:p w:rsidR="00D87C21" w:rsidRPr="007C0ACB" w:rsidRDefault="00D87C21" w:rsidP="00D87C21">
      <w:pPr>
        <w:rPr>
          <w:rFonts w:ascii="Arial" w:hAnsi="Arial" w:cs="Arial" w:hint="eastAsia"/>
          <w:sz w:val="21"/>
          <w:szCs w:val="21"/>
          <w:lang w:val="en-GB" w:eastAsia="zh-CN"/>
        </w:rPr>
      </w:pPr>
      <w:r w:rsidRPr="007C0ACB">
        <w:rPr>
          <w:rFonts w:ascii="Arial" w:hAnsi="Arial" w:cs="Arial" w:hint="eastAsia"/>
          <w:sz w:val="21"/>
          <w:szCs w:val="21"/>
          <w:lang w:val="en-GB" w:eastAsia="zh-CN"/>
        </w:rPr>
        <w:t>Ecu Response: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707"/>
        <w:gridCol w:w="707"/>
        <w:gridCol w:w="707"/>
        <w:gridCol w:w="707"/>
        <w:gridCol w:w="707"/>
        <w:gridCol w:w="707"/>
      </w:tblGrid>
      <w:tr w:rsidR="00D87C21" w:rsidRPr="007C0ACB" w:rsidTr="0098182C">
        <w:trPr>
          <w:trHeight w:val="276"/>
        </w:trPr>
        <w:tc>
          <w:tcPr>
            <w:tcW w:w="0" w:type="auto"/>
            <w:shd w:val="clear" w:color="auto" w:fill="E6E6E6"/>
            <w:vAlign w:val="center"/>
          </w:tcPr>
          <w:p w:rsidR="00D87C21" w:rsidRPr="003447D0" w:rsidRDefault="00D87C21" w:rsidP="0098182C">
            <w:pPr>
              <w:jc w:val="center"/>
              <w:rPr>
                <w:rFonts w:ascii="Arial" w:hAnsi="Arial" w:cs="Arial"/>
                <w:b/>
                <w:sz w:val="18"/>
                <w:szCs w:val="18"/>
                <w:lang w:eastAsia="zh-CN"/>
              </w:rPr>
            </w:pPr>
            <w:r w:rsidRPr="003447D0">
              <w:rPr>
                <w:rFonts w:ascii="Arial" w:hAnsi="Arial" w:cs="Arial" w:hint="eastAsia"/>
                <w:b/>
                <w:sz w:val="18"/>
                <w:szCs w:val="18"/>
                <w:lang w:eastAsia="zh-CN"/>
              </w:rPr>
              <w:t>Can ID(STD)</w:t>
            </w:r>
          </w:p>
        </w:tc>
        <w:tc>
          <w:tcPr>
            <w:tcW w:w="0" w:type="auto"/>
            <w:shd w:val="clear" w:color="auto" w:fill="E6E6E6"/>
            <w:vAlign w:val="center"/>
          </w:tcPr>
          <w:p w:rsidR="00D87C21" w:rsidRPr="003447D0" w:rsidRDefault="00D87C21" w:rsidP="0098182C">
            <w:pPr>
              <w:jc w:val="center"/>
              <w:rPr>
                <w:rFonts w:ascii="Arial" w:hAnsi="Arial" w:cs="Arial" w:hint="eastAsia"/>
                <w:b/>
                <w:sz w:val="18"/>
                <w:szCs w:val="18"/>
                <w:lang w:eastAsia="zh-CN"/>
              </w:rPr>
            </w:pPr>
            <w:r w:rsidRPr="003447D0">
              <w:rPr>
                <w:rFonts w:ascii="Arial" w:hAnsi="Arial" w:cs="Arial" w:hint="eastAsia"/>
                <w:b/>
                <w:sz w:val="18"/>
                <w:szCs w:val="18"/>
                <w:lang w:eastAsia="zh-CN"/>
              </w:rPr>
              <w:t>Data0</w:t>
            </w:r>
          </w:p>
        </w:tc>
        <w:tc>
          <w:tcPr>
            <w:tcW w:w="0" w:type="auto"/>
            <w:shd w:val="clear" w:color="auto" w:fill="E6E6E6"/>
            <w:vAlign w:val="center"/>
          </w:tcPr>
          <w:p w:rsidR="00D87C21" w:rsidRPr="003447D0" w:rsidRDefault="00D87C21" w:rsidP="0098182C">
            <w:pPr>
              <w:jc w:val="center"/>
              <w:rPr>
                <w:rFonts w:ascii="Arial" w:hAnsi="Arial" w:cs="Arial" w:hint="eastAsia"/>
                <w:b/>
                <w:sz w:val="18"/>
                <w:szCs w:val="18"/>
                <w:lang w:eastAsia="zh-CN"/>
              </w:rPr>
            </w:pPr>
            <w:r w:rsidRPr="003447D0">
              <w:rPr>
                <w:rFonts w:ascii="Arial" w:hAnsi="Arial" w:cs="Arial" w:hint="eastAsia"/>
                <w:b/>
                <w:sz w:val="18"/>
                <w:szCs w:val="18"/>
                <w:lang w:eastAsia="zh-CN"/>
              </w:rPr>
              <w:t>Data1</w:t>
            </w:r>
          </w:p>
        </w:tc>
        <w:tc>
          <w:tcPr>
            <w:tcW w:w="0" w:type="auto"/>
            <w:shd w:val="clear" w:color="auto" w:fill="E6E6E6"/>
            <w:vAlign w:val="center"/>
          </w:tcPr>
          <w:p w:rsidR="00D87C21" w:rsidRPr="003447D0" w:rsidRDefault="00D87C21" w:rsidP="0098182C">
            <w:pPr>
              <w:jc w:val="center"/>
              <w:rPr>
                <w:rFonts w:ascii="Arial" w:hAnsi="Arial" w:cs="Arial" w:hint="eastAsia"/>
                <w:b/>
                <w:sz w:val="18"/>
                <w:szCs w:val="18"/>
                <w:lang w:eastAsia="zh-CN"/>
              </w:rPr>
            </w:pPr>
            <w:r w:rsidRPr="003447D0">
              <w:rPr>
                <w:rFonts w:ascii="Arial" w:hAnsi="Arial" w:cs="Arial" w:hint="eastAsia"/>
                <w:b/>
                <w:sz w:val="18"/>
                <w:szCs w:val="18"/>
                <w:lang w:eastAsia="zh-CN"/>
              </w:rPr>
              <w:t>Data2</w:t>
            </w:r>
          </w:p>
        </w:tc>
        <w:tc>
          <w:tcPr>
            <w:tcW w:w="0" w:type="auto"/>
            <w:shd w:val="clear" w:color="auto" w:fill="E6E6E6"/>
            <w:vAlign w:val="center"/>
          </w:tcPr>
          <w:p w:rsidR="00D87C21" w:rsidRPr="003447D0" w:rsidRDefault="00D87C21" w:rsidP="0098182C">
            <w:pPr>
              <w:jc w:val="center"/>
              <w:rPr>
                <w:rFonts w:ascii="Arial" w:hAnsi="Arial" w:cs="Arial" w:hint="eastAsia"/>
                <w:b/>
                <w:sz w:val="18"/>
                <w:szCs w:val="18"/>
                <w:lang w:eastAsia="zh-CN"/>
              </w:rPr>
            </w:pPr>
            <w:r w:rsidRPr="003447D0">
              <w:rPr>
                <w:rFonts w:ascii="Arial" w:hAnsi="Arial" w:cs="Arial" w:hint="eastAsia"/>
                <w:b/>
                <w:sz w:val="18"/>
                <w:szCs w:val="18"/>
                <w:lang w:eastAsia="zh-CN"/>
              </w:rPr>
              <w:t>Data3</w:t>
            </w:r>
          </w:p>
        </w:tc>
        <w:tc>
          <w:tcPr>
            <w:tcW w:w="0" w:type="auto"/>
            <w:shd w:val="clear" w:color="auto" w:fill="E6E6E6"/>
            <w:vAlign w:val="center"/>
          </w:tcPr>
          <w:p w:rsidR="00D87C21" w:rsidRPr="003447D0" w:rsidRDefault="00D87C21" w:rsidP="0098182C">
            <w:pPr>
              <w:keepNext/>
              <w:widowControl w:val="0"/>
              <w:autoSpaceDE w:val="0"/>
              <w:autoSpaceDN w:val="0"/>
              <w:adjustRightInd w:val="0"/>
              <w:jc w:val="center"/>
              <w:rPr>
                <w:rFonts w:ascii="Arial" w:hAnsi="Arial" w:cs="Arial" w:hint="eastAsia"/>
                <w:b/>
                <w:sz w:val="18"/>
                <w:szCs w:val="18"/>
                <w:lang w:eastAsia="zh-CN"/>
              </w:rPr>
            </w:pPr>
            <w:r w:rsidRPr="003447D0">
              <w:rPr>
                <w:rFonts w:ascii="Arial" w:hAnsi="Arial" w:cs="Arial" w:hint="eastAsia"/>
                <w:b/>
                <w:sz w:val="18"/>
                <w:szCs w:val="18"/>
                <w:lang w:eastAsia="zh-CN"/>
              </w:rPr>
              <w:t>Data4</w:t>
            </w:r>
          </w:p>
        </w:tc>
        <w:tc>
          <w:tcPr>
            <w:tcW w:w="0" w:type="auto"/>
            <w:shd w:val="clear" w:color="auto" w:fill="E6E6E6"/>
            <w:vAlign w:val="center"/>
          </w:tcPr>
          <w:p w:rsidR="00D87C21" w:rsidRPr="003447D0" w:rsidRDefault="00D87C21" w:rsidP="0098182C">
            <w:pPr>
              <w:jc w:val="center"/>
              <w:rPr>
                <w:rFonts w:ascii="Arial" w:hAnsi="Arial" w:cs="Arial"/>
                <w:b/>
                <w:sz w:val="18"/>
                <w:szCs w:val="18"/>
                <w:lang w:eastAsia="zh-CN"/>
              </w:rPr>
            </w:pPr>
            <w:r w:rsidRPr="003447D0">
              <w:rPr>
                <w:rFonts w:ascii="Arial" w:hAnsi="Arial" w:cs="Arial" w:hint="eastAsia"/>
                <w:b/>
                <w:sz w:val="18"/>
                <w:szCs w:val="18"/>
                <w:lang w:eastAsia="zh-CN"/>
              </w:rPr>
              <w:t>Data5</w:t>
            </w:r>
          </w:p>
        </w:tc>
        <w:tc>
          <w:tcPr>
            <w:tcW w:w="0" w:type="auto"/>
            <w:shd w:val="clear" w:color="auto" w:fill="E6E6E6"/>
            <w:vAlign w:val="center"/>
          </w:tcPr>
          <w:p w:rsidR="00D87C21" w:rsidRPr="003447D0" w:rsidRDefault="00D87C21" w:rsidP="0098182C">
            <w:pPr>
              <w:keepNext/>
              <w:widowControl w:val="0"/>
              <w:autoSpaceDE w:val="0"/>
              <w:autoSpaceDN w:val="0"/>
              <w:adjustRightInd w:val="0"/>
              <w:jc w:val="center"/>
              <w:rPr>
                <w:rFonts w:ascii="Arial" w:hAnsi="Arial" w:cs="Arial" w:hint="eastAsia"/>
                <w:b/>
                <w:sz w:val="18"/>
                <w:szCs w:val="18"/>
                <w:lang w:eastAsia="zh-CN"/>
              </w:rPr>
            </w:pPr>
            <w:r w:rsidRPr="003447D0">
              <w:rPr>
                <w:rFonts w:ascii="Arial" w:hAnsi="Arial" w:cs="Arial" w:hint="eastAsia"/>
                <w:b/>
                <w:sz w:val="18"/>
                <w:szCs w:val="18"/>
                <w:lang w:eastAsia="zh-CN"/>
              </w:rPr>
              <w:t>Data6</w:t>
            </w:r>
          </w:p>
        </w:tc>
        <w:tc>
          <w:tcPr>
            <w:tcW w:w="0" w:type="auto"/>
            <w:shd w:val="clear" w:color="auto" w:fill="E6E6E6"/>
            <w:vAlign w:val="center"/>
          </w:tcPr>
          <w:p w:rsidR="00D87C21" w:rsidRPr="003447D0" w:rsidRDefault="00D87C21" w:rsidP="0098182C">
            <w:pPr>
              <w:jc w:val="center"/>
              <w:rPr>
                <w:rFonts w:ascii="Arial" w:hAnsi="Arial" w:cs="Arial"/>
                <w:b/>
                <w:sz w:val="18"/>
                <w:szCs w:val="18"/>
                <w:lang w:eastAsia="zh-CN"/>
              </w:rPr>
            </w:pPr>
            <w:r w:rsidRPr="003447D0">
              <w:rPr>
                <w:rFonts w:ascii="Arial" w:hAnsi="Arial" w:cs="Arial" w:hint="eastAsia"/>
                <w:b/>
                <w:sz w:val="18"/>
                <w:szCs w:val="18"/>
                <w:lang w:eastAsia="zh-CN"/>
              </w:rPr>
              <w:t>Data7</w:t>
            </w:r>
          </w:p>
        </w:tc>
      </w:tr>
      <w:tr w:rsidR="00D87C21" w:rsidRPr="007C0ACB" w:rsidTr="0098182C">
        <w:trPr>
          <w:trHeight w:val="223"/>
        </w:trPr>
        <w:tc>
          <w:tcPr>
            <w:tcW w:w="0" w:type="auto"/>
            <w:shd w:val="clear" w:color="auto" w:fill="auto"/>
            <w:vAlign w:val="center"/>
          </w:tcPr>
          <w:p w:rsidR="00D87C21" w:rsidRPr="007C0ACB" w:rsidRDefault="00D87C21" w:rsidP="0098182C">
            <w:pPr>
              <w:jc w:val="center"/>
              <w:rPr>
                <w:rFonts w:ascii="Arial" w:hAnsi="Arial" w:hint="eastAsia"/>
                <w:sz w:val="18"/>
                <w:lang w:eastAsia="zh-CN"/>
              </w:rPr>
            </w:pPr>
            <w:r>
              <w:rPr>
                <w:rFonts w:ascii="Arial" w:hAnsi="Arial"/>
                <w:sz w:val="18"/>
              </w:rPr>
              <w:t>0x774</w:t>
            </w:r>
          </w:p>
        </w:tc>
        <w:tc>
          <w:tcPr>
            <w:tcW w:w="0" w:type="auto"/>
            <w:shd w:val="clear" w:color="auto" w:fill="auto"/>
            <w:vAlign w:val="center"/>
          </w:tcPr>
          <w:p w:rsidR="00D87C21" w:rsidRPr="007C0ACB" w:rsidRDefault="00D87C21" w:rsidP="0098182C">
            <w:pPr>
              <w:widowControl w:val="0"/>
              <w:autoSpaceDE w:val="0"/>
              <w:autoSpaceDN w:val="0"/>
              <w:adjustRightInd w:val="0"/>
              <w:jc w:val="center"/>
              <w:rPr>
                <w:rFonts w:ascii="Arial" w:hAnsi="Arial" w:cs="Arial"/>
                <w:sz w:val="18"/>
                <w:szCs w:val="18"/>
                <w:lang w:eastAsia="zh-CN"/>
              </w:rPr>
            </w:pPr>
            <w:r w:rsidRPr="007C0ACB">
              <w:rPr>
                <w:rFonts w:ascii="Arial" w:hAnsi="Arial" w:cs="Arial"/>
                <w:sz w:val="18"/>
                <w:szCs w:val="18"/>
              </w:rPr>
              <w:t>0x</w:t>
            </w:r>
            <w:r w:rsidRPr="007C0ACB">
              <w:rPr>
                <w:rFonts w:ascii="Arial" w:hAnsi="Arial" w:cs="Arial" w:hint="eastAsia"/>
                <w:sz w:val="18"/>
                <w:szCs w:val="18"/>
                <w:lang w:eastAsia="zh-CN"/>
              </w:rPr>
              <w:t>7C</w:t>
            </w:r>
          </w:p>
        </w:tc>
        <w:tc>
          <w:tcPr>
            <w:tcW w:w="0" w:type="auto"/>
            <w:shd w:val="clear" w:color="auto" w:fill="auto"/>
            <w:vAlign w:val="center"/>
          </w:tcPr>
          <w:p w:rsidR="00D87C21" w:rsidRPr="007C0ACB" w:rsidRDefault="00D87C21" w:rsidP="0098182C">
            <w:pPr>
              <w:keepNext/>
              <w:widowControl w:val="0"/>
              <w:autoSpaceDE w:val="0"/>
              <w:autoSpaceDN w:val="0"/>
              <w:adjustRightInd w:val="0"/>
              <w:jc w:val="center"/>
              <w:rPr>
                <w:rFonts w:ascii="Arial" w:hAnsi="Arial" w:cs="Arial"/>
                <w:sz w:val="18"/>
                <w:szCs w:val="18"/>
                <w:lang w:eastAsia="zh-CN"/>
              </w:rPr>
            </w:pPr>
            <w:r w:rsidRPr="007C0ACB">
              <w:rPr>
                <w:rFonts w:ascii="Arial" w:hAnsi="Arial" w:cs="Arial" w:hint="eastAsia"/>
                <w:sz w:val="18"/>
                <w:szCs w:val="18"/>
                <w:lang w:eastAsia="zh-CN"/>
              </w:rPr>
              <w:t>0x04</w:t>
            </w:r>
          </w:p>
        </w:tc>
        <w:tc>
          <w:tcPr>
            <w:tcW w:w="0" w:type="auto"/>
            <w:vAlign w:val="center"/>
          </w:tcPr>
          <w:p w:rsidR="00D87C21" w:rsidRPr="007C0ACB" w:rsidRDefault="00D87C21" w:rsidP="0098182C">
            <w:pPr>
              <w:keepNext/>
              <w:widowControl w:val="0"/>
              <w:autoSpaceDE w:val="0"/>
              <w:autoSpaceDN w:val="0"/>
              <w:adjustRightInd w:val="0"/>
              <w:jc w:val="center"/>
              <w:rPr>
                <w:rFonts w:ascii="Arial" w:hAnsi="Arial" w:cs="Arial"/>
                <w:sz w:val="18"/>
                <w:szCs w:val="18"/>
                <w:lang w:eastAsia="zh-CN"/>
              </w:rPr>
            </w:pPr>
            <w:r w:rsidRPr="007C0ACB">
              <w:rPr>
                <w:rFonts w:ascii="Arial" w:hAnsi="Arial" w:cs="Arial" w:hint="eastAsia"/>
                <w:sz w:val="18"/>
                <w:szCs w:val="18"/>
                <w:lang w:eastAsia="zh-CN"/>
              </w:rPr>
              <w:t>0x11</w:t>
            </w:r>
          </w:p>
        </w:tc>
        <w:tc>
          <w:tcPr>
            <w:tcW w:w="0" w:type="auto"/>
            <w:vAlign w:val="center"/>
          </w:tcPr>
          <w:p w:rsidR="00D87C21" w:rsidRPr="007C0ACB" w:rsidRDefault="00D87C21" w:rsidP="0098182C">
            <w:pPr>
              <w:keepNext/>
              <w:widowControl w:val="0"/>
              <w:autoSpaceDE w:val="0"/>
              <w:autoSpaceDN w:val="0"/>
              <w:adjustRightInd w:val="0"/>
              <w:jc w:val="center"/>
              <w:rPr>
                <w:rFonts w:ascii="Arial" w:hAnsi="Arial" w:cs="Arial"/>
                <w:sz w:val="18"/>
                <w:szCs w:val="18"/>
                <w:lang w:eastAsia="zh-CN"/>
              </w:rPr>
            </w:pPr>
            <w:r w:rsidRPr="007C0ACB">
              <w:rPr>
                <w:rFonts w:ascii="Arial" w:hAnsi="Arial" w:cs="Arial" w:hint="eastAsia"/>
                <w:sz w:val="18"/>
                <w:szCs w:val="18"/>
                <w:lang w:eastAsia="zh-CN"/>
              </w:rPr>
              <w:t>0x22</w:t>
            </w:r>
          </w:p>
        </w:tc>
        <w:tc>
          <w:tcPr>
            <w:tcW w:w="0" w:type="auto"/>
            <w:vAlign w:val="center"/>
          </w:tcPr>
          <w:p w:rsidR="00D87C21" w:rsidRPr="007C0ACB" w:rsidRDefault="00D87C21" w:rsidP="0098182C">
            <w:pPr>
              <w:keepNext/>
              <w:widowControl w:val="0"/>
              <w:autoSpaceDE w:val="0"/>
              <w:autoSpaceDN w:val="0"/>
              <w:adjustRightInd w:val="0"/>
              <w:jc w:val="center"/>
              <w:rPr>
                <w:rFonts w:ascii="Arial" w:hAnsi="Arial" w:cs="Arial"/>
                <w:sz w:val="18"/>
                <w:szCs w:val="18"/>
                <w:lang w:eastAsia="zh-CN"/>
              </w:rPr>
            </w:pPr>
            <w:r w:rsidRPr="007C0ACB">
              <w:rPr>
                <w:rFonts w:ascii="Arial" w:hAnsi="Arial" w:cs="Arial" w:hint="eastAsia"/>
                <w:sz w:val="18"/>
                <w:szCs w:val="18"/>
                <w:lang w:eastAsia="zh-CN"/>
              </w:rPr>
              <w:t>0x33</w:t>
            </w:r>
          </w:p>
        </w:tc>
        <w:tc>
          <w:tcPr>
            <w:tcW w:w="0" w:type="auto"/>
          </w:tcPr>
          <w:p w:rsidR="00D87C21" w:rsidRPr="007C0ACB" w:rsidRDefault="00D87C21" w:rsidP="0098182C">
            <w:r w:rsidRPr="007C0ACB">
              <w:rPr>
                <w:rFonts w:ascii="Arial" w:hAnsi="Arial" w:cs="Arial" w:hint="eastAsia"/>
                <w:sz w:val="18"/>
                <w:szCs w:val="18"/>
                <w:lang w:eastAsia="zh-CN"/>
              </w:rPr>
              <w:t>0x44</w:t>
            </w:r>
          </w:p>
        </w:tc>
        <w:tc>
          <w:tcPr>
            <w:tcW w:w="0" w:type="auto"/>
          </w:tcPr>
          <w:p w:rsidR="00D87C21" w:rsidRPr="003447D0" w:rsidRDefault="00D87C21" w:rsidP="0098182C">
            <w:r w:rsidRPr="003447D0">
              <w:rPr>
                <w:rFonts w:ascii="Arial" w:hAnsi="Arial" w:cs="Arial" w:hint="eastAsia"/>
                <w:sz w:val="18"/>
                <w:szCs w:val="18"/>
                <w:lang w:eastAsia="zh-CN"/>
              </w:rPr>
              <w:t>---</w:t>
            </w:r>
          </w:p>
        </w:tc>
        <w:tc>
          <w:tcPr>
            <w:tcW w:w="0" w:type="auto"/>
            <w:shd w:val="clear" w:color="auto" w:fill="auto"/>
            <w:vAlign w:val="center"/>
          </w:tcPr>
          <w:p w:rsidR="00D87C21" w:rsidRPr="003447D0" w:rsidRDefault="00D87C21" w:rsidP="0098182C">
            <w:pPr>
              <w:jc w:val="center"/>
              <w:rPr>
                <w:rFonts w:ascii="Arial" w:hAnsi="Arial" w:cs="Arial"/>
                <w:sz w:val="18"/>
                <w:szCs w:val="18"/>
                <w:lang w:eastAsia="zh-CN"/>
              </w:rPr>
            </w:pPr>
            <w:r w:rsidRPr="003447D0">
              <w:rPr>
                <w:rFonts w:ascii="Arial" w:hAnsi="Arial" w:cs="Arial" w:hint="eastAsia"/>
                <w:sz w:val="18"/>
                <w:szCs w:val="18"/>
                <w:lang w:eastAsia="zh-CN"/>
              </w:rPr>
              <w:t>---</w:t>
            </w:r>
          </w:p>
        </w:tc>
      </w:tr>
    </w:tbl>
    <w:p w:rsidR="00D87C21" w:rsidRPr="007C0ACB" w:rsidRDefault="00D87C21" w:rsidP="00D87C21">
      <w:pPr>
        <w:rPr>
          <w:rFonts w:ascii="Arial" w:hAnsi="Arial" w:cs="Arial" w:hint="eastAsia"/>
          <w:sz w:val="21"/>
          <w:szCs w:val="21"/>
          <w:lang w:val="en-GB" w:eastAsia="zh-CN"/>
        </w:rPr>
      </w:pPr>
      <w:r w:rsidRPr="007C0ACB">
        <w:rPr>
          <w:rFonts w:ascii="Arial" w:hAnsi="Arial" w:cs="Arial"/>
          <w:sz w:val="21"/>
          <w:szCs w:val="21"/>
          <w:lang w:val="en-GB" w:eastAsia="zh-CN"/>
        </w:rPr>
        <w:t>C</w:t>
      </w:r>
      <w:r w:rsidRPr="007C0ACB">
        <w:rPr>
          <w:rFonts w:ascii="Arial" w:hAnsi="Arial" w:cs="Arial" w:hint="eastAsia"/>
          <w:sz w:val="21"/>
          <w:szCs w:val="21"/>
          <w:lang w:val="en-GB" w:eastAsia="zh-CN"/>
        </w:rPr>
        <w:t>ommand 0x05 Send: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707"/>
        <w:gridCol w:w="707"/>
        <w:gridCol w:w="707"/>
        <w:gridCol w:w="707"/>
        <w:gridCol w:w="707"/>
        <w:gridCol w:w="707"/>
      </w:tblGrid>
      <w:tr w:rsidR="00D87C21" w:rsidRPr="007C0ACB" w:rsidTr="0098182C">
        <w:trPr>
          <w:trHeight w:val="276"/>
        </w:trPr>
        <w:tc>
          <w:tcPr>
            <w:tcW w:w="0" w:type="auto"/>
            <w:shd w:val="clear" w:color="auto" w:fill="E6E6E6"/>
            <w:vAlign w:val="center"/>
          </w:tcPr>
          <w:p w:rsidR="00D87C21" w:rsidRPr="003447D0" w:rsidRDefault="00D87C21" w:rsidP="0098182C">
            <w:pPr>
              <w:jc w:val="center"/>
              <w:rPr>
                <w:rFonts w:ascii="Arial" w:hAnsi="Arial" w:cs="Arial"/>
                <w:b/>
                <w:sz w:val="18"/>
                <w:szCs w:val="18"/>
                <w:lang w:eastAsia="zh-CN"/>
              </w:rPr>
            </w:pPr>
            <w:r w:rsidRPr="003447D0">
              <w:rPr>
                <w:rFonts w:ascii="Arial" w:hAnsi="Arial" w:cs="Arial" w:hint="eastAsia"/>
                <w:b/>
                <w:sz w:val="18"/>
                <w:szCs w:val="18"/>
                <w:lang w:eastAsia="zh-CN"/>
              </w:rPr>
              <w:t>Can ID(STD)</w:t>
            </w:r>
          </w:p>
        </w:tc>
        <w:tc>
          <w:tcPr>
            <w:tcW w:w="0" w:type="auto"/>
            <w:shd w:val="clear" w:color="auto" w:fill="E6E6E6"/>
            <w:vAlign w:val="center"/>
          </w:tcPr>
          <w:p w:rsidR="00D87C21" w:rsidRPr="003447D0" w:rsidRDefault="00D87C21" w:rsidP="0098182C">
            <w:pPr>
              <w:jc w:val="center"/>
              <w:rPr>
                <w:rFonts w:ascii="Arial" w:hAnsi="Arial" w:cs="Arial" w:hint="eastAsia"/>
                <w:b/>
                <w:sz w:val="18"/>
                <w:szCs w:val="18"/>
                <w:lang w:eastAsia="zh-CN"/>
              </w:rPr>
            </w:pPr>
            <w:r w:rsidRPr="003447D0">
              <w:rPr>
                <w:rFonts w:ascii="Arial" w:hAnsi="Arial" w:cs="Arial" w:hint="eastAsia"/>
                <w:b/>
                <w:sz w:val="18"/>
                <w:szCs w:val="18"/>
                <w:lang w:eastAsia="zh-CN"/>
              </w:rPr>
              <w:t>Data0</w:t>
            </w:r>
          </w:p>
        </w:tc>
        <w:tc>
          <w:tcPr>
            <w:tcW w:w="0" w:type="auto"/>
            <w:shd w:val="clear" w:color="auto" w:fill="E6E6E6"/>
            <w:vAlign w:val="center"/>
          </w:tcPr>
          <w:p w:rsidR="00D87C21" w:rsidRPr="003447D0" w:rsidRDefault="00D87C21" w:rsidP="0098182C">
            <w:pPr>
              <w:jc w:val="center"/>
              <w:rPr>
                <w:rFonts w:ascii="Arial" w:hAnsi="Arial" w:cs="Arial" w:hint="eastAsia"/>
                <w:b/>
                <w:sz w:val="18"/>
                <w:szCs w:val="18"/>
                <w:lang w:eastAsia="zh-CN"/>
              </w:rPr>
            </w:pPr>
            <w:r w:rsidRPr="003447D0">
              <w:rPr>
                <w:rFonts w:ascii="Arial" w:hAnsi="Arial" w:cs="Arial" w:hint="eastAsia"/>
                <w:b/>
                <w:sz w:val="18"/>
                <w:szCs w:val="18"/>
                <w:lang w:eastAsia="zh-CN"/>
              </w:rPr>
              <w:t>Data1</w:t>
            </w:r>
          </w:p>
        </w:tc>
        <w:tc>
          <w:tcPr>
            <w:tcW w:w="0" w:type="auto"/>
            <w:shd w:val="clear" w:color="auto" w:fill="E6E6E6"/>
            <w:vAlign w:val="center"/>
          </w:tcPr>
          <w:p w:rsidR="00D87C21" w:rsidRPr="003447D0" w:rsidRDefault="00D87C21" w:rsidP="0098182C">
            <w:pPr>
              <w:jc w:val="center"/>
              <w:rPr>
                <w:rFonts w:ascii="Arial" w:hAnsi="Arial" w:cs="Arial" w:hint="eastAsia"/>
                <w:b/>
                <w:sz w:val="18"/>
                <w:szCs w:val="18"/>
                <w:lang w:eastAsia="zh-CN"/>
              </w:rPr>
            </w:pPr>
            <w:r w:rsidRPr="003447D0">
              <w:rPr>
                <w:rFonts w:ascii="Arial" w:hAnsi="Arial" w:cs="Arial" w:hint="eastAsia"/>
                <w:b/>
                <w:sz w:val="18"/>
                <w:szCs w:val="18"/>
                <w:lang w:eastAsia="zh-CN"/>
              </w:rPr>
              <w:t>Data2</w:t>
            </w:r>
          </w:p>
        </w:tc>
        <w:tc>
          <w:tcPr>
            <w:tcW w:w="0" w:type="auto"/>
            <w:shd w:val="clear" w:color="auto" w:fill="E6E6E6"/>
            <w:vAlign w:val="center"/>
          </w:tcPr>
          <w:p w:rsidR="00D87C21" w:rsidRPr="003447D0" w:rsidRDefault="00D87C21" w:rsidP="0098182C">
            <w:pPr>
              <w:jc w:val="center"/>
              <w:rPr>
                <w:rFonts w:ascii="Arial" w:hAnsi="Arial" w:cs="Arial" w:hint="eastAsia"/>
                <w:b/>
                <w:sz w:val="18"/>
                <w:szCs w:val="18"/>
                <w:lang w:eastAsia="zh-CN"/>
              </w:rPr>
            </w:pPr>
            <w:r w:rsidRPr="003447D0">
              <w:rPr>
                <w:rFonts w:ascii="Arial" w:hAnsi="Arial" w:cs="Arial" w:hint="eastAsia"/>
                <w:b/>
                <w:sz w:val="18"/>
                <w:szCs w:val="18"/>
                <w:lang w:eastAsia="zh-CN"/>
              </w:rPr>
              <w:t>Data3</w:t>
            </w:r>
          </w:p>
        </w:tc>
        <w:tc>
          <w:tcPr>
            <w:tcW w:w="0" w:type="auto"/>
            <w:shd w:val="clear" w:color="auto" w:fill="E6E6E6"/>
            <w:vAlign w:val="center"/>
          </w:tcPr>
          <w:p w:rsidR="00D87C21" w:rsidRPr="003447D0" w:rsidRDefault="00D87C21" w:rsidP="0098182C">
            <w:pPr>
              <w:keepNext/>
              <w:widowControl w:val="0"/>
              <w:autoSpaceDE w:val="0"/>
              <w:autoSpaceDN w:val="0"/>
              <w:adjustRightInd w:val="0"/>
              <w:jc w:val="center"/>
              <w:rPr>
                <w:rFonts w:ascii="Arial" w:hAnsi="Arial" w:cs="Arial" w:hint="eastAsia"/>
                <w:b/>
                <w:sz w:val="18"/>
                <w:szCs w:val="18"/>
                <w:lang w:eastAsia="zh-CN"/>
              </w:rPr>
            </w:pPr>
            <w:r w:rsidRPr="003447D0">
              <w:rPr>
                <w:rFonts w:ascii="Arial" w:hAnsi="Arial" w:cs="Arial" w:hint="eastAsia"/>
                <w:b/>
                <w:sz w:val="18"/>
                <w:szCs w:val="18"/>
                <w:lang w:eastAsia="zh-CN"/>
              </w:rPr>
              <w:t>Data4</w:t>
            </w:r>
          </w:p>
        </w:tc>
        <w:tc>
          <w:tcPr>
            <w:tcW w:w="0" w:type="auto"/>
            <w:shd w:val="clear" w:color="auto" w:fill="E6E6E6"/>
            <w:vAlign w:val="center"/>
          </w:tcPr>
          <w:p w:rsidR="00D87C21" w:rsidRPr="003447D0" w:rsidRDefault="00D87C21" w:rsidP="0098182C">
            <w:pPr>
              <w:jc w:val="center"/>
              <w:rPr>
                <w:rFonts w:ascii="Arial" w:hAnsi="Arial" w:cs="Arial"/>
                <w:b/>
                <w:sz w:val="18"/>
                <w:szCs w:val="18"/>
                <w:lang w:eastAsia="zh-CN"/>
              </w:rPr>
            </w:pPr>
            <w:r w:rsidRPr="003447D0">
              <w:rPr>
                <w:rFonts w:ascii="Arial" w:hAnsi="Arial" w:cs="Arial" w:hint="eastAsia"/>
                <w:b/>
                <w:sz w:val="18"/>
                <w:szCs w:val="18"/>
                <w:lang w:eastAsia="zh-CN"/>
              </w:rPr>
              <w:t>Data5</w:t>
            </w:r>
          </w:p>
        </w:tc>
        <w:tc>
          <w:tcPr>
            <w:tcW w:w="0" w:type="auto"/>
            <w:shd w:val="clear" w:color="auto" w:fill="E6E6E6"/>
            <w:vAlign w:val="center"/>
          </w:tcPr>
          <w:p w:rsidR="00D87C21" w:rsidRPr="003447D0" w:rsidRDefault="00D87C21" w:rsidP="0098182C">
            <w:pPr>
              <w:keepNext/>
              <w:widowControl w:val="0"/>
              <w:autoSpaceDE w:val="0"/>
              <w:autoSpaceDN w:val="0"/>
              <w:adjustRightInd w:val="0"/>
              <w:jc w:val="center"/>
              <w:rPr>
                <w:rFonts w:ascii="Arial" w:hAnsi="Arial" w:cs="Arial" w:hint="eastAsia"/>
                <w:b/>
                <w:sz w:val="18"/>
                <w:szCs w:val="18"/>
                <w:lang w:eastAsia="zh-CN"/>
              </w:rPr>
            </w:pPr>
            <w:r w:rsidRPr="003447D0">
              <w:rPr>
                <w:rFonts w:ascii="Arial" w:hAnsi="Arial" w:cs="Arial" w:hint="eastAsia"/>
                <w:b/>
                <w:sz w:val="18"/>
                <w:szCs w:val="18"/>
                <w:lang w:eastAsia="zh-CN"/>
              </w:rPr>
              <w:t>Data6</w:t>
            </w:r>
          </w:p>
        </w:tc>
        <w:tc>
          <w:tcPr>
            <w:tcW w:w="0" w:type="auto"/>
            <w:shd w:val="clear" w:color="auto" w:fill="E6E6E6"/>
            <w:vAlign w:val="center"/>
          </w:tcPr>
          <w:p w:rsidR="00D87C21" w:rsidRPr="003447D0" w:rsidRDefault="00D87C21" w:rsidP="0098182C">
            <w:pPr>
              <w:jc w:val="center"/>
              <w:rPr>
                <w:rFonts w:ascii="Arial" w:hAnsi="Arial" w:cs="Arial"/>
                <w:b/>
                <w:sz w:val="18"/>
                <w:szCs w:val="18"/>
                <w:lang w:eastAsia="zh-CN"/>
              </w:rPr>
            </w:pPr>
            <w:r w:rsidRPr="003447D0">
              <w:rPr>
                <w:rFonts w:ascii="Arial" w:hAnsi="Arial" w:cs="Arial" w:hint="eastAsia"/>
                <w:b/>
                <w:sz w:val="18"/>
                <w:szCs w:val="18"/>
                <w:lang w:eastAsia="zh-CN"/>
              </w:rPr>
              <w:t>Data7</w:t>
            </w:r>
          </w:p>
        </w:tc>
      </w:tr>
      <w:tr w:rsidR="00D87C21" w:rsidRPr="007C0ACB" w:rsidTr="0098182C">
        <w:trPr>
          <w:trHeight w:val="243"/>
        </w:trPr>
        <w:tc>
          <w:tcPr>
            <w:tcW w:w="0" w:type="auto"/>
            <w:shd w:val="clear" w:color="auto" w:fill="auto"/>
            <w:vAlign w:val="bottom"/>
          </w:tcPr>
          <w:p w:rsidR="00D87C21" w:rsidRPr="007C0ACB" w:rsidRDefault="00D87C21" w:rsidP="0098182C">
            <w:pPr>
              <w:jc w:val="both"/>
              <w:rPr>
                <w:rFonts w:ascii="Arial" w:hAnsi="Arial" w:hint="eastAsia"/>
                <w:sz w:val="18"/>
                <w:lang w:eastAsia="zh-CN"/>
              </w:rPr>
            </w:pPr>
            <w:r>
              <w:rPr>
                <w:rFonts w:ascii="Arial" w:hAnsi="Arial"/>
                <w:sz w:val="18"/>
              </w:rPr>
              <w:t>0x772</w:t>
            </w:r>
          </w:p>
        </w:tc>
        <w:tc>
          <w:tcPr>
            <w:tcW w:w="0" w:type="auto"/>
            <w:shd w:val="clear" w:color="auto" w:fill="auto"/>
            <w:vAlign w:val="bottom"/>
          </w:tcPr>
          <w:p w:rsidR="00D87C21" w:rsidRPr="007C0ACB" w:rsidRDefault="00D87C21" w:rsidP="0098182C">
            <w:pPr>
              <w:widowControl w:val="0"/>
              <w:autoSpaceDE w:val="0"/>
              <w:autoSpaceDN w:val="0"/>
              <w:adjustRightInd w:val="0"/>
              <w:jc w:val="both"/>
              <w:rPr>
                <w:rFonts w:ascii="Arial" w:hAnsi="Arial" w:cs="Arial"/>
                <w:sz w:val="18"/>
                <w:szCs w:val="18"/>
                <w:lang w:eastAsia="zh-CN"/>
              </w:rPr>
            </w:pPr>
            <w:r w:rsidRPr="007C0ACB">
              <w:rPr>
                <w:rFonts w:ascii="Arial" w:hAnsi="Arial" w:cs="Arial"/>
                <w:sz w:val="18"/>
                <w:szCs w:val="18"/>
              </w:rPr>
              <w:t>0x</w:t>
            </w:r>
            <w:r w:rsidRPr="007C0ACB">
              <w:rPr>
                <w:rFonts w:ascii="Arial" w:hAnsi="Arial" w:cs="Arial" w:hint="eastAsia"/>
                <w:sz w:val="18"/>
                <w:szCs w:val="18"/>
                <w:lang w:eastAsia="zh-CN"/>
              </w:rPr>
              <w:t>3C</w:t>
            </w:r>
          </w:p>
        </w:tc>
        <w:tc>
          <w:tcPr>
            <w:tcW w:w="0" w:type="auto"/>
            <w:shd w:val="clear" w:color="auto" w:fill="auto"/>
            <w:vAlign w:val="bottom"/>
          </w:tcPr>
          <w:p w:rsidR="00D87C21" w:rsidRPr="007C0ACB" w:rsidRDefault="00D87C21" w:rsidP="0098182C">
            <w:pPr>
              <w:keepNext/>
              <w:widowControl w:val="0"/>
              <w:autoSpaceDE w:val="0"/>
              <w:autoSpaceDN w:val="0"/>
              <w:adjustRightInd w:val="0"/>
              <w:jc w:val="both"/>
              <w:rPr>
                <w:rFonts w:ascii="Arial" w:hAnsi="Arial" w:cs="Arial"/>
                <w:sz w:val="18"/>
                <w:szCs w:val="18"/>
                <w:lang w:eastAsia="zh-CN"/>
              </w:rPr>
            </w:pPr>
            <w:r w:rsidRPr="007C0ACB">
              <w:rPr>
                <w:rFonts w:ascii="Arial" w:hAnsi="Arial" w:cs="Arial" w:hint="eastAsia"/>
                <w:sz w:val="18"/>
                <w:szCs w:val="18"/>
                <w:lang w:eastAsia="zh-CN"/>
              </w:rPr>
              <w:t>0x05</w:t>
            </w:r>
          </w:p>
        </w:tc>
        <w:tc>
          <w:tcPr>
            <w:tcW w:w="0" w:type="auto"/>
            <w:vAlign w:val="bottom"/>
          </w:tcPr>
          <w:p w:rsidR="00D87C21" w:rsidRPr="007C0ACB" w:rsidRDefault="00D87C21" w:rsidP="0098182C">
            <w:pPr>
              <w:keepNext/>
              <w:widowControl w:val="0"/>
              <w:autoSpaceDE w:val="0"/>
              <w:autoSpaceDN w:val="0"/>
              <w:adjustRightInd w:val="0"/>
              <w:jc w:val="both"/>
              <w:rPr>
                <w:rFonts w:ascii="Arial" w:hAnsi="Arial" w:cs="Arial"/>
                <w:sz w:val="18"/>
                <w:szCs w:val="18"/>
                <w:lang w:eastAsia="zh-CN"/>
              </w:rPr>
            </w:pPr>
            <w:r w:rsidRPr="007C0ACB">
              <w:rPr>
                <w:rFonts w:ascii="Arial" w:hAnsi="Arial" w:cs="Arial" w:hint="eastAsia"/>
                <w:sz w:val="18"/>
                <w:szCs w:val="18"/>
                <w:lang w:eastAsia="zh-CN"/>
              </w:rPr>
              <w:t>0x11</w:t>
            </w:r>
          </w:p>
        </w:tc>
        <w:tc>
          <w:tcPr>
            <w:tcW w:w="0" w:type="auto"/>
            <w:vAlign w:val="bottom"/>
          </w:tcPr>
          <w:p w:rsidR="00D87C21" w:rsidRPr="007C0ACB" w:rsidRDefault="00D87C21" w:rsidP="0098182C">
            <w:pPr>
              <w:keepNext/>
              <w:widowControl w:val="0"/>
              <w:autoSpaceDE w:val="0"/>
              <w:autoSpaceDN w:val="0"/>
              <w:adjustRightInd w:val="0"/>
              <w:jc w:val="both"/>
              <w:rPr>
                <w:rFonts w:ascii="Arial" w:hAnsi="Arial" w:cs="Arial"/>
                <w:sz w:val="18"/>
                <w:szCs w:val="18"/>
                <w:lang w:eastAsia="zh-CN"/>
              </w:rPr>
            </w:pPr>
            <w:r w:rsidRPr="007C0ACB">
              <w:rPr>
                <w:rFonts w:ascii="Arial" w:hAnsi="Arial" w:cs="Arial" w:hint="eastAsia"/>
                <w:sz w:val="18"/>
                <w:szCs w:val="18"/>
                <w:lang w:eastAsia="zh-CN"/>
              </w:rPr>
              <w:t>0x22</w:t>
            </w:r>
          </w:p>
        </w:tc>
        <w:tc>
          <w:tcPr>
            <w:tcW w:w="0" w:type="auto"/>
            <w:vAlign w:val="bottom"/>
          </w:tcPr>
          <w:p w:rsidR="00D87C21" w:rsidRPr="007C0ACB" w:rsidRDefault="00D87C21" w:rsidP="0098182C">
            <w:pPr>
              <w:keepNext/>
              <w:widowControl w:val="0"/>
              <w:autoSpaceDE w:val="0"/>
              <w:autoSpaceDN w:val="0"/>
              <w:adjustRightInd w:val="0"/>
              <w:jc w:val="both"/>
              <w:rPr>
                <w:rFonts w:ascii="Arial" w:hAnsi="Arial" w:cs="Arial"/>
                <w:sz w:val="18"/>
                <w:szCs w:val="18"/>
                <w:lang w:eastAsia="zh-CN"/>
              </w:rPr>
            </w:pPr>
            <w:r w:rsidRPr="007C0ACB">
              <w:rPr>
                <w:rFonts w:ascii="Arial" w:hAnsi="Arial" w:cs="Arial" w:hint="eastAsia"/>
                <w:sz w:val="18"/>
                <w:szCs w:val="18"/>
                <w:lang w:eastAsia="zh-CN"/>
              </w:rPr>
              <w:t>0x33</w:t>
            </w:r>
          </w:p>
        </w:tc>
        <w:tc>
          <w:tcPr>
            <w:tcW w:w="0" w:type="auto"/>
            <w:vAlign w:val="bottom"/>
          </w:tcPr>
          <w:p w:rsidR="00D87C21" w:rsidRPr="007C0ACB" w:rsidRDefault="00D87C21" w:rsidP="0098182C">
            <w:pPr>
              <w:jc w:val="both"/>
            </w:pPr>
            <w:r w:rsidRPr="007C0ACB">
              <w:rPr>
                <w:rFonts w:ascii="Arial" w:hAnsi="Arial" w:cs="Arial" w:hint="eastAsia"/>
                <w:sz w:val="18"/>
                <w:szCs w:val="18"/>
                <w:lang w:eastAsia="zh-CN"/>
              </w:rPr>
              <w:t>0x44</w:t>
            </w:r>
          </w:p>
        </w:tc>
        <w:tc>
          <w:tcPr>
            <w:tcW w:w="0" w:type="auto"/>
            <w:vAlign w:val="bottom"/>
          </w:tcPr>
          <w:p w:rsidR="00D87C21" w:rsidRPr="007C0ACB" w:rsidRDefault="00D87C21" w:rsidP="0098182C">
            <w:pPr>
              <w:jc w:val="both"/>
            </w:pPr>
            <w:r w:rsidRPr="007C0ACB">
              <w:rPr>
                <w:rFonts w:ascii="Arial" w:hAnsi="Arial" w:cs="Arial" w:hint="eastAsia"/>
                <w:sz w:val="18"/>
                <w:szCs w:val="18"/>
                <w:lang w:eastAsia="zh-CN"/>
              </w:rPr>
              <w:t>0x</w:t>
            </w:r>
            <w:r>
              <w:rPr>
                <w:rFonts w:ascii="Arial" w:hAnsi="Arial" w:cs="Arial" w:hint="eastAsia"/>
                <w:sz w:val="18"/>
                <w:szCs w:val="18"/>
                <w:lang w:eastAsia="zh-CN"/>
              </w:rPr>
              <w:t>AA</w:t>
            </w:r>
          </w:p>
        </w:tc>
        <w:tc>
          <w:tcPr>
            <w:tcW w:w="0" w:type="auto"/>
            <w:shd w:val="clear" w:color="auto" w:fill="auto"/>
            <w:vAlign w:val="bottom"/>
          </w:tcPr>
          <w:p w:rsidR="00D87C21" w:rsidRPr="007C0ACB" w:rsidRDefault="00D87C21" w:rsidP="0098182C">
            <w:pPr>
              <w:jc w:val="both"/>
              <w:rPr>
                <w:rFonts w:ascii="Arial" w:hAnsi="Arial" w:cs="Arial"/>
                <w:sz w:val="18"/>
                <w:szCs w:val="18"/>
                <w:lang w:eastAsia="zh-CN"/>
              </w:rPr>
            </w:pPr>
            <w:r w:rsidRPr="007C0ACB">
              <w:rPr>
                <w:rFonts w:ascii="Arial" w:hAnsi="Arial" w:cs="Arial" w:hint="eastAsia"/>
                <w:sz w:val="18"/>
                <w:szCs w:val="18"/>
                <w:lang w:eastAsia="zh-CN"/>
              </w:rPr>
              <w:t>0x</w:t>
            </w:r>
            <w:r>
              <w:rPr>
                <w:rFonts w:ascii="Arial" w:hAnsi="Arial" w:cs="Arial" w:hint="eastAsia"/>
                <w:sz w:val="18"/>
                <w:szCs w:val="18"/>
                <w:lang w:eastAsia="zh-CN"/>
              </w:rPr>
              <w:t>AA</w:t>
            </w:r>
          </w:p>
        </w:tc>
      </w:tr>
    </w:tbl>
    <w:p w:rsidR="00D87C21" w:rsidRPr="007C0ACB" w:rsidRDefault="00D87C21" w:rsidP="00D87C21">
      <w:pPr>
        <w:rPr>
          <w:rFonts w:ascii="Arial" w:hAnsi="Arial" w:cs="Arial" w:hint="eastAsia"/>
          <w:sz w:val="21"/>
          <w:szCs w:val="21"/>
          <w:lang w:val="en-GB" w:eastAsia="zh-CN"/>
        </w:rPr>
      </w:pPr>
      <w:r w:rsidRPr="007C0ACB">
        <w:rPr>
          <w:rFonts w:ascii="Arial" w:hAnsi="Arial" w:cs="Arial" w:hint="eastAsia"/>
          <w:sz w:val="21"/>
          <w:szCs w:val="21"/>
          <w:lang w:val="en-GB" w:eastAsia="zh-CN"/>
        </w:rPr>
        <w:t>Ecu Response: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707"/>
        <w:gridCol w:w="707"/>
        <w:gridCol w:w="707"/>
        <w:gridCol w:w="707"/>
        <w:gridCol w:w="707"/>
        <w:gridCol w:w="707"/>
      </w:tblGrid>
      <w:tr w:rsidR="00D87C21" w:rsidRPr="007C0ACB" w:rsidTr="0098182C">
        <w:trPr>
          <w:trHeight w:val="276"/>
        </w:trPr>
        <w:tc>
          <w:tcPr>
            <w:tcW w:w="0" w:type="auto"/>
            <w:shd w:val="clear" w:color="auto" w:fill="E6E6E6"/>
            <w:vAlign w:val="center"/>
          </w:tcPr>
          <w:p w:rsidR="00D87C21" w:rsidRPr="003447D0" w:rsidRDefault="00D87C21" w:rsidP="0098182C">
            <w:pPr>
              <w:jc w:val="center"/>
              <w:rPr>
                <w:rFonts w:ascii="Arial" w:hAnsi="Arial" w:cs="Arial"/>
                <w:b/>
                <w:sz w:val="18"/>
                <w:szCs w:val="18"/>
                <w:lang w:eastAsia="zh-CN"/>
              </w:rPr>
            </w:pPr>
            <w:r w:rsidRPr="003447D0">
              <w:rPr>
                <w:rFonts w:ascii="Arial" w:hAnsi="Arial" w:cs="Arial" w:hint="eastAsia"/>
                <w:b/>
                <w:sz w:val="18"/>
                <w:szCs w:val="18"/>
                <w:lang w:eastAsia="zh-CN"/>
              </w:rPr>
              <w:t>Can ID(STD)</w:t>
            </w:r>
          </w:p>
        </w:tc>
        <w:tc>
          <w:tcPr>
            <w:tcW w:w="0" w:type="auto"/>
            <w:shd w:val="clear" w:color="auto" w:fill="E6E6E6"/>
            <w:vAlign w:val="center"/>
          </w:tcPr>
          <w:p w:rsidR="00D87C21" w:rsidRPr="003447D0" w:rsidRDefault="00D87C21" w:rsidP="0098182C">
            <w:pPr>
              <w:jc w:val="center"/>
              <w:rPr>
                <w:rFonts w:ascii="Arial" w:hAnsi="Arial" w:cs="Arial" w:hint="eastAsia"/>
                <w:b/>
                <w:sz w:val="18"/>
                <w:szCs w:val="18"/>
                <w:lang w:eastAsia="zh-CN"/>
              </w:rPr>
            </w:pPr>
            <w:r w:rsidRPr="003447D0">
              <w:rPr>
                <w:rFonts w:ascii="Arial" w:hAnsi="Arial" w:cs="Arial" w:hint="eastAsia"/>
                <w:b/>
                <w:sz w:val="18"/>
                <w:szCs w:val="18"/>
                <w:lang w:eastAsia="zh-CN"/>
              </w:rPr>
              <w:t>Data0</w:t>
            </w:r>
          </w:p>
        </w:tc>
        <w:tc>
          <w:tcPr>
            <w:tcW w:w="0" w:type="auto"/>
            <w:shd w:val="clear" w:color="auto" w:fill="E6E6E6"/>
            <w:vAlign w:val="center"/>
          </w:tcPr>
          <w:p w:rsidR="00D87C21" w:rsidRPr="003447D0" w:rsidRDefault="00D87C21" w:rsidP="0098182C">
            <w:pPr>
              <w:jc w:val="center"/>
              <w:rPr>
                <w:rFonts w:ascii="Arial" w:hAnsi="Arial" w:cs="Arial" w:hint="eastAsia"/>
                <w:b/>
                <w:sz w:val="18"/>
                <w:szCs w:val="18"/>
                <w:lang w:eastAsia="zh-CN"/>
              </w:rPr>
            </w:pPr>
            <w:r w:rsidRPr="003447D0">
              <w:rPr>
                <w:rFonts w:ascii="Arial" w:hAnsi="Arial" w:cs="Arial" w:hint="eastAsia"/>
                <w:b/>
                <w:sz w:val="18"/>
                <w:szCs w:val="18"/>
                <w:lang w:eastAsia="zh-CN"/>
              </w:rPr>
              <w:t>Data1</w:t>
            </w:r>
          </w:p>
        </w:tc>
        <w:tc>
          <w:tcPr>
            <w:tcW w:w="0" w:type="auto"/>
            <w:shd w:val="clear" w:color="auto" w:fill="E6E6E6"/>
            <w:vAlign w:val="center"/>
          </w:tcPr>
          <w:p w:rsidR="00D87C21" w:rsidRPr="003447D0" w:rsidRDefault="00D87C21" w:rsidP="0098182C">
            <w:pPr>
              <w:jc w:val="center"/>
              <w:rPr>
                <w:rFonts w:ascii="Arial" w:hAnsi="Arial" w:cs="Arial" w:hint="eastAsia"/>
                <w:b/>
                <w:sz w:val="18"/>
                <w:szCs w:val="18"/>
                <w:lang w:eastAsia="zh-CN"/>
              </w:rPr>
            </w:pPr>
            <w:r w:rsidRPr="003447D0">
              <w:rPr>
                <w:rFonts w:ascii="Arial" w:hAnsi="Arial" w:cs="Arial" w:hint="eastAsia"/>
                <w:b/>
                <w:sz w:val="18"/>
                <w:szCs w:val="18"/>
                <w:lang w:eastAsia="zh-CN"/>
              </w:rPr>
              <w:t>Data2</w:t>
            </w:r>
          </w:p>
        </w:tc>
        <w:tc>
          <w:tcPr>
            <w:tcW w:w="0" w:type="auto"/>
            <w:shd w:val="clear" w:color="auto" w:fill="E6E6E6"/>
            <w:vAlign w:val="center"/>
          </w:tcPr>
          <w:p w:rsidR="00D87C21" w:rsidRPr="003447D0" w:rsidRDefault="00D87C21" w:rsidP="0098182C">
            <w:pPr>
              <w:jc w:val="center"/>
              <w:rPr>
                <w:rFonts w:ascii="Arial" w:hAnsi="Arial" w:cs="Arial" w:hint="eastAsia"/>
                <w:b/>
                <w:sz w:val="18"/>
                <w:szCs w:val="18"/>
                <w:lang w:eastAsia="zh-CN"/>
              </w:rPr>
            </w:pPr>
            <w:r w:rsidRPr="003447D0">
              <w:rPr>
                <w:rFonts w:ascii="Arial" w:hAnsi="Arial" w:cs="Arial" w:hint="eastAsia"/>
                <w:b/>
                <w:sz w:val="18"/>
                <w:szCs w:val="18"/>
                <w:lang w:eastAsia="zh-CN"/>
              </w:rPr>
              <w:t>Data3</w:t>
            </w:r>
          </w:p>
        </w:tc>
        <w:tc>
          <w:tcPr>
            <w:tcW w:w="0" w:type="auto"/>
            <w:shd w:val="clear" w:color="auto" w:fill="E6E6E6"/>
            <w:vAlign w:val="center"/>
          </w:tcPr>
          <w:p w:rsidR="00D87C21" w:rsidRPr="003447D0" w:rsidRDefault="00D87C21" w:rsidP="0098182C">
            <w:pPr>
              <w:keepNext/>
              <w:widowControl w:val="0"/>
              <w:autoSpaceDE w:val="0"/>
              <w:autoSpaceDN w:val="0"/>
              <w:adjustRightInd w:val="0"/>
              <w:jc w:val="center"/>
              <w:rPr>
                <w:rFonts w:ascii="Arial" w:hAnsi="Arial" w:cs="Arial" w:hint="eastAsia"/>
                <w:b/>
                <w:sz w:val="18"/>
                <w:szCs w:val="18"/>
                <w:lang w:eastAsia="zh-CN"/>
              </w:rPr>
            </w:pPr>
            <w:r w:rsidRPr="003447D0">
              <w:rPr>
                <w:rFonts w:ascii="Arial" w:hAnsi="Arial" w:cs="Arial" w:hint="eastAsia"/>
                <w:b/>
                <w:sz w:val="18"/>
                <w:szCs w:val="18"/>
                <w:lang w:eastAsia="zh-CN"/>
              </w:rPr>
              <w:t>Data4</w:t>
            </w:r>
          </w:p>
        </w:tc>
        <w:tc>
          <w:tcPr>
            <w:tcW w:w="0" w:type="auto"/>
            <w:shd w:val="clear" w:color="auto" w:fill="E6E6E6"/>
            <w:vAlign w:val="center"/>
          </w:tcPr>
          <w:p w:rsidR="00D87C21" w:rsidRPr="003447D0" w:rsidRDefault="00D87C21" w:rsidP="0098182C">
            <w:pPr>
              <w:jc w:val="center"/>
              <w:rPr>
                <w:rFonts w:ascii="Arial" w:hAnsi="Arial" w:cs="Arial"/>
                <w:b/>
                <w:sz w:val="18"/>
                <w:szCs w:val="18"/>
                <w:lang w:eastAsia="zh-CN"/>
              </w:rPr>
            </w:pPr>
            <w:r w:rsidRPr="003447D0">
              <w:rPr>
                <w:rFonts w:ascii="Arial" w:hAnsi="Arial" w:cs="Arial" w:hint="eastAsia"/>
                <w:b/>
                <w:sz w:val="18"/>
                <w:szCs w:val="18"/>
                <w:lang w:eastAsia="zh-CN"/>
              </w:rPr>
              <w:t>Data5</w:t>
            </w:r>
          </w:p>
        </w:tc>
        <w:tc>
          <w:tcPr>
            <w:tcW w:w="0" w:type="auto"/>
            <w:shd w:val="clear" w:color="auto" w:fill="E6E6E6"/>
            <w:vAlign w:val="center"/>
          </w:tcPr>
          <w:p w:rsidR="00D87C21" w:rsidRPr="003447D0" w:rsidRDefault="00D87C21" w:rsidP="0098182C">
            <w:pPr>
              <w:keepNext/>
              <w:widowControl w:val="0"/>
              <w:autoSpaceDE w:val="0"/>
              <w:autoSpaceDN w:val="0"/>
              <w:adjustRightInd w:val="0"/>
              <w:jc w:val="center"/>
              <w:rPr>
                <w:rFonts w:ascii="Arial" w:hAnsi="Arial" w:cs="Arial" w:hint="eastAsia"/>
                <w:b/>
                <w:sz w:val="18"/>
                <w:szCs w:val="18"/>
                <w:lang w:eastAsia="zh-CN"/>
              </w:rPr>
            </w:pPr>
            <w:r w:rsidRPr="003447D0">
              <w:rPr>
                <w:rFonts w:ascii="Arial" w:hAnsi="Arial" w:cs="Arial" w:hint="eastAsia"/>
                <w:b/>
                <w:sz w:val="18"/>
                <w:szCs w:val="18"/>
                <w:lang w:eastAsia="zh-CN"/>
              </w:rPr>
              <w:t>Data6</w:t>
            </w:r>
          </w:p>
        </w:tc>
        <w:tc>
          <w:tcPr>
            <w:tcW w:w="0" w:type="auto"/>
            <w:shd w:val="clear" w:color="auto" w:fill="E6E6E6"/>
            <w:vAlign w:val="center"/>
          </w:tcPr>
          <w:p w:rsidR="00D87C21" w:rsidRPr="003447D0" w:rsidRDefault="00D87C21" w:rsidP="0098182C">
            <w:pPr>
              <w:jc w:val="center"/>
              <w:rPr>
                <w:rFonts w:ascii="Arial" w:hAnsi="Arial" w:cs="Arial"/>
                <w:b/>
                <w:sz w:val="18"/>
                <w:szCs w:val="18"/>
                <w:lang w:eastAsia="zh-CN"/>
              </w:rPr>
            </w:pPr>
            <w:r w:rsidRPr="003447D0">
              <w:rPr>
                <w:rFonts w:ascii="Arial" w:hAnsi="Arial" w:cs="Arial" w:hint="eastAsia"/>
                <w:b/>
                <w:sz w:val="18"/>
                <w:szCs w:val="18"/>
                <w:lang w:eastAsia="zh-CN"/>
              </w:rPr>
              <w:t>Data7</w:t>
            </w:r>
          </w:p>
        </w:tc>
      </w:tr>
      <w:tr w:rsidR="00D87C21" w:rsidRPr="007C0ACB" w:rsidTr="0098182C">
        <w:trPr>
          <w:trHeight w:val="223"/>
        </w:trPr>
        <w:tc>
          <w:tcPr>
            <w:tcW w:w="0" w:type="auto"/>
            <w:shd w:val="clear" w:color="auto" w:fill="auto"/>
            <w:vAlign w:val="center"/>
          </w:tcPr>
          <w:p w:rsidR="00D87C21" w:rsidRPr="007C0ACB" w:rsidRDefault="00D87C21" w:rsidP="0098182C">
            <w:pPr>
              <w:jc w:val="center"/>
              <w:rPr>
                <w:rFonts w:ascii="Arial" w:hAnsi="Arial" w:hint="eastAsia"/>
                <w:sz w:val="18"/>
                <w:lang w:eastAsia="zh-CN"/>
              </w:rPr>
            </w:pPr>
            <w:r>
              <w:rPr>
                <w:rFonts w:ascii="Arial" w:hAnsi="Arial"/>
                <w:sz w:val="18"/>
              </w:rPr>
              <w:t>0x774</w:t>
            </w:r>
          </w:p>
        </w:tc>
        <w:tc>
          <w:tcPr>
            <w:tcW w:w="0" w:type="auto"/>
            <w:shd w:val="clear" w:color="auto" w:fill="auto"/>
            <w:vAlign w:val="center"/>
          </w:tcPr>
          <w:p w:rsidR="00D87C21" w:rsidRPr="007C0ACB" w:rsidRDefault="00D87C21" w:rsidP="0098182C">
            <w:pPr>
              <w:widowControl w:val="0"/>
              <w:autoSpaceDE w:val="0"/>
              <w:autoSpaceDN w:val="0"/>
              <w:adjustRightInd w:val="0"/>
              <w:jc w:val="center"/>
              <w:rPr>
                <w:rFonts w:ascii="Arial" w:hAnsi="Arial" w:cs="Arial"/>
                <w:sz w:val="18"/>
                <w:szCs w:val="18"/>
                <w:lang w:eastAsia="zh-CN"/>
              </w:rPr>
            </w:pPr>
            <w:r w:rsidRPr="007C0ACB">
              <w:rPr>
                <w:rFonts w:ascii="Arial" w:hAnsi="Arial" w:cs="Arial"/>
                <w:sz w:val="18"/>
                <w:szCs w:val="18"/>
              </w:rPr>
              <w:t>0x</w:t>
            </w:r>
            <w:r w:rsidRPr="007C0ACB">
              <w:rPr>
                <w:rFonts w:ascii="Arial" w:hAnsi="Arial" w:cs="Arial" w:hint="eastAsia"/>
                <w:sz w:val="18"/>
                <w:szCs w:val="18"/>
                <w:lang w:eastAsia="zh-CN"/>
              </w:rPr>
              <w:t>7C</w:t>
            </w:r>
          </w:p>
        </w:tc>
        <w:tc>
          <w:tcPr>
            <w:tcW w:w="0" w:type="auto"/>
            <w:shd w:val="clear" w:color="auto" w:fill="auto"/>
            <w:vAlign w:val="center"/>
          </w:tcPr>
          <w:p w:rsidR="00D87C21" w:rsidRPr="007C0ACB" w:rsidRDefault="00D87C21" w:rsidP="0098182C">
            <w:pPr>
              <w:keepNext/>
              <w:widowControl w:val="0"/>
              <w:autoSpaceDE w:val="0"/>
              <w:autoSpaceDN w:val="0"/>
              <w:adjustRightInd w:val="0"/>
              <w:jc w:val="center"/>
              <w:rPr>
                <w:rFonts w:ascii="Arial" w:hAnsi="Arial" w:cs="Arial"/>
                <w:sz w:val="18"/>
                <w:szCs w:val="18"/>
                <w:lang w:eastAsia="zh-CN"/>
              </w:rPr>
            </w:pPr>
            <w:r w:rsidRPr="007C0ACB">
              <w:rPr>
                <w:rFonts w:ascii="Arial" w:hAnsi="Arial" w:cs="Arial" w:hint="eastAsia"/>
                <w:sz w:val="18"/>
                <w:szCs w:val="18"/>
                <w:lang w:eastAsia="zh-CN"/>
              </w:rPr>
              <w:t>0x0</w:t>
            </w:r>
            <w:r>
              <w:rPr>
                <w:rFonts w:ascii="Arial" w:hAnsi="Arial" w:cs="Arial" w:hint="eastAsia"/>
                <w:sz w:val="18"/>
                <w:szCs w:val="18"/>
                <w:lang w:eastAsia="zh-CN"/>
              </w:rPr>
              <w:t>5</w:t>
            </w:r>
          </w:p>
        </w:tc>
        <w:tc>
          <w:tcPr>
            <w:tcW w:w="0" w:type="auto"/>
            <w:vAlign w:val="center"/>
          </w:tcPr>
          <w:p w:rsidR="00D87C21" w:rsidRPr="003447D0" w:rsidRDefault="00D87C21" w:rsidP="0098182C">
            <w:pPr>
              <w:keepNext/>
              <w:widowControl w:val="0"/>
              <w:autoSpaceDE w:val="0"/>
              <w:autoSpaceDN w:val="0"/>
              <w:adjustRightInd w:val="0"/>
              <w:jc w:val="center"/>
              <w:rPr>
                <w:rFonts w:ascii="Arial" w:hAnsi="Arial" w:cs="Arial"/>
                <w:sz w:val="18"/>
                <w:szCs w:val="18"/>
                <w:lang w:eastAsia="zh-CN"/>
              </w:rPr>
            </w:pPr>
            <w:r w:rsidRPr="003447D0">
              <w:rPr>
                <w:rFonts w:ascii="Arial" w:hAnsi="Arial" w:cs="Arial" w:hint="eastAsia"/>
                <w:sz w:val="18"/>
                <w:szCs w:val="18"/>
                <w:lang w:eastAsia="zh-CN"/>
              </w:rPr>
              <w:t>---</w:t>
            </w:r>
          </w:p>
        </w:tc>
        <w:tc>
          <w:tcPr>
            <w:tcW w:w="0" w:type="auto"/>
            <w:vAlign w:val="center"/>
          </w:tcPr>
          <w:p w:rsidR="00D87C21" w:rsidRPr="003447D0" w:rsidRDefault="00D87C21" w:rsidP="0098182C">
            <w:pPr>
              <w:keepNext/>
              <w:widowControl w:val="0"/>
              <w:autoSpaceDE w:val="0"/>
              <w:autoSpaceDN w:val="0"/>
              <w:adjustRightInd w:val="0"/>
              <w:jc w:val="center"/>
              <w:rPr>
                <w:rFonts w:ascii="Arial" w:hAnsi="Arial" w:cs="Arial"/>
                <w:sz w:val="18"/>
                <w:szCs w:val="18"/>
                <w:lang w:eastAsia="zh-CN"/>
              </w:rPr>
            </w:pPr>
            <w:r w:rsidRPr="003447D0">
              <w:rPr>
                <w:rFonts w:ascii="Arial" w:hAnsi="Arial" w:cs="Arial" w:hint="eastAsia"/>
                <w:sz w:val="18"/>
                <w:szCs w:val="18"/>
                <w:lang w:eastAsia="zh-CN"/>
              </w:rPr>
              <w:t>---</w:t>
            </w:r>
          </w:p>
        </w:tc>
        <w:tc>
          <w:tcPr>
            <w:tcW w:w="0" w:type="auto"/>
            <w:vAlign w:val="center"/>
          </w:tcPr>
          <w:p w:rsidR="00D87C21" w:rsidRPr="003447D0" w:rsidRDefault="00D87C21" w:rsidP="0098182C">
            <w:pPr>
              <w:keepNext/>
              <w:widowControl w:val="0"/>
              <w:autoSpaceDE w:val="0"/>
              <w:autoSpaceDN w:val="0"/>
              <w:adjustRightInd w:val="0"/>
              <w:jc w:val="center"/>
              <w:rPr>
                <w:rFonts w:ascii="Arial" w:hAnsi="Arial" w:cs="Arial"/>
                <w:sz w:val="18"/>
                <w:szCs w:val="18"/>
                <w:lang w:eastAsia="zh-CN"/>
              </w:rPr>
            </w:pPr>
            <w:r w:rsidRPr="003447D0">
              <w:rPr>
                <w:rFonts w:ascii="Arial" w:hAnsi="Arial" w:cs="Arial" w:hint="eastAsia"/>
                <w:sz w:val="18"/>
                <w:szCs w:val="18"/>
                <w:lang w:eastAsia="zh-CN"/>
              </w:rPr>
              <w:t>---</w:t>
            </w:r>
          </w:p>
        </w:tc>
        <w:tc>
          <w:tcPr>
            <w:tcW w:w="0" w:type="auto"/>
          </w:tcPr>
          <w:p w:rsidR="00D87C21" w:rsidRPr="003447D0" w:rsidRDefault="00D87C21" w:rsidP="0098182C">
            <w:r w:rsidRPr="003447D0">
              <w:rPr>
                <w:rFonts w:ascii="Arial" w:hAnsi="Arial" w:cs="Arial" w:hint="eastAsia"/>
                <w:sz w:val="18"/>
                <w:szCs w:val="18"/>
                <w:lang w:eastAsia="zh-CN"/>
              </w:rPr>
              <w:t>---</w:t>
            </w:r>
          </w:p>
        </w:tc>
        <w:tc>
          <w:tcPr>
            <w:tcW w:w="0" w:type="auto"/>
          </w:tcPr>
          <w:p w:rsidR="00D87C21" w:rsidRPr="003447D0" w:rsidRDefault="00D87C21" w:rsidP="0098182C">
            <w:r w:rsidRPr="003447D0">
              <w:rPr>
                <w:rFonts w:ascii="Arial" w:hAnsi="Arial" w:cs="Arial" w:hint="eastAsia"/>
                <w:sz w:val="18"/>
                <w:szCs w:val="18"/>
                <w:lang w:eastAsia="zh-CN"/>
              </w:rPr>
              <w:t>---</w:t>
            </w:r>
          </w:p>
        </w:tc>
        <w:tc>
          <w:tcPr>
            <w:tcW w:w="0" w:type="auto"/>
            <w:shd w:val="clear" w:color="auto" w:fill="auto"/>
            <w:vAlign w:val="center"/>
          </w:tcPr>
          <w:p w:rsidR="00D87C21" w:rsidRPr="003447D0" w:rsidRDefault="00D87C21" w:rsidP="0098182C">
            <w:pPr>
              <w:jc w:val="center"/>
              <w:rPr>
                <w:rFonts w:ascii="Arial" w:hAnsi="Arial" w:cs="Arial"/>
                <w:sz w:val="18"/>
                <w:szCs w:val="18"/>
                <w:lang w:eastAsia="zh-CN"/>
              </w:rPr>
            </w:pPr>
            <w:r w:rsidRPr="003447D0">
              <w:rPr>
                <w:rFonts w:ascii="Arial" w:hAnsi="Arial" w:cs="Arial" w:hint="eastAsia"/>
                <w:sz w:val="18"/>
                <w:szCs w:val="18"/>
                <w:lang w:eastAsia="zh-CN"/>
              </w:rPr>
              <w:t>---</w:t>
            </w:r>
          </w:p>
        </w:tc>
      </w:tr>
    </w:tbl>
    <w:p w:rsidR="00D87C21" w:rsidRPr="007C0ACB" w:rsidRDefault="00D87C21" w:rsidP="00D87C21">
      <w:pPr>
        <w:rPr>
          <w:rFonts w:ascii="Arial" w:hAnsi="Arial" w:cs="Arial" w:hint="eastAsia"/>
          <w:sz w:val="21"/>
          <w:szCs w:val="21"/>
          <w:lang w:val="en-GB" w:eastAsia="zh-CN"/>
        </w:rPr>
      </w:pPr>
      <w:r w:rsidRPr="00076D59">
        <w:rPr>
          <w:rFonts w:ascii="Arial" w:hAnsi="Arial" w:cs="Arial" w:hint="eastAsia"/>
          <w:sz w:val="21"/>
          <w:szCs w:val="21"/>
          <w:highlight w:val="red"/>
          <w:lang w:val="en-GB" w:eastAsia="zh-CN"/>
        </w:rPr>
        <w:t>In example above, the rand series generated by ECU is 0x11 0x22 0x33 0x44.</w:t>
      </w:r>
    </w:p>
    <w:p w:rsidR="00070DD1" w:rsidRPr="00D87C21" w:rsidRDefault="00070DD1" w:rsidP="000542BF">
      <w:pPr>
        <w:rPr>
          <w:rFonts w:ascii="Arial" w:hAnsi="Arial" w:cs="Arial" w:hint="eastAsia"/>
          <w:color w:val="FF0000"/>
          <w:lang w:val="en-GB" w:eastAsia="zh-CN"/>
        </w:rPr>
      </w:pPr>
    </w:p>
    <w:p w:rsidR="00DD0E63" w:rsidRDefault="00DD0E63" w:rsidP="00DD0E63">
      <w:pPr>
        <w:pStyle w:val="2"/>
        <w:rPr>
          <w:rFonts w:hint="eastAsia"/>
          <w:lang w:eastAsia="zh-CN"/>
        </w:rPr>
      </w:pPr>
      <w:bookmarkStart w:id="153" w:name="_Toc344578093"/>
      <w:bookmarkStart w:id="154" w:name="_Toc427507969"/>
      <w:bookmarkStart w:id="155" w:name="_Toc467654039"/>
      <w:r w:rsidRPr="0083510C">
        <w:t xml:space="preserve">Read </w:t>
      </w:r>
      <w:r w:rsidRPr="0083510C">
        <w:rPr>
          <w:rFonts w:hint="eastAsia"/>
        </w:rPr>
        <w:t>V</w:t>
      </w:r>
      <w:r w:rsidRPr="0083510C">
        <w:t>ersion</w:t>
      </w:r>
      <w:bookmarkEnd w:id="153"/>
      <w:bookmarkEnd w:id="154"/>
      <w:r w:rsidRPr="0083510C">
        <w:rPr>
          <w:rFonts w:hint="eastAsia"/>
          <w:lang w:eastAsia="zh-CN"/>
        </w:rPr>
        <w:t xml:space="preserve"> </w:t>
      </w:r>
      <w:r>
        <w:rPr>
          <w:rFonts w:hint="eastAsia"/>
          <w:lang w:eastAsia="zh-CN"/>
        </w:rPr>
        <w:t>Information</w:t>
      </w:r>
      <w:bookmarkEnd w:id="155"/>
    </w:p>
    <w:p w:rsidR="00DD0E63" w:rsidRPr="0083510C" w:rsidRDefault="00DD0E63" w:rsidP="00DD0E63">
      <w:pPr>
        <w:rPr>
          <w:rFonts w:ascii="Arial" w:hAnsi="Arial" w:cs="Arial" w:hint="eastAsia"/>
          <w:b/>
          <w:lang w:eastAsia="zh-CN"/>
        </w:rPr>
      </w:pPr>
      <w:r w:rsidRPr="00161E0B">
        <w:rPr>
          <w:rFonts w:ascii="Arial" w:hAnsi="Arial" w:cs="Arial" w:hint="eastAsia"/>
          <w:b/>
          <w:lang w:eastAsia="zh-CN"/>
        </w:rPr>
        <w:t>1.</w:t>
      </w:r>
      <w:r>
        <w:rPr>
          <w:rFonts w:ascii="Arial" w:hAnsi="Arial" w:cs="Arial"/>
          <w:b/>
        </w:rPr>
        <w:t xml:space="preserve"> </w:t>
      </w:r>
      <w:r>
        <w:rPr>
          <w:rFonts w:ascii="Arial" w:hAnsi="Arial" w:cs="Arial" w:hint="eastAsia"/>
          <w:b/>
          <w:lang w:eastAsia="zh-CN"/>
        </w:rPr>
        <w:t xml:space="preserve"> </w:t>
      </w:r>
      <w:r w:rsidRPr="0083510C">
        <w:rPr>
          <w:rFonts w:ascii="Arial" w:hAnsi="Arial" w:cs="Arial"/>
          <w:b/>
        </w:rPr>
        <w:t xml:space="preserve">The following command </w:t>
      </w:r>
      <w:r w:rsidRPr="0083510C">
        <w:rPr>
          <w:rFonts w:ascii="Arial" w:hAnsi="Arial" w:cs="Arial" w:hint="eastAsia"/>
          <w:b/>
          <w:lang w:eastAsia="zh-CN"/>
        </w:rPr>
        <w:t xml:space="preserve">can be used for reading the </w:t>
      </w:r>
      <w:bookmarkStart w:id="156" w:name="_Toc427507970"/>
      <w:bookmarkStart w:id="157" w:name="_Toc427508752"/>
      <w:bookmarkStart w:id="158" w:name="_Toc438735477"/>
      <w:bookmarkStart w:id="159" w:name="_Toc439060174"/>
      <w:r w:rsidRPr="0083510C">
        <w:rPr>
          <w:rFonts w:ascii="Arial" w:hAnsi="Arial" w:cs="Arial"/>
          <w:b/>
          <w:lang w:eastAsia="zh-CN"/>
        </w:rPr>
        <w:t>Read</w:t>
      </w:r>
      <w:r w:rsidRPr="0083510C">
        <w:rPr>
          <w:rFonts w:ascii="Arial" w:hAnsi="Arial" w:cs="Arial" w:hint="eastAsia"/>
          <w:b/>
          <w:lang w:eastAsia="zh-CN"/>
        </w:rPr>
        <w:t xml:space="preserve"> hardware and software version</w:t>
      </w:r>
      <w:r w:rsidRPr="0083510C">
        <w:rPr>
          <w:rFonts w:ascii="Arial" w:hAnsi="Arial" w:cs="Arial"/>
          <w:b/>
          <w:lang w:eastAsia="zh-CN"/>
        </w:rPr>
        <w:t xml:space="preserve">  //</w:t>
      </w:r>
      <w:r w:rsidRPr="0083510C">
        <w:rPr>
          <w:rFonts w:ascii="Arial" w:hAnsi="Arial" w:cs="Arial"/>
          <w:b/>
          <w:lang w:eastAsia="zh-CN"/>
        </w:rPr>
        <w:t>读取</w:t>
      </w:r>
      <w:bookmarkEnd w:id="156"/>
      <w:bookmarkEnd w:id="157"/>
      <w:r w:rsidRPr="0083510C">
        <w:rPr>
          <w:rFonts w:ascii="Arial" w:hAnsi="Arial" w:cs="Arial" w:hint="eastAsia"/>
          <w:b/>
          <w:lang w:eastAsia="zh-CN"/>
        </w:rPr>
        <w:t>硬件和软件版本号</w:t>
      </w:r>
      <w:bookmarkEnd w:id="158"/>
      <w:bookmarkEnd w:id="159"/>
      <w:r w:rsidRPr="0083510C">
        <w:rPr>
          <w:rFonts w:ascii="Arial" w:hAnsi="Arial" w:cs="Arial" w:hint="eastAsia"/>
          <w:b/>
          <w:lang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697"/>
        <w:gridCol w:w="1036"/>
        <w:gridCol w:w="697"/>
        <w:gridCol w:w="697"/>
        <w:gridCol w:w="697"/>
        <w:gridCol w:w="697"/>
        <w:gridCol w:w="697"/>
        <w:gridCol w:w="697"/>
      </w:tblGrid>
      <w:tr w:rsidR="00DD0E63" w:rsidRPr="0083510C" w:rsidTr="00E84D61">
        <w:trPr>
          <w:trHeight w:val="276"/>
        </w:trPr>
        <w:tc>
          <w:tcPr>
            <w:tcW w:w="0" w:type="auto"/>
            <w:shd w:val="clear" w:color="auto" w:fill="E6E6E6"/>
            <w:vAlign w:val="center"/>
          </w:tcPr>
          <w:p w:rsidR="00DD0E63" w:rsidRPr="0083510C" w:rsidRDefault="00DD0E63" w:rsidP="00E84D61">
            <w:pPr>
              <w:jc w:val="center"/>
              <w:rPr>
                <w:rFonts w:ascii="Arial" w:hAnsi="Arial" w:cs="Arial"/>
                <w:b/>
                <w:sz w:val="18"/>
                <w:szCs w:val="18"/>
                <w:lang w:eastAsia="zh-CN"/>
              </w:rPr>
            </w:pPr>
            <w:r w:rsidRPr="0083510C">
              <w:rPr>
                <w:rFonts w:ascii="Arial" w:hAnsi="Arial" w:cs="Arial" w:hint="eastAsia"/>
                <w:b/>
                <w:sz w:val="18"/>
                <w:szCs w:val="18"/>
                <w:lang w:eastAsia="zh-CN"/>
              </w:rPr>
              <w:t>Can ID(STD)</w:t>
            </w:r>
          </w:p>
        </w:tc>
        <w:tc>
          <w:tcPr>
            <w:tcW w:w="0" w:type="auto"/>
            <w:shd w:val="clear" w:color="auto" w:fill="E6E6E6"/>
            <w:vAlign w:val="center"/>
          </w:tcPr>
          <w:p w:rsidR="00DD0E63" w:rsidRPr="0083510C" w:rsidRDefault="00DD0E63" w:rsidP="00E84D61">
            <w:pPr>
              <w:jc w:val="center"/>
              <w:rPr>
                <w:rFonts w:ascii="Arial" w:hAnsi="Arial" w:hint="eastAsia"/>
                <w:sz w:val="18"/>
                <w:lang w:eastAsia="zh-CN"/>
              </w:rPr>
            </w:pPr>
            <w:r w:rsidRPr="0083510C">
              <w:rPr>
                <w:rFonts w:ascii="Arial" w:hAnsi="Arial" w:hint="eastAsia"/>
                <w:sz w:val="18"/>
                <w:lang w:eastAsia="zh-CN"/>
              </w:rPr>
              <w:t>Data0</w:t>
            </w:r>
          </w:p>
        </w:tc>
        <w:tc>
          <w:tcPr>
            <w:tcW w:w="1036" w:type="dxa"/>
            <w:shd w:val="clear" w:color="auto" w:fill="E6E6E6"/>
            <w:vAlign w:val="center"/>
          </w:tcPr>
          <w:p w:rsidR="00DD0E63" w:rsidRPr="0083510C" w:rsidRDefault="00DD0E63" w:rsidP="00E84D61">
            <w:pPr>
              <w:jc w:val="center"/>
              <w:rPr>
                <w:rFonts w:ascii="Arial" w:hAnsi="Arial" w:hint="eastAsia"/>
                <w:sz w:val="18"/>
                <w:lang w:eastAsia="zh-CN"/>
              </w:rPr>
            </w:pPr>
            <w:r w:rsidRPr="0083510C">
              <w:rPr>
                <w:rFonts w:ascii="Arial" w:hAnsi="Arial" w:hint="eastAsia"/>
                <w:sz w:val="18"/>
                <w:lang w:eastAsia="zh-CN"/>
              </w:rPr>
              <w:t>Data1</w:t>
            </w:r>
          </w:p>
        </w:tc>
        <w:tc>
          <w:tcPr>
            <w:tcW w:w="0" w:type="auto"/>
            <w:shd w:val="clear" w:color="auto" w:fill="E6E6E6"/>
            <w:vAlign w:val="center"/>
          </w:tcPr>
          <w:p w:rsidR="00DD0E63" w:rsidRPr="0083510C" w:rsidRDefault="00DD0E63" w:rsidP="00E84D61">
            <w:pPr>
              <w:jc w:val="center"/>
              <w:rPr>
                <w:rFonts w:ascii="Arial" w:hAnsi="Arial" w:hint="eastAsia"/>
                <w:sz w:val="18"/>
                <w:lang w:eastAsia="zh-CN"/>
              </w:rPr>
            </w:pPr>
            <w:r w:rsidRPr="0083510C">
              <w:rPr>
                <w:rFonts w:ascii="Arial" w:hAnsi="Arial" w:hint="eastAsia"/>
                <w:sz w:val="18"/>
                <w:lang w:eastAsia="zh-CN"/>
              </w:rPr>
              <w:t>Data2</w:t>
            </w:r>
          </w:p>
        </w:tc>
        <w:tc>
          <w:tcPr>
            <w:tcW w:w="0" w:type="auto"/>
            <w:shd w:val="clear" w:color="auto" w:fill="E6E6E6"/>
            <w:vAlign w:val="center"/>
          </w:tcPr>
          <w:p w:rsidR="00DD0E63" w:rsidRPr="0083510C" w:rsidRDefault="00DD0E63" w:rsidP="00E84D61">
            <w:pPr>
              <w:jc w:val="center"/>
              <w:rPr>
                <w:rFonts w:ascii="Arial" w:hAnsi="Arial" w:hint="eastAsia"/>
                <w:sz w:val="18"/>
                <w:lang w:eastAsia="zh-CN"/>
              </w:rPr>
            </w:pPr>
            <w:r w:rsidRPr="0083510C">
              <w:rPr>
                <w:rFonts w:ascii="Arial" w:hAnsi="Arial" w:hint="eastAsia"/>
                <w:sz w:val="18"/>
                <w:lang w:eastAsia="zh-CN"/>
              </w:rPr>
              <w:t>Data3</w:t>
            </w:r>
          </w:p>
        </w:tc>
        <w:tc>
          <w:tcPr>
            <w:tcW w:w="0" w:type="auto"/>
            <w:shd w:val="clear" w:color="auto" w:fill="E6E6E6"/>
            <w:vAlign w:val="center"/>
          </w:tcPr>
          <w:p w:rsidR="00DD0E63" w:rsidRPr="0083510C" w:rsidRDefault="00DD0E63" w:rsidP="00E84D61">
            <w:pPr>
              <w:keepNext/>
              <w:widowControl w:val="0"/>
              <w:autoSpaceDE w:val="0"/>
              <w:autoSpaceDN w:val="0"/>
              <w:adjustRightInd w:val="0"/>
              <w:jc w:val="center"/>
              <w:rPr>
                <w:rFonts w:ascii="Arial" w:hAnsi="Arial" w:cs="Arial" w:hint="eastAsia"/>
                <w:sz w:val="18"/>
                <w:szCs w:val="18"/>
                <w:lang w:eastAsia="zh-CN"/>
              </w:rPr>
            </w:pPr>
            <w:r w:rsidRPr="0083510C">
              <w:rPr>
                <w:rFonts w:ascii="Arial" w:hAnsi="Arial" w:cs="Arial" w:hint="eastAsia"/>
                <w:sz w:val="18"/>
                <w:szCs w:val="18"/>
                <w:lang w:eastAsia="zh-CN"/>
              </w:rPr>
              <w:t>Data4</w:t>
            </w:r>
          </w:p>
        </w:tc>
        <w:tc>
          <w:tcPr>
            <w:tcW w:w="0" w:type="auto"/>
            <w:shd w:val="clear" w:color="auto" w:fill="E6E6E6"/>
            <w:vAlign w:val="center"/>
          </w:tcPr>
          <w:p w:rsidR="00DD0E63" w:rsidRPr="0083510C" w:rsidRDefault="00DD0E63" w:rsidP="00E84D61">
            <w:pPr>
              <w:jc w:val="center"/>
              <w:rPr>
                <w:rFonts w:ascii="Arial" w:hAnsi="Arial" w:cs="Arial"/>
                <w:sz w:val="18"/>
                <w:szCs w:val="18"/>
                <w:lang w:eastAsia="zh-CN"/>
              </w:rPr>
            </w:pPr>
            <w:r w:rsidRPr="0083510C">
              <w:rPr>
                <w:rFonts w:ascii="Arial" w:hAnsi="Arial" w:cs="Arial" w:hint="eastAsia"/>
                <w:sz w:val="18"/>
                <w:szCs w:val="18"/>
                <w:lang w:eastAsia="zh-CN"/>
              </w:rPr>
              <w:t>Data5</w:t>
            </w:r>
          </w:p>
        </w:tc>
        <w:tc>
          <w:tcPr>
            <w:tcW w:w="0" w:type="auto"/>
            <w:shd w:val="clear" w:color="auto" w:fill="E6E6E6"/>
            <w:vAlign w:val="center"/>
          </w:tcPr>
          <w:p w:rsidR="00DD0E63" w:rsidRPr="0083510C" w:rsidRDefault="00DD0E63" w:rsidP="00E84D61">
            <w:pPr>
              <w:keepNext/>
              <w:widowControl w:val="0"/>
              <w:autoSpaceDE w:val="0"/>
              <w:autoSpaceDN w:val="0"/>
              <w:adjustRightInd w:val="0"/>
              <w:jc w:val="center"/>
              <w:rPr>
                <w:rFonts w:ascii="Arial" w:hAnsi="Arial" w:cs="Arial" w:hint="eastAsia"/>
                <w:sz w:val="18"/>
                <w:szCs w:val="18"/>
                <w:lang w:eastAsia="zh-CN"/>
              </w:rPr>
            </w:pPr>
            <w:r w:rsidRPr="0083510C">
              <w:rPr>
                <w:rFonts w:ascii="Arial" w:hAnsi="Arial" w:cs="Arial" w:hint="eastAsia"/>
                <w:sz w:val="18"/>
                <w:szCs w:val="18"/>
                <w:lang w:eastAsia="zh-CN"/>
              </w:rPr>
              <w:t>Data6</w:t>
            </w:r>
          </w:p>
        </w:tc>
        <w:tc>
          <w:tcPr>
            <w:tcW w:w="0" w:type="auto"/>
            <w:shd w:val="clear" w:color="auto" w:fill="E6E6E6"/>
            <w:vAlign w:val="center"/>
          </w:tcPr>
          <w:p w:rsidR="00DD0E63" w:rsidRPr="0083510C" w:rsidRDefault="00DD0E63" w:rsidP="00E84D61">
            <w:pPr>
              <w:jc w:val="center"/>
              <w:rPr>
                <w:rFonts w:ascii="Arial" w:hAnsi="Arial" w:cs="Arial"/>
                <w:sz w:val="18"/>
                <w:szCs w:val="18"/>
                <w:lang w:eastAsia="zh-CN"/>
              </w:rPr>
            </w:pPr>
            <w:r w:rsidRPr="0083510C">
              <w:rPr>
                <w:rFonts w:ascii="Arial" w:hAnsi="Arial" w:cs="Arial" w:hint="eastAsia"/>
                <w:sz w:val="18"/>
                <w:szCs w:val="18"/>
                <w:lang w:eastAsia="zh-CN"/>
              </w:rPr>
              <w:t>Data7</w:t>
            </w:r>
          </w:p>
        </w:tc>
      </w:tr>
      <w:tr w:rsidR="00DD0E63" w:rsidRPr="0083510C" w:rsidTr="00E84D61">
        <w:trPr>
          <w:trHeight w:val="243"/>
        </w:trPr>
        <w:tc>
          <w:tcPr>
            <w:tcW w:w="0" w:type="auto"/>
            <w:shd w:val="clear" w:color="auto" w:fill="auto"/>
            <w:vAlign w:val="center"/>
          </w:tcPr>
          <w:p w:rsidR="00DD0E63" w:rsidRPr="003447D0" w:rsidRDefault="00DD0E63" w:rsidP="00E84D61">
            <w:pPr>
              <w:jc w:val="center"/>
              <w:rPr>
                <w:rFonts w:ascii="Arial" w:hAnsi="Arial" w:hint="eastAsia"/>
                <w:sz w:val="18"/>
                <w:lang w:eastAsia="zh-CN"/>
              </w:rPr>
            </w:pPr>
            <w:r>
              <w:rPr>
                <w:rFonts w:ascii="Arial" w:hAnsi="Arial"/>
                <w:sz w:val="18"/>
              </w:rPr>
              <w:t>0x772</w:t>
            </w:r>
          </w:p>
        </w:tc>
        <w:tc>
          <w:tcPr>
            <w:tcW w:w="0" w:type="auto"/>
            <w:shd w:val="clear" w:color="auto" w:fill="auto"/>
            <w:vAlign w:val="center"/>
          </w:tcPr>
          <w:p w:rsidR="00DD0E63" w:rsidRPr="003447D0" w:rsidRDefault="00DD0E63" w:rsidP="00E84D61">
            <w:pPr>
              <w:jc w:val="center"/>
              <w:rPr>
                <w:rFonts w:ascii="Arial" w:hAnsi="Arial"/>
                <w:sz w:val="18"/>
                <w:lang w:eastAsia="zh-CN"/>
              </w:rPr>
            </w:pPr>
            <w:r w:rsidRPr="003447D0">
              <w:rPr>
                <w:rFonts w:ascii="Arial" w:hAnsi="Arial"/>
                <w:sz w:val="18"/>
              </w:rPr>
              <w:t>0x</w:t>
            </w:r>
            <w:r w:rsidRPr="003447D0">
              <w:rPr>
                <w:rFonts w:ascii="Arial" w:hAnsi="Arial" w:hint="eastAsia"/>
                <w:sz w:val="18"/>
                <w:lang w:eastAsia="zh-CN"/>
              </w:rPr>
              <w:t>1A</w:t>
            </w:r>
          </w:p>
        </w:tc>
        <w:tc>
          <w:tcPr>
            <w:tcW w:w="1036" w:type="dxa"/>
            <w:shd w:val="clear" w:color="auto" w:fill="auto"/>
          </w:tcPr>
          <w:p w:rsidR="00DD0E63" w:rsidRPr="003447D0" w:rsidRDefault="00DD0E63" w:rsidP="00E84D61">
            <w:pPr>
              <w:keepNext/>
              <w:jc w:val="center"/>
              <w:rPr>
                <w:rFonts w:ascii="Arial" w:hAnsi="Arial"/>
                <w:sz w:val="18"/>
                <w:lang w:val="en-GB" w:eastAsia="zh-CN"/>
              </w:rPr>
            </w:pPr>
            <w:r w:rsidRPr="003447D0">
              <w:rPr>
                <w:rFonts w:ascii="Arial" w:hAnsi="Arial"/>
                <w:sz w:val="18"/>
                <w:lang w:val="en-GB"/>
              </w:rPr>
              <w:t>0x</w:t>
            </w:r>
            <w:r>
              <w:rPr>
                <w:rFonts w:ascii="Arial" w:hAnsi="Arial" w:hint="eastAsia"/>
                <w:sz w:val="18"/>
                <w:lang w:val="en-GB" w:eastAsia="zh-CN"/>
              </w:rPr>
              <w:t>80</w:t>
            </w:r>
          </w:p>
        </w:tc>
        <w:tc>
          <w:tcPr>
            <w:tcW w:w="0" w:type="auto"/>
          </w:tcPr>
          <w:p w:rsidR="00DD0E63" w:rsidRPr="003447D0" w:rsidRDefault="00DD0E63" w:rsidP="00E84D61">
            <w:pPr>
              <w:rPr>
                <w:rFonts w:ascii="Arial" w:hAnsi="Arial" w:hint="eastAsia"/>
                <w:sz w:val="18"/>
                <w:lang w:val="en-GB" w:eastAsia="zh-CN"/>
              </w:rPr>
            </w:pPr>
            <w:r w:rsidRPr="003447D0">
              <w:rPr>
                <w:rFonts w:ascii="Arial" w:hAnsi="Arial" w:cs="Arial" w:hint="eastAsia"/>
                <w:sz w:val="18"/>
                <w:szCs w:val="18"/>
                <w:lang w:val="en-GB" w:eastAsia="zh-CN"/>
              </w:rPr>
              <w:t>0xAA</w:t>
            </w:r>
          </w:p>
        </w:tc>
        <w:tc>
          <w:tcPr>
            <w:tcW w:w="0" w:type="auto"/>
          </w:tcPr>
          <w:p w:rsidR="00DD0E63" w:rsidRPr="003447D0" w:rsidRDefault="00DD0E63" w:rsidP="00E84D61">
            <w:pPr>
              <w:rPr>
                <w:rFonts w:ascii="Arial" w:hAnsi="Arial" w:hint="eastAsia"/>
                <w:sz w:val="18"/>
                <w:lang w:val="en-GB" w:eastAsia="zh-CN"/>
              </w:rPr>
            </w:pPr>
            <w:r w:rsidRPr="003447D0">
              <w:rPr>
                <w:rFonts w:ascii="Arial" w:hAnsi="Arial" w:cs="Arial" w:hint="eastAsia"/>
                <w:sz w:val="18"/>
                <w:szCs w:val="18"/>
                <w:lang w:val="en-GB" w:eastAsia="zh-CN"/>
              </w:rPr>
              <w:t>0xAA</w:t>
            </w:r>
          </w:p>
        </w:tc>
        <w:tc>
          <w:tcPr>
            <w:tcW w:w="0" w:type="auto"/>
          </w:tcPr>
          <w:p w:rsidR="00DD0E63" w:rsidRPr="003447D0" w:rsidRDefault="00DD0E63" w:rsidP="00E84D61">
            <w:pPr>
              <w:rPr>
                <w:rFonts w:ascii="Arial" w:hAnsi="Arial" w:hint="eastAsia"/>
                <w:sz w:val="18"/>
                <w:lang w:val="en-GB" w:eastAsia="zh-CN"/>
              </w:rPr>
            </w:pPr>
            <w:r w:rsidRPr="003447D0">
              <w:rPr>
                <w:rFonts w:ascii="Arial" w:hAnsi="Arial" w:cs="Arial" w:hint="eastAsia"/>
                <w:sz w:val="18"/>
                <w:szCs w:val="18"/>
                <w:lang w:val="en-GB" w:eastAsia="zh-CN"/>
              </w:rPr>
              <w:t>0xAA</w:t>
            </w:r>
          </w:p>
        </w:tc>
        <w:tc>
          <w:tcPr>
            <w:tcW w:w="0" w:type="auto"/>
          </w:tcPr>
          <w:p w:rsidR="00DD0E63" w:rsidRPr="003447D0" w:rsidRDefault="00DD0E63" w:rsidP="00E84D61">
            <w:pPr>
              <w:rPr>
                <w:rFonts w:hint="eastAsia"/>
                <w:lang w:eastAsia="zh-CN"/>
              </w:rPr>
            </w:pPr>
            <w:r w:rsidRPr="003447D0">
              <w:rPr>
                <w:rFonts w:ascii="Arial" w:hAnsi="Arial" w:cs="Arial" w:hint="eastAsia"/>
                <w:sz w:val="18"/>
                <w:szCs w:val="18"/>
                <w:lang w:val="en-GB" w:eastAsia="zh-CN"/>
              </w:rPr>
              <w:t>0xAA</w:t>
            </w:r>
          </w:p>
        </w:tc>
        <w:tc>
          <w:tcPr>
            <w:tcW w:w="0" w:type="auto"/>
          </w:tcPr>
          <w:p w:rsidR="00DD0E63" w:rsidRPr="003447D0" w:rsidRDefault="00DD0E63" w:rsidP="00E84D61">
            <w:pPr>
              <w:rPr>
                <w:rFonts w:hint="eastAsia"/>
                <w:lang w:eastAsia="zh-CN"/>
              </w:rPr>
            </w:pPr>
            <w:r w:rsidRPr="003447D0">
              <w:rPr>
                <w:rFonts w:ascii="Arial" w:hAnsi="Arial" w:cs="Arial" w:hint="eastAsia"/>
                <w:sz w:val="18"/>
                <w:szCs w:val="18"/>
                <w:lang w:val="en-GB" w:eastAsia="zh-CN"/>
              </w:rPr>
              <w:t>0xAA</w:t>
            </w:r>
          </w:p>
        </w:tc>
        <w:tc>
          <w:tcPr>
            <w:tcW w:w="0" w:type="auto"/>
          </w:tcPr>
          <w:p w:rsidR="00DD0E63" w:rsidRPr="003447D0" w:rsidRDefault="00DD0E63" w:rsidP="00E84D61">
            <w:pPr>
              <w:rPr>
                <w:rFonts w:ascii="Arial" w:hAnsi="Arial" w:hint="eastAsia"/>
                <w:sz w:val="18"/>
                <w:lang w:val="en-GB" w:eastAsia="zh-CN"/>
              </w:rPr>
            </w:pPr>
            <w:r w:rsidRPr="003447D0">
              <w:rPr>
                <w:rFonts w:ascii="Arial" w:hAnsi="Arial" w:cs="Arial" w:hint="eastAsia"/>
                <w:sz w:val="18"/>
                <w:szCs w:val="18"/>
                <w:lang w:val="en-GB" w:eastAsia="zh-CN"/>
              </w:rPr>
              <w:t>0xAA</w:t>
            </w:r>
          </w:p>
        </w:tc>
      </w:tr>
    </w:tbl>
    <w:p w:rsidR="00DD0E63" w:rsidRDefault="00DD0E63" w:rsidP="00DD0E63">
      <w:pPr>
        <w:rPr>
          <w:rFonts w:ascii="Arial" w:hAnsi="Arial" w:cs="Arial" w:hint="eastAsia"/>
          <w:b/>
          <w:lang w:eastAsia="zh-CN"/>
        </w:rPr>
      </w:pPr>
    </w:p>
    <w:p w:rsidR="00DD0E63" w:rsidRPr="0083510C" w:rsidRDefault="00DD0E63" w:rsidP="00DD0E63">
      <w:pPr>
        <w:rPr>
          <w:rFonts w:ascii="Arial" w:hAnsi="Arial" w:cs="Arial" w:hint="eastAsia"/>
          <w:b/>
          <w:sz w:val="21"/>
          <w:szCs w:val="21"/>
          <w:lang w:val="en-GB" w:eastAsia="zh-CN"/>
        </w:rPr>
      </w:pPr>
      <w:r w:rsidRPr="0083510C">
        <w:rPr>
          <w:rFonts w:ascii="Arial" w:hAnsi="Arial" w:cs="Arial"/>
          <w:b/>
          <w:sz w:val="21"/>
          <w:szCs w:val="21"/>
          <w:lang w:val="en-GB" w:eastAsia="zh-CN"/>
        </w:rPr>
        <w:t>The ECU answer with the acknowledgement sent as follow</w:t>
      </w:r>
      <w:r w:rsidRPr="0083510C">
        <w:rPr>
          <w:rFonts w:ascii="Arial" w:hAnsi="Arial" w:cs="Arial" w:hint="eastAsia"/>
          <w:b/>
          <w:sz w:val="21"/>
          <w:szCs w:val="21"/>
          <w:lang w:val="en-GB" w:eastAsia="zh-CN"/>
        </w:rPr>
        <w:t>ing</w:t>
      </w:r>
      <w:r w:rsidRPr="0083510C">
        <w:rPr>
          <w:rFonts w:ascii="Arial" w:hAnsi="Arial" w:cs="Arial"/>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697"/>
        <w:gridCol w:w="1036"/>
        <w:gridCol w:w="697"/>
        <w:gridCol w:w="697"/>
        <w:gridCol w:w="697"/>
        <w:gridCol w:w="697"/>
        <w:gridCol w:w="697"/>
        <w:gridCol w:w="697"/>
      </w:tblGrid>
      <w:tr w:rsidR="00DD0E63" w:rsidRPr="0083510C" w:rsidTr="00E84D61">
        <w:trPr>
          <w:trHeight w:val="276"/>
        </w:trPr>
        <w:tc>
          <w:tcPr>
            <w:tcW w:w="0" w:type="auto"/>
            <w:shd w:val="clear" w:color="auto" w:fill="E6E6E6"/>
            <w:vAlign w:val="center"/>
          </w:tcPr>
          <w:p w:rsidR="00DD0E63" w:rsidRPr="0083510C" w:rsidRDefault="00DD0E63" w:rsidP="00E84D61">
            <w:pPr>
              <w:jc w:val="center"/>
              <w:rPr>
                <w:rFonts w:ascii="Arial" w:hAnsi="Arial" w:cs="Arial"/>
                <w:b/>
                <w:sz w:val="18"/>
                <w:szCs w:val="18"/>
                <w:lang w:eastAsia="zh-CN"/>
              </w:rPr>
            </w:pPr>
            <w:r w:rsidRPr="0083510C">
              <w:rPr>
                <w:rFonts w:ascii="Arial" w:hAnsi="Arial" w:cs="Arial" w:hint="eastAsia"/>
                <w:b/>
                <w:sz w:val="18"/>
                <w:szCs w:val="18"/>
                <w:lang w:eastAsia="zh-CN"/>
              </w:rPr>
              <w:t>Can ID(STD)</w:t>
            </w:r>
          </w:p>
        </w:tc>
        <w:tc>
          <w:tcPr>
            <w:tcW w:w="0" w:type="auto"/>
            <w:shd w:val="clear" w:color="auto" w:fill="E6E6E6"/>
            <w:vAlign w:val="center"/>
          </w:tcPr>
          <w:p w:rsidR="00DD0E63" w:rsidRPr="0083510C" w:rsidRDefault="00DD0E63" w:rsidP="00E84D61">
            <w:pPr>
              <w:jc w:val="center"/>
              <w:rPr>
                <w:rFonts w:ascii="Arial" w:hAnsi="Arial" w:hint="eastAsia"/>
                <w:sz w:val="18"/>
                <w:lang w:eastAsia="zh-CN"/>
              </w:rPr>
            </w:pPr>
            <w:r w:rsidRPr="0083510C">
              <w:rPr>
                <w:rFonts w:ascii="Arial" w:hAnsi="Arial" w:hint="eastAsia"/>
                <w:sz w:val="18"/>
                <w:lang w:eastAsia="zh-CN"/>
              </w:rPr>
              <w:t>Data0</w:t>
            </w:r>
          </w:p>
        </w:tc>
        <w:tc>
          <w:tcPr>
            <w:tcW w:w="1036" w:type="dxa"/>
            <w:shd w:val="clear" w:color="auto" w:fill="E6E6E6"/>
            <w:vAlign w:val="center"/>
          </w:tcPr>
          <w:p w:rsidR="00DD0E63" w:rsidRPr="0083510C" w:rsidRDefault="00DD0E63" w:rsidP="00E84D61">
            <w:pPr>
              <w:jc w:val="center"/>
              <w:rPr>
                <w:rFonts w:ascii="Arial" w:hAnsi="Arial" w:hint="eastAsia"/>
                <w:sz w:val="18"/>
                <w:lang w:eastAsia="zh-CN"/>
              </w:rPr>
            </w:pPr>
            <w:r w:rsidRPr="0083510C">
              <w:rPr>
                <w:rFonts w:ascii="Arial" w:hAnsi="Arial" w:hint="eastAsia"/>
                <w:sz w:val="18"/>
                <w:lang w:eastAsia="zh-CN"/>
              </w:rPr>
              <w:t>Data1</w:t>
            </w:r>
          </w:p>
        </w:tc>
        <w:tc>
          <w:tcPr>
            <w:tcW w:w="0" w:type="auto"/>
            <w:shd w:val="clear" w:color="auto" w:fill="E6E6E6"/>
            <w:vAlign w:val="center"/>
          </w:tcPr>
          <w:p w:rsidR="00DD0E63" w:rsidRPr="0083510C" w:rsidRDefault="00DD0E63" w:rsidP="00E84D61">
            <w:pPr>
              <w:jc w:val="center"/>
              <w:rPr>
                <w:rFonts w:ascii="Arial" w:hAnsi="Arial" w:hint="eastAsia"/>
                <w:sz w:val="18"/>
                <w:lang w:eastAsia="zh-CN"/>
              </w:rPr>
            </w:pPr>
            <w:r w:rsidRPr="0083510C">
              <w:rPr>
                <w:rFonts w:ascii="Arial" w:hAnsi="Arial" w:hint="eastAsia"/>
                <w:sz w:val="18"/>
                <w:lang w:eastAsia="zh-CN"/>
              </w:rPr>
              <w:t>Data2</w:t>
            </w:r>
          </w:p>
        </w:tc>
        <w:tc>
          <w:tcPr>
            <w:tcW w:w="0" w:type="auto"/>
            <w:shd w:val="clear" w:color="auto" w:fill="E6E6E6"/>
            <w:vAlign w:val="center"/>
          </w:tcPr>
          <w:p w:rsidR="00DD0E63" w:rsidRPr="0083510C" w:rsidRDefault="00DD0E63" w:rsidP="00E84D61">
            <w:pPr>
              <w:jc w:val="center"/>
              <w:rPr>
                <w:rFonts w:ascii="Arial" w:hAnsi="Arial" w:hint="eastAsia"/>
                <w:sz w:val="18"/>
                <w:lang w:eastAsia="zh-CN"/>
              </w:rPr>
            </w:pPr>
            <w:r w:rsidRPr="0083510C">
              <w:rPr>
                <w:rFonts w:ascii="Arial" w:hAnsi="Arial" w:hint="eastAsia"/>
                <w:sz w:val="18"/>
                <w:lang w:eastAsia="zh-CN"/>
              </w:rPr>
              <w:t>Data3</w:t>
            </w:r>
          </w:p>
        </w:tc>
        <w:tc>
          <w:tcPr>
            <w:tcW w:w="0" w:type="auto"/>
            <w:shd w:val="clear" w:color="auto" w:fill="E6E6E6"/>
            <w:vAlign w:val="center"/>
          </w:tcPr>
          <w:p w:rsidR="00DD0E63" w:rsidRPr="0083510C" w:rsidRDefault="00DD0E63" w:rsidP="00E84D61">
            <w:pPr>
              <w:keepNext/>
              <w:widowControl w:val="0"/>
              <w:autoSpaceDE w:val="0"/>
              <w:autoSpaceDN w:val="0"/>
              <w:adjustRightInd w:val="0"/>
              <w:jc w:val="center"/>
              <w:rPr>
                <w:rFonts w:ascii="Arial" w:hAnsi="Arial" w:cs="Arial" w:hint="eastAsia"/>
                <w:sz w:val="18"/>
                <w:szCs w:val="18"/>
                <w:lang w:eastAsia="zh-CN"/>
              </w:rPr>
            </w:pPr>
            <w:r w:rsidRPr="0083510C">
              <w:rPr>
                <w:rFonts w:ascii="Arial" w:hAnsi="Arial" w:cs="Arial" w:hint="eastAsia"/>
                <w:sz w:val="18"/>
                <w:szCs w:val="18"/>
                <w:lang w:eastAsia="zh-CN"/>
              </w:rPr>
              <w:t>Data4</w:t>
            </w:r>
          </w:p>
        </w:tc>
        <w:tc>
          <w:tcPr>
            <w:tcW w:w="0" w:type="auto"/>
            <w:shd w:val="clear" w:color="auto" w:fill="E6E6E6"/>
            <w:vAlign w:val="center"/>
          </w:tcPr>
          <w:p w:rsidR="00DD0E63" w:rsidRPr="0083510C" w:rsidRDefault="00DD0E63" w:rsidP="00E84D61">
            <w:pPr>
              <w:jc w:val="center"/>
              <w:rPr>
                <w:rFonts w:ascii="Arial" w:hAnsi="Arial" w:cs="Arial"/>
                <w:sz w:val="18"/>
                <w:szCs w:val="18"/>
                <w:lang w:eastAsia="zh-CN"/>
              </w:rPr>
            </w:pPr>
            <w:r w:rsidRPr="0083510C">
              <w:rPr>
                <w:rFonts w:ascii="Arial" w:hAnsi="Arial" w:cs="Arial" w:hint="eastAsia"/>
                <w:sz w:val="18"/>
                <w:szCs w:val="18"/>
                <w:lang w:eastAsia="zh-CN"/>
              </w:rPr>
              <w:t>Data5</w:t>
            </w:r>
          </w:p>
        </w:tc>
        <w:tc>
          <w:tcPr>
            <w:tcW w:w="0" w:type="auto"/>
            <w:shd w:val="clear" w:color="auto" w:fill="E6E6E6"/>
            <w:vAlign w:val="center"/>
          </w:tcPr>
          <w:p w:rsidR="00DD0E63" w:rsidRPr="0083510C" w:rsidRDefault="00DD0E63" w:rsidP="00E84D61">
            <w:pPr>
              <w:keepNext/>
              <w:widowControl w:val="0"/>
              <w:autoSpaceDE w:val="0"/>
              <w:autoSpaceDN w:val="0"/>
              <w:adjustRightInd w:val="0"/>
              <w:jc w:val="center"/>
              <w:rPr>
                <w:rFonts w:ascii="Arial" w:hAnsi="Arial" w:cs="Arial" w:hint="eastAsia"/>
                <w:sz w:val="18"/>
                <w:szCs w:val="18"/>
                <w:lang w:eastAsia="zh-CN"/>
              </w:rPr>
            </w:pPr>
            <w:r w:rsidRPr="0083510C">
              <w:rPr>
                <w:rFonts w:ascii="Arial" w:hAnsi="Arial" w:cs="Arial" w:hint="eastAsia"/>
                <w:sz w:val="18"/>
                <w:szCs w:val="18"/>
                <w:lang w:eastAsia="zh-CN"/>
              </w:rPr>
              <w:t>Data6</w:t>
            </w:r>
          </w:p>
        </w:tc>
        <w:tc>
          <w:tcPr>
            <w:tcW w:w="0" w:type="auto"/>
            <w:shd w:val="clear" w:color="auto" w:fill="E6E6E6"/>
            <w:vAlign w:val="center"/>
          </w:tcPr>
          <w:p w:rsidR="00DD0E63" w:rsidRPr="0083510C" w:rsidRDefault="00DD0E63" w:rsidP="00E84D61">
            <w:pPr>
              <w:jc w:val="center"/>
              <w:rPr>
                <w:rFonts w:ascii="Arial" w:hAnsi="Arial" w:cs="Arial"/>
                <w:sz w:val="18"/>
                <w:szCs w:val="18"/>
                <w:lang w:eastAsia="zh-CN"/>
              </w:rPr>
            </w:pPr>
            <w:r w:rsidRPr="0083510C">
              <w:rPr>
                <w:rFonts w:ascii="Arial" w:hAnsi="Arial" w:cs="Arial" w:hint="eastAsia"/>
                <w:sz w:val="18"/>
                <w:szCs w:val="18"/>
                <w:lang w:eastAsia="zh-CN"/>
              </w:rPr>
              <w:t>Data7</w:t>
            </w:r>
          </w:p>
        </w:tc>
      </w:tr>
      <w:tr w:rsidR="00DD0E63" w:rsidRPr="0083510C" w:rsidTr="00E84D61">
        <w:trPr>
          <w:trHeight w:val="223"/>
        </w:trPr>
        <w:tc>
          <w:tcPr>
            <w:tcW w:w="0" w:type="auto"/>
            <w:shd w:val="clear" w:color="auto" w:fill="auto"/>
            <w:vAlign w:val="center"/>
          </w:tcPr>
          <w:p w:rsidR="00DD0E63" w:rsidRPr="003447D0" w:rsidRDefault="00DD0E63" w:rsidP="00E84D61">
            <w:pPr>
              <w:jc w:val="center"/>
              <w:rPr>
                <w:rFonts w:ascii="Arial" w:hAnsi="Arial" w:hint="eastAsia"/>
                <w:sz w:val="18"/>
                <w:lang w:eastAsia="zh-CN"/>
              </w:rPr>
            </w:pPr>
            <w:r>
              <w:rPr>
                <w:rFonts w:ascii="Arial" w:hAnsi="Arial"/>
                <w:sz w:val="18"/>
              </w:rPr>
              <w:t>0x774</w:t>
            </w:r>
          </w:p>
        </w:tc>
        <w:tc>
          <w:tcPr>
            <w:tcW w:w="0" w:type="auto"/>
            <w:shd w:val="clear" w:color="auto" w:fill="auto"/>
            <w:vAlign w:val="center"/>
          </w:tcPr>
          <w:p w:rsidR="00DD0E63" w:rsidRPr="003447D0" w:rsidRDefault="00DD0E63" w:rsidP="00E84D61">
            <w:pPr>
              <w:jc w:val="center"/>
              <w:rPr>
                <w:rFonts w:ascii="Arial" w:hAnsi="Arial"/>
                <w:sz w:val="18"/>
                <w:lang w:eastAsia="zh-CN"/>
              </w:rPr>
            </w:pPr>
            <w:r w:rsidRPr="003447D0">
              <w:rPr>
                <w:rFonts w:ascii="Arial" w:hAnsi="Arial"/>
                <w:sz w:val="18"/>
              </w:rPr>
              <w:t>0x</w:t>
            </w:r>
            <w:r w:rsidRPr="003447D0">
              <w:rPr>
                <w:rFonts w:ascii="Arial" w:hAnsi="Arial" w:hint="eastAsia"/>
                <w:sz w:val="18"/>
                <w:lang w:eastAsia="zh-CN"/>
              </w:rPr>
              <w:t>5A</w:t>
            </w:r>
          </w:p>
        </w:tc>
        <w:tc>
          <w:tcPr>
            <w:tcW w:w="1036" w:type="dxa"/>
            <w:shd w:val="clear" w:color="auto" w:fill="auto"/>
          </w:tcPr>
          <w:p w:rsidR="00DD0E63" w:rsidRPr="003447D0" w:rsidRDefault="00DD0E63" w:rsidP="00E84D61">
            <w:pPr>
              <w:keepNext/>
              <w:jc w:val="center"/>
              <w:rPr>
                <w:rFonts w:ascii="Arial" w:hAnsi="Arial"/>
                <w:sz w:val="18"/>
                <w:lang w:val="en-GB" w:eastAsia="zh-CN"/>
              </w:rPr>
            </w:pPr>
            <w:r w:rsidRPr="003447D0">
              <w:rPr>
                <w:rFonts w:ascii="Arial" w:hAnsi="Arial"/>
                <w:sz w:val="18"/>
                <w:lang w:val="en-GB"/>
              </w:rPr>
              <w:t>0x</w:t>
            </w:r>
            <w:r>
              <w:rPr>
                <w:rFonts w:ascii="Arial" w:hAnsi="Arial" w:hint="eastAsia"/>
                <w:sz w:val="18"/>
                <w:lang w:val="en-GB" w:eastAsia="zh-CN"/>
              </w:rPr>
              <w:t>80</w:t>
            </w:r>
          </w:p>
        </w:tc>
        <w:tc>
          <w:tcPr>
            <w:tcW w:w="0" w:type="auto"/>
          </w:tcPr>
          <w:p w:rsidR="00DD0E63" w:rsidRPr="003447D0" w:rsidRDefault="00DD0E63" w:rsidP="00E84D61">
            <w:pPr>
              <w:rPr>
                <w:rFonts w:ascii="Arial" w:hAnsi="Arial" w:hint="eastAsia"/>
                <w:sz w:val="18"/>
                <w:lang w:val="en-GB" w:eastAsia="zh-CN"/>
              </w:rPr>
            </w:pPr>
            <w:r w:rsidRPr="003447D0">
              <w:rPr>
                <w:rFonts w:ascii="Arial" w:hAnsi="Arial" w:hint="eastAsia"/>
                <w:sz w:val="18"/>
                <w:lang w:val="en-GB" w:eastAsia="zh-CN"/>
              </w:rPr>
              <w:t>0xXX</w:t>
            </w:r>
          </w:p>
        </w:tc>
        <w:tc>
          <w:tcPr>
            <w:tcW w:w="0" w:type="auto"/>
          </w:tcPr>
          <w:p w:rsidR="00DD0E63" w:rsidRPr="003447D0" w:rsidRDefault="00DD0E63" w:rsidP="00E84D61">
            <w:r w:rsidRPr="003447D0">
              <w:rPr>
                <w:rFonts w:ascii="Arial" w:hAnsi="Arial" w:hint="eastAsia"/>
                <w:sz w:val="18"/>
                <w:lang w:val="en-GB" w:eastAsia="zh-CN"/>
              </w:rPr>
              <w:t>0xXX</w:t>
            </w:r>
          </w:p>
        </w:tc>
        <w:tc>
          <w:tcPr>
            <w:tcW w:w="0" w:type="auto"/>
          </w:tcPr>
          <w:p w:rsidR="00DD0E63" w:rsidRPr="003447D0" w:rsidRDefault="00DD0E63" w:rsidP="00E84D61">
            <w:r w:rsidRPr="003447D0">
              <w:rPr>
                <w:rFonts w:ascii="Arial" w:hAnsi="Arial" w:hint="eastAsia"/>
                <w:sz w:val="18"/>
                <w:lang w:val="en-GB" w:eastAsia="zh-CN"/>
              </w:rPr>
              <w:t>0xXX</w:t>
            </w:r>
          </w:p>
        </w:tc>
        <w:tc>
          <w:tcPr>
            <w:tcW w:w="0" w:type="auto"/>
          </w:tcPr>
          <w:p w:rsidR="00DD0E63" w:rsidRPr="003447D0" w:rsidRDefault="00DD0E63" w:rsidP="00E84D61">
            <w:r w:rsidRPr="003447D0">
              <w:rPr>
                <w:rFonts w:ascii="Arial" w:hAnsi="Arial" w:hint="eastAsia"/>
                <w:sz w:val="18"/>
                <w:lang w:val="en-GB" w:eastAsia="zh-CN"/>
              </w:rPr>
              <w:t>0xXX</w:t>
            </w:r>
          </w:p>
        </w:tc>
        <w:tc>
          <w:tcPr>
            <w:tcW w:w="0" w:type="auto"/>
          </w:tcPr>
          <w:p w:rsidR="00DD0E63" w:rsidRPr="003447D0" w:rsidRDefault="00DD0E63" w:rsidP="00E84D61">
            <w:r w:rsidRPr="003447D0">
              <w:rPr>
                <w:rFonts w:ascii="Arial" w:hAnsi="Arial" w:cs="Arial" w:hint="eastAsia"/>
                <w:sz w:val="18"/>
                <w:szCs w:val="18"/>
                <w:lang w:eastAsia="zh-CN"/>
              </w:rPr>
              <w:t>---</w:t>
            </w:r>
          </w:p>
        </w:tc>
        <w:tc>
          <w:tcPr>
            <w:tcW w:w="0" w:type="auto"/>
            <w:vAlign w:val="center"/>
          </w:tcPr>
          <w:p w:rsidR="00DD0E63" w:rsidRPr="003447D0" w:rsidRDefault="00DD0E63" w:rsidP="00E84D61">
            <w:pPr>
              <w:jc w:val="center"/>
              <w:rPr>
                <w:rFonts w:ascii="Arial" w:hAnsi="Arial" w:cs="Arial"/>
                <w:sz w:val="18"/>
                <w:szCs w:val="18"/>
                <w:lang w:eastAsia="zh-CN"/>
              </w:rPr>
            </w:pPr>
            <w:r w:rsidRPr="003447D0">
              <w:rPr>
                <w:rFonts w:ascii="Arial" w:hAnsi="Arial" w:cs="Arial" w:hint="eastAsia"/>
                <w:sz w:val="18"/>
                <w:szCs w:val="18"/>
                <w:lang w:eastAsia="zh-CN"/>
              </w:rPr>
              <w:t>---</w:t>
            </w:r>
          </w:p>
        </w:tc>
      </w:tr>
    </w:tbl>
    <w:p w:rsidR="00DD0E63" w:rsidRPr="0083510C" w:rsidRDefault="00DD0E63" w:rsidP="00DD0E63">
      <w:pPr>
        <w:rPr>
          <w:rFonts w:ascii="Arial" w:hAnsi="Arial" w:cs="Arial"/>
          <w:b/>
          <w:lang w:eastAsia="zh-CN"/>
        </w:rPr>
      </w:pPr>
    </w:p>
    <w:p w:rsidR="00DD0E63" w:rsidRPr="0083510C" w:rsidRDefault="00DD0E63" w:rsidP="00DD0E63">
      <w:pPr>
        <w:rPr>
          <w:rFonts w:ascii="Arial" w:hAnsi="Arial" w:cs="Arial" w:hint="eastAsia"/>
          <w:b/>
          <w:sz w:val="21"/>
          <w:szCs w:val="21"/>
          <w:lang w:val="en-GB" w:eastAsia="zh-CN"/>
        </w:rPr>
      </w:pPr>
      <w:r w:rsidRPr="0083510C">
        <w:rPr>
          <w:rFonts w:ascii="Arial" w:hAnsi="Arial" w:cs="Arial"/>
          <w:b/>
          <w:sz w:val="21"/>
          <w:szCs w:val="21"/>
          <w:lang w:val="en-GB" w:eastAsia="zh-CN"/>
        </w:rPr>
        <w:t>The data field is defined as follow table:</w:t>
      </w:r>
    </w:p>
    <w:tbl>
      <w:tblPr>
        <w:tblW w:w="24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3713"/>
      </w:tblGrid>
      <w:tr w:rsidR="00DD0E63" w:rsidRPr="0083510C" w:rsidTr="00E84D61">
        <w:tc>
          <w:tcPr>
            <w:tcW w:w="1156" w:type="pct"/>
            <w:shd w:val="clear" w:color="auto" w:fill="E6E6E6"/>
            <w:vAlign w:val="center"/>
          </w:tcPr>
          <w:p w:rsidR="00DD0E63" w:rsidRPr="0083510C" w:rsidRDefault="00DD0E63" w:rsidP="00E84D61">
            <w:pPr>
              <w:jc w:val="center"/>
              <w:rPr>
                <w:rFonts w:ascii="Arial" w:hAnsi="Arial" w:cs="Arial"/>
                <w:b/>
                <w:sz w:val="18"/>
                <w:szCs w:val="18"/>
                <w:lang w:eastAsia="zh-CN"/>
              </w:rPr>
            </w:pPr>
            <w:r w:rsidRPr="0083510C">
              <w:rPr>
                <w:rFonts w:ascii="Arial" w:hAnsi="Arial" w:cs="Arial"/>
                <w:b/>
                <w:sz w:val="18"/>
                <w:szCs w:val="18"/>
                <w:lang w:eastAsia="zh-CN"/>
              </w:rPr>
              <w:t>Data field</w:t>
            </w:r>
          </w:p>
        </w:tc>
        <w:tc>
          <w:tcPr>
            <w:tcW w:w="3844" w:type="pct"/>
            <w:shd w:val="clear" w:color="auto" w:fill="E6E6E6"/>
            <w:vAlign w:val="center"/>
          </w:tcPr>
          <w:p w:rsidR="00DD0E63" w:rsidRPr="0083510C" w:rsidRDefault="00DD0E63" w:rsidP="00E84D61">
            <w:pPr>
              <w:jc w:val="center"/>
              <w:rPr>
                <w:rFonts w:ascii="Arial" w:hAnsi="Arial" w:cs="Arial"/>
                <w:b/>
                <w:sz w:val="18"/>
                <w:szCs w:val="18"/>
                <w:lang w:eastAsia="zh-CN"/>
              </w:rPr>
            </w:pPr>
            <w:r w:rsidRPr="0083510C">
              <w:rPr>
                <w:rFonts w:ascii="Arial" w:hAnsi="Arial" w:cs="Arial"/>
                <w:b/>
                <w:sz w:val="18"/>
                <w:szCs w:val="18"/>
                <w:lang w:eastAsia="zh-CN"/>
              </w:rPr>
              <w:t>Description</w:t>
            </w:r>
          </w:p>
        </w:tc>
      </w:tr>
      <w:tr w:rsidR="00DD0E63" w:rsidRPr="0083510C" w:rsidTr="00E84D61">
        <w:tc>
          <w:tcPr>
            <w:tcW w:w="1156" w:type="pct"/>
            <w:shd w:val="clear" w:color="auto" w:fill="auto"/>
            <w:vAlign w:val="center"/>
          </w:tcPr>
          <w:p w:rsidR="00DD0E63" w:rsidRPr="0083510C" w:rsidRDefault="00DD0E63" w:rsidP="00E84D61">
            <w:pPr>
              <w:jc w:val="center"/>
              <w:rPr>
                <w:rFonts w:ascii="Arial" w:hAnsi="Arial" w:cs="Arial"/>
                <w:sz w:val="18"/>
                <w:szCs w:val="18"/>
                <w:lang w:eastAsia="zh-CN"/>
              </w:rPr>
            </w:pPr>
            <w:r>
              <w:rPr>
                <w:rFonts w:ascii="Arial" w:hAnsi="Arial" w:cs="Arial"/>
                <w:sz w:val="18"/>
                <w:szCs w:val="18"/>
                <w:lang w:eastAsia="zh-CN"/>
              </w:rPr>
              <w:t>Data</w:t>
            </w:r>
            <w:r>
              <w:rPr>
                <w:rFonts w:ascii="Arial" w:hAnsi="Arial" w:cs="Arial" w:hint="eastAsia"/>
                <w:sz w:val="18"/>
                <w:szCs w:val="18"/>
                <w:lang w:eastAsia="zh-CN"/>
              </w:rPr>
              <w:t>2</w:t>
            </w:r>
          </w:p>
        </w:tc>
        <w:tc>
          <w:tcPr>
            <w:tcW w:w="3844" w:type="pct"/>
            <w:shd w:val="clear" w:color="auto" w:fill="auto"/>
            <w:vAlign w:val="center"/>
          </w:tcPr>
          <w:p w:rsidR="00DD0E63" w:rsidRPr="0083510C" w:rsidRDefault="00DD0E63" w:rsidP="00E84D61">
            <w:pPr>
              <w:jc w:val="both"/>
              <w:rPr>
                <w:rFonts w:ascii="Arial" w:hAnsi="Arial" w:cs="Arial" w:hint="eastAsia"/>
                <w:sz w:val="18"/>
                <w:szCs w:val="18"/>
                <w:lang w:eastAsia="zh-CN"/>
              </w:rPr>
            </w:pPr>
            <w:r w:rsidRPr="0083510C">
              <w:rPr>
                <w:rFonts w:ascii="Arial" w:hAnsi="Arial" w:cs="Arial" w:hint="eastAsia"/>
                <w:sz w:val="18"/>
                <w:szCs w:val="18"/>
                <w:lang w:eastAsia="zh-CN"/>
              </w:rPr>
              <w:t>Hardware version number high byte</w:t>
            </w:r>
          </w:p>
        </w:tc>
      </w:tr>
      <w:tr w:rsidR="00DD0E63" w:rsidRPr="0083510C" w:rsidTr="00E84D61">
        <w:tc>
          <w:tcPr>
            <w:tcW w:w="1156" w:type="pct"/>
            <w:shd w:val="clear" w:color="auto" w:fill="auto"/>
            <w:vAlign w:val="center"/>
          </w:tcPr>
          <w:p w:rsidR="00DD0E63" w:rsidRPr="0083510C" w:rsidRDefault="00DD0E63" w:rsidP="00E84D61">
            <w:pPr>
              <w:jc w:val="center"/>
              <w:rPr>
                <w:rFonts w:ascii="Arial" w:hAnsi="Arial" w:cs="Arial"/>
                <w:sz w:val="18"/>
                <w:szCs w:val="18"/>
                <w:lang w:eastAsia="zh-CN"/>
              </w:rPr>
            </w:pPr>
            <w:r>
              <w:rPr>
                <w:rFonts w:ascii="Arial" w:hAnsi="Arial" w:cs="Arial"/>
                <w:sz w:val="18"/>
                <w:szCs w:val="18"/>
                <w:lang w:eastAsia="zh-CN"/>
              </w:rPr>
              <w:t>Data</w:t>
            </w:r>
            <w:r>
              <w:rPr>
                <w:rFonts w:ascii="Arial" w:hAnsi="Arial" w:cs="Arial" w:hint="eastAsia"/>
                <w:sz w:val="18"/>
                <w:szCs w:val="18"/>
                <w:lang w:eastAsia="zh-CN"/>
              </w:rPr>
              <w:t>3</w:t>
            </w:r>
          </w:p>
        </w:tc>
        <w:tc>
          <w:tcPr>
            <w:tcW w:w="3844" w:type="pct"/>
            <w:shd w:val="clear" w:color="auto" w:fill="auto"/>
            <w:vAlign w:val="center"/>
          </w:tcPr>
          <w:p w:rsidR="00DD0E63" w:rsidRPr="0083510C" w:rsidRDefault="00DD0E63" w:rsidP="00E84D61">
            <w:pPr>
              <w:jc w:val="both"/>
              <w:rPr>
                <w:rFonts w:ascii="Arial" w:hAnsi="Arial" w:cs="Arial" w:hint="eastAsia"/>
                <w:sz w:val="18"/>
                <w:szCs w:val="18"/>
                <w:lang w:eastAsia="zh-CN"/>
              </w:rPr>
            </w:pPr>
            <w:r w:rsidRPr="0083510C">
              <w:rPr>
                <w:rFonts w:ascii="Arial" w:hAnsi="Arial" w:cs="Arial" w:hint="eastAsia"/>
                <w:sz w:val="18"/>
                <w:szCs w:val="18"/>
                <w:lang w:eastAsia="zh-CN"/>
              </w:rPr>
              <w:t>Hardware version number low byte</w:t>
            </w:r>
          </w:p>
        </w:tc>
      </w:tr>
      <w:tr w:rsidR="00DD0E63" w:rsidRPr="0083510C" w:rsidTr="00E84D61">
        <w:tc>
          <w:tcPr>
            <w:tcW w:w="1156" w:type="pct"/>
            <w:shd w:val="clear" w:color="auto" w:fill="auto"/>
            <w:vAlign w:val="center"/>
          </w:tcPr>
          <w:p w:rsidR="00DD0E63" w:rsidRPr="0083510C" w:rsidRDefault="00DD0E63" w:rsidP="00E84D61">
            <w:pPr>
              <w:jc w:val="center"/>
              <w:rPr>
                <w:rFonts w:ascii="Arial" w:hAnsi="Arial" w:cs="Arial"/>
                <w:sz w:val="18"/>
                <w:szCs w:val="18"/>
                <w:lang w:eastAsia="zh-CN"/>
              </w:rPr>
            </w:pPr>
            <w:r>
              <w:rPr>
                <w:rFonts w:ascii="Arial" w:hAnsi="Arial" w:cs="Arial"/>
                <w:sz w:val="18"/>
                <w:szCs w:val="18"/>
                <w:lang w:eastAsia="zh-CN"/>
              </w:rPr>
              <w:t>Data</w:t>
            </w:r>
            <w:r>
              <w:rPr>
                <w:rFonts w:ascii="Arial" w:hAnsi="Arial" w:cs="Arial" w:hint="eastAsia"/>
                <w:sz w:val="18"/>
                <w:szCs w:val="18"/>
                <w:lang w:eastAsia="zh-CN"/>
              </w:rPr>
              <w:t>4</w:t>
            </w:r>
          </w:p>
        </w:tc>
        <w:tc>
          <w:tcPr>
            <w:tcW w:w="3844" w:type="pct"/>
            <w:shd w:val="clear" w:color="auto" w:fill="auto"/>
            <w:vAlign w:val="center"/>
          </w:tcPr>
          <w:p w:rsidR="00DD0E63" w:rsidRPr="0083510C" w:rsidRDefault="00DD0E63" w:rsidP="00E84D61">
            <w:pPr>
              <w:jc w:val="both"/>
              <w:rPr>
                <w:rFonts w:ascii="Arial" w:hAnsi="Arial" w:cs="Arial" w:hint="eastAsia"/>
                <w:sz w:val="18"/>
                <w:szCs w:val="18"/>
                <w:lang w:eastAsia="zh-CN"/>
              </w:rPr>
            </w:pPr>
            <w:r w:rsidRPr="0083510C">
              <w:rPr>
                <w:rFonts w:ascii="Arial" w:hAnsi="Arial" w:cs="Arial" w:hint="eastAsia"/>
                <w:sz w:val="18"/>
                <w:szCs w:val="18"/>
                <w:lang w:eastAsia="zh-CN"/>
              </w:rPr>
              <w:t>Software version number high byte</w:t>
            </w:r>
          </w:p>
        </w:tc>
      </w:tr>
      <w:tr w:rsidR="00DD0E63" w:rsidRPr="0083510C" w:rsidTr="00E84D61">
        <w:tc>
          <w:tcPr>
            <w:tcW w:w="1156" w:type="pct"/>
            <w:shd w:val="clear" w:color="auto" w:fill="auto"/>
            <w:vAlign w:val="center"/>
          </w:tcPr>
          <w:p w:rsidR="00DD0E63" w:rsidRPr="0083510C" w:rsidRDefault="00DD0E63" w:rsidP="00E84D61">
            <w:pPr>
              <w:jc w:val="center"/>
              <w:rPr>
                <w:rFonts w:ascii="Arial" w:hAnsi="Arial" w:cs="Arial"/>
                <w:sz w:val="18"/>
                <w:szCs w:val="18"/>
                <w:lang w:eastAsia="zh-CN"/>
              </w:rPr>
            </w:pPr>
            <w:r>
              <w:rPr>
                <w:rFonts w:ascii="Arial" w:hAnsi="Arial" w:cs="Arial"/>
                <w:sz w:val="18"/>
                <w:szCs w:val="18"/>
                <w:lang w:eastAsia="zh-CN"/>
              </w:rPr>
              <w:t>Data</w:t>
            </w:r>
            <w:r>
              <w:rPr>
                <w:rFonts w:ascii="Arial" w:hAnsi="Arial" w:cs="Arial" w:hint="eastAsia"/>
                <w:sz w:val="18"/>
                <w:szCs w:val="18"/>
                <w:lang w:eastAsia="zh-CN"/>
              </w:rPr>
              <w:t>5</w:t>
            </w:r>
          </w:p>
        </w:tc>
        <w:tc>
          <w:tcPr>
            <w:tcW w:w="3844" w:type="pct"/>
            <w:shd w:val="clear" w:color="auto" w:fill="auto"/>
            <w:vAlign w:val="center"/>
          </w:tcPr>
          <w:p w:rsidR="00DD0E63" w:rsidRPr="0083510C" w:rsidRDefault="00DD0E63" w:rsidP="00E84D61">
            <w:pPr>
              <w:jc w:val="both"/>
              <w:rPr>
                <w:rFonts w:ascii="Arial" w:hAnsi="Arial" w:cs="Arial" w:hint="eastAsia"/>
                <w:sz w:val="18"/>
                <w:szCs w:val="18"/>
                <w:lang w:eastAsia="zh-CN"/>
              </w:rPr>
            </w:pPr>
            <w:r w:rsidRPr="0083510C">
              <w:rPr>
                <w:rFonts w:ascii="Arial" w:hAnsi="Arial" w:cs="Arial" w:hint="eastAsia"/>
                <w:sz w:val="18"/>
                <w:szCs w:val="18"/>
                <w:lang w:eastAsia="zh-CN"/>
              </w:rPr>
              <w:t xml:space="preserve">Software version </w:t>
            </w:r>
            <w:r w:rsidRPr="0083510C">
              <w:rPr>
                <w:rFonts w:ascii="Arial" w:hAnsi="Arial" w:cs="Arial"/>
                <w:sz w:val="18"/>
                <w:szCs w:val="18"/>
                <w:lang w:eastAsia="zh-CN"/>
              </w:rPr>
              <w:t>number</w:t>
            </w:r>
            <w:r w:rsidRPr="0083510C">
              <w:rPr>
                <w:rFonts w:ascii="Arial" w:hAnsi="Arial" w:cs="Arial" w:hint="eastAsia"/>
                <w:sz w:val="18"/>
                <w:szCs w:val="18"/>
                <w:lang w:eastAsia="zh-CN"/>
              </w:rPr>
              <w:t xml:space="preserve"> low byte</w:t>
            </w:r>
          </w:p>
        </w:tc>
      </w:tr>
    </w:tbl>
    <w:p w:rsidR="00DD0E63" w:rsidRPr="0083510C" w:rsidRDefault="00DD0E63" w:rsidP="00DD0E63">
      <w:pPr>
        <w:rPr>
          <w:rFonts w:ascii="Arial" w:hAnsi="Arial" w:cs="Arial" w:hint="eastAsia"/>
          <w:b/>
          <w:sz w:val="21"/>
          <w:szCs w:val="21"/>
          <w:lang w:val="en-GB" w:eastAsia="zh-CN"/>
        </w:rPr>
      </w:pPr>
      <w:r w:rsidRPr="0083510C">
        <w:rPr>
          <w:rFonts w:ascii="Arial" w:hAnsi="Arial" w:cs="Arial"/>
          <w:b/>
          <w:sz w:val="21"/>
          <w:szCs w:val="21"/>
          <w:lang w:val="en-GB" w:eastAsia="zh-CN"/>
        </w:rPr>
        <w:t>Example:</w:t>
      </w:r>
    </w:p>
    <w:p w:rsidR="00DD0E63" w:rsidRPr="0083510C" w:rsidRDefault="00DD0E63" w:rsidP="00DD0E63">
      <w:pPr>
        <w:rPr>
          <w:rFonts w:ascii="Arial" w:eastAsia="Arial Unicode MS" w:hAnsi="Arial" w:cs="Arial" w:hint="eastAsia"/>
          <w:lang w:eastAsia="zh-CN"/>
        </w:rPr>
      </w:pPr>
      <w:r w:rsidRPr="0083510C">
        <w:rPr>
          <w:rFonts w:ascii="Arial" w:eastAsia="Arial Unicode MS" w:hAnsi="Arial" w:cs="Arial" w:hint="eastAsia"/>
          <w:lang w:eastAsia="zh-CN"/>
        </w:rPr>
        <w:t>Data</w:t>
      </w:r>
      <w:r>
        <w:rPr>
          <w:rFonts w:ascii="Arial" w:eastAsia="Arial Unicode MS" w:hAnsi="Arial" w:cs="Arial" w:hint="eastAsia"/>
          <w:lang w:eastAsia="zh-CN"/>
        </w:rPr>
        <w:t>2</w:t>
      </w:r>
      <w:r w:rsidRPr="0083510C">
        <w:rPr>
          <w:rFonts w:ascii="Arial" w:eastAsia="Arial Unicode MS" w:hAnsi="Arial" w:cs="Arial" w:hint="eastAsia"/>
          <w:lang w:eastAsia="zh-CN"/>
        </w:rPr>
        <w:t xml:space="preserve"> = 0x00,Data</w:t>
      </w:r>
      <w:r>
        <w:rPr>
          <w:rFonts w:ascii="Arial" w:eastAsia="Arial Unicode MS" w:hAnsi="Arial" w:cs="Arial" w:hint="eastAsia"/>
          <w:lang w:eastAsia="zh-CN"/>
        </w:rPr>
        <w:t>3</w:t>
      </w:r>
      <w:r w:rsidRPr="0083510C">
        <w:rPr>
          <w:rFonts w:ascii="Arial" w:eastAsia="Arial Unicode MS" w:hAnsi="Arial" w:cs="Arial" w:hint="eastAsia"/>
          <w:lang w:eastAsia="zh-CN"/>
        </w:rPr>
        <w:t>=0x01 means hardware version number is 0001</w:t>
      </w:r>
    </w:p>
    <w:p w:rsidR="00DD0E63" w:rsidRPr="0083510C" w:rsidRDefault="00DD0E63" w:rsidP="00DD0E63">
      <w:pPr>
        <w:rPr>
          <w:rFonts w:ascii="Arial" w:eastAsia="Arial Unicode MS" w:hAnsi="Arial" w:cs="Arial" w:hint="eastAsia"/>
          <w:lang w:eastAsia="zh-CN"/>
        </w:rPr>
      </w:pPr>
      <w:r w:rsidRPr="0083510C">
        <w:rPr>
          <w:rFonts w:ascii="Arial" w:eastAsia="Arial Unicode MS" w:hAnsi="Arial" w:cs="Arial" w:hint="eastAsia"/>
          <w:lang w:eastAsia="zh-CN"/>
        </w:rPr>
        <w:t>Data</w:t>
      </w:r>
      <w:r>
        <w:rPr>
          <w:rFonts w:ascii="Arial" w:eastAsia="Arial Unicode MS" w:hAnsi="Arial" w:cs="Arial" w:hint="eastAsia"/>
          <w:lang w:eastAsia="zh-CN"/>
        </w:rPr>
        <w:t>4</w:t>
      </w:r>
      <w:r w:rsidRPr="0083510C">
        <w:rPr>
          <w:rFonts w:ascii="Arial" w:eastAsia="Arial Unicode MS" w:hAnsi="Arial" w:cs="Arial" w:hint="eastAsia"/>
          <w:lang w:eastAsia="zh-CN"/>
        </w:rPr>
        <w:t>=  0xB1,Data</w:t>
      </w:r>
      <w:r>
        <w:rPr>
          <w:rFonts w:ascii="Arial" w:eastAsia="Arial Unicode MS" w:hAnsi="Arial" w:cs="Arial" w:hint="eastAsia"/>
          <w:lang w:eastAsia="zh-CN"/>
        </w:rPr>
        <w:t>5</w:t>
      </w:r>
      <w:r w:rsidRPr="0083510C">
        <w:rPr>
          <w:rFonts w:ascii="Arial" w:eastAsia="Arial Unicode MS" w:hAnsi="Arial" w:cs="Arial" w:hint="eastAsia"/>
          <w:lang w:eastAsia="zh-CN"/>
        </w:rPr>
        <w:t>=0x01 means software version number is B101:</w:t>
      </w:r>
    </w:p>
    <w:p w:rsidR="00DD0E63" w:rsidRPr="00254BC3" w:rsidRDefault="00DD0E63" w:rsidP="00DD0E63">
      <w:pPr>
        <w:rPr>
          <w:rFonts w:hint="eastAsia"/>
          <w:lang w:eastAsia="zh-CN"/>
        </w:rPr>
      </w:pPr>
    </w:p>
    <w:p w:rsidR="00DD0E63" w:rsidRPr="0083510C" w:rsidRDefault="00DD0E63" w:rsidP="00DD0E63">
      <w:pPr>
        <w:rPr>
          <w:rFonts w:ascii="Arial" w:hAnsi="Arial" w:cs="Arial" w:hint="eastAsia"/>
          <w:b/>
          <w:lang w:eastAsia="zh-CN"/>
        </w:rPr>
      </w:pPr>
      <w:r>
        <w:rPr>
          <w:rFonts w:ascii="Arial" w:hAnsi="Arial" w:cs="Arial" w:hint="eastAsia"/>
          <w:b/>
          <w:lang w:eastAsia="zh-CN"/>
        </w:rPr>
        <w:t>2</w:t>
      </w:r>
      <w:r w:rsidRPr="00161E0B">
        <w:rPr>
          <w:rFonts w:ascii="Arial" w:hAnsi="Arial" w:cs="Arial" w:hint="eastAsia"/>
          <w:b/>
          <w:lang w:eastAsia="zh-CN"/>
        </w:rPr>
        <w:t>.</w:t>
      </w:r>
      <w:r>
        <w:rPr>
          <w:rFonts w:ascii="Arial" w:hAnsi="Arial" w:cs="Arial"/>
          <w:b/>
        </w:rPr>
        <w:t xml:space="preserve"> </w:t>
      </w:r>
      <w:r>
        <w:rPr>
          <w:rFonts w:ascii="Arial" w:hAnsi="Arial" w:cs="Arial" w:hint="eastAsia"/>
          <w:b/>
          <w:lang w:eastAsia="zh-CN"/>
        </w:rPr>
        <w:t xml:space="preserve"> </w:t>
      </w:r>
      <w:r w:rsidRPr="0083510C">
        <w:rPr>
          <w:rFonts w:ascii="Arial" w:hAnsi="Arial" w:cs="Arial"/>
          <w:b/>
        </w:rPr>
        <w:t xml:space="preserve">The following command </w:t>
      </w:r>
      <w:r w:rsidRPr="0083510C">
        <w:rPr>
          <w:rFonts w:ascii="Arial" w:hAnsi="Arial" w:cs="Arial" w:hint="eastAsia"/>
          <w:b/>
          <w:lang w:eastAsia="zh-CN"/>
        </w:rPr>
        <w:t xml:space="preserve">can be used for reading the </w:t>
      </w:r>
      <w:r w:rsidRPr="0083510C">
        <w:rPr>
          <w:rFonts w:ascii="Arial" w:hAnsi="Arial" w:cs="Arial"/>
          <w:b/>
          <w:lang w:eastAsia="zh-CN"/>
        </w:rPr>
        <w:t>Read</w:t>
      </w:r>
      <w:r w:rsidRPr="0083510C">
        <w:rPr>
          <w:rFonts w:ascii="Arial" w:hAnsi="Arial" w:cs="Arial" w:hint="eastAsia"/>
          <w:b/>
          <w:lang w:eastAsia="zh-CN"/>
        </w:rPr>
        <w:t xml:space="preserve"> </w:t>
      </w:r>
      <w:bookmarkStart w:id="160" w:name="_Toc438735479"/>
      <w:bookmarkStart w:id="161" w:name="_Toc439060176"/>
      <w:r w:rsidRPr="0083510C">
        <w:rPr>
          <w:rFonts w:ascii="Arial" w:hAnsi="Arial" w:cs="Arial" w:hint="eastAsia"/>
          <w:b/>
          <w:lang w:eastAsia="zh-CN"/>
        </w:rPr>
        <w:t>software release date//</w:t>
      </w:r>
      <w:r w:rsidRPr="0083510C">
        <w:rPr>
          <w:rFonts w:ascii="Arial" w:hAnsi="Arial" w:cs="Arial" w:hint="eastAsia"/>
          <w:b/>
          <w:lang w:eastAsia="zh-CN"/>
        </w:rPr>
        <w:t>读取软件发布日期</w:t>
      </w:r>
      <w:bookmarkEnd w:id="160"/>
      <w:bookmarkEnd w:id="161"/>
      <w:r w:rsidRPr="0083510C">
        <w:rPr>
          <w:rFonts w:ascii="Arial" w:hAnsi="Arial" w:cs="Arial" w:hint="eastAsia"/>
          <w:b/>
          <w:lang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697"/>
        <w:gridCol w:w="1036"/>
        <w:gridCol w:w="697"/>
        <w:gridCol w:w="697"/>
        <w:gridCol w:w="697"/>
        <w:gridCol w:w="697"/>
        <w:gridCol w:w="697"/>
        <w:gridCol w:w="697"/>
      </w:tblGrid>
      <w:tr w:rsidR="00DD0E63" w:rsidRPr="0083510C" w:rsidTr="00E84D61">
        <w:trPr>
          <w:trHeight w:val="276"/>
        </w:trPr>
        <w:tc>
          <w:tcPr>
            <w:tcW w:w="0" w:type="auto"/>
            <w:shd w:val="clear" w:color="auto" w:fill="E6E6E6"/>
            <w:vAlign w:val="center"/>
          </w:tcPr>
          <w:p w:rsidR="00DD0E63" w:rsidRPr="0083510C" w:rsidRDefault="00DD0E63" w:rsidP="00E84D61">
            <w:pPr>
              <w:jc w:val="center"/>
              <w:rPr>
                <w:rFonts w:ascii="Arial" w:hAnsi="Arial" w:cs="Arial"/>
                <w:b/>
                <w:sz w:val="18"/>
                <w:szCs w:val="18"/>
                <w:lang w:eastAsia="zh-CN"/>
              </w:rPr>
            </w:pPr>
            <w:r w:rsidRPr="0083510C">
              <w:rPr>
                <w:rFonts w:ascii="Arial" w:hAnsi="Arial" w:cs="Arial" w:hint="eastAsia"/>
                <w:b/>
                <w:sz w:val="18"/>
                <w:szCs w:val="18"/>
                <w:lang w:eastAsia="zh-CN"/>
              </w:rPr>
              <w:t>Can ID(STD)</w:t>
            </w:r>
          </w:p>
        </w:tc>
        <w:tc>
          <w:tcPr>
            <w:tcW w:w="0" w:type="auto"/>
            <w:shd w:val="clear" w:color="auto" w:fill="E6E6E6"/>
            <w:vAlign w:val="center"/>
          </w:tcPr>
          <w:p w:rsidR="00DD0E63" w:rsidRPr="0083510C" w:rsidRDefault="00DD0E63" w:rsidP="00E84D61">
            <w:pPr>
              <w:jc w:val="center"/>
              <w:rPr>
                <w:rFonts w:ascii="Arial" w:hAnsi="Arial" w:hint="eastAsia"/>
                <w:sz w:val="18"/>
                <w:lang w:eastAsia="zh-CN"/>
              </w:rPr>
            </w:pPr>
            <w:r w:rsidRPr="0083510C">
              <w:rPr>
                <w:rFonts w:ascii="Arial" w:hAnsi="Arial" w:hint="eastAsia"/>
                <w:sz w:val="18"/>
                <w:lang w:eastAsia="zh-CN"/>
              </w:rPr>
              <w:t>Data0</w:t>
            </w:r>
          </w:p>
        </w:tc>
        <w:tc>
          <w:tcPr>
            <w:tcW w:w="1036" w:type="dxa"/>
            <w:shd w:val="clear" w:color="auto" w:fill="E6E6E6"/>
            <w:vAlign w:val="center"/>
          </w:tcPr>
          <w:p w:rsidR="00DD0E63" w:rsidRPr="0083510C" w:rsidRDefault="00DD0E63" w:rsidP="00E84D61">
            <w:pPr>
              <w:jc w:val="center"/>
              <w:rPr>
                <w:rFonts w:ascii="Arial" w:hAnsi="Arial" w:hint="eastAsia"/>
                <w:sz w:val="18"/>
                <w:lang w:eastAsia="zh-CN"/>
              </w:rPr>
            </w:pPr>
            <w:r w:rsidRPr="0083510C">
              <w:rPr>
                <w:rFonts w:ascii="Arial" w:hAnsi="Arial" w:hint="eastAsia"/>
                <w:sz w:val="18"/>
                <w:lang w:eastAsia="zh-CN"/>
              </w:rPr>
              <w:t>Data1</w:t>
            </w:r>
          </w:p>
        </w:tc>
        <w:tc>
          <w:tcPr>
            <w:tcW w:w="0" w:type="auto"/>
            <w:shd w:val="clear" w:color="auto" w:fill="E6E6E6"/>
            <w:vAlign w:val="center"/>
          </w:tcPr>
          <w:p w:rsidR="00DD0E63" w:rsidRPr="0083510C" w:rsidRDefault="00DD0E63" w:rsidP="00E84D61">
            <w:pPr>
              <w:jc w:val="center"/>
              <w:rPr>
                <w:rFonts w:ascii="Arial" w:hAnsi="Arial" w:hint="eastAsia"/>
                <w:sz w:val="18"/>
                <w:lang w:eastAsia="zh-CN"/>
              </w:rPr>
            </w:pPr>
            <w:r w:rsidRPr="0083510C">
              <w:rPr>
                <w:rFonts w:ascii="Arial" w:hAnsi="Arial" w:hint="eastAsia"/>
                <w:sz w:val="18"/>
                <w:lang w:eastAsia="zh-CN"/>
              </w:rPr>
              <w:t>Data2</w:t>
            </w:r>
          </w:p>
        </w:tc>
        <w:tc>
          <w:tcPr>
            <w:tcW w:w="0" w:type="auto"/>
            <w:shd w:val="clear" w:color="auto" w:fill="E6E6E6"/>
            <w:vAlign w:val="center"/>
          </w:tcPr>
          <w:p w:rsidR="00DD0E63" w:rsidRPr="0083510C" w:rsidRDefault="00DD0E63" w:rsidP="00E84D61">
            <w:pPr>
              <w:jc w:val="center"/>
              <w:rPr>
                <w:rFonts w:ascii="Arial" w:hAnsi="Arial" w:hint="eastAsia"/>
                <w:sz w:val="18"/>
                <w:lang w:eastAsia="zh-CN"/>
              </w:rPr>
            </w:pPr>
            <w:r w:rsidRPr="0083510C">
              <w:rPr>
                <w:rFonts w:ascii="Arial" w:hAnsi="Arial" w:hint="eastAsia"/>
                <w:sz w:val="18"/>
                <w:lang w:eastAsia="zh-CN"/>
              </w:rPr>
              <w:t>Data3</w:t>
            </w:r>
          </w:p>
        </w:tc>
        <w:tc>
          <w:tcPr>
            <w:tcW w:w="0" w:type="auto"/>
            <w:shd w:val="clear" w:color="auto" w:fill="E6E6E6"/>
            <w:vAlign w:val="center"/>
          </w:tcPr>
          <w:p w:rsidR="00DD0E63" w:rsidRPr="0083510C" w:rsidRDefault="00DD0E63" w:rsidP="00E84D61">
            <w:pPr>
              <w:keepNext/>
              <w:widowControl w:val="0"/>
              <w:autoSpaceDE w:val="0"/>
              <w:autoSpaceDN w:val="0"/>
              <w:adjustRightInd w:val="0"/>
              <w:jc w:val="center"/>
              <w:rPr>
                <w:rFonts w:ascii="Arial" w:hAnsi="Arial" w:cs="Arial" w:hint="eastAsia"/>
                <w:sz w:val="18"/>
                <w:szCs w:val="18"/>
                <w:lang w:eastAsia="zh-CN"/>
              </w:rPr>
            </w:pPr>
            <w:r w:rsidRPr="0083510C">
              <w:rPr>
                <w:rFonts w:ascii="Arial" w:hAnsi="Arial" w:cs="Arial" w:hint="eastAsia"/>
                <w:sz w:val="18"/>
                <w:szCs w:val="18"/>
                <w:lang w:eastAsia="zh-CN"/>
              </w:rPr>
              <w:t>Data4</w:t>
            </w:r>
          </w:p>
        </w:tc>
        <w:tc>
          <w:tcPr>
            <w:tcW w:w="0" w:type="auto"/>
            <w:shd w:val="clear" w:color="auto" w:fill="E6E6E6"/>
            <w:vAlign w:val="center"/>
          </w:tcPr>
          <w:p w:rsidR="00DD0E63" w:rsidRPr="0083510C" w:rsidRDefault="00DD0E63" w:rsidP="00E84D61">
            <w:pPr>
              <w:jc w:val="center"/>
              <w:rPr>
                <w:rFonts w:ascii="Arial" w:hAnsi="Arial" w:cs="Arial"/>
                <w:sz w:val="18"/>
                <w:szCs w:val="18"/>
                <w:lang w:eastAsia="zh-CN"/>
              </w:rPr>
            </w:pPr>
            <w:r w:rsidRPr="0083510C">
              <w:rPr>
                <w:rFonts w:ascii="Arial" w:hAnsi="Arial" w:cs="Arial" w:hint="eastAsia"/>
                <w:sz w:val="18"/>
                <w:szCs w:val="18"/>
                <w:lang w:eastAsia="zh-CN"/>
              </w:rPr>
              <w:t>Data5</w:t>
            </w:r>
          </w:p>
        </w:tc>
        <w:tc>
          <w:tcPr>
            <w:tcW w:w="0" w:type="auto"/>
            <w:shd w:val="clear" w:color="auto" w:fill="E6E6E6"/>
            <w:vAlign w:val="center"/>
          </w:tcPr>
          <w:p w:rsidR="00DD0E63" w:rsidRPr="0083510C" w:rsidRDefault="00DD0E63" w:rsidP="00E84D61">
            <w:pPr>
              <w:keepNext/>
              <w:widowControl w:val="0"/>
              <w:autoSpaceDE w:val="0"/>
              <w:autoSpaceDN w:val="0"/>
              <w:adjustRightInd w:val="0"/>
              <w:jc w:val="center"/>
              <w:rPr>
                <w:rFonts w:ascii="Arial" w:hAnsi="Arial" w:cs="Arial" w:hint="eastAsia"/>
                <w:sz w:val="18"/>
                <w:szCs w:val="18"/>
                <w:lang w:eastAsia="zh-CN"/>
              </w:rPr>
            </w:pPr>
            <w:r w:rsidRPr="0083510C">
              <w:rPr>
                <w:rFonts w:ascii="Arial" w:hAnsi="Arial" w:cs="Arial" w:hint="eastAsia"/>
                <w:sz w:val="18"/>
                <w:szCs w:val="18"/>
                <w:lang w:eastAsia="zh-CN"/>
              </w:rPr>
              <w:t>Data6</w:t>
            </w:r>
          </w:p>
        </w:tc>
        <w:tc>
          <w:tcPr>
            <w:tcW w:w="0" w:type="auto"/>
            <w:shd w:val="clear" w:color="auto" w:fill="E6E6E6"/>
            <w:vAlign w:val="center"/>
          </w:tcPr>
          <w:p w:rsidR="00DD0E63" w:rsidRPr="0083510C" w:rsidRDefault="00DD0E63" w:rsidP="00E84D61">
            <w:pPr>
              <w:jc w:val="center"/>
              <w:rPr>
                <w:rFonts w:ascii="Arial" w:hAnsi="Arial" w:cs="Arial"/>
                <w:sz w:val="18"/>
                <w:szCs w:val="18"/>
                <w:lang w:eastAsia="zh-CN"/>
              </w:rPr>
            </w:pPr>
            <w:r w:rsidRPr="0083510C">
              <w:rPr>
                <w:rFonts w:ascii="Arial" w:hAnsi="Arial" w:cs="Arial" w:hint="eastAsia"/>
                <w:sz w:val="18"/>
                <w:szCs w:val="18"/>
                <w:lang w:eastAsia="zh-CN"/>
              </w:rPr>
              <w:t>Data7</w:t>
            </w:r>
          </w:p>
        </w:tc>
      </w:tr>
      <w:tr w:rsidR="00DD0E63" w:rsidRPr="0083510C" w:rsidTr="00E84D61">
        <w:trPr>
          <w:trHeight w:val="243"/>
        </w:trPr>
        <w:tc>
          <w:tcPr>
            <w:tcW w:w="0" w:type="auto"/>
            <w:shd w:val="clear" w:color="auto" w:fill="auto"/>
            <w:vAlign w:val="center"/>
          </w:tcPr>
          <w:p w:rsidR="00DD0E63" w:rsidRPr="003447D0" w:rsidRDefault="00DD0E63" w:rsidP="00E84D61">
            <w:pPr>
              <w:jc w:val="center"/>
              <w:rPr>
                <w:rFonts w:ascii="Arial" w:hAnsi="Arial" w:hint="eastAsia"/>
                <w:sz w:val="18"/>
                <w:lang w:eastAsia="zh-CN"/>
              </w:rPr>
            </w:pPr>
            <w:r>
              <w:rPr>
                <w:rFonts w:ascii="Arial" w:hAnsi="Arial"/>
                <w:sz w:val="18"/>
              </w:rPr>
              <w:t>0x772</w:t>
            </w:r>
          </w:p>
        </w:tc>
        <w:tc>
          <w:tcPr>
            <w:tcW w:w="0" w:type="auto"/>
            <w:shd w:val="clear" w:color="auto" w:fill="auto"/>
            <w:vAlign w:val="center"/>
          </w:tcPr>
          <w:p w:rsidR="00DD0E63" w:rsidRPr="003447D0" w:rsidRDefault="00DD0E63" w:rsidP="00E84D61">
            <w:pPr>
              <w:jc w:val="center"/>
              <w:rPr>
                <w:rFonts w:ascii="Arial" w:hAnsi="Arial"/>
                <w:sz w:val="18"/>
                <w:lang w:eastAsia="zh-CN"/>
              </w:rPr>
            </w:pPr>
            <w:r w:rsidRPr="003447D0">
              <w:rPr>
                <w:rFonts w:ascii="Arial" w:hAnsi="Arial"/>
                <w:sz w:val="18"/>
              </w:rPr>
              <w:t>0x</w:t>
            </w:r>
            <w:r w:rsidRPr="003447D0">
              <w:rPr>
                <w:rFonts w:ascii="Arial" w:hAnsi="Arial" w:hint="eastAsia"/>
                <w:sz w:val="18"/>
                <w:lang w:eastAsia="zh-CN"/>
              </w:rPr>
              <w:t>1A</w:t>
            </w:r>
          </w:p>
        </w:tc>
        <w:tc>
          <w:tcPr>
            <w:tcW w:w="1036" w:type="dxa"/>
            <w:shd w:val="clear" w:color="auto" w:fill="auto"/>
          </w:tcPr>
          <w:p w:rsidR="00DD0E63" w:rsidRPr="003447D0" w:rsidRDefault="00DD0E63" w:rsidP="00E84D61">
            <w:pPr>
              <w:keepNext/>
              <w:jc w:val="center"/>
              <w:rPr>
                <w:rFonts w:ascii="Arial" w:hAnsi="Arial"/>
                <w:sz w:val="18"/>
                <w:lang w:val="en-GB" w:eastAsia="zh-CN"/>
              </w:rPr>
            </w:pPr>
            <w:r w:rsidRPr="003447D0">
              <w:rPr>
                <w:rFonts w:ascii="Arial" w:hAnsi="Arial"/>
                <w:sz w:val="18"/>
                <w:lang w:val="en-GB"/>
              </w:rPr>
              <w:t>0x</w:t>
            </w:r>
            <w:r>
              <w:rPr>
                <w:rFonts w:ascii="Arial" w:hAnsi="Arial" w:hint="eastAsia"/>
                <w:sz w:val="18"/>
                <w:lang w:val="en-GB" w:eastAsia="zh-CN"/>
              </w:rPr>
              <w:t>81</w:t>
            </w:r>
          </w:p>
        </w:tc>
        <w:tc>
          <w:tcPr>
            <w:tcW w:w="0" w:type="auto"/>
          </w:tcPr>
          <w:p w:rsidR="00DD0E63" w:rsidRPr="003447D0" w:rsidRDefault="00DD0E63" w:rsidP="00E84D61">
            <w:pPr>
              <w:rPr>
                <w:rFonts w:ascii="Arial" w:hAnsi="Arial" w:hint="eastAsia"/>
                <w:sz w:val="18"/>
                <w:lang w:val="en-GB" w:eastAsia="zh-CN"/>
              </w:rPr>
            </w:pPr>
            <w:r w:rsidRPr="003447D0">
              <w:rPr>
                <w:rFonts w:ascii="Arial" w:hAnsi="Arial" w:cs="Arial" w:hint="eastAsia"/>
                <w:sz w:val="18"/>
                <w:szCs w:val="18"/>
                <w:lang w:val="en-GB" w:eastAsia="zh-CN"/>
              </w:rPr>
              <w:t>0xAA</w:t>
            </w:r>
          </w:p>
        </w:tc>
        <w:tc>
          <w:tcPr>
            <w:tcW w:w="0" w:type="auto"/>
          </w:tcPr>
          <w:p w:rsidR="00DD0E63" w:rsidRPr="003447D0" w:rsidRDefault="00DD0E63" w:rsidP="00E84D61">
            <w:pPr>
              <w:rPr>
                <w:rFonts w:ascii="Arial" w:hAnsi="Arial" w:hint="eastAsia"/>
                <w:sz w:val="18"/>
                <w:lang w:val="en-GB" w:eastAsia="zh-CN"/>
              </w:rPr>
            </w:pPr>
            <w:r w:rsidRPr="003447D0">
              <w:rPr>
                <w:rFonts w:ascii="Arial" w:hAnsi="Arial" w:cs="Arial" w:hint="eastAsia"/>
                <w:sz w:val="18"/>
                <w:szCs w:val="18"/>
                <w:lang w:val="en-GB" w:eastAsia="zh-CN"/>
              </w:rPr>
              <w:t>0xAA</w:t>
            </w:r>
          </w:p>
        </w:tc>
        <w:tc>
          <w:tcPr>
            <w:tcW w:w="0" w:type="auto"/>
          </w:tcPr>
          <w:p w:rsidR="00DD0E63" w:rsidRPr="003447D0" w:rsidRDefault="00DD0E63" w:rsidP="00E84D61">
            <w:pPr>
              <w:rPr>
                <w:rFonts w:ascii="Arial" w:hAnsi="Arial" w:hint="eastAsia"/>
                <w:sz w:val="18"/>
                <w:lang w:val="en-GB" w:eastAsia="zh-CN"/>
              </w:rPr>
            </w:pPr>
            <w:r w:rsidRPr="003447D0">
              <w:rPr>
                <w:rFonts w:ascii="Arial" w:hAnsi="Arial" w:cs="Arial" w:hint="eastAsia"/>
                <w:sz w:val="18"/>
                <w:szCs w:val="18"/>
                <w:lang w:val="en-GB" w:eastAsia="zh-CN"/>
              </w:rPr>
              <w:t>0xAA</w:t>
            </w:r>
          </w:p>
        </w:tc>
        <w:tc>
          <w:tcPr>
            <w:tcW w:w="0" w:type="auto"/>
          </w:tcPr>
          <w:p w:rsidR="00DD0E63" w:rsidRPr="003447D0" w:rsidRDefault="00DD0E63" w:rsidP="00E84D61">
            <w:pPr>
              <w:rPr>
                <w:rFonts w:hint="eastAsia"/>
                <w:lang w:eastAsia="zh-CN"/>
              </w:rPr>
            </w:pPr>
            <w:r w:rsidRPr="003447D0">
              <w:rPr>
                <w:rFonts w:ascii="Arial" w:hAnsi="Arial" w:cs="Arial" w:hint="eastAsia"/>
                <w:sz w:val="18"/>
                <w:szCs w:val="18"/>
                <w:lang w:val="en-GB" w:eastAsia="zh-CN"/>
              </w:rPr>
              <w:t>0xAA</w:t>
            </w:r>
          </w:p>
        </w:tc>
        <w:tc>
          <w:tcPr>
            <w:tcW w:w="0" w:type="auto"/>
          </w:tcPr>
          <w:p w:rsidR="00DD0E63" w:rsidRPr="003447D0" w:rsidRDefault="00DD0E63" w:rsidP="00E84D61">
            <w:pPr>
              <w:rPr>
                <w:rFonts w:hint="eastAsia"/>
                <w:lang w:eastAsia="zh-CN"/>
              </w:rPr>
            </w:pPr>
            <w:r w:rsidRPr="003447D0">
              <w:rPr>
                <w:rFonts w:ascii="Arial" w:hAnsi="Arial" w:cs="Arial" w:hint="eastAsia"/>
                <w:sz w:val="18"/>
                <w:szCs w:val="18"/>
                <w:lang w:val="en-GB" w:eastAsia="zh-CN"/>
              </w:rPr>
              <w:t>0xAA</w:t>
            </w:r>
          </w:p>
        </w:tc>
        <w:tc>
          <w:tcPr>
            <w:tcW w:w="0" w:type="auto"/>
          </w:tcPr>
          <w:p w:rsidR="00DD0E63" w:rsidRPr="003447D0" w:rsidRDefault="00DD0E63" w:rsidP="00E84D61">
            <w:pPr>
              <w:rPr>
                <w:rFonts w:ascii="Arial" w:hAnsi="Arial" w:hint="eastAsia"/>
                <w:sz w:val="18"/>
                <w:lang w:val="en-GB" w:eastAsia="zh-CN"/>
              </w:rPr>
            </w:pPr>
            <w:r w:rsidRPr="003447D0">
              <w:rPr>
                <w:rFonts w:ascii="Arial" w:hAnsi="Arial" w:cs="Arial" w:hint="eastAsia"/>
                <w:sz w:val="18"/>
                <w:szCs w:val="18"/>
                <w:lang w:val="en-GB" w:eastAsia="zh-CN"/>
              </w:rPr>
              <w:t>0xAA</w:t>
            </w:r>
          </w:p>
        </w:tc>
      </w:tr>
    </w:tbl>
    <w:p w:rsidR="00DD0E63" w:rsidRDefault="00DD0E63" w:rsidP="00DD0E63">
      <w:pPr>
        <w:rPr>
          <w:rFonts w:ascii="Arial" w:hAnsi="Arial" w:cs="Arial" w:hint="eastAsia"/>
          <w:b/>
          <w:lang w:eastAsia="zh-CN"/>
        </w:rPr>
      </w:pPr>
    </w:p>
    <w:p w:rsidR="00DD0E63" w:rsidRPr="0083510C" w:rsidRDefault="00DD0E63" w:rsidP="00DD0E63">
      <w:pPr>
        <w:rPr>
          <w:rFonts w:ascii="Arial" w:hAnsi="Arial" w:cs="Arial" w:hint="eastAsia"/>
          <w:b/>
          <w:sz w:val="21"/>
          <w:szCs w:val="21"/>
          <w:lang w:val="en-GB" w:eastAsia="zh-CN"/>
        </w:rPr>
      </w:pPr>
      <w:r w:rsidRPr="0083510C">
        <w:rPr>
          <w:rFonts w:ascii="Arial" w:hAnsi="Arial" w:cs="Arial"/>
          <w:b/>
          <w:sz w:val="21"/>
          <w:szCs w:val="21"/>
          <w:lang w:val="en-GB" w:eastAsia="zh-CN"/>
        </w:rPr>
        <w:t>The ECU answer with the acknowledgement sent as follow</w:t>
      </w:r>
      <w:r w:rsidRPr="0083510C">
        <w:rPr>
          <w:rFonts w:ascii="Arial" w:hAnsi="Arial" w:cs="Arial" w:hint="eastAsia"/>
          <w:b/>
          <w:sz w:val="21"/>
          <w:szCs w:val="21"/>
          <w:lang w:val="en-GB" w:eastAsia="zh-CN"/>
        </w:rPr>
        <w:t>ing</w:t>
      </w:r>
      <w:r w:rsidRPr="0083510C">
        <w:rPr>
          <w:rFonts w:ascii="Arial" w:hAnsi="Arial" w:cs="Arial"/>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697"/>
        <w:gridCol w:w="1036"/>
        <w:gridCol w:w="697"/>
        <w:gridCol w:w="697"/>
        <w:gridCol w:w="697"/>
        <w:gridCol w:w="697"/>
        <w:gridCol w:w="697"/>
        <w:gridCol w:w="697"/>
      </w:tblGrid>
      <w:tr w:rsidR="00DD0E63" w:rsidRPr="0083510C" w:rsidTr="00E84D61">
        <w:trPr>
          <w:trHeight w:val="276"/>
        </w:trPr>
        <w:tc>
          <w:tcPr>
            <w:tcW w:w="0" w:type="auto"/>
            <w:shd w:val="clear" w:color="auto" w:fill="E6E6E6"/>
            <w:vAlign w:val="center"/>
          </w:tcPr>
          <w:p w:rsidR="00DD0E63" w:rsidRPr="0083510C" w:rsidRDefault="00DD0E63" w:rsidP="00E84D61">
            <w:pPr>
              <w:jc w:val="center"/>
              <w:rPr>
                <w:rFonts w:ascii="Arial" w:hAnsi="Arial" w:cs="Arial"/>
                <w:b/>
                <w:sz w:val="18"/>
                <w:szCs w:val="18"/>
                <w:lang w:eastAsia="zh-CN"/>
              </w:rPr>
            </w:pPr>
            <w:r w:rsidRPr="0083510C">
              <w:rPr>
                <w:rFonts w:ascii="Arial" w:hAnsi="Arial" w:cs="Arial" w:hint="eastAsia"/>
                <w:b/>
                <w:sz w:val="18"/>
                <w:szCs w:val="18"/>
                <w:lang w:eastAsia="zh-CN"/>
              </w:rPr>
              <w:lastRenderedPageBreak/>
              <w:t>Can ID(STD)</w:t>
            </w:r>
          </w:p>
        </w:tc>
        <w:tc>
          <w:tcPr>
            <w:tcW w:w="0" w:type="auto"/>
            <w:shd w:val="clear" w:color="auto" w:fill="E6E6E6"/>
            <w:vAlign w:val="center"/>
          </w:tcPr>
          <w:p w:rsidR="00DD0E63" w:rsidRPr="0083510C" w:rsidRDefault="00DD0E63" w:rsidP="00E84D61">
            <w:pPr>
              <w:jc w:val="center"/>
              <w:rPr>
                <w:rFonts w:ascii="Arial" w:hAnsi="Arial" w:hint="eastAsia"/>
                <w:sz w:val="18"/>
                <w:lang w:eastAsia="zh-CN"/>
              </w:rPr>
            </w:pPr>
            <w:r w:rsidRPr="0083510C">
              <w:rPr>
                <w:rFonts w:ascii="Arial" w:hAnsi="Arial" w:hint="eastAsia"/>
                <w:sz w:val="18"/>
                <w:lang w:eastAsia="zh-CN"/>
              </w:rPr>
              <w:t>Data0</w:t>
            </w:r>
          </w:p>
        </w:tc>
        <w:tc>
          <w:tcPr>
            <w:tcW w:w="1036" w:type="dxa"/>
            <w:shd w:val="clear" w:color="auto" w:fill="E6E6E6"/>
            <w:vAlign w:val="center"/>
          </w:tcPr>
          <w:p w:rsidR="00DD0E63" w:rsidRPr="0083510C" w:rsidRDefault="00DD0E63" w:rsidP="00E84D61">
            <w:pPr>
              <w:jc w:val="center"/>
              <w:rPr>
                <w:rFonts w:ascii="Arial" w:hAnsi="Arial" w:hint="eastAsia"/>
                <w:sz w:val="18"/>
                <w:lang w:eastAsia="zh-CN"/>
              </w:rPr>
            </w:pPr>
            <w:r w:rsidRPr="0083510C">
              <w:rPr>
                <w:rFonts w:ascii="Arial" w:hAnsi="Arial" w:hint="eastAsia"/>
                <w:sz w:val="18"/>
                <w:lang w:eastAsia="zh-CN"/>
              </w:rPr>
              <w:t>Data1</w:t>
            </w:r>
          </w:p>
        </w:tc>
        <w:tc>
          <w:tcPr>
            <w:tcW w:w="0" w:type="auto"/>
            <w:shd w:val="clear" w:color="auto" w:fill="E6E6E6"/>
            <w:vAlign w:val="center"/>
          </w:tcPr>
          <w:p w:rsidR="00DD0E63" w:rsidRPr="0083510C" w:rsidRDefault="00DD0E63" w:rsidP="00E84D61">
            <w:pPr>
              <w:jc w:val="center"/>
              <w:rPr>
                <w:rFonts w:ascii="Arial" w:hAnsi="Arial" w:hint="eastAsia"/>
                <w:sz w:val="18"/>
                <w:lang w:eastAsia="zh-CN"/>
              </w:rPr>
            </w:pPr>
            <w:r w:rsidRPr="0083510C">
              <w:rPr>
                <w:rFonts w:ascii="Arial" w:hAnsi="Arial" w:hint="eastAsia"/>
                <w:sz w:val="18"/>
                <w:lang w:eastAsia="zh-CN"/>
              </w:rPr>
              <w:t>Data2</w:t>
            </w:r>
          </w:p>
        </w:tc>
        <w:tc>
          <w:tcPr>
            <w:tcW w:w="0" w:type="auto"/>
            <w:shd w:val="clear" w:color="auto" w:fill="E6E6E6"/>
            <w:vAlign w:val="center"/>
          </w:tcPr>
          <w:p w:rsidR="00DD0E63" w:rsidRPr="0083510C" w:rsidRDefault="00DD0E63" w:rsidP="00E84D61">
            <w:pPr>
              <w:jc w:val="center"/>
              <w:rPr>
                <w:rFonts w:ascii="Arial" w:hAnsi="Arial" w:hint="eastAsia"/>
                <w:sz w:val="18"/>
                <w:lang w:eastAsia="zh-CN"/>
              </w:rPr>
            </w:pPr>
            <w:r w:rsidRPr="0083510C">
              <w:rPr>
                <w:rFonts w:ascii="Arial" w:hAnsi="Arial" w:hint="eastAsia"/>
                <w:sz w:val="18"/>
                <w:lang w:eastAsia="zh-CN"/>
              </w:rPr>
              <w:t>Data3</w:t>
            </w:r>
          </w:p>
        </w:tc>
        <w:tc>
          <w:tcPr>
            <w:tcW w:w="0" w:type="auto"/>
            <w:shd w:val="clear" w:color="auto" w:fill="E6E6E6"/>
            <w:vAlign w:val="center"/>
          </w:tcPr>
          <w:p w:rsidR="00DD0E63" w:rsidRPr="0083510C" w:rsidRDefault="00DD0E63" w:rsidP="00E84D61">
            <w:pPr>
              <w:keepNext/>
              <w:widowControl w:val="0"/>
              <w:autoSpaceDE w:val="0"/>
              <w:autoSpaceDN w:val="0"/>
              <w:adjustRightInd w:val="0"/>
              <w:jc w:val="center"/>
              <w:rPr>
                <w:rFonts w:ascii="Arial" w:hAnsi="Arial" w:cs="Arial" w:hint="eastAsia"/>
                <w:sz w:val="18"/>
                <w:szCs w:val="18"/>
                <w:lang w:eastAsia="zh-CN"/>
              </w:rPr>
            </w:pPr>
            <w:r w:rsidRPr="0083510C">
              <w:rPr>
                <w:rFonts w:ascii="Arial" w:hAnsi="Arial" w:cs="Arial" w:hint="eastAsia"/>
                <w:sz w:val="18"/>
                <w:szCs w:val="18"/>
                <w:lang w:eastAsia="zh-CN"/>
              </w:rPr>
              <w:t>Data4</w:t>
            </w:r>
          </w:p>
        </w:tc>
        <w:tc>
          <w:tcPr>
            <w:tcW w:w="0" w:type="auto"/>
            <w:shd w:val="clear" w:color="auto" w:fill="E6E6E6"/>
            <w:vAlign w:val="center"/>
          </w:tcPr>
          <w:p w:rsidR="00DD0E63" w:rsidRPr="0083510C" w:rsidRDefault="00DD0E63" w:rsidP="00E84D61">
            <w:pPr>
              <w:jc w:val="center"/>
              <w:rPr>
                <w:rFonts w:ascii="Arial" w:hAnsi="Arial" w:cs="Arial"/>
                <w:sz w:val="18"/>
                <w:szCs w:val="18"/>
                <w:lang w:eastAsia="zh-CN"/>
              </w:rPr>
            </w:pPr>
            <w:r w:rsidRPr="0083510C">
              <w:rPr>
                <w:rFonts w:ascii="Arial" w:hAnsi="Arial" w:cs="Arial" w:hint="eastAsia"/>
                <w:sz w:val="18"/>
                <w:szCs w:val="18"/>
                <w:lang w:eastAsia="zh-CN"/>
              </w:rPr>
              <w:t>Data5</w:t>
            </w:r>
          </w:p>
        </w:tc>
        <w:tc>
          <w:tcPr>
            <w:tcW w:w="0" w:type="auto"/>
            <w:shd w:val="clear" w:color="auto" w:fill="E6E6E6"/>
            <w:vAlign w:val="center"/>
          </w:tcPr>
          <w:p w:rsidR="00DD0E63" w:rsidRPr="0083510C" w:rsidRDefault="00DD0E63" w:rsidP="00E84D61">
            <w:pPr>
              <w:keepNext/>
              <w:widowControl w:val="0"/>
              <w:autoSpaceDE w:val="0"/>
              <w:autoSpaceDN w:val="0"/>
              <w:adjustRightInd w:val="0"/>
              <w:jc w:val="center"/>
              <w:rPr>
                <w:rFonts w:ascii="Arial" w:hAnsi="Arial" w:cs="Arial" w:hint="eastAsia"/>
                <w:sz w:val="18"/>
                <w:szCs w:val="18"/>
                <w:lang w:eastAsia="zh-CN"/>
              </w:rPr>
            </w:pPr>
            <w:r w:rsidRPr="0083510C">
              <w:rPr>
                <w:rFonts w:ascii="Arial" w:hAnsi="Arial" w:cs="Arial" w:hint="eastAsia"/>
                <w:sz w:val="18"/>
                <w:szCs w:val="18"/>
                <w:lang w:eastAsia="zh-CN"/>
              </w:rPr>
              <w:t>Data6</w:t>
            </w:r>
          </w:p>
        </w:tc>
        <w:tc>
          <w:tcPr>
            <w:tcW w:w="0" w:type="auto"/>
            <w:shd w:val="clear" w:color="auto" w:fill="E6E6E6"/>
            <w:vAlign w:val="center"/>
          </w:tcPr>
          <w:p w:rsidR="00DD0E63" w:rsidRPr="0083510C" w:rsidRDefault="00DD0E63" w:rsidP="00E84D61">
            <w:pPr>
              <w:jc w:val="center"/>
              <w:rPr>
                <w:rFonts w:ascii="Arial" w:hAnsi="Arial" w:cs="Arial"/>
                <w:sz w:val="18"/>
                <w:szCs w:val="18"/>
                <w:lang w:eastAsia="zh-CN"/>
              </w:rPr>
            </w:pPr>
            <w:r w:rsidRPr="0083510C">
              <w:rPr>
                <w:rFonts w:ascii="Arial" w:hAnsi="Arial" w:cs="Arial" w:hint="eastAsia"/>
                <w:sz w:val="18"/>
                <w:szCs w:val="18"/>
                <w:lang w:eastAsia="zh-CN"/>
              </w:rPr>
              <w:t>Data7</w:t>
            </w:r>
          </w:p>
        </w:tc>
      </w:tr>
      <w:tr w:rsidR="00DD0E63" w:rsidRPr="0083510C" w:rsidTr="00E84D61">
        <w:trPr>
          <w:trHeight w:val="223"/>
        </w:trPr>
        <w:tc>
          <w:tcPr>
            <w:tcW w:w="0" w:type="auto"/>
            <w:shd w:val="clear" w:color="auto" w:fill="auto"/>
            <w:vAlign w:val="center"/>
          </w:tcPr>
          <w:p w:rsidR="00DD0E63" w:rsidRPr="003447D0" w:rsidRDefault="00DD0E63" w:rsidP="00E84D61">
            <w:pPr>
              <w:jc w:val="center"/>
              <w:rPr>
                <w:rFonts w:ascii="Arial" w:hAnsi="Arial" w:hint="eastAsia"/>
                <w:sz w:val="18"/>
                <w:lang w:eastAsia="zh-CN"/>
              </w:rPr>
            </w:pPr>
            <w:r>
              <w:rPr>
                <w:rFonts w:ascii="Arial" w:hAnsi="Arial"/>
                <w:sz w:val="18"/>
              </w:rPr>
              <w:t>0x774</w:t>
            </w:r>
          </w:p>
        </w:tc>
        <w:tc>
          <w:tcPr>
            <w:tcW w:w="0" w:type="auto"/>
            <w:shd w:val="clear" w:color="auto" w:fill="auto"/>
            <w:vAlign w:val="center"/>
          </w:tcPr>
          <w:p w:rsidR="00DD0E63" w:rsidRPr="003447D0" w:rsidRDefault="00DD0E63" w:rsidP="00E84D61">
            <w:pPr>
              <w:jc w:val="center"/>
              <w:rPr>
                <w:rFonts w:ascii="Arial" w:hAnsi="Arial"/>
                <w:sz w:val="18"/>
                <w:lang w:eastAsia="zh-CN"/>
              </w:rPr>
            </w:pPr>
            <w:r w:rsidRPr="003447D0">
              <w:rPr>
                <w:rFonts w:ascii="Arial" w:hAnsi="Arial"/>
                <w:sz w:val="18"/>
              </w:rPr>
              <w:t>0x</w:t>
            </w:r>
            <w:r w:rsidRPr="003447D0">
              <w:rPr>
                <w:rFonts w:ascii="Arial" w:hAnsi="Arial" w:hint="eastAsia"/>
                <w:sz w:val="18"/>
                <w:lang w:eastAsia="zh-CN"/>
              </w:rPr>
              <w:t>5A</w:t>
            </w:r>
          </w:p>
        </w:tc>
        <w:tc>
          <w:tcPr>
            <w:tcW w:w="1036" w:type="dxa"/>
            <w:shd w:val="clear" w:color="auto" w:fill="auto"/>
          </w:tcPr>
          <w:p w:rsidR="00DD0E63" w:rsidRPr="003447D0" w:rsidRDefault="00DD0E63" w:rsidP="00E84D61">
            <w:pPr>
              <w:keepNext/>
              <w:jc w:val="center"/>
              <w:rPr>
                <w:rFonts w:ascii="Arial" w:hAnsi="Arial"/>
                <w:sz w:val="18"/>
                <w:lang w:val="en-GB" w:eastAsia="zh-CN"/>
              </w:rPr>
            </w:pPr>
            <w:r w:rsidRPr="003447D0">
              <w:rPr>
                <w:rFonts w:ascii="Arial" w:hAnsi="Arial"/>
                <w:sz w:val="18"/>
                <w:lang w:val="en-GB"/>
              </w:rPr>
              <w:t>0x</w:t>
            </w:r>
            <w:r>
              <w:rPr>
                <w:rFonts w:ascii="Arial" w:hAnsi="Arial" w:hint="eastAsia"/>
                <w:sz w:val="18"/>
                <w:lang w:val="en-GB" w:eastAsia="zh-CN"/>
              </w:rPr>
              <w:t>81</w:t>
            </w:r>
          </w:p>
        </w:tc>
        <w:tc>
          <w:tcPr>
            <w:tcW w:w="0" w:type="auto"/>
          </w:tcPr>
          <w:p w:rsidR="00DD0E63" w:rsidRPr="003447D0" w:rsidRDefault="00DD0E63" w:rsidP="00E84D61">
            <w:pPr>
              <w:rPr>
                <w:rFonts w:ascii="Arial" w:hAnsi="Arial" w:hint="eastAsia"/>
                <w:sz w:val="18"/>
                <w:lang w:val="en-GB" w:eastAsia="zh-CN"/>
              </w:rPr>
            </w:pPr>
            <w:r w:rsidRPr="003447D0">
              <w:rPr>
                <w:rFonts w:ascii="Arial" w:hAnsi="Arial" w:hint="eastAsia"/>
                <w:sz w:val="18"/>
                <w:lang w:val="en-GB" w:eastAsia="zh-CN"/>
              </w:rPr>
              <w:t>0xXX</w:t>
            </w:r>
          </w:p>
        </w:tc>
        <w:tc>
          <w:tcPr>
            <w:tcW w:w="0" w:type="auto"/>
          </w:tcPr>
          <w:p w:rsidR="00DD0E63" w:rsidRPr="003447D0" w:rsidRDefault="00DD0E63" w:rsidP="00E84D61">
            <w:r w:rsidRPr="003447D0">
              <w:rPr>
                <w:rFonts w:ascii="Arial" w:hAnsi="Arial" w:hint="eastAsia"/>
                <w:sz w:val="18"/>
                <w:lang w:val="en-GB" w:eastAsia="zh-CN"/>
              </w:rPr>
              <w:t>0xXX</w:t>
            </w:r>
          </w:p>
        </w:tc>
        <w:tc>
          <w:tcPr>
            <w:tcW w:w="0" w:type="auto"/>
          </w:tcPr>
          <w:p w:rsidR="00DD0E63" w:rsidRPr="003447D0" w:rsidRDefault="00DD0E63" w:rsidP="00E84D61">
            <w:r w:rsidRPr="003447D0">
              <w:rPr>
                <w:rFonts w:ascii="Arial" w:hAnsi="Arial" w:hint="eastAsia"/>
                <w:sz w:val="18"/>
                <w:lang w:val="en-GB" w:eastAsia="zh-CN"/>
              </w:rPr>
              <w:t>0xXX</w:t>
            </w:r>
          </w:p>
        </w:tc>
        <w:tc>
          <w:tcPr>
            <w:tcW w:w="0" w:type="auto"/>
          </w:tcPr>
          <w:p w:rsidR="00DD0E63" w:rsidRPr="003447D0" w:rsidRDefault="00DD0E63" w:rsidP="00E84D61">
            <w:r w:rsidRPr="003447D0">
              <w:rPr>
                <w:rFonts w:ascii="Arial" w:hAnsi="Arial" w:hint="eastAsia"/>
                <w:sz w:val="18"/>
                <w:lang w:val="en-GB" w:eastAsia="zh-CN"/>
              </w:rPr>
              <w:t>0xXX</w:t>
            </w:r>
          </w:p>
        </w:tc>
        <w:tc>
          <w:tcPr>
            <w:tcW w:w="0" w:type="auto"/>
          </w:tcPr>
          <w:p w:rsidR="00DD0E63" w:rsidRPr="003447D0" w:rsidRDefault="00DD0E63" w:rsidP="00E84D61">
            <w:r w:rsidRPr="003447D0">
              <w:rPr>
                <w:rFonts w:ascii="Arial" w:hAnsi="Arial" w:cs="Arial" w:hint="eastAsia"/>
                <w:sz w:val="18"/>
                <w:szCs w:val="18"/>
                <w:lang w:eastAsia="zh-CN"/>
              </w:rPr>
              <w:t>---</w:t>
            </w:r>
          </w:p>
        </w:tc>
        <w:tc>
          <w:tcPr>
            <w:tcW w:w="0" w:type="auto"/>
            <w:vAlign w:val="center"/>
          </w:tcPr>
          <w:p w:rsidR="00DD0E63" w:rsidRPr="003447D0" w:rsidRDefault="00DD0E63" w:rsidP="00E84D61">
            <w:pPr>
              <w:jc w:val="center"/>
              <w:rPr>
                <w:rFonts w:ascii="Arial" w:hAnsi="Arial" w:cs="Arial"/>
                <w:sz w:val="18"/>
                <w:szCs w:val="18"/>
                <w:lang w:eastAsia="zh-CN"/>
              </w:rPr>
            </w:pPr>
            <w:r w:rsidRPr="003447D0">
              <w:rPr>
                <w:rFonts w:ascii="Arial" w:hAnsi="Arial" w:cs="Arial" w:hint="eastAsia"/>
                <w:sz w:val="18"/>
                <w:szCs w:val="18"/>
                <w:lang w:eastAsia="zh-CN"/>
              </w:rPr>
              <w:t>---</w:t>
            </w:r>
          </w:p>
        </w:tc>
      </w:tr>
    </w:tbl>
    <w:p w:rsidR="00DD0E63" w:rsidRDefault="00DD0E63" w:rsidP="00DD0E63">
      <w:pPr>
        <w:rPr>
          <w:rFonts w:hint="eastAsia"/>
          <w:lang w:val="en-GB" w:eastAsia="zh-CN"/>
        </w:rPr>
      </w:pPr>
    </w:p>
    <w:p w:rsidR="00DD0E63" w:rsidRPr="0083510C" w:rsidRDefault="00DD0E63" w:rsidP="00DD0E63">
      <w:pPr>
        <w:rPr>
          <w:rFonts w:ascii="Arial" w:hAnsi="Arial" w:cs="Arial" w:hint="eastAsia"/>
          <w:b/>
          <w:sz w:val="21"/>
          <w:szCs w:val="21"/>
          <w:lang w:val="en-GB" w:eastAsia="zh-CN"/>
        </w:rPr>
      </w:pPr>
      <w:r w:rsidRPr="0083510C">
        <w:rPr>
          <w:rFonts w:ascii="Arial" w:hAnsi="Arial" w:cs="Arial"/>
          <w:b/>
          <w:sz w:val="21"/>
          <w:szCs w:val="21"/>
          <w:lang w:val="en-GB" w:eastAsia="zh-CN"/>
        </w:rPr>
        <w:t>The data field is defined as follow table:</w:t>
      </w:r>
    </w:p>
    <w:tbl>
      <w:tblPr>
        <w:tblW w:w="24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3713"/>
      </w:tblGrid>
      <w:tr w:rsidR="00DD0E63" w:rsidRPr="0083510C" w:rsidTr="00E84D61">
        <w:tc>
          <w:tcPr>
            <w:tcW w:w="1156" w:type="pct"/>
            <w:shd w:val="clear" w:color="auto" w:fill="E6E6E6"/>
            <w:vAlign w:val="center"/>
          </w:tcPr>
          <w:p w:rsidR="00DD0E63" w:rsidRPr="0083510C" w:rsidRDefault="00DD0E63" w:rsidP="00E84D61">
            <w:pPr>
              <w:jc w:val="center"/>
              <w:rPr>
                <w:rFonts w:ascii="Arial" w:hAnsi="Arial" w:cs="Arial"/>
                <w:b/>
                <w:sz w:val="18"/>
                <w:szCs w:val="18"/>
                <w:lang w:eastAsia="zh-CN"/>
              </w:rPr>
            </w:pPr>
            <w:r w:rsidRPr="0083510C">
              <w:rPr>
                <w:rFonts w:ascii="Arial" w:hAnsi="Arial" w:cs="Arial"/>
                <w:b/>
                <w:sz w:val="18"/>
                <w:szCs w:val="18"/>
                <w:lang w:eastAsia="zh-CN"/>
              </w:rPr>
              <w:t>Data field</w:t>
            </w:r>
          </w:p>
        </w:tc>
        <w:tc>
          <w:tcPr>
            <w:tcW w:w="3844" w:type="pct"/>
            <w:shd w:val="clear" w:color="auto" w:fill="E6E6E6"/>
            <w:vAlign w:val="center"/>
          </w:tcPr>
          <w:p w:rsidR="00DD0E63" w:rsidRPr="0083510C" w:rsidRDefault="00DD0E63" w:rsidP="00E84D61">
            <w:pPr>
              <w:jc w:val="center"/>
              <w:rPr>
                <w:rFonts w:ascii="Arial" w:hAnsi="Arial" w:cs="Arial"/>
                <w:b/>
                <w:sz w:val="18"/>
                <w:szCs w:val="18"/>
                <w:lang w:eastAsia="zh-CN"/>
              </w:rPr>
            </w:pPr>
            <w:r w:rsidRPr="0083510C">
              <w:rPr>
                <w:rFonts w:ascii="Arial" w:hAnsi="Arial" w:cs="Arial"/>
                <w:b/>
                <w:sz w:val="18"/>
                <w:szCs w:val="18"/>
                <w:lang w:eastAsia="zh-CN"/>
              </w:rPr>
              <w:t>Description</w:t>
            </w:r>
          </w:p>
        </w:tc>
      </w:tr>
      <w:tr w:rsidR="00DD0E63" w:rsidRPr="0083510C" w:rsidTr="00E84D61">
        <w:tc>
          <w:tcPr>
            <w:tcW w:w="1156" w:type="pct"/>
            <w:shd w:val="clear" w:color="auto" w:fill="auto"/>
            <w:vAlign w:val="center"/>
          </w:tcPr>
          <w:p w:rsidR="00DD0E63" w:rsidRPr="0083510C" w:rsidRDefault="00DD0E63" w:rsidP="00E84D61">
            <w:pPr>
              <w:jc w:val="center"/>
              <w:rPr>
                <w:rFonts w:ascii="Arial" w:hAnsi="Arial" w:cs="Arial"/>
                <w:sz w:val="18"/>
                <w:szCs w:val="18"/>
                <w:lang w:eastAsia="zh-CN"/>
              </w:rPr>
            </w:pPr>
            <w:r>
              <w:rPr>
                <w:rFonts w:ascii="Arial" w:hAnsi="Arial" w:cs="Arial"/>
                <w:sz w:val="18"/>
                <w:szCs w:val="18"/>
                <w:lang w:eastAsia="zh-CN"/>
              </w:rPr>
              <w:t>Data</w:t>
            </w:r>
            <w:r>
              <w:rPr>
                <w:rFonts w:ascii="Arial" w:hAnsi="Arial" w:cs="Arial" w:hint="eastAsia"/>
                <w:sz w:val="18"/>
                <w:szCs w:val="18"/>
                <w:lang w:eastAsia="zh-CN"/>
              </w:rPr>
              <w:t>2</w:t>
            </w:r>
          </w:p>
        </w:tc>
        <w:tc>
          <w:tcPr>
            <w:tcW w:w="3844" w:type="pct"/>
            <w:shd w:val="clear" w:color="auto" w:fill="auto"/>
            <w:vAlign w:val="center"/>
          </w:tcPr>
          <w:p w:rsidR="00DD0E63" w:rsidRPr="0083510C" w:rsidRDefault="00DD0E63" w:rsidP="00E84D61">
            <w:pPr>
              <w:jc w:val="both"/>
              <w:rPr>
                <w:rFonts w:ascii="Arial" w:hAnsi="Arial" w:cs="Arial" w:hint="eastAsia"/>
                <w:sz w:val="18"/>
                <w:szCs w:val="18"/>
                <w:lang w:eastAsia="zh-CN"/>
              </w:rPr>
            </w:pPr>
            <w:r w:rsidRPr="0083510C">
              <w:rPr>
                <w:rFonts w:ascii="Arial" w:hAnsi="Arial" w:cs="Arial" w:hint="eastAsia"/>
                <w:sz w:val="18"/>
                <w:szCs w:val="18"/>
                <w:lang w:eastAsia="zh-CN"/>
              </w:rPr>
              <w:t xml:space="preserve">Software release year </w:t>
            </w:r>
            <w:r>
              <w:rPr>
                <w:rFonts w:ascii="Arial" w:hAnsi="Arial" w:cs="Arial" w:hint="eastAsia"/>
                <w:sz w:val="18"/>
                <w:szCs w:val="18"/>
                <w:lang w:eastAsia="zh-CN"/>
              </w:rPr>
              <w:t>high</w:t>
            </w:r>
            <w:r w:rsidRPr="0083510C">
              <w:rPr>
                <w:rFonts w:ascii="Arial" w:hAnsi="Arial" w:cs="Arial" w:hint="eastAsia"/>
                <w:sz w:val="18"/>
                <w:szCs w:val="18"/>
                <w:lang w:eastAsia="zh-CN"/>
              </w:rPr>
              <w:t xml:space="preserve"> byte</w:t>
            </w:r>
          </w:p>
        </w:tc>
      </w:tr>
      <w:tr w:rsidR="00DD0E63" w:rsidRPr="0083510C" w:rsidTr="00E84D61">
        <w:tc>
          <w:tcPr>
            <w:tcW w:w="1156" w:type="pct"/>
            <w:shd w:val="clear" w:color="auto" w:fill="auto"/>
            <w:vAlign w:val="center"/>
          </w:tcPr>
          <w:p w:rsidR="00DD0E63" w:rsidRPr="0083510C" w:rsidRDefault="00DD0E63" w:rsidP="00E84D61">
            <w:pPr>
              <w:jc w:val="center"/>
              <w:rPr>
                <w:rFonts w:ascii="Arial" w:hAnsi="Arial" w:cs="Arial"/>
                <w:sz w:val="18"/>
                <w:szCs w:val="18"/>
                <w:lang w:eastAsia="zh-CN"/>
              </w:rPr>
            </w:pPr>
            <w:r>
              <w:rPr>
                <w:rFonts w:ascii="Arial" w:hAnsi="Arial" w:cs="Arial"/>
                <w:sz w:val="18"/>
                <w:szCs w:val="18"/>
                <w:lang w:eastAsia="zh-CN"/>
              </w:rPr>
              <w:t>Data</w:t>
            </w:r>
            <w:r>
              <w:rPr>
                <w:rFonts w:ascii="Arial" w:hAnsi="Arial" w:cs="Arial" w:hint="eastAsia"/>
                <w:sz w:val="18"/>
                <w:szCs w:val="18"/>
                <w:lang w:eastAsia="zh-CN"/>
              </w:rPr>
              <w:t>3</w:t>
            </w:r>
          </w:p>
        </w:tc>
        <w:tc>
          <w:tcPr>
            <w:tcW w:w="3844" w:type="pct"/>
            <w:shd w:val="clear" w:color="auto" w:fill="auto"/>
            <w:vAlign w:val="center"/>
          </w:tcPr>
          <w:p w:rsidR="00DD0E63" w:rsidRPr="0083510C" w:rsidRDefault="00DD0E63" w:rsidP="00E84D61">
            <w:pPr>
              <w:jc w:val="both"/>
              <w:rPr>
                <w:rFonts w:ascii="Arial" w:hAnsi="Arial" w:cs="Arial" w:hint="eastAsia"/>
                <w:sz w:val="18"/>
                <w:szCs w:val="18"/>
                <w:lang w:eastAsia="zh-CN"/>
              </w:rPr>
            </w:pPr>
            <w:r w:rsidRPr="0083510C">
              <w:rPr>
                <w:rFonts w:ascii="Arial" w:hAnsi="Arial" w:cs="Arial" w:hint="eastAsia"/>
                <w:sz w:val="18"/>
                <w:szCs w:val="18"/>
                <w:lang w:eastAsia="zh-CN"/>
              </w:rPr>
              <w:t>Software release year low byte</w:t>
            </w:r>
          </w:p>
        </w:tc>
      </w:tr>
      <w:tr w:rsidR="00DD0E63" w:rsidRPr="0083510C" w:rsidTr="00E84D61">
        <w:tc>
          <w:tcPr>
            <w:tcW w:w="1156" w:type="pct"/>
            <w:shd w:val="clear" w:color="auto" w:fill="auto"/>
            <w:vAlign w:val="center"/>
          </w:tcPr>
          <w:p w:rsidR="00DD0E63" w:rsidRPr="0083510C" w:rsidRDefault="00DD0E63" w:rsidP="00E84D61">
            <w:pPr>
              <w:jc w:val="center"/>
              <w:rPr>
                <w:rFonts w:ascii="Arial" w:hAnsi="Arial" w:cs="Arial"/>
                <w:sz w:val="18"/>
                <w:szCs w:val="18"/>
                <w:lang w:eastAsia="zh-CN"/>
              </w:rPr>
            </w:pPr>
            <w:r>
              <w:rPr>
                <w:rFonts w:ascii="Arial" w:hAnsi="Arial" w:cs="Arial"/>
                <w:sz w:val="18"/>
                <w:szCs w:val="18"/>
                <w:lang w:eastAsia="zh-CN"/>
              </w:rPr>
              <w:t>Data</w:t>
            </w:r>
            <w:r>
              <w:rPr>
                <w:rFonts w:ascii="Arial" w:hAnsi="Arial" w:cs="Arial" w:hint="eastAsia"/>
                <w:sz w:val="18"/>
                <w:szCs w:val="18"/>
                <w:lang w:eastAsia="zh-CN"/>
              </w:rPr>
              <w:t>4</w:t>
            </w:r>
          </w:p>
        </w:tc>
        <w:tc>
          <w:tcPr>
            <w:tcW w:w="3844" w:type="pct"/>
            <w:shd w:val="clear" w:color="auto" w:fill="auto"/>
            <w:vAlign w:val="center"/>
          </w:tcPr>
          <w:p w:rsidR="00DD0E63" w:rsidRPr="0083510C" w:rsidRDefault="00DD0E63" w:rsidP="00E84D61">
            <w:pPr>
              <w:jc w:val="both"/>
              <w:rPr>
                <w:rFonts w:ascii="Arial" w:hAnsi="Arial" w:cs="Arial" w:hint="eastAsia"/>
                <w:sz w:val="18"/>
                <w:szCs w:val="18"/>
                <w:lang w:eastAsia="zh-CN"/>
              </w:rPr>
            </w:pPr>
            <w:r w:rsidRPr="0083510C">
              <w:rPr>
                <w:rFonts w:ascii="Arial" w:hAnsi="Arial" w:cs="Arial" w:hint="eastAsia"/>
                <w:sz w:val="18"/>
                <w:szCs w:val="18"/>
                <w:lang w:eastAsia="zh-CN"/>
              </w:rPr>
              <w:t>Software release month byte</w:t>
            </w:r>
          </w:p>
        </w:tc>
      </w:tr>
      <w:tr w:rsidR="00DD0E63" w:rsidRPr="0083510C" w:rsidTr="00E84D61">
        <w:tc>
          <w:tcPr>
            <w:tcW w:w="1156" w:type="pct"/>
            <w:shd w:val="clear" w:color="auto" w:fill="auto"/>
            <w:vAlign w:val="center"/>
          </w:tcPr>
          <w:p w:rsidR="00DD0E63" w:rsidRPr="0083510C" w:rsidRDefault="00DD0E63" w:rsidP="00E84D61">
            <w:pPr>
              <w:jc w:val="center"/>
              <w:rPr>
                <w:rFonts w:ascii="Arial" w:hAnsi="Arial" w:cs="Arial"/>
                <w:sz w:val="18"/>
                <w:szCs w:val="18"/>
                <w:lang w:eastAsia="zh-CN"/>
              </w:rPr>
            </w:pPr>
            <w:r>
              <w:rPr>
                <w:rFonts w:ascii="Arial" w:hAnsi="Arial" w:cs="Arial"/>
                <w:sz w:val="18"/>
                <w:szCs w:val="18"/>
                <w:lang w:eastAsia="zh-CN"/>
              </w:rPr>
              <w:t>Data</w:t>
            </w:r>
            <w:r>
              <w:rPr>
                <w:rFonts w:ascii="Arial" w:hAnsi="Arial" w:cs="Arial" w:hint="eastAsia"/>
                <w:sz w:val="18"/>
                <w:szCs w:val="18"/>
                <w:lang w:eastAsia="zh-CN"/>
              </w:rPr>
              <w:t>5</w:t>
            </w:r>
          </w:p>
        </w:tc>
        <w:tc>
          <w:tcPr>
            <w:tcW w:w="3844" w:type="pct"/>
            <w:shd w:val="clear" w:color="auto" w:fill="auto"/>
            <w:vAlign w:val="center"/>
          </w:tcPr>
          <w:p w:rsidR="00DD0E63" w:rsidRPr="0083510C" w:rsidRDefault="00DD0E63" w:rsidP="00E84D61">
            <w:pPr>
              <w:jc w:val="both"/>
              <w:rPr>
                <w:rFonts w:ascii="Arial" w:hAnsi="Arial" w:cs="Arial" w:hint="eastAsia"/>
                <w:sz w:val="18"/>
                <w:szCs w:val="18"/>
                <w:lang w:eastAsia="zh-CN"/>
              </w:rPr>
            </w:pPr>
            <w:r w:rsidRPr="0083510C">
              <w:rPr>
                <w:rFonts w:ascii="Arial" w:hAnsi="Arial" w:cs="Arial" w:hint="eastAsia"/>
                <w:sz w:val="18"/>
                <w:szCs w:val="18"/>
                <w:lang w:eastAsia="zh-CN"/>
              </w:rPr>
              <w:t>Software release day byte</w:t>
            </w:r>
          </w:p>
        </w:tc>
      </w:tr>
    </w:tbl>
    <w:p w:rsidR="00DD0E63" w:rsidRPr="0083510C" w:rsidRDefault="00DD0E63" w:rsidP="00DD0E63">
      <w:pPr>
        <w:rPr>
          <w:rFonts w:ascii="Arial" w:hAnsi="Arial" w:cs="Arial" w:hint="eastAsia"/>
          <w:b/>
          <w:sz w:val="21"/>
          <w:szCs w:val="21"/>
          <w:lang w:val="en-GB" w:eastAsia="zh-CN"/>
        </w:rPr>
      </w:pPr>
      <w:r w:rsidRPr="0083510C">
        <w:rPr>
          <w:rFonts w:ascii="Arial" w:hAnsi="Arial" w:cs="Arial"/>
          <w:b/>
          <w:sz w:val="21"/>
          <w:szCs w:val="21"/>
          <w:lang w:val="en-GB" w:eastAsia="zh-CN"/>
        </w:rPr>
        <w:t>Example:</w:t>
      </w:r>
    </w:p>
    <w:p w:rsidR="00DD0E63" w:rsidRDefault="00DD0E63" w:rsidP="00DD0E63">
      <w:pPr>
        <w:rPr>
          <w:rFonts w:ascii="Arial" w:eastAsia="Arial Unicode MS" w:hAnsi="Arial" w:cs="Arial" w:hint="eastAsia"/>
          <w:lang w:eastAsia="zh-CN"/>
        </w:rPr>
      </w:pPr>
      <w:r w:rsidRPr="0083510C">
        <w:rPr>
          <w:rFonts w:ascii="Arial" w:eastAsia="Arial Unicode MS" w:hAnsi="Arial" w:cs="Arial" w:hint="eastAsia"/>
          <w:lang w:eastAsia="zh-CN"/>
        </w:rPr>
        <w:t>Data</w:t>
      </w:r>
      <w:r>
        <w:rPr>
          <w:rFonts w:ascii="Arial" w:eastAsia="Arial Unicode MS" w:hAnsi="Arial" w:cs="Arial" w:hint="eastAsia"/>
          <w:lang w:eastAsia="zh-CN"/>
        </w:rPr>
        <w:t>2</w:t>
      </w:r>
      <w:r w:rsidRPr="0083510C">
        <w:rPr>
          <w:rFonts w:ascii="Arial" w:eastAsia="Arial Unicode MS" w:hAnsi="Arial" w:cs="Arial" w:hint="eastAsia"/>
          <w:lang w:eastAsia="zh-CN"/>
        </w:rPr>
        <w:t>=0x</w:t>
      </w:r>
      <w:r>
        <w:rPr>
          <w:rFonts w:ascii="Arial" w:eastAsia="Arial Unicode MS" w:hAnsi="Arial" w:cs="Arial" w:hint="eastAsia"/>
          <w:lang w:eastAsia="zh-CN"/>
        </w:rPr>
        <w:t xml:space="preserve">20 </w:t>
      </w:r>
      <w:r w:rsidRPr="0083510C">
        <w:rPr>
          <w:rFonts w:ascii="Arial" w:eastAsia="Arial Unicode MS" w:hAnsi="Arial" w:cs="Arial" w:hint="eastAsia"/>
          <w:lang w:eastAsia="zh-CN"/>
        </w:rPr>
        <w:t>Data</w:t>
      </w:r>
      <w:r>
        <w:rPr>
          <w:rFonts w:ascii="Arial" w:eastAsia="Arial Unicode MS" w:hAnsi="Arial" w:cs="Arial" w:hint="eastAsia"/>
          <w:lang w:eastAsia="zh-CN"/>
        </w:rPr>
        <w:t>3</w:t>
      </w:r>
      <w:r w:rsidRPr="0083510C">
        <w:rPr>
          <w:rFonts w:ascii="Arial" w:eastAsia="Arial Unicode MS" w:hAnsi="Arial" w:cs="Arial" w:hint="eastAsia"/>
          <w:lang w:eastAsia="zh-CN"/>
        </w:rPr>
        <w:t>=0x15 Data</w:t>
      </w:r>
      <w:r>
        <w:rPr>
          <w:rFonts w:ascii="Arial" w:eastAsia="Arial Unicode MS" w:hAnsi="Arial" w:cs="Arial" w:hint="eastAsia"/>
          <w:lang w:eastAsia="zh-CN"/>
        </w:rPr>
        <w:t>4</w:t>
      </w:r>
      <w:r w:rsidRPr="0083510C">
        <w:rPr>
          <w:rFonts w:ascii="Arial" w:eastAsia="Arial Unicode MS" w:hAnsi="Arial" w:cs="Arial" w:hint="eastAsia"/>
          <w:lang w:eastAsia="zh-CN"/>
        </w:rPr>
        <w:t>=0x12 Data</w:t>
      </w:r>
      <w:r>
        <w:rPr>
          <w:rFonts w:ascii="Arial" w:eastAsia="Arial Unicode MS" w:hAnsi="Arial" w:cs="Arial" w:hint="eastAsia"/>
          <w:lang w:eastAsia="zh-CN"/>
        </w:rPr>
        <w:t>5</w:t>
      </w:r>
      <w:r w:rsidRPr="0083510C">
        <w:rPr>
          <w:rFonts w:ascii="Arial" w:eastAsia="Arial Unicode MS" w:hAnsi="Arial" w:cs="Arial" w:hint="eastAsia"/>
          <w:lang w:eastAsia="zh-CN"/>
        </w:rPr>
        <w:t>=0x22, means Software release data is 2015-12-22</w:t>
      </w:r>
    </w:p>
    <w:p w:rsidR="00DD0E63" w:rsidRPr="00161E0B" w:rsidRDefault="00DD0E63" w:rsidP="00DD0E63">
      <w:pPr>
        <w:rPr>
          <w:rFonts w:ascii="Arial" w:eastAsia="Arial Unicode MS" w:hAnsi="Arial" w:cs="Arial" w:hint="eastAsia"/>
          <w:lang w:eastAsia="zh-CN"/>
        </w:rPr>
      </w:pPr>
    </w:p>
    <w:p w:rsidR="00DD0E63" w:rsidRPr="0083510C" w:rsidRDefault="00DD0E63" w:rsidP="00DD0E63">
      <w:pPr>
        <w:rPr>
          <w:rFonts w:ascii="Arial" w:hAnsi="Arial" w:cs="Arial" w:hint="eastAsia"/>
          <w:b/>
          <w:lang w:eastAsia="zh-CN"/>
        </w:rPr>
      </w:pPr>
      <w:r>
        <w:rPr>
          <w:rFonts w:ascii="Arial" w:hAnsi="Arial" w:cs="Arial" w:hint="eastAsia"/>
          <w:b/>
          <w:lang w:eastAsia="zh-CN"/>
        </w:rPr>
        <w:t>3</w:t>
      </w:r>
      <w:r w:rsidRPr="00161E0B">
        <w:rPr>
          <w:rFonts w:ascii="Arial" w:hAnsi="Arial" w:cs="Arial" w:hint="eastAsia"/>
          <w:b/>
          <w:lang w:eastAsia="zh-CN"/>
        </w:rPr>
        <w:t>.</w:t>
      </w:r>
      <w:r>
        <w:rPr>
          <w:rFonts w:ascii="Arial" w:hAnsi="Arial" w:cs="Arial"/>
          <w:b/>
        </w:rPr>
        <w:t xml:space="preserve"> </w:t>
      </w:r>
      <w:r>
        <w:rPr>
          <w:rFonts w:ascii="Arial" w:hAnsi="Arial" w:cs="Arial" w:hint="eastAsia"/>
          <w:b/>
          <w:lang w:eastAsia="zh-CN"/>
        </w:rPr>
        <w:t xml:space="preserve"> </w:t>
      </w:r>
      <w:r w:rsidRPr="0083510C">
        <w:rPr>
          <w:rFonts w:ascii="Arial" w:hAnsi="Arial" w:cs="Arial"/>
          <w:b/>
        </w:rPr>
        <w:t xml:space="preserve">The following command </w:t>
      </w:r>
      <w:r w:rsidRPr="0083510C">
        <w:rPr>
          <w:rFonts w:ascii="Arial" w:hAnsi="Arial" w:cs="Arial" w:hint="eastAsia"/>
          <w:b/>
          <w:lang w:eastAsia="zh-CN"/>
        </w:rPr>
        <w:t xml:space="preserve">can be used for reading the </w:t>
      </w:r>
      <w:r w:rsidRPr="0083510C">
        <w:rPr>
          <w:rFonts w:ascii="Arial" w:hAnsi="Arial" w:cs="Arial"/>
          <w:b/>
          <w:lang w:eastAsia="zh-CN"/>
        </w:rPr>
        <w:t>Read</w:t>
      </w:r>
      <w:r w:rsidRPr="0083510C">
        <w:rPr>
          <w:rFonts w:ascii="Arial" w:hAnsi="Arial" w:cs="Arial" w:hint="eastAsia"/>
          <w:b/>
          <w:lang w:eastAsia="zh-CN"/>
        </w:rPr>
        <w:t xml:space="preserve"> </w:t>
      </w:r>
      <w:bookmarkStart w:id="162" w:name="_Toc427507971"/>
      <w:bookmarkStart w:id="163" w:name="_Toc427508753"/>
      <w:bookmarkStart w:id="164" w:name="_Toc438735478"/>
      <w:bookmarkStart w:id="165" w:name="_Toc439060175"/>
      <w:r w:rsidRPr="0083510C">
        <w:rPr>
          <w:rFonts w:ascii="Arial" w:hAnsi="Arial" w:cs="Arial" w:hint="eastAsia"/>
          <w:b/>
          <w:lang w:eastAsia="zh-CN"/>
        </w:rPr>
        <w:t>program data checksum</w:t>
      </w:r>
      <w:r w:rsidRPr="0083510C">
        <w:rPr>
          <w:rFonts w:ascii="Arial" w:hAnsi="Arial" w:cs="Arial"/>
          <w:b/>
          <w:lang w:eastAsia="zh-CN"/>
        </w:rPr>
        <w:t xml:space="preserve">  //</w:t>
      </w:r>
      <w:r w:rsidRPr="0083510C">
        <w:rPr>
          <w:rFonts w:ascii="Arial" w:hAnsi="Arial" w:cs="Arial"/>
          <w:b/>
          <w:lang w:eastAsia="zh-CN"/>
        </w:rPr>
        <w:t>读取</w:t>
      </w:r>
      <w:bookmarkEnd w:id="162"/>
      <w:bookmarkEnd w:id="163"/>
      <w:r w:rsidRPr="0083510C">
        <w:rPr>
          <w:rFonts w:ascii="Arial" w:hAnsi="Arial" w:cs="Arial" w:hint="eastAsia"/>
          <w:b/>
          <w:lang w:eastAsia="zh-CN"/>
        </w:rPr>
        <w:t>程序数据校验和</w:t>
      </w:r>
      <w:bookmarkEnd w:id="164"/>
      <w:bookmarkEnd w:id="165"/>
      <w:r w:rsidRPr="0083510C">
        <w:rPr>
          <w:rFonts w:ascii="Arial" w:hAnsi="Arial" w:cs="Arial" w:hint="eastAsia"/>
          <w:b/>
          <w:lang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697"/>
        <w:gridCol w:w="1036"/>
        <w:gridCol w:w="697"/>
        <w:gridCol w:w="697"/>
        <w:gridCol w:w="697"/>
        <w:gridCol w:w="697"/>
        <w:gridCol w:w="697"/>
        <w:gridCol w:w="697"/>
      </w:tblGrid>
      <w:tr w:rsidR="00DD0E63" w:rsidRPr="0083510C" w:rsidTr="00E84D61">
        <w:trPr>
          <w:trHeight w:val="276"/>
        </w:trPr>
        <w:tc>
          <w:tcPr>
            <w:tcW w:w="0" w:type="auto"/>
            <w:shd w:val="clear" w:color="auto" w:fill="E6E6E6"/>
            <w:vAlign w:val="center"/>
          </w:tcPr>
          <w:p w:rsidR="00DD0E63" w:rsidRPr="0083510C" w:rsidRDefault="00DD0E63" w:rsidP="00E84D61">
            <w:pPr>
              <w:jc w:val="center"/>
              <w:rPr>
                <w:rFonts w:ascii="Arial" w:hAnsi="Arial" w:cs="Arial"/>
                <w:b/>
                <w:sz w:val="18"/>
                <w:szCs w:val="18"/>
                <w:lang w:eastAsia="zh-CN"/>
              </w:rPr>
            </w:pPr>
            <w:r w:rsidRPr="0083510C">
              <w:rPr>
                <w:rFonts w:ascii="Arial" w:hAnsi="Arial" w:cs="Arial" w:hint="eastAsia"/>
                <w:b/>
                <w:sz w:val="18"/>
                <w:szCs w:val="18"/>
                <w:lang w:eastAsia="zh-CN"/>
              </w:rPr>
              <w:t>Can ID(STD)</w:t>
            </w:r>
          </w:p>
        </w:tc>
        <w:tc>
          <w:tcPr>
            <w:tcW w:w="0" w:type="auto"/>
            <w:shd w:val="clear" w:color="auto" w:fill="E6E6E6"/>
            <w:vAlign w:val="center"/>
          </w:tcPr>
          <w:p w:rsidR="00DD0E63" w:rsidRPr="0083510C" w:rsidRDefault="00DD0E63" w:rsidP="00E84D61">
            <w:pPr>
              <w:jc w:val="center"/>
              <w:rPr>
                <w:rFonts w:ascii="Arial" w:hAnsi="Arial" w:hint="eastAsia"/>
                <w:sz w:val="18"/>
                <w:lang w:eastAsia="zh-CN"/>
              </w:rPr>
            </w:pPr>
            <w:r w:rsidRPr="0083510C">
              <w:rPr>
                <w:rFonts w:ascii="Arial" w:hAnsi="Arial" w:hint="eastAsia"/>
                <w:sz w:val="18"/>
                <w:lang w:eastAsia="zh-CN"/>
              </w:rPr>
              <w:t>Data0</w:t>
            </w:r>
          </w:p>
        </w:tc>
        <w:tc>
          <w:tcPr>
            <w:tcW w:w="1036" w:type="dxa"/>
            <w:shd w:val="clear" w:color="auto" w:fill="E6E6E6"/>
            <w:vAlign w:val="center"/>
          </w:tcPr>
          <w:p w:rsidR="00DD0E63" w:rsidRPr="0083510C" w:rsidRDefault="00DD0E63" w:rsidP="00E84D61">
            <w:pPr>
              <w:jc w:val="center"/>
              <w:rPr>
                <w:rFonts w:ascii="Arial" w:hAnsi="Arial" w:hint="eastAsia"/>
                <w:sz w:val="18"/>
                <w:lang w:eastAsia="zh-CN"/>
              </w:rPr>
            </w:pPr>
            <w:r w:rsidRPr="0083510C">
              <w:rPr>
                <w:rFonts w:ascii="Arial" w:hAnsi="Arial" w:hint="eastAsia"/>
                <w:sz w:val="18"/>
                <w:lang w:eastAsia="zh-CN"/>
              </w:rPr>
              <w:t>Data1</w:t>
            </w:r>
          </w:p>
        </w:tc>
        <w:tc>
          <w:tcPr>
            <w:tcW w:w="0" w:type="auto"/>
            <w:shd w:val="clear" w:color="auto" w:fill="E6E6E6"/>
            <w:vAlign w:val="center"/>
          </w:tcPr>
          <w:p w:rsidR="00DD0E63" w:rsidRPr="0083510C" w:rsidRDefault="00DD0E63" w:rsidP="00E84D61">
            <w:pPr>
              <w:jc w:val="center"/>
              <w:rPr>
                <w:rFonts w:ascii="Arial" w:hAnsi="Arial" w:hint="eastAsia"/>
                <w:sz w:val="18"/>
                <w:lang w:eastAsia="zh-CN"/>
              </w:rPr>
            </w:pPr>
            <w:r w:rsidRPr="0083510C">
              <w:rPr>
                <w:rFonts w:ascii="Arial" w:hAnsi="Arial" w:hint="eastAsia"/>
                <w:sz w:val="18"/>
                <w:lang w:eastAsia="zh-CN"/>
              </w:rPr>
              <w:t>Data2</w:t>
            </w:r>
          </w:p>
        </w:tc>
        <w:tc>
          <w:tcPr>
            <w:tcW w:w="0" w:type="auto"/>
            <w:shd w:val="clear" w:color="auto" w:fill="E6E6E6"/>
            <w:vAlign w:val="center"/>
          </w:tcPr>
          <w:p w:rsidR="00DD0E63" w:rsidRPr="0083510C" w:rsidRDefault="00DD0E63" w:rsidP="00E84D61">
            <w:pPr>
              <w:jc w:val="center"/>
              <w:rPr>
                <w:rFonts w:ascii="Arial" w:hAnsi="Arial" w:hint="eastAsia"/>
                <w:sz w:val="18"/>
                <w:lang w:eastAsia="zh-CN"/>
              </w:rPr>
            </w:pPr>
            <w:r w:rsidRPr="0083510C">
              <w:rPr>
                <w:rFonts w:ascii="Arial" w:hAnsi="Arial" w:hint="eastAsia"/>
                <w:sz w:val="18"/>
                <w:lang w:eastAsia="zh-CN"/>
              </w:rPr>
              <w:t>Data3</w:t>
            </w:r>
          </w:p>
        </w:tc>
        <w:tc>
          <w:tcPr>
            <w:tcW w:w="0" w:type="auto"/>
            <w:shd w:val="clear" w:color="auto" w:fill="E6E6E6"/>
            <w:vAlign w:val="center"/>
          </w:tcPr>
          <w:p w:rsidR="00DD0E63" w:rsidRPr="0083510C" w:rsidRDefault="00DD0E63" w:rsidP="00E84D61">
            <w:pPr>
              <w:keepNext/>
              <w:widowControl w:val="0"/>
              <w:autoSpaceDE w:val="0"/>
              <w:autoSpaceDN w:val="0"/>
              <w:adjustRightInd w:val="0"/>
              <w:jc w:val="center"/>
              <w:rPr>
                <w:rFonts w:ascii="Arial" w:hAnsi="Arial" w:cs="Arial" w:hint="eastAsia"/>
                <w:sz w:val="18"/>
                <w:szCs w:val="18"/>
                <w:lang w:eastAsia="zh-CN"/>
              </w:rPr>
            </w:pPr>
            <w:r w:rsidRPr="0083510C">
              <w:rPr>
                <w:rFonts w:ascii="Arial" w:hAnsi="Arial" w:cs="Arial" w:hint="eastAsia"/>
                <w:sz w:val="18"/>
                <w:szCs w:val="18"/>
                <w:lang w:eastAsia="zh-CN"/>
              </w:rPr>
              <w:t>Data4</w:t>
            </w:r>
          </w:p>
        </w:tc>
        <w:tc>
          <w:tcPr>
            <w:tcW w:w="0" w:type="auto"/>
            <w:shd w:val="clear" w:color="auto" w:fill="E6E6E6"/>
            <w:vAlign w:val="center"/>
          </w:tcPr>
          <w:p w:rsidR="00DD0E63" w:rsidRPr="0083510C" w:rsidRDefault="00DD0E63" w:rsidP="00E84D61">
            <w:pPr>
              <w:jc w:val="center"/>
              <w:rPr>
                <w:rFonts w:ascii="Arial" w:hAnsi="Arial" w:cs="Arial"/>
                <w:sz w:val="18"/>
                <w:szCs w:val="18"/>
                <w:lang w:eastAsia="zh-CN"/>
              </w:rPr>
            </w:pPr>
            <w:r w:rsidRPr="0083510C">
              <w:rPr>
                <w:rFonts w:ascii="Arial" w:hAnsi="Arial" w:cs="Arial" w:hint="eastAsia"/>
                <w:sz w:val="18"/>
                <w:szCs w:val="18"/>
                <w:lang w:eastAsia="zh-CN"/>
              </w:rPr>
              <w:t>Data5</w:t>
            </w:r>
          </w:p>
        </w:tc>
        <w:tc>
          <w:tcPr>
            <w:tcW w:w="0" w:type="auto"/>
            <w:shd w:val="clear" w:color="auto" w:fill="E6E6E6"/>
            <w:vAlign w:val="center"/>
          </w:tcPr>
          <w:p w:rsidR="00DD0E63" w:rsidRPr="0083510C" w:rsidRDefault="00DD0E63" w:rsidP="00E84D61">
            <w:pPr>
              <w:keepNext/>
              <w:widowControl w:val="0"/>
              <w:autoSpaceDE w:val="0"/>
              <w:autoSpaceDN w:val="0"/>
              <w:adjustRightInd w:val="0"/>
              <w:jc w:val="center"/>
              <w:rPr>
                <w:rFonts w:ascii="Arial" w:hAnsi="Arial" w:cs="Arial" w:hint="eastAsia"/>
                <w:sz w:val="18"/>
                <w:szCs w:val="18"/>
                <w:lang w:eastAsia="zh-CN"/>
              </w:rPr>
            </w:pPr>
            <w:r w:rsidRPr="0083510C">
              <w:rPr>
                <w:rFonts w:ascii="Arial" w:hAnsi="Arial" w:cs="Arial" w:hint="eastAsia"/>
                <w:sz w:val="18"/>
                <w:szCs w:val="18"/>
                <w:lang w:eastAsia="zh-CN"/>
              </w:rPr>
              <w:t>Data6</w:t>
            </w:r>
          </w:p>
        </w:tc>
        <w:tc>
          <w:tcPr>
            <w:tcW w:w="0" w:type="auto"/>
            <w:shd w:val="clear" w:color="auto" w:fill="E6E6E6"/>
            <w:vAlign w:val="center"/>
          </w:tcPr>
          <w:p w:rsidR="00DD0E63" w:rsidRPr="0083510C" w:rsidRDefault="00DD0E63" w:rsidP="00E84D61">
            <w:pPr>
              <w:jc w:val="center"/>
              <w:rPr>
                <w:rFonts w:ascii="Arial" w:hAnsi="Arial" w:cs="Arial"/>
                <w:sz w:val="18"/>
                <w:szCs w:val="18"/>
                <w:lang w:eastAsia="zh-CN"/>
              </w:rPr>
            </w:pPr>
            <w:r w:rsidRPr="0083510C">
              <w:rPr>
                <w:rFonts w:ascii="Arial" w:hAnsi="Arial" w:cs="Arial" w:hint="eastAsia"/>
                <w:sz w:val="18"/>
                <w:szCs w:val="18"/>
                <w:lang w:eastAsia="zh-CN"/>
              </w:rPr>
              <w:t>Data7</w:t>
            </w:r>
          </w:p>
        </w:tc>
      </w:tr>
      <w:tr w:rsidR="00DD0E63" w:rsidRPr="0083510C" w:rsidTr="00E84D61">
        <w:trPr>
          <w:trHeight w:val="243"/>
        </w:trPr>
        <w:tc>
          <w:tcPr>
            <w:tcW w:w="0" w:type="auto"/>
            <w:shd w:val="clear" w:color="auto" w:fill="auto"/>
            <w:vAlign w:val="center"/>
          </w:tcPr>
          <w:p w:rsidR="00DD0E63" w:rsidRPr="003447D0" w:rsidRDefault="00DD0E63" w:rsidP="00E84D61">
            <w:pPr>
              <w:jc w:val="center"/>
              <w:rPr>
                <w:rFonts w:ascii="Arial" w:hAnsi="Arial" w:hint="eastAsia"/>
                <w:sz w:val="18"/>
                <w:lang w:eastAsia="zh-CN"/>
              </w:rPr>
            </w:pPr>
            <w:r>
              <w:rPr>
                <w:rFonts w:ascii="Arial" w:hAnsi="Arial"/>
                <w:sz w:val="18"/>
              </w:rPr>
              <w:t>0x772</w:t>
            </w:r>
          </w:p>
        </w:tc>
        <w:tc>
          <w:tcPr>
            <w:tcW w:w="0" w:type="auto"/>
            <w:shd w:val="clear" w:color="auto" w:fill="auto"/>
            <w:vAlign w:val="center"/>
          </w:tcPr>
          <w:p w:rsidR="00DD0E63" w:rsidRPr="003447D0" w:rsidRDefault="00DD0E63" w:rsidP="00E84D61">
            <w:pPr>
              <w:jc w:val="center"/>
              <w:rPr>
                <w:rFonts w:ascii="Arial" w:hAnsi="Arial"/>
                <w:sz w:val="18"/>
                <w:lang w:eastAsia="zh-CN"/>
              </w:rPr>
            </w:pPr>
            <w:r w:rsidRPr="003447D0">
              <w:rPr>
                <w:rFonts w:ascii="Arial" w:hAnsi="Arial"/>
                <w:sz w:val="18"/>
              </w:rPr>
              <w:t>0x</w:t>
            </w:r>
            <w:r w:rsidRPr="003447D0">
              <w:rPr>
                <w:rFonts w:ascii="Arial" w:hAnsi="Arial" w:hint="eastAsia"/>
                <w:sz w:val="18"/>
                <w:lang w:eastAsia="zh-CN"/>
              </w:rPr>
              <w:t>1A</w:t>
            </w:r>
          </w:p>
        </w:tc>
        <w:tc>
          <w:tcPr>
            <w:tcW w:w="1036" w:type="dxa"/>
            <w:shd w:val="clear" w:color="auto" w:fill="auto"/>
          </w:tcPr>
          <w:p w:rsidR="00DD0E63" w:rsidRPr="003447D0" w:rsidRDefault="00DD0E63" w:rsidP="00E84D61">
            <w:pPr>
              <w:keepNext/>
              <w:jc w:val="center"/>
              <w:rPr>
                <w:rFonts w:ascii="Arial" w:hAnsi="Arial"/>
                <w:sz w:val="18"/>
                <w:lang w:val="en-GB" w:eastAsia="zh-CN"/>
              </w:rPr>
            </w:pPr>
            <w:r w:rsidRPr="003447D0">
              <w:rPr>
                <w:rFonts w:ascii="Arial" w:hAnsi="Arial"/>
                <w:sz w:val="18"/>
                <w:lang w:val="en-GB"/>
              </w:rPr>
              <w:t>0x</w:t>
            </w:r>
            <w:r>
              <w:rPr>
                <w:rFonts w:ascii="Arial" w:hAnsi="Arial" w:hint="eastAsia"/>
                <w:sz w:val="18"/>
                <w:lang w:val="en-GB" w:eastAsia="zh-CN"/>
              </w:rPr>
              <w:t>82</w:t>
            </w:r>
          </w:p>
        </w:tc>
        <w:tc>
          <w:tcPr>
            <w:tcW w:w="0" w:type="auto"/>
          </w:tcPr>
          <w:p w:rsidR="00DD0E63" w:rsidRPr="003447D0" w:rsidRDefault="00DD0E63" w:rsidP="00E84D61">
            <w:pPr>
              <w:rPr>
                <w:rFonts w:ascii="Arial" w:hAnsi="Arial" w:hint="eastAsia"/>
                <w:sz w:val="18"/>
                <w:lang w:val="en-GB" w:eastAsia="zh-CN"/>
              </w:rPr>
            </w:pPr>
            <w:r w:rsidRPr="003447D0">
              <w:rPr>
                <w:rFonts w:ascii="Arial" w:hAnsi="Arial" w:cs="Arial" w:hint="eastAsia"/>
                <w:sz w:val="18"/>
                <w:szCs w:val="18"/>
                <w:lang w:val="en-GB" w:eastAsia="zh-CN"/>
              </w:rPr>
              <w:t>0xAA</w:t>
            </w:r>
          </w:p>
        </w:tc>
        <w:tc>
          <w:tcPr>
            <w:tcW w:w="0" w:type="auto"/>
          </w:tcPr>
          <w:p w:rsidR="00DD0E63" w:rsidRPr="003447D0" w:rsidRDefault="00DD0E63" w:rsidP="00E84D61">
            <w:pPr>
              <w:rPr>
                <w:rFonts w:ascii="Arial" w:hAnsi="Arial" w:hint="eastAsia"/>
                <w:sz w:val="18"/>
                <w:lang w:val="en-GB" w:eastAsia="zh-CN"/>
              </w:rPr>
            </w:pPr>
            <w:r w:rsidRPr="003447D0">
              <w:rPr>
                <w:rFonts w:ascii="Arial" w:hAnsi="Arial" w:cs="Arial" w:hint="eastAsia"/>
                <w:sz w:val="18"/>
                <w:szCs w:val="18"/>
                <w:lang w:val="en-GB" w:eastAsia="zh-CN"/>
              </w:rPr>
              <w:t>0xAA</w:t>
            </w:r>
          </w:p>
        </w:tc>
        <w:tc>
          <w:tcPr>
            <w:tcW w:w="0" w:type="auto"/>
          </w:tcPr>
          <w:p w:rsidR="00DD0E63" w:rsidRPr="003447D0" w:rsidRDefault="00DD0E63" w:rsidP="00E84D61">
            <w:pPr>
              <w:rPr>
                <w:rFonts w:ascii="Arial" w:hAnsi="Arial" w:hint="eastAsia"/>
                <w:sz w:val="18"/>
                <w:lang w:val="en-GB" w:eastAsia="zh-CN"/>
              </w:rPr>
            </w:pPr>
            <w:r w:rsidRPr="003447D0">
              <w:rPr>
                <w:rFonts w:ascii="Arial" w:hAnsi="Arial" w:cs="Arial" w:hint="eastAsia"/>
                <w:sz w:val="18"/>
                <w:szCs w:val="18"/>
                <w:lang w:val="en-GB" w:eastAsia="zh-CN"/>
              </w:rPr>
              <w:t>0xAA</w:t>
            </w:r>
          </w:p>
        </w:tc>
        <w:tc>
          <w:tcPr>
            <w:tcW w:w="0" w:type="auto"/>
          </w:tcPr>
          <w:p w:rsidR="00DD0E63" w:rsidRPr="003447D0" w:rsidRDefault="00DD0E63" w:rsidP="00E84D61">
            <w:pPr>
              <w:rPr>
                <w:rFonts w:hint="eastAsia"/>
                <w:lang w:eastAsia="zh-CN"/>
              </w:rPr>
            </w:pPr>
            <w:r w:rsidRPr="003447D0">
              <w:rPr>
                <w:rFonts w:ascii="Arial" w:hAnsi="Arial" w:cs="Arial" w:hint="eastAsia"/>
                <w:sz w:val="18"/>
                <w:szCs w:val="18"/>
                <w:lang w:val="en-GB" w:eastAsia="zh-CN"/>
              </w:rPr>
              <w:t>0xAA</w:t>
            </w:r>
          </w:p>
        </w:tc>
        <w:tc>
          <w:tcPr>
            <w:tcW w:w="0" w:type="auto"/>
          </w:tcPr>
          <w:p w:rsidR="00DD0E63" w:rsidRPr="003447D0" w:rsidRDefault="00DD0E63" w:rsidP="00E84D61">
            <w:pPr>
              <w:rPr>
                <w:rFonts w:hint="eastAsia"/>
                <w:lang w:eastAsia="zh-CN"/>
              </w:rPr>
            </w:pPr>
            <w:r w:rsidRPr="003447D0">
              <w:rPr>
                <w:rFonts w:ascii="Arial" w:hAnsi="Arial" w:cs="Arial" w:hint="eastAsia"/>
                <w:sz w:val="18"/>
                <w:szCs w:val="18"/>
                <w:lang w:val="en-GB" w:eastAsia="zh-CN"/>
              </w:rPr>
              <w:t>0xAA</w:t>
            </w:r>
          </w:p>
        </w:tc>
        <w:tc>
          <w:tcPr>
            <w:tcW w:w="0" w:type="auto"/>
          </w:tcPr>
          <w:p w:rsidR="00DD0E63" w:rsidRPr="003447D0" w:rsidRDefault="00DD0E63" w:rsidP="00E84D61">
            <w:pPr>
              <w:rPr>
                <w:rFonts w:ascii="Arial" w:hAnsi="Arial" w:hint="eastAsia"/>
                <w:sz w:val="18"/>
                <w:lang w:val="en-GB" w:eastAsia="zh-CN"/>
              </w:rPr>
            </w:pPr>
            <w:r w:rsidRPr="003447D0">
              <w:rPr>
                <w:rFonts w:ascii="Arial" w:hAnsi="Arial" w:cs="Arial" w:hint="eastAsia"/>
                <w:sz w:val="18"/>
                <w:szCs w:val="18"/>
                <w:lang w:val="en-GB" w:eastAsia="zh-CN"/>
              </w:rPr>
              <w:t>0xAA</w:t>
            </w:r>
          </w:p>
        </w:tc>
      </w:tr>
    </w:tbl>
    <w:p w:rsidR="00DD0E63" w:rsidRDefault="00DD0E63" w:rsidP="00DD0E63">
      <w:pPr>
        <w:rPr>
          <w:rFonts w:ascii="Arial" w:hAnsi="Arial" w:cs="Arial" w:hint="eastAsia"/>
          <w:b/>
          <w:lang w:eastAsia="zh-CN"/>
        </w:rPr>
      </w:pPr>
    </w:p>
    <w:p w:rsidR="00DD0E63" w:rsidRPr="0083510C" w:rsidRDefault="00DD0E63" w:rsidP="00DD0E63">
      <w:pPr>
        <w:rPr>
          <w:rFonts w:ascii="Arial" w:hAnsi="Arial" w:cs="Arial" w:hint="eastAsia"/>
          <w:b/>
          <w:sz w:val="21"/>
          <w:szCs w:val="21"/>
          <w:lang w:val="en-GB" w:eastAsia="zh-CN"/>
        </w:rPr>
      </w:pPr>
      <w:r w:rsidRPr="0083510C">
        <w:rPr>
          <w:rFonts w:ascii="Arial" w:hAnsi="Arial" w:cs="Arial"/>
          <w:b/>
          <w:sz w:val="21"/>
          <w:szCs w:val="21"/>
          <w:lang w:val="en-GB" w:eastAsia="zh-CN"/>
        </w:rPr>
        <w:t>The ECU answer with the acknowledgement sent as follow</w:t>
      </w:r>
      <w:r w:rsidRPr="0083510C">
        <w:rPr>
          <w:rFonts w:ascii="Arial" w:hAnsi="Arial" w:cs="Arial" w:hint="eastAsia"/>
          <w:b/>
          <w:sz w:val="21"/>
          <w:szCs w:val="21"/>
          <w:lang w:val="en-GB" w:eastAsia="zh-CN"/>
        </w:rPr>
        <w:t>ing</w:t>
      </w:r>
      <w:r w:rsidRPr="0083510C">
        <w:rPr>
          <w:rFonts w:ascii="Arial" w:hAnsi="Arial" w:cs="Arial"/>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697"/>
        <w:gridCol w:w="1036"/>
        <w:gridCol w:w="697"/>
        <w:gridCol w:w="697"/>
        <w:gridCol w:w="697"/>
        <w:gridCol w:w="697"/>
        <w:gridCol w:w="697"/>
        <w:gridCol w:w="697"/>
      </w:tblGrid>
      <w:tr w:rsidR="00DD0E63" w:rsidRPr="0083510C" w:rsidTr="00E84D61">
        <w:trPr>
          <w:trHeight w:val="276"/>
        </w:trPr>
        <w:tc>
          <w:tcPr>
            <w:tcW w:w="0" w:type="auto"/>
            <w:shd w:val="clear" w:color="auto" w:fill="E6E6E6"/>
            <w:vAlign w:val="center"/>
          </w:tcPr>
          <w:p w:rsidR="00DD0E63" w:rsidRPr="0083510C" w:rsidRDefault="00DD0E63" w:rsidP="00E84D61">
            <w:pPr>
              <w:jc w:val="center"/>
              <w:rPr>
                <w:rFonts w:ascii="Arial" w:hAnsi="Arial" w:cs="Arial"/>
                <w:b/>
                <w:sz w:val="18"/>
                <w:szCs w:val="18"/>
                <w:lang w:eastAsia="zh-CN"/>
              </w:rPr>
            </w:pPr>
            <w:r w:rsidRPr="0083510C">
              <w:rPr>
                <w:rFonts w:ascii="Arial" w:hAnsi="Arial" w:cs="Arial" w:hint="eastAsia"/>
                <w:b/>
                <w:sz w:val="18"/>
                <w:szCs w:val="18"/>
                <w:lang w:eastAsia="zh-CN"/>
              </w:rPr>
              <w:t>Can ID(STD)</w:t>
            </w:r>
          </w:p>
        </w:tc>
        <w:tc>
          <w:tcPr>
            <w:tcW w:w="0" w:type="auto"/>
            <w:shd w:val="clear" w:color="auto" w:fill="E6E6E6"/>
            <w:vAlign w:val="center"/>
          </w:tcPr>
          <w:p w:rsidR="00DD0E63" w:rsidRPr="0083510C" w:rsidRDefault="00DD0E63" w:rsidP="00E84D61">
            <w:pPr>
              <w:jc w:val="center"/>
              <w:rPr>
                <w:rFonts w:ascii="Arial" w:hAnsi="Arial" w:hint="eastAsia"/>
                <w:sz w:val="18"/>
                <w:lang w:eastAsia="zh-CN"/>
              </w:rPr>
            </w:pPr>
            <w:r w:rsidRPr="0083510C">
              <w:rPr>
                <w:rFonts w:ascii="Arial" w:hAnsi="Arial" w:hint="eastAsia"/>
                <w:sz w:val="18"/>
                <w:lang w:eastAsia="zh-CN"/>
              </w:rPr>
              <w:t>Data0</w:t>
            </w:r>
          </w:p>
        </w:tc>
        <w:tc>
          <w:tcPr>
            <w:tcW w:w="1036" w:type="dxa"/>
            <w:shd w:val="clear" w:color="auto" w:fill="E6E6E6"/>
            <w:vAlign w:val="center"/>
          </w:tcPr>
          <w:p w:rsidR="00DD0E63" w:rsidRPr="0083510C" w:rsidRDefault="00DD0E63" w:rsidP="00E84D61">
            <w:pPr>
              <w:jc w:val="center"/>
              <w:rPr>
                <w:rFonts w:ascii="Arial" w:hAnsi="Arial" w:hint="eastAsia"/>
                <w:sz w:val="18"/>
                <w:lang w:eastAsia="zh-CN"/>
              </w:rPr>
            </w:pPr>
            <w:r w:rsidRPr="0083510C">
              <w:rPr>
                <w:rFonts w:ascii="Arial" w:hAnsi="Arial" w:hint="eastAsia"/>
                <w:sz w:val="18"/>
                <w:lang w:eastAsia="zh-CN"/>
              </w:rPr>
              <w:t>Data1</w:t>
            </w:r>
          </w:p>
        </w:tc>
        <w:tc>
          <w:tcPr>
            <w:tcW w:w="0" w:type="auto"/>
            <w:shd w:val="clear" w:color="auto" w:fill="E6E6E6"/>
            <w:vAlign w:val="center"/>
          </w:tcPr>
          <w:p w:rsidR="00DD0E63" w:rsidRPr="0083510C" w:rsidRDefault="00DD0E63" w:rsidP="00E84D61">
            <w:pPr>
              <w:jc w:val="center"/>
              <w:rPr>
                <w:rFonts w:ascii="Arial" w:hAnsi="Arial" w:hint="eastAsia"/>
                <w:sz w:val="18"/>
                <w:lang w:eastAsia="zh-CN"/>
              </w:rPr>
            </w:pPr>
            <w:r w:rsidRPr="0083510C">
              <w:rPr>
                <w:rFonts w:ascii="Arial" w:hAnsi="Arial" w:hint="eastAsia"/>
                <w:sz w:val="18"/>
                <w:lang w:eastAsia="zh-CN"/>
              </w:rPr>
              <w:t>Data2</w:t>
            </w:r>
          </w:p>
        </w:tc>
        <w:tc>
          <w:tcPr>
            <w:tcW w:w="0" w:type="auto"/>
            <w:shd w:val="clear" w:color="auto" w:fill="E6E6E6"/>
            <w:vAlign w:val="center"/>
          </w:tcPr>
          <w:p w:rsidR="00DD0E63" w:rsidRPr="0083510C" w:rsidRDefault="00DD0E63" w:rsidP="00E84D61">
            <w:pPr>
              <w:jc w:val="center"/>
              <w:rPr>
                <w:rFonts w:ascii="Arial" w:hAnsi="Arial" w:hint="eastAsia"/>
                <w:sz w:val="18"/>
                <w:lang w:eastAsia="zh-CN"/>
              </w:rPr>
            </w:pPr>
            <w:r w:rsidRPr="0083510C">
              <w:rPr>
                <w:rFonts w:ascii="Arial" w:hAnsi="Arial" w:hint="eastAsia"/>
                <w:sz w:val="18"/>
                <w:lang w:eastAsia="zh-CN"/>
              </w:rPr>
              <w:t>Data3</w:t>
            </w:r>
          </w:p>
        </w:tc>
        <w:tc>
          <w:tcPr>
            <w:tcW w:w="0" w:type="auto"/>
            <w:shd w:val="clear" w:color="auto" w:fill="E6E6E6"/>
            <w:vAlign w:val="center"/>
          </w:tcPr>
          <w:p w:rsidR="00DD0E63" w:rsidRPr="0083510C" w:rsidRDefault="00DD0E63" w:rsidP="00E84D61">
            <w:pPr>
              <w:keepNext/>
              <w:widowControl w:val="0"/>
              <w:autoSpaceDE w:val="0"/>
              <w:autoSpaceDN w:val="0"/>
              <w:adjustRightInd w:val="0"/>
              <w:jc w:val="center"/>
              <w:rPr>
                <w:rFonts w:ascii="Arial" w:hAnsi="Arial" w:cs="Arial" w:hint="eastAsia"/>
                <w:sz w:val="18"/>
                <w:szCs w:val="18"/>
                <w:lang w:eastAsia="zh-CN"/>
              </w:rPr>
            </w:pPr>
            <w:r w:rsidRPr="0083510C">
              <w:rPr>
                <w:rFonts w:ascii="Arial" w:hAnsi="Arial" w:cs="Arial" w:hint="eastAsia"/>
                <w:sz w:val="18"/>
                <w:szCs w:val="18"/>
                <w:lang w:eastAsia="zh-CN"/>
              </w:rPr>
              <w:t>Data4</w:t>
            </w:r>
          </w:p>
        </w:tc>
        <w:tc>
          <w:tcPr>
            <w:tcW w:w="0" w:type="auto"/>
            <w:shd w:val="clear" w:color="auto" w:fill="E6E6E6"/>
            <w:vAlign w:val="center"/>
          </w:tcPr>
          <w:p w:rsidR="00DD0E63" w:rsidRPr="0083510C" w:rsidRDefault="00DD0E63" w:rsidP="00E84D61">
            <w:pPr>
              <w:jc w:val="center"/>
              <w:rPr>
                <w:rFonts w:ascii="Arial" w:hAnsi="Arial" w:cs="Arial"/>
                <w:sz w:val="18"/>
                <w:szCs w:val="18"/>
                <w:lang w:eastAsia="zh-CN"/>
              </w:rPr>
            </w:pPr>
            <w:r w:rsidRPr="0083510C">
              <w:rPr>
                <w:rFonts w:ascii="Arial" w:hAnsi="Arial" w:cs="Arial" w:hint="eastAsia"/>
                <w:sz w:val="18"/>
                <w:szCs w:val="18"/>
                <w:lang w:eastAsia="zh-CN"/>
              </w:rPr>
              <w:t>Data5</w:t>
            </w:r>
          </w:p>
        </w:tc>
        <w:tc>
          <w:tcPr>
            <w:tcW w:w="0" w:type="auto"/>
            <w:shd w:val="clear" w:color="auto" w:fill="E6E6E6"/>
            <w:vAlign w:val="center"/>
          </w:tcPr>
          <w:p w:rsidR="00DD0E63" w:rsidRPr="0083510C" w:rsidRDefault="00DD0E63" w:rsidP="00E84D61">
            <w:pPr>
              <w:keepNext/>
              <w:widowControl w:val="0"/>
              <w:autoSpaceDE w:val="0"/>
              <w:autoSpaceDN w:val="0"/>
              <w:adjustRightInd w:val="0"/>
              <w:jc w:val="center"/>
              <w:rPr>
                <w:rFonts w:ascii="Arial" w:hAnsi="Arial" w:cs="Arial" w:hint="eastAsia"/>
                <w:sz w:val="18"/>
                <w:szCs w:val="18"/>
                <w:lang w:eastAsia="zh-CN"/>
              </w:rPr>
            </w:pPr>
            <w:r w:rsidRPr="0083510C">
              <w:rPr>
                <w:rFonts w:ascii="Arial" w:hAnsi="Arial" w:cs="Arial" w:hint="eastAsia"/>
                <w:sz w:val="18"/>
                <w:szCs w:val="18"/>
                <w:lang w:eastAsia="zh-CN"/>
              </w:rPr>
              <w:t>Data6</w:t>
            </w:r>
          </w:p>
        </w:tc>
        <w:tc>
          <w:tcPr>
            <w:tcW w:w="0" w:type="auto"/>
            <w:shd w:val="clear" w:color="auto" w:fill="E6E6E6"/>
            <w:vAlign w:val="center"/>
          </w:tcPr>
          <w:p w:rsidR="00DD0E63" w:rsidRPr="0083510C" w:rsidRDefault="00DD0E63" w:rsidP="00E84D61">
            <w:pPr>
              <w:jc w:val="center"/>
              <w:rPr>
                <w:rFonts w:ascii="Arial" w:hAnsi="Arial" w:cs="Arial"/>
                <w:sz w:val="18"/>
                <w:szCs w:val="18"/>
                <w:lang w:eastAsia="zh-CN"/>
              </w:rPr>
            </w:pPr>
            <w:r w:rsidRPr="0083510C">
              <w:rPr>
                <w:rFonts w:ascii="Arial" w:hAnsi="Arial" w:cs="Arial" w:hint="eastAsia"/>
                <w:sz w:val="18"/>
                <w:szCs w:val="18"/>
                <w:lang w:eastAsia="zh-CN"/>
              </w:rPr>
              <w:t>Data7</w:t>
            </w:r>
          </w:p>
        </w:tc>
      </w:tr>
      <w:tr w:rsidR="00DD0E63" w:rsidRPr="0083510C" w:rsidTr="00E84D61">
        <w:trPr>
          <w:trHeight w:val="223"/>
        </w:trPr>
        <w:tc>
          <w:tcPr>
            <w:tcW w:w="0" w:type="auto"/>
            <w:shd w:val="clear" w:color="auto" w:fill="auto"/>
            <w:vAlign w:val="center"/>
          </w:tcPr>
          <w:p w:rsidR="00DD0E63" w:rsidRPr="003447D0" w:rsidRDefault="00DD0E63" w:rsidP="00E84D61">
            <w:pPr>
              <w:jc w:val="center"/>
              <w:rPr>
                <w:rFonts w:ascii="Arial" w:hAnsi="Arial" w:hint="eastAsia"/>
                <w:sz w:val="18"/>
                <w:lang w:eastAsia="zh-CN"/>
              </w:rPr>
            </w:pPr>
            <w:r>
              <w:rPr>
                <w:rFonts w:ascii="Arial" w:hAnsi="Arial"/>
                <w:sz w:val="18"/>
              </w:rPr>
              <w:t>0x774</w:t>
            </w:r>
          </w:p>
        </w:tc>
        <w:tc>
          <w:tcPr>
            <w:tcW w:w="0" w:type="auto"/>
            <w:shd w:val="clear" w:color="auto" w:fill="auto"/>
            <w:vAlign w:val="center"/>
          </w:tcPr>
          <w:p w:rsidR="00DD0E63" w:rsidRPr="003447D0" w:rsidRDefault="00DD0E63" w:rsidP="00E84D61">
            <w:pPr>
              <w:jc w:val="center"/>
              <w:rPr>
                <w:rFonts w:ascii="Arial" w:hAnsi="Arial"/>
                <w:sz w:val="18"/>
                <w:lang w:eastAsia="zh-CN"/>
              </w:rPr>
            </w:pPr>
            <w:r w:rsidRPr="003447D0">
              <w:rPr>
                <w:rFonts w:ascii="Arial" w:hAnsi="Arial"/>
                <w:sz w:val="18"/>
              </w:rPr>
              <w:t>0x</w:t>
            </w:r>
            <w:r w:rsidRPr="003447D0">
              <w:rPr>
                <w:rFonts w:ascii="Arial" w:hAnsi="Arial" w:hint="eastAsia"/>
                <w:sz w:val="18"/>
                <w:lang w:eastAsia="zh-CN"/>
              </w:rPr>
              <w:t>5A</w:t>
            </w:r>
          </w:p>
        </w:tc>
        <w:tc>
          <w:tcPr>
            <w:tcW w:w="1036" w:type="dxa"/>
            <w:shd w:val="clear" w:color="auto" w:fill="auto"/>
          </w:tcPr>
          <w:p w:rsidR="00DD0E63" w:rsidRPr="003447D0" w:rsidRDefault="00DD0E63" w:rsidP="00E84D61">
            <w:pPr>
              <w:keepNext/>
              <w:jc w:val="center"/>
              <w:rPr>
                <w:rFonts w:ascii="Arial" w:hAnsi="Arial"/>
                <w:sz w:val="18"/>
                <w:lang w:val="en-GB" w:eastAsia="zh-CN"/>
              </w:rPr>
            </w:pPr>
            <w:r w:rsidRPr="003447D0">
              <w:rPr>
                <w:rFonts w:ascii="Arial" w:hAnsi="Arial"/>
                <w:sz w:val="18"/>
                <w:lang w:val="en-GB"/>
              </w:rPr>
              <w:t>0x</w:t>
            </w:r>
            <w:r>
              <w:rPr>
                <w:rFonts w:ascii="Arial" w:hAnsi="Arial" w:hint="eastAsia"/>
                <w:sz w:val="18"/>
                <w:lang w:val="en-GB" w:eastAsia="zh-CN"/>
              </w:rPr>
              <w:t>82</w:t>
            </w:r>
          </w:p>
        </w:tc>
        <w:tc>
          <w:tcPr>
            <w:tcW w:w="0" w:type="auto"/>
          </w:tcPr>
          <w:p w:rsidR="00DD0E63" w:rsidRPr="003447D0" w:rsidRDefault="00DD0E63" w:rsidP="00E84D61">
            <w:pPr>
              <w:rPr>
                <w:rFonts w:ascii="Arial" w:hAnsi="Arial" w:hint="eastAsia"/>
                <w:sz w:val="18"/>
                <w:lang w:val="en-GB" w:eastAsia="zh-CN"/>
              </w:rPr>
            </w:pPr>
            <w:r w:rsidRPr="003447D0">
              <w:rPr>
                <w:rFonts w:ascii="Arial" w:hAnsi="Arial" w:hint="eastAsia"/>
                <w:sz w:val="18"/>
                <w:lang w:val="en-GB" w:eastAsia="zh-CN"/>
              </w:rPr>
              <w:t>0xXX</w:t>
            </w:r>
          </w:p>
        </w:tc>
        <w:tc>
          <w:tcPr>
            <w:tcW w:w="0" w:type="auto"/>
          </w:tcPr>
          <w:p w:rsidR="00DD0E63" w:rsidRPr="003447D0" w:rsidRDefault="00DD0E63" w:rsidP="00E84D61">
            <w:r w:rsidRPr="003447D0">
              <w:rPr>
                <w:rFonts w:ascii="Arial" w:hAnsi="Arial" w:hint="eastAsia"/>
                <w:sz w:val="18"/>
                <w:lang w:val="en-GB" w:eastAsia="zh-CN"/>
              </w:rPr>
              <w:t>0xXX</w:t>
            </w:r>
          </w:p>
        </w:tc>
        <w:tc>
          <w:tcPr>
            <w:tcW w:w="0" w:type="auto"/>
          </w:tcPr>
          <w:p w:rsidR="00DD0E63" w:rsidRPr="003447D0" w:rsidRDefault="00DD0E63" w:rsidP="00E84D61">
            <w:r w:rsidRPr="003447D0">
              <w:rPr>
                <w:rFonts w:ascii="Arial" w:hAnsi="Arial" w:cs="Arial" w:hint="eastAsia"/>
                <w:sz w:val="18"/>
                <w:szCs w:val="18"/>
                <w:lang w:eastAsia="zh-CN"/>
              </w:rPr>
              <w:t>---</w:t>
            </w:r>
          </w:p>
        </w:tc>
        <w:tc>
          <w:tcPr>
            <w:tcW w:w="0" w:type="auto"/>
            <w:vAlign w:val="center"/>
          </w:tcPr>
          <w:p w:rsidR="00DD0E63" w:rsidRPr="003447D0" w:rsidRDefault="00DD0E63" w:rsidP="00E84D61">
            <w:pPr>
              <w:jc w:val="center"/>
              <w:rPr>
                <w:rFonts w:ascii="Arial" w:hAnsi="Arial" w:cs="Arial"/>
                <w:sz w:val="18"/>
                <w:szCs w:val="18"/>
                <w:lang w:eastAsia="zh-CN"/>
              </w:rPr>
            </w:pPr>
            <w:r w:rsidRPr="003447D0">
              <w:rPr>
                <w:rFonts w:ascii="Arial" w:hAnsi="Arial" w:cs="Arial" w:hint="eastAsia"/>
                <w:sz w:val="18"/>
                <w:szCs w:val="18"/>
                <w:lang w:eastAsia="zh-CN"/>
              </w:rPr>
              <w:t>---</w:t>
            </w:r>
          </w:p>
        </w:tc>
        <w:tc>
          <w:tcPr>
            <w:tcW w:w="0" w:type="auto"/>
          </w:tcPr>
          <w:p w:rsidR="00DD0E63" w:rsidRPr="003447D0" w:rsidRDefault="00DD0E63" w:rsidP="00E84D61">
            <w:r w:rsidRPr="003447D0">
              <w:rPr>
                <w:rFonts w:ascii="Arial" w:hAnsi="Arial" w:cs="Arial" w:hint="eastAsia"/>
                <w:sz w:val="18"/>
                <w:szCs w:val="18"/>
                <w:lang w:eastAsia="zh-CN"/>
              </w:rPr>
              <w:t>---</w:t>
            </w:r>
          </w:p>
        </w:tc>
        <w:tc>
          <w:tcPr>
            <w:tcW w:w="0" w:type="auto"/>
            <w:vAlign w:val="center"/>
          </w:tcPr>
          <w:p w:rsidR="00DD0E63" w:rsidRPr="003447D0" w:rsidRDefault="00DD0E63" w:rsidP="00E84D61">
            <w:pPr>
              <w:jc w:val="center"/>
              <w:rPr>
                <w:rFonts w:ascii="Arial" w:hAnsi="Arial" w:cs="Arial"/>
                <w:sz w:val="18"/>
                <w:szCs w:val="18"/>
                <w:lang w:eastAsia="zh-CN"/>
              </w:rPr>
            </w:pPr>
            <w:r w:rsidRPr="003447D0">
              <w:rPr>
                <w:rFonts w:ascii="Arial" w:hAnsi="Arial" w:cs="Arial" w:hint="eastAsia"/>
                <w:sz w:val="18"/>
                <w:szCs w:val="18"/>
                <w:lang w:eastAsia="zh-CN"/>
              </w:rPr>
              <w:t>---</w:t>
            </w:r>
          </w:p>
        </w:tc>
      </w:tr>
    </w:tbl>
    <w:p w:rsidR="00DD0E63" w:rsidRPr="00254BC3" w:rsidRDefault="00DD0E63" w:rsidP="00DD0E63">
      <w:pPr>
        <w:rPr>
          <w:rFonts w:hint="eastAsia"/>
          <w:lang w:eastAsia="zh-CN"/>
        </w:rPr>
      </w:pPr>
    </w:p>
    <w:p w:rsidR="00DD0E63" w:rsidRPr="0083510C" w:rsidRDefault="00DD0E63" w:rsidP="00DD0E63">
      <w:pPr>
        <w:rPr>
          <w:rFonts w:ascii="Arial" w:hAnsi="Arial" w:cs="Arial" w:hint="eastAsia"/>
          <w:b/>
          <w:sz w:val="21"/>
          <w:szCs w:val="21"/>
          <w:lang w:val="en-GB" w:eastAsia="zh-CN"/>
        </w:rPr>
      </w:pPr>
      <w:r w:rsidRPr="0083510C">
        <w:rPr>
          <w:rFonts w:ascii="Arial" w:hAnsi="Arial" w:cs="Arial"/>
          <w:b/>
          <w:sz w:val="21"/>
          <w:szCs w:val="21"/>
          <w:lang w:val="en-GB" w:eastAsia="zh-CN"/>
        </w:rPr>
        <w:t>The data field is defined as follow table:</w:t>
      </w:r>
    </w:p>
    <w:tbl>
      <w:tblPr>
        <w:tblW w:w="24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3713"/>
      </w:tblGrid>
      <w:tr w:rsidR="00DD0E63" w:rsidRPr="0083510C" w:rsidTr="00E84D61">
        <w:tc>
          <w:tcPr>
            <w:tcW w:w="1156" w:type="pct"/>
            <w:shd w:val="clear" w:color="auto" w:fill="E6E6E6"/>
            <w:vAlign w:val="center"/>
          </w:tcPr>
          <w:p w:rsidR="00DD0E63" w:rsidRPr="0083510C" w:rsidRDefault="00DD0E63" w:rsidP="00E84D61">
            <w:pPr>
              <w:jc w:val="center"/>
              <w:rPr>
                <w:rFonts w:ascii="Arial" w:hAnsi="Arial" w:cs="Arial"/>
                <w:b/>
                <w:sz w:val="18"/>
                <w:szCs w:val="18"/>
                <w:lang w:eastAsia="zh-CN"/>
              </w:rPr>
            </w:pPr>
            <w:r w:rsidRPr="0083510C">
              <w:rPr>
                <w:rFonts w:ascii="Arial" w:hAnsi="Arial" w:cs="Arial"/>
                <w:b/>
                <w:sz w:val="18"/>
                <w:szCs w:val="18"/>
                <w:lang w:eastAsia="zh-CN"/>
              </w:rPr>
              <w:t>Data field</w:t>
            </w:r>
          </w:p>
        </w:tc>
        <w:tc>
          <w:tcPr>
            <w:tcW w:w="3844" w:type="pct"/>
            <w:shd w:val="clear" w:color="auto" w:fill="E6E6E6"/>
            <w:vAlign w:val="center"/>
          </w:tcPr>
          <w:p w:rsidR="00DD0E63" w:rsidRPr="0083510C" w:rsidRDefault="00DD0E63" w:rsidP="00E84D61">
            <w:pPr>
              <w:jc w:val="center"/>
              <w:rPr>
                <w:rFonts w:ascii="Arial" w:hAnsi="Arial" w:cs="Arial"/>
                <w:b/>
                <w:sz w:val="18"/>
                <w:szCs w:val="18"/>
                <w:lang w:eastAsia="zh-CN"/>
              </w:rPr>
            </w:pPr>
            <w:r w:rsidRPr="0083510C">
              <w:rPr>
                <w:rFonts w:ascii="Arial" w:hAnsi="Arial" w:cs="Arial"/>
                <w:b/>
                <w:sz w:val="18"/>
                <w:szCs w:val="18"/>
                <w:lang w:eastAsia="zh-CN"/>
              </w:rPr>
              <w:t>Description</w:t>
            </w:r>
          </w:p>
        </w:tc>
      </w:tr>
      <w:tr w:rsidR="00DD0E63" w:rsidRPr="0083510C" w:rsidTr="00E84D61">
        <w:tc>
          <w:tcPr>
            <w:tcW w:w="1156" w:type="pct"/>
            <w:shd w:val="clear" w:color="auto" w:fill="auto"/>
            <w:vAlign w:val="center"/>
          </w:tcPr>
          <w:p w:rsidR="00DD0E63" w:rsidRPr="0083510C" w:rsidRDefault="00DD0E63" w:rsidP="00E84D61">
            <w:pPr>
              <w:jc w:val="center"/>
              <w:rPr>
                <w:rFonts w:ascii="Arial" w:hAnsi="Arial" w:cs="Arial"/>
                <w:sz w:val="18"/>
                <w:szCs w:val="18"/>
                <w:lang w:eastAsia="zh-CN"/>
              </w:rPr>
            </w:pPr>
            <w:r w:rsidRPr="0083510C">
              <w:rPr>
                <w:rFonts w:ascii="Arial" w:hAnsi="Arial" w:cs="Arial"/>
                <w:sz w:val="18"/>
                <w:szCs w:val="18"/>
                <w:lang w:eastAsia="zh-CN"/>
              </w:rPr>
              <w:t>Data</w:t>
            </w:r>
            <w:r>
              <w:rPr>
                <w:rFonts w:ascii="Arial" w:hAnsi="Arial" w:cs="Arial" w:hint="eastAsia"/>
                <w:sz w:val="18"/>
                <w:szCs w:val="18"/>
                <w:lang w:eastAsia="zh-CN"/>
              </w:rPr>
              <w:t>2</w:t>
            </w:r>
          </w:p>
        </w:tc>
        <w:tc>
          <w:tcPr>
            <w:tcW w:w="3844" w:type="pct"/>
            <w:shd w:val="clear" w:color="auto" w:fill="auto"/>
            <w:vAlign w:val="center"/>
          </w:tcPr>
          <w:p w:rsidR="00DD0E63" w:rsidRPr="0083510C" w:rsidRDefault="00DD0E63" w:rsidP="00E84D61">
            <w:pPr>
              <w:jc w:val="both"/>
              <w:rPr>
                <w:rFonts w:ascii="Arial" w:hAnsi="Arial" w:cs="Arial" w:hint="eastAsia"/>
                <w:sz w:val="18"/>
                <w:szCs w:val="18"/>
                <w:lang w:eastAsia="zh-CN"/>
              </w:rPr>
            </w:pPr>
            <w:r w:rsidRPr="0083510C">
              <w:rPr>
                <w:rFonts w:ascii="Arial" w:hAnsi="Arial" w:cs="Arial" w:hint="eastAsia"/>
                <w:sz w:val="18"/>
                <w:szCs w:val="18"/>
                <w:lang w:eastAsia="zh-CN"/>
              </w:rPr>
              <w:t>Program data checksum high byte</w:t>
            </w:r>
          </w:p>
        </w:tc>
      </w:tr>
      <w:tr w:rsidR="00DD0E63" w:rsidRPr="0083510C" w:rsidTr="00E84D61">
        <w:tc>
          <w:tcPr>
            <w:tcW w:w="1156" w:type="pct"/>
            <w:shd w:val="clear" w:color="auto" w:fill="auto"/>
            <w:vAlign w:val="center"/>
          </w:tcPr>
          <w:p w:rsidR="00DD0E63" w:rsidRPr="0083510C" w:rsidRDefault="00DD0E63" w:rsidP="00E84D61">
            <w:pPr>
              <w:jc w:val="center"/>
              <w:rPr>
                <w:rFonts w:ascii="Arial" w:hAnsi="Arial" w:cs="Arial"/>
                <w:sz w:val="18"/>
                <w:szCs w:val="18"/>
                <w:lang w:eastAsia="zh-CN"/>
              </w:rPr>
            </w:pPr>
            <w:r>
              <w:rPr>
                <w:rFonts w:ascii="Arial" w:hAnsi="Arial" w:cs="Arial"/>
                <w:sz w:val="18"/>
                <w:szCs w:val="18"/>
                <w:lang w:eastAsia="zh-CN"/>
              </w:rPr>
              <w:t>Data</w:t>
            </w:r>
            <w:r>
              <w:rPr>
                <w:rFonts w:ascii="Arial" w:hAnsi="Arial" w:cs="Arial" w:hint="eastAsia"/>
                <w:sz w:val="18"/>
                <w:szCs w:val="18"/>
                <w:lang w:eastAsia="zh-CN"/>
              </w:rPr>
              <w:t>3</w:t>
            </w:r>
          </w:p>
        </w:tc>
        <w:tc>
          <w:tcPr>
            <w:tcW w:w="3844" w:type="pct"/>
            <w:shd w:val="clear" w:color="auto" w:fill="auto"/>
            <w:vAlign w:val="center"/>
          </w:tcPr>
          <w:p w:rsidR="00DD0E63" w:rsidRPr="0083510C" w:rsidRDefault="00DD0E63" w:rsidP="00E84D61">
            <w:pPr>
              <w:jc w:val="both"/>
              <w:rPr>
                <w:rFonts w:ascii="Arial" w:hAnsi="Arial" w:cs="Arial" w:hint="eastAsia"/>
                <w:sz w:val="18"/>
                <w:szCs w:val="18"/>
                <w:lang w:eastAsia="zh-CN"/>
              </w:rPr>
            </w:pPr>
            <w:r w:rsidRPr="0083510C">
              <w:rPr>
                <w:rFonts w:ascii="Arial" w:hAnsi="Arial" w:cs="Arial" w:hint="eastAsia"/>
                <w:sz w:val="18"/>
                <w:szCs w:val="18"/>
                <w:lang w:eastAsia="zh-CN"/>
              </w:rPr>
              <w:t>Program data checksum low byte</w:t>
            </w:r>
          </w:p>
        </w:tc>
      </w:tr>
    </w:tbl>
    <w:p w:rsidR="00DD0E63" w:rsidRPr="0083510C" w:rsidRDefault="00DD0E63" w:rsidP="00DD0E63">
      <w:pPr>
        <w:rPr>
          <w:rFonts w:ascii="Arial" w:hAnsi="Arial" w:cs="Arial" w:hint="eastAsia"/>
          <w:b/>
          <w:sz w:val="21"/>
          <w:szCs w:val="21"/>
          <w:lang w:val="en-GB" w:eastAsia="zh-CN"/>
        </w:rPr>
      </w:pPr>
      <w:r w:rsidRPr="0083510C">
        <w:rPr>
          <w:rFonts w:ascii="Arial" w:hAnsi="Arial" w:cs="Arial"/>
          <w:b/>
          <w:sz w:val="21"/>
          <w:szCs w:val="21"/>
          <w:lang w:val="en-GB" w:eastAsia="zh-CN"/>
        </w:rPr>
        <w:t>Example:</w:t>
      </w:r>
    </w:p>
    <w:p w:rsidR="00DD0E63" w:rsidRPr="0083510C" w:rsidRDefault="00DD0E63" w:rsidP="00DD0E63">
      <w:pPr>
        <w:rPr>
          <w:rFonts w:ascii="Arial" w:eastAsia="Arial Unicode MS" w:hAnsi="Arial" w:cs="Arial" w:hint="eastAsia"/>
          <w:lang w:eastAsia="zh-CN"/>
        </w:rPr>
      </w:pPr>
      <w:r>
        <w:rPr>
          <w:rFonts w:ascii="Arial" w:eastAsia="Arial Unicode MS" w:hAnsi="Arial" w:cs="Arial" w:hint="eastAsia"/>
          <w:lang w:eastAsia="zh-CN"/>
        </w:rPr>
        <w:t>Data2 = 0x12,Data3</w:t>
      </w:r>
      <w:r w:rsidRPr="0083510C">
        <w:rPr>
          <w:rFonts w:ascii="Arial" w:eastAsia="Arial Unicode MS" w:hAnsi="Arial" w:cs="Arial" w:hint="eastAsia"/>
          <w:lang w:eastAsia="zh-CN"/>
        </w:rPr>
        <w:t>=0x34 means program data checksum is 0x1234.</w:t>
      </w:r>
    </w:p>
    <w:p w:rsidR="00DD0E63" w:rsidRPr="007875D9" w:rsidRDefault="00DD0E63" w:rsidP="00DD0E63">
      <w:pPr>
        <w:rPr>
          <w:rFonts w:hint="eastAsia"/>
          <w:lang w:eastAsia="zh-CN"/>
        </w:rPr>
      </w:pPr>
    </w:p>
    <w:p w:rsidR="00DD0E63" w:rsidRPr="0083510C" w:rsidRDefault="00DD0E63" w:rsidP="00DD0E63">
      <w:pPr>
        <w:rPr>
          <w:rFonts w:ascii="Arial" w:hAnsi="Arial" w:cs="Arial" w:hint="eastAsia"/>
          <w:b/>
          <w:lang w:eastAsia="zh-CN"/>
        </w:rPr>
      </w:pPr>
      <w:r>
        <w:rPr>
          <w:rFonts w:ascii="Arial" w:hAnsi="Arial" w:cs="Arial" w:hint="eastAsia"/>
          <w:b/>
          <w:lang w:eastAsia="zh-CN"/>
        </w:rPr>
        <w:t>4</w:t>
      </w:r>
      <w:r w:rsidRPr="00161E0B">
        <w:rPr>
          <w:rFonts w:ascii="Arial" w:hAnsi="Arial" w:cs="Arial" w:hint="eastAsia"/>
          <w:b/>
          <w:lang w:eastAsia="zh-CN"/>
        </w:rPr>
        <w:t>.</w:t>
      </w:r>
      <w:r>
        <w:rPr>
          <w:rFonts w:ascii="Arial" w:hAnsi="Arial" w:cs="Arial"/>
          <w:b/>
        </w:rPr>
        <w:t xml:space="preserve"> </w:t>
      </w:r>
      <w:r>
        <w:rPr>
          <w:rFonts w:ascii="Arial" w:hAnsi="Arial" w:cs="Arial" w:hint="eastAsia"/>
          <w:b/>
          <w:lang w:eastAsia="zh-CN"/>
        </w:rPr>
        <w:t xml:space="preserve"> </w:t>
      </w:r>
      <w:r w:rsidRPr="0083510C">
        <w:rPr>
          <w:rFonts w:ascii="Arial" w:hAnsi="Arial" w:cs="Arial"/>
          <w:b/>
        </w:rPr>
        <w:t xml:space="preserve">The following command </w:t>
      </w:r>
      <w:r w:rsidRPr="0083510C">
        <w:rPr>
          <w:rFonts w:ascii="Arial" w:hAnsi="Arial" w:cs="Arial" w:hint="eastAsia"/>
          <w:b/>
          <w:lang w:eastAsia="zh-CN"/>
        </w:rPr>
        <w:t xml:space="preserve">can be used for reading the </w:t>
      </w:r>
      <w:r w:rsidRPr="0083510C">
        <w:rPr>
          <w:rFonts w:ascii="Arial" w:hAnsi="Arial" w:cs="Arial"/>
          <w:b/>
          <w:lang w:eastAsia="zh-CN"/>
        </w:rPr>
        <w:t>Read</w:t>
      </w:r>
      <w:r w:rsidRPr="0083510C">
        <w:rPr>
          <w:rFonts w:ascii="Arial" w:hAnsi="Arial" w:cs="Arial" w:hint="eastAsia"/>
          <w:b/>
          <w:lang w:eastAsia="zh-CN"/>
        </w:rPr>
        <w:t xml:space="preserve"> </w:t>
      </w:r>
      <w:r>
        <w:rPr>
          <w:rFonts w:ascii="Arial" w:hAnsi="Arial" w:cs="Arial" w:hint="eastAsia"/>
          <w:b/>
          <w:lang w:eastAsia="zh-CN"/>
        </w:rPr>
        <w:t>EEPROM Version</w:t>
      </w:r>
      <w:r w:rsidRPr="0083510C">
        <w:rPr>
          <w:rFonts w:ascii="Arial" w:hAnsi="Arial" w:cs="Arial"/>
          <w:b/>
          <w:lang w:eastAsia="zh-CN"/>
        </w:rPr>
        <w:t xml:space="preserve">  //</w:t>
      </w:r>
      <w:r w:rsidRPr="0083510C">
        <w:rPr>
          <w:rFonts w:ascii="Arial" w:hAnsi="Arial" w:cs="Arial"/>
          <w:b/>
          <w:lang w:eastAsia="zh-CN"/>
        </w:rPr>
        <w:t>读取</w:t>
      </w:r>
      <w:r>
        <w:rPr>
          <w:rFonts w:ascii="Arial" w:hAnsi="Arial" w:cs="Arial" w:hint="eastAsia"/>
          <w:b/>
          <w:lang w:eastAsia="zh-CN"/>
        </w:rPr>
        <w:t xml:space="preserve">EEPROM </w:t>
      </w:r>
      <w:r>
        <w:rPr>
          <w:rFonts w:ascii="Arial" w:hAnsi="Arial" w:cs="Arial" w:hint="eastAsia"/>
          <w:b/>
          <w:lang w:eastAsia="zh-CN"/>
        </w:rPr>
        <w:t>版本</w:t>
      </w:r>
      <w:r w:rsidRPr="0083510C">
        <w:rPr>
          <w:rFonts w:ascii="Arial" w:hAnsi="Arial" w:cs="Arial" w:hint="eastAsia"/>
          <w:b/>
          <w:lang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697"/>
        <w:gridCol w:w="1036"/>
        <w:gridCol w:w="697"/>
        <w:gridCol w:w="697"/>
        <w:gridCol w:w="697"/>
        <w:gridCol w:w="697"/>
        <w:gridCol w:w="697"/>
        <w:gridCol w:w="697"/>
      </w:tblGrid>
      <w:tr w:rsidR="00DD0E63" w:rsidRPr="0083510C" w:rsidTr="00E84D61">
        <w:trPr>
          <w:trHeight w:val="276"/>
        </w:trPr>
        <w:tc>
          <w:tcPr>
            <w:tcW w:w="0" w:type="auto"/>
            <w:shd w:val="clear" w:color="auto" w:fill="E6E6E6"/>
            <w:vAlign w:val="center"/>
          </w:tcPr>
          <w:p w:rsidR="00DD0E63" w:rsidRPr="0083510C" w:rsidRDefault="00DD0E63" w:rsidP="00E84D61">
            <w:pPr>
              <w:jc w:val="center"/>
              <w:rPr>
                <w:rFonts w:ascii="Arial" w:hAnsi="Arial" w:cs="Arial"/>
                <w:b/>
                <w:sz w:val="18"/>
                <w:szCs w:val="18"/>
                <w:lang w:eastAsia="zh-CN"/>
              </w:rPr>
            </w:pPr>
            <w:r w:rsidRPr="0083510C">
              <w:rPr>
                <w:rFonts w:ascii="Arial" w:hAnsi="Arial" w:cs="Arial" w:hint="eastAsia"/>
                <w:b/>
                <w:sz w:val="18"/>
                <w:szCs w:val="18"/>
                <w:lang w:eastAsia="zh-CN"/>
              </w:rPr>
              <w:t>Can ID(STD)</w:t>
            </w:r>
          </w:p>
        </w:tc>
        <w:tc>
          <w:tcPr>
            <w:tcW w:w="0" w:type="auto"/>
            <w:shd w:val="clear" w:color="auto" w:fill="E6E6E6"/>
            <w:vAlign w:val="center"/>
          </w:tcPr>
          <w:p w:rsidR="00DD0E63" w:rsidRPr="0083510C" w:rsidRDefault="00DD0E63" w:rsidP="00E84D61">
            <w:pPr>
              <w:jc w:val="center"/>
              <w:rPr>
                <w:rFonts w:ascii="Arial" w:hAnsi="Arial" w:hint="eastAsia"/>
                <w:sz w:val="18"/>
                <w:lang w:eastAsia="zh-CN"/>
              </w:rPr>
            </w:pPr>
            <w:r w:rsidRPr="0083510C">
              <w:rPr>
                <w:rFonts w:ascii="Arial" w:hAnsi="Arial" w:hint="eastAsia"/>
                <w:sz w:val="18"/>
                <w:lang w:eastAsia="zh-CN"/>
              </w:rPr>
              <w:t>Data0</w:t>
            </w:r>
          </w:p>
        </w:tc>
        <w:tc>
          <w:tcPr>
            <w:tcW w:w="1036" w:type="dxa"/>
            <w:shd w:val="clear" w:color="auto" w:fill="E6E6E6"/>
            <w:vAlign w:val="center"/>
          </w:tcPr>
          <w:p w:rsidR="00DD0E63" w:rsidRPr="0083510C" w:rsidRDefault="00DD0E63" w:rsidP="00E84D61">
            <w:pPr>
              <w:jc w:val="center"/>
              <w:rPr>
                <w:rFonts w:ascii="Arial" w:hAnsi="Arial" w:hint="eastAsia"/>
                <w:sz w:val="18"/>
                <w:lang w:eastAsia="zh-CN"/>
              </w:rPr>
            </w:pPr>
            <w:r w:rsidRPr="0083510C">
              <w:rPr>
                <w:rFonts w:ascii="Arial" w:hAnsi="Arial" w:hint="eastAsia"/>
                <w:sz w:val="18"/>
                <w:lang w:eastAsia="zh-CN"/>
              </w:rPr>
              <w:t>Data1</w:t>
            </w:r>
          </w:p>
        </w:tc>
        <w:tc>
          <w:tcPr>
            <w:tcW w:w="0" w:type="auto"/>
            <w:shd w:val="clear" w:color="auto" w:fill="E6E6E6"/>
            <w:vAlign w:val="center"/>
          </w:tcPr>
          <w:p w:rsidR="00DD0E63" w:rsidRPr="0083510C" w:rsidRDefault="00DD0E63" w:rsidP="00E84D61">
            <w:pPr>
              <w:jc w:val="center"/>
              <w:rPr>
                <w:rFonts w:ascii="Arial" w:hAnsi="Arial" w:hint="eastAsia"/>
                <w:sz w:val="18"/>
                <w:lang w:eastAsia="zh-CN"/>
              </w:rPr>
            </w:pPr>
            <w:r w:rsidRPr="0083510C">
              <w:rPr>
                <w:rFonts w:ascii="Arial" w:hAnsi="Arial" w:hint="eastAsia"/>
                <w:sz w:val="18"/>
                <w:lang w:eastAsia="zh-CN"/>
              </w:rPr>
              <w:t>Data2</w:t>
            </w:r>
          </w:p>
        </w:tc>
        <w:tc>
          <w:tcPr>
            <w:tcW w:w="0" w:type="auto"/>
            <w:shd w:val="clear" w:color="auto" w:fill="E6E6E6"/>
            <w:vAlign w:val="center"/>
          </w:tcPr>
          <w:p w:rsidR="00DD0E63" w:rsidRPr="0083510C" w:rsidRDefault="00DD0E63" w:rsidP="00E84D61">
            <w:pPr>
              <w:jc w:val="center"/>
              <w:rPr>
                <w:rFonts w:ascii="Arial" w:hAnsi="Arial" w:hint="eastAsia"/>
                <w:sz w:val="18"/>
                <w:lang w:eastAsia="zh-CN"/>
              </w:rPr>
            </w:pPr>
            <w:r w:rsidRPr="0083510C">
              <w:rPr>
                <w:rFonts w:ascii="Arial" w:hAnsi="Arial" w:hint="eastAsia"/>
                <w:sz w:val="18"/>
                <w:lang w:eastAsia="zh-CN"/>
              </w:rPr>
              <w:t>Data3</w:t>
            </w:r>
          </w:p>
        </w:tc>
        <w:tc>
          <w:tcPr>
            <w:tcW w:w="0" w:type="auto"/>
            <w:shd w:val="clear" w:color="auto" w:fill="E6E6E6"/>
            <w:vAlign w:val="center"/>
          </w:tcPr>
          <w:p w:rsidR="00DD0E63" w:rsidRPr="0083510C" w:rsidRDefault="00DD0E63" w:rsidP="00E84D61">
            <w:pPr>
              <w:keepNext/>
              <w:widowControl w:val="0"/>
              <w:autoSpaceDE w:val="0"/>
              <w:autoSpaceDN w:val="0"/>
              <w:adjustRightInd w:val="0"/>
              <w:jc w:val="center"/>
              <w:rPr>
                <w:rFonts w:ascii="Arial" w:hAnsi="Arial" w:cs="Arial" w:hint="eastAsia"/>
                <w:sz w:val="18"/>
                <w:szCs w:val="18"/>
                <w:lang w:eastAsia="zh-CN"/>
              </w:rPr>
            </w:pPr>
            <w:r w:rsidRPr="0083510C">
              <w:rPr>
                <w:rFonts w:ascii="Arial" w:hAnsi="Arial" w:cs="Arial" w:hint="eastAsia"/>
                <w:sz w:val="18"/>
                <w:szCs w:val="18"/>
                <w:lang w:eastAsia="zh-CN"/>
              </w:rPr>
              <w:t>Data4</w:t>
            </w:r>
          </w:p>
        </w:tc>
        <w:tc>
          <w:tcPr>
            <w:tcW w:w="0" w:type="auto"/>
            <w:shd w:val="clear" w:color="auto" w:fill="E6E6E6"/>
            <w:vAlign w:val="center"/>
          </w:tcPr>
          <w:p w:rsidR="00DD0E63" w:rsidRPr="0083510C" w:rsidRDefault="00DD0E63" w:rsidP="00E84D61">
            <w:pPr>
              <w:jc w:val="center"/>
              <w:rPr>
                <w:rFonts w:ascii="Arial" w:hAnsi="Arial" w:cs="Arial"/>
                <w:sz w:val="18"/>
                <w:szCs w:val="18"/>
                <w:lang w:eastAsia="zh-CN"/>
              </w:rPr>
            </w:pPr>
            <w:r w:rsidRPr="0083510C">
              <w:rPr>
                <w:rFonts w:ascii="Arial" w:hAnsi="Arial" w:cs="Arial" w:hint="eastAsia"/>
                <w:sz w:val="18"/>
                <w:szCs w:val="18"/>
                <w:lang w:eastAsia="zh-CN"/>
              </w:rPr>
              <w:t>Data5</w:t>
            </w:r>
          </w:p>
        </w:tc>
        <w:tc>
          <w:tcPr>
            <w:tcW w:w="0" w:type="auto"/>
            <w:shd w:val="clear" w:color="auto" w:fill="E6E6E6"/>
            <w:vAlign w:val="center"/>
          </w:tcPr>
          <w:p w:rsidR="00DD0E63" w:rsidRPr="0083510C" w:rsidRDefault="00DD0E63" w:rsidP="00E84D61">
            <w:pPr>
              <w:keepNext/>
              <w:widowControl w:val="0"/>
              <w:autoSpaceDE w:val="0"/>
              <w:autoSpaceDN w:val="0"/>
              <w:adjustRightInd w:val="0"/>
              <w:jc w:val="center"/>
              <w:rPr>
                <w:rFonts w:ascii="Arial" w:hAnsi="Arial" w:cs="Arial" w:hint="eastAsia"/>
                <w:sz w:val="18"/>
                <w:szCs w:val="18"/>
                <w:lang w:eastAsia="zh-CN"/>
              </w:rPr>
            </w:pPr>
            <w:r w:rsidRPr="0083510C">
              <w:rPr>
                <w:rFonts w:ascii="Arial" w:hAnsi="Arial" w:cs="Arial" w:hint="eastAsia"/>
                <w:sz w:val="18"/>
                <w:szCs w:val="18"/>
                <w:lang w:eastAsia="zh-CN"/>
              </w:rPr>
              <w:t>Data6</w:t>
            </w:r>
          </w:p>
        </w:tc>
        <w:tc>
          <w:tcPr>
            <w:tcW w:w="0" w:type="auto"/>
            <w:shd w:val="clear" w:color="auto" w:fill="E6E6E6"/>
            <w:vAlign w:val="center"/>
          </w:tcPr>
          <w:p w:rsidR="00DD0E63" w:rsidRPr="0083510C" w:rsidRDefault="00DD0E63" w:rsidP="00E84D61">
            <w:pPr>
              <w:jc w:val="center"/>
              <w:rPr>
                <w:rFonts w:ascii="Arial" w:hAnsi="Arial" w:cs="Arial"/>
                <w:sz w:val="18"/>
                <w:szCs w:val="18"/>
                <w:lang w:eastAsia="zh-CN"/>
              </w:rPr>
            </w:pPr>
            <w:r w:rsidRPr="0083510C">
              <w:rPr>
                <w:rFonts w:ascii="Arial" w:hAnsi="Arial" w:cs="Arial" w:hint="eastAsia"/>
                <w:sz w:val="18"/>
                <w:szCs w:val="18"/>
                <w:lang w:eastAsia="zh-CN"/>
              </w:rPr>
              <w:t>Data7</w:t>
            </w:r>
          </w:p>
        </w:tc>
      </w:tr>
      <w:tr w:rsidR="00DD0E63" w:rsidRPr="0083510C" w:rsidTr="00E84D61">
        <w:trPr>
          <w:trHeight w:val="243"/>
        </w:trPr>
        <w:tc>
          <w:tcPr>
            <w:tcW w:w="0" w:type="auto"/>
            <w:shd w:val="clear" w:color="auto" w:fill="auto"/>
            <w:vAlign w:val="center"/>
          </w:tcPr>
          <w:p w:rsidR="00DD0E63" w:rsidRPr="003447D0" w:rsidRDefault="00DD0E63" w:rsidP="00E84D61">
            <w:pPr>
              <w:jc w:val="center"/>
              <w:rPr>
                <w:rFonts w:ascii="Arial" w:hAnsi="Arial" w:hint="eastAsia"/>
                <w:sz w:val="18"/>
                <w:lang w:eastAsia="zh-CN"/>
              </w:rPr>
            </w:pPr>
            <w:r>
              <w:rPr>
                <w:rFonts w:ascii="Arial" w:hAnsi="Arial"/>
                <w:sz w:val="18"/>
              </w:rPr>
              <w:t>0x772</w:t>
            </w:r>
          </w:p>
        </w:tc>
        <w:tc>
          <w:tcPr>
            <w:tcW w:w="0" w:type="auto"/>
            <w:shd w:val="clear" w:color="auto" w:fill="auto"/>
            <w:vAlign w:val="center"/>
          </w:tcPr>
          <w:p w:rsidR="00DD0E63" w:rsidRPr="003447D0" w:rsidRDefault="00DD0E63" w:rsidP="00E84D61">
            <w:pPr>
              <w:jc w:val="center"/>
              <w:rPr>
                <w:rFonts w:ascii="Arial" w:hAnsi="Arial"/>
                <w:sz w:val="18"/>
                <w:lang w:eastAsia="zh-CN"/>
              </w:rPr>
            </w:pPr>
            <w:r w:rsidRPr="003447D0">
              <w:rPr>
                <w:rFonts w:ascii="Arial" w:hAnsi="Arial"/>
                <w:sz w:val="18"/>
              </w:rPr>
              <w:t>0x</w:t>
            </w:r>
            <w:r w:rsidRPr="003447D0">
              <w:rPr>
                <w:rFonts w:ascii="Arial" w:hAnsi="Arial" w:hint="eastAsia"/>
                <w:sz w:val="18"/>
                <w:lang w:eastAsia="zh-CN"/>
              </w:rPr>
              <w:t>1A</w:t>
            </w:r>
          </w:p>
        </w:tc>
        <w:tc>
          <w:tcPr>
            <w:tcW w:w="1036" w:type="dxa"/>
            <w:shd w:val="clear" w:color="auto" w:fill="auto"/>
          </w:tcPr>
          <w:p w:rsidR="00DD0E63" w:rsidRPr="003447D0" w:rsidRDefault="00DD0E63" w:rsidP="00E84D61">
            <w:pPr>
              <w:keepNext/>
              <w:jc w:val="center"/>
              <w:rPr>
                <w:rFonts w:ascii="Arial" w:hAnsi="Arial"/>
                <w:sz w:val="18"/>
                <w:lang w:val="en-GB" w:eastAsia="zh-CN"/>
              </w:rPr>
            </w:pPr>
            <w:r w:rsidRPr="003447D0">
              <w:rPr>
                <w:rFonts w:ascii="Arial" w:hAnsi="Arial"/>
                <w:sz w:val="18"/>
                <w:lang w:val="en-GB"/>
              </w:rPr>
              <w:t>0x</w:t>
            </w:r>
            <w:r>
              <w:rPr>
                <w:rFonts w:ascii="Arial" w:hAnsi="Arial" w:hint="eastAsia"/>
                <w:sz w:val="18"/>
                <w:lang w:val="en-GB" w:eastAsia="zh-CN"/>
              </w:rPr>
              <w:t>83</w:t>
            </w:r>
          </w:p>
        </w:tc>
        <w:tc>
          <w:tcPr>
            <w:tcW w:w="0" w:type="auto"/>
          </w:tcPr>
          <w:p w:rsidR="00DD0E63" w:rsidRPr="003447D0" w:rsidRDefault="00DD0E63" w:rsidP="00E84D61">
            <w:pPr>
              <w:rPr>
                <w:rFonts w:ascii="Arial" w:hAnsi="Arial" w:hint="eastAsia"/>
                <w:sz w:val="18"/>
                <w:lang w:val="en-GB" w:eastAsia="zh-CN"/>
              </w:rPr>
            </w:pPr>
            <w:r w:rsidRPr="003447D0">
              <w:rPr>
                <w:rFonts w:ascii="Arial" w:hAnsi="Arial" w:cs="Arial" w:hint="eastAsia"/>
                <w:sz w:val="18"/>
                <w:szCs w:val="18"/>
                <w:lang w:val="en-GB" w:eastAsia="zh-CN"/>
              </w:rPr>
              <w:t>0xAA</w:t>
            </w:r>
          </w:p>
        </w:tc>
        <w:tc>
          <w:tcPr>
            <w:tcW w:w="0" w:type="auto"/>
          </w:tcPr>
          <w:p w:rsidR="00DD0E63" w:rsidRPr="003447D0" w:rsidRDefault="00DD0E63" w:rsidP="00E84D61">
            <w:pPr>
              <w:rPr>
                <w:rFonts w:ascii="Arial" w:hAnsi="Arial" w:hint="eastAsia"/>
                <w:sz w:val="18"/>
                <w:lang w:val="en-GB" w:eastAsia="zh-CN"/>
              </w:rPr>
            </w:pPr>
            <w:r w:rsidRPr="003447D0">
              <w:rPr>
                <w:rFonts w:ascii="Arial" w:hAnsi="Arial" w:cs="Arial" w:hint="eastAsia"/>
                <w:sz w:val="18"/>
                <w:szCs w:val="18"/>
                <w:lang w:val="en-GB" w:eastAsia="zh-CN"/>
              </w:rPr>
              <w:t>0xAA</w:t>
            </w:r>
          </w:p>
        </w:tc>
        <w:tc>
          <w:tcPr>
            <w:tcW w:w="0" w:type="auto"/>
          </w:tcPr>
          <w:p w:rsidR="00DD0E63" w:rsidRPr="003447D0" w:rsidRDefault="00DD0E63" w:rsidP="00E84D61">
            <w:pPr>
              <w:rPr>
                <w:rFonts w:ascii="Arial" w:hAnsi="Arial" w:hint="eastAsia"/>
                <w:sz w:val="18"/>
                <w:lang w:val="en-GB" w:eastAsia="zh-CN"/>
              </w:rPr>
            </w:pPr>
            <w:r w:rsidRPr="003447D0">
              <w:rPr>
                <w:rFonts w:ascii="Arial" w:hAnsi="Arial" w:cs="Arial" w:hint="eastAsia"/>
                <w:sz w:val="18"/>
                <w:szCs w:val="18"/>
                <w:lang w:val="en-GB" w:eastAsia="zh-CN"/>
              </w:rPr>
              <w:t>0xAA</w:t>
            </w:r>
          </w:p>
        </w:tc>
        <w:tc>
          <w:tcPr>
            <w:tcW w:w="0" w:type="auto"/>
          </w:tcPr>
          <w:p w:rsidR="00DD0E63" w:rsidRPr="003447D0" w:rsidRDefault="00DD0E63" w:rsidP="00E84D61">
            <w:pPr>
              <w:rPr>
                <w:rFonts w:hint="eastAsia"/>
                <w:lang w:eastAsia="zh-CN"/>
              </w:rPr>
            </w:pPr>
            <w:r w:rsidRPr="003447D0">
              <w:rPr>
                <w:rFonts w:ascii="Arial" w:hAnsi="Arial" w:cs="Arial" w:hint="eastAsia"/>
                <w:sz w:val="18"/>
                <w:szCs w:val="18"/>
                <w:lang w:val="en-GB" w:eastAsia="zh-CN"/>
              </w:rPr>
              <w:t>0xAA</w:t>
            </w:r>
          </w:p>
        </w:tc>
        <w:tc>
          <w:tcPr>
            <w:tcW w:w="0" w:type="auto"/>
          </w:tcPr>
          <w:p w:rsidR="00DD0E63" w:rsidRPr="003447D0" w:rsidRDefault="00DD0E63" w:rsidP="00E84D61">
            <w:pPr>
              <w:rPr>
                <w:rFonts w:hint="eastAsia"/>
                <w:lang w:eastAsia="zh-CN"/>
              </w:rPr>
            </w:pPr>
            <w:r w:rsidRPr="003447D0">
              <w:rPr>
                <w:rFonts w:ascii="Arial" w:hAnsi="Arial" w:cs="Arial" w:hint="eastAsia"/>
                <w:sz w:val="18"/>
                <w:szCs w:val="18"/>
                <w:lang w:val="en-GB" w:eastAsia="zh-CN"/>
              </w:rPr>
              <w:t>0xAA</w:t>
            </w:r>
          </w:p>
        </w:tc>
        <w:tc>
          <w:tcPr>
            <w:tcW w:w="0" w:type="auto"/>
          </w:tcPr>
          <w:p w:rsidR="00DD0E63" w:rsidRPr="003447D0" w:rsidRDefault="00DD0E63" w:rsidP="00E84D61">
            <w:pPr>
              <w:rPr>
                <w:rFonts w:ascii="Arial" w:hAnsi="Arial" w:hint="eastAsia"/>
                <w:sz w:val="18"/>
                <w:lang w:val="en-GB" w:eastAsia="zh-CN"/>
              </w:rPr>
            </w:pPr>
            <w:r w:rsidRPr="003447D0">
              <w:rPr>
                <w:rFonts w:ascii="Arial" w:hAnsi="Arial" w:cs="Arial" w:hint="eastAsia"/>
                <w:sz w:val="18"/>
                <w:szCs w:val="18"/>
                <w:lang w:val="en-GB" w:eastAsia="zh-CN"/>
              </w:rPr>
              <w:t>0xAA</w:t>
            </w:r>
          </w:p>
        </w:tc>
      </w:tr>
    </w:tbl>
    <w:p w:rsidR="00DD0E63" w:rsidRDefault="00DD0E63" w:rsidP="00DD0E63">
      <w:pPr>
        <w:rPr>
          <w:rFonts w:ascii="Arial" w:hAnsi="Arial" w:cs="Arial" w:hint="eastAsia"/>
          <w:b/>
          <w:lang w:eastAsia="zh-CN"/>
        </w:rPr>
      </w:pPr>
    </w:p>
    <w:p w:rsidR="00DD0E63" w:rsidRPr="0083510C" w:rsidRDefault="00DD0E63" w:rsidP="00DD0E63">
      <w:pPr>
        <w:rPr>
          <w:rFonts w:ascii="Arial" w:hAnsi="Arial" w:cs="Arial" w:hint="eastAsia"/>
          <w:b/>
          <w:sz w:val="21"/>
          <w:szCs w:val="21"/>
          <w:lang w:val="en-GB" w:eastAsia="zh-CN"/>
        </w:rPr>
      </w:pPr>
      <w:r w:rsidRPr="0083510C">
        <w:rPr>
          <w:rFonts w:ascii="Arial" w:hAnsi="Arial" w:cs="Arial"/>
          <w:b/>
          <w:sz w:val="21"/>
          <w:szCs w:val="21"/>
          <w:lang w:val="en-GB" w:eastAsia="zh-CN"/>
        </w:rPr>
        <w:t>The ECU answer with the acknowledgement sent as follow</w:t>
      </w:r>
      <w:r w:rsidRPr="0083510C">
        <w:rPr>
          <w:rFonts w:ascii="Arial" w:hAnsi="Arial" w:cs="Arial" w:hint="eastAsia"/>
          <w:b/>
          <w:sz w:val="21"/>
          <w:szCs w:val="21"/>
          <w:lang w:val="en-GB" w:eastAsia="zh-CN"/>
        </w:rPr>
        <w:t>ing</w:t>
      </w:r>
      <w:r w:rsidRPr="0083510C">
        <w:rPr>
          <w:rFonts w:ascii="Arial" w:hAnsi="Arial" w:cs="Arial"/>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697"/>
        <w:gridCol w:w="1036"/>
        <w:gridCol w:w="697"/>
        <w:gridCol w:w="697"/>
        <w:gridCol w:w="697"/>
        <w:gridCol w:w="697"/>
        <w:gridCol w:w="697"/>
        <w:gridCol w:w="697"/>
      </w:tblGrid>
      <w:tr w:rsidR="00DD0E63" w:rsidRPr="0083510C" w:rsidTr="00E84D61">
        <w:trPr>
          <w:trHeight w:val="276"/>
        </w:trPr>
        <w:tc>
          <w:tcPr>
            <w:tcW w:w="0" w:type="auto"/>
            <w:shd w:val="clear" w:color="auto" w:fill="E6E6E6"/>
            <w:vAlign w:val="center"/>
          </w:tcPr>
          <w:p w:rsidR="00DD0E63" w:rsidRPr="0083510C" w:rsidRDefault="00DD0E63" w:rsidP="00E84D61">
            <w:pPr>
              <w:jc w:val="center"/>
              <w:rPr>
                <w:rFonts w:ascii="Arial" w:hAnsi="Arial" w:cs="Arial"/>
                <w:b/>
                <w:sz w:val="18"/>
                <w:szCs w:val="18"/>
                <w:lang w:eastAsia="zh-CN"/>
              </w:rPr>
            </w:pPr>
            <w:r w:rsidRPr="0083510C">
              <w:rPr>
                <w:rFonts w:ascii="Arial" w:hAnsi="Arial" w:cs="Arial" w:hint="eastAsia"/>
                <w:b/>
                <w:sz w:val="18"/>
                <w:szCs w:val="18"/>
                <w:lang w:eastAsia="zh-CN"/>
              </w:rPr>
              <w:t>Can ID(STD)</w:t>
            </w:r>
          </w:p>
        </w:tc>
        <w:tc>
          <w:tcPr>
            <w:tcW w:w="0" w:type="auto"/>
            <w:shd w:val="clear" w:color="auto" w:fill="E6E6E6"/>
            <w:vAlign w:val="center"/>
          </w:tcPr>
          <w:p w:rsidR="00DD0E63" w:rsidRPr="0083510C" w:rsidRDefault="00DD0E63" w:rsidP="00E84D61">
            <w:pPr>
              <w:jc w:val="center"/>
              <w:rPr>
                <w:rFonts w:ascii="Arial" w:hAnsi="Arial" w:hint="eastAsia"/>
                <w:sz w:val="18"/>
                <w:lang w:eastAsia="zh-CN"/>
              </w:rPr>
            </w:pPr>
            <w:r w:rsidRPr="0083510C">
              <w:rPr>
                <w:rFonts w:ascii="Arial" w:hAnsi="Arial" w:hint="eastAsia"/>
                <w:sz w:val="18"/>
                <w:lang w:eastAsia="zh-CN"/>
              </w:rPr>
              <w:t>Data0</w:t>
            </w:r>
          </w:p>
        </w:tc>
        <w:tc>
          <w:tcPr>
            <w:tcW w:w="1036" w:type="dxa"/>
            <w:shd w:val="clear" w:color="auto" w:fill="E6E6E6"/>
            <w:vAlign w:val="center"/>
          </w:tcPr>
          <w:p w:rsidR="00DD0E63" w:rsidRPr="0083510C" w:rsidRDefault="00DD0E63" w:rsidP="00E84D61">
            <w:pPr>
              <w:jc w:val="center"/>
              <w:rPr>
                <w:rFonts w:ascii="Arial" w:hAnsi="Arial" w:hint="eastAsia"/>
                <w:sz w:val="18"/>
                <w:lang w:eastAsia="zh-CN"/>
              </w:rPr>
            </w:pPr>
            <w:r w:rsidRPr="0083510C">
              <w:rPr>
                <w:rFonts w:ascii="Arial" w:hAnsi="Arial" w:hint="eastAsia"/>
                <w:sz w:val="18"/>
                <w:lang w:eastAsia="zh-CN"/>
              </w:rPr>
              <w:t>Data1</w:t>
            </w:r>
          </w:p>
        </w:tc>
        <w:tc>
          <w:tcPr>
            <w:tcW w:w="0" w:type="auto"/>
            <w:shd w:val="clear" w:color="auto" w:fill="E6E6E6"/>
            <w:vAlign w:val="center"/>
          </w:tcPr>
          <w:p w:rsidR="00DD0E63" w:rsidRPr="0083510C" w:rsidRDefault="00DD0E63" w:rsidP="00E84D61">
            <w:pPr>
              <w:jc w:val="center"/>
              <w:rPr>
                <w:rFonts w:ascii="Arial" w:hAnsi="Arial" w:hint="eastAsia"/>
                <w:sz w:val="18"/>
                <w:lang w:eastAsia="zh-CN"/>
              </w:rPr>
            </w:pPr>
            <w:r w:rsidRPr="0083510C">
              <w:rPr>
                <w:rFonts w:ascii="Arial" w:hAnsi="Arial" w:hint="eastAsia"/>
                <w:sz w:val="18"/>
                <w:lang w:eastAsia="zh-CN"/>
              </w:rPr>
              <w:t>Data2</w:t>
            </w:r>
          </w:p>
        </w:tc>
        <w:tc>
          <w:tcPr>
            <w:tcW w:w="0" w:type="auto"/>
            <w:shd w:val="clear" w:color="auto" w:fill="E6E6E6"/>
            <w:vAlign w:val="center"/>
          </w:tcPr>
          <w:p w:rsidR="00DD0E63" w:rsidRPr="0083510C" w:rsidRDefault="00DD0E63" w:rsidP="00E84D61">
            <w:pPr>
              <w:jc w:val="center"/>
              <w:rPr>
                <w:rFonts w:ascii="Arial" w:hAnsi="Arial" w:hint="eastAsia"/>
                <w:sz w:val="18"/>
                <w:lang w:eastAsia="zh-CN"/>
              </w:rPr>
            </w:pPr>
            <w:r w:rsidRPr="0083510C">
              <w:rPr>
                <w:rFonts w:ascii="Arial" w:hAnsi="Arial" w:hint="eastAsia"/>
                <w:sz w:val="18"/>
                <w:lang w:eastAsia="zh-CN"/>
              </w:rPr>
              <w:t>Data3</w:t>
            </w:r>
          </w:p>
        </w:tc>
        <w:tc>
          <w:tcPr>
            <w:tcW w:w="0" w:type="auto"/>
            <w:shd w:val="clear" w:color="auto" w:fill="E6E6E6"/>
            <w:vAlign w:val="center"/>
          </w:tcPr>
          <w:p w:rsidR="00DD0E63" w:rsidRPr="0083510C" w:rsidRDefault="00DD0E63" w:rsidP="00E84D61">
            <w:pPr>
              <w:keepNext/>
              <w:widowControl w:val="0"/>
              <w:autoSpaceDE w:val="0"/>
              <w:autoSpaceDN w:val="0"/>
              <w:adjustRightInd w:val="0"/>
              <w:jc w:val="center"/>
              <w:rPr>
                <w:rFonts w:ascii="Arial" w:hAnsi="Arial" w:cs="Arial" w:hint="eastAsia"/>
                <w:sz w:val="18"/>
                <w:szCs w:val="18"/>
                <w:lang w:eastAsia="zh-CN"/>
              </w:rPr>
            </w:pPr>
            <w:r w:rsidRPr="0083510C">
              <w:rPr>
                <w:rFonts w:ascii="Arial" w:hAnsi="Arial" w:cs="Arial" w:hint="eastAsia"/>
                <w:sz w:val="18"/>
                <w:szCs w:val="18"/>
                <w:lang w:eastAsia="zh-CN"/>
              </w:rPr>
              <w:t>Data4</w:t>
            </w:r>
          </w:p>
        </w:tc>
        <w:tc>
          <w:tcPr>
            <w:tcW w:w="0" w:type="auto"/>
            <w:shd w:val="clear" w:color="auto" w:fill="E6E6E6"/>
            <w:vAlign w:val="center"/>
          </w:tcPr>
          <w:p w:rsidR="00DD0E63" w:rsidRPr="0083510C" w:rsidRDefault="00DD0E63" w:rsidP="00E84D61">
            <w:pPr>
              <w:jc w:val="center"/>
              <w:rPr>
                <w:rFonts w:ascii="Arial" w:hAnsi="Arial" w:cs="Arial"/>
                <w:sz w:val="18"/>
                <w:szCs w:val="18"/>
                <w:lang w:eastAsia="zh-CN"/>
              </w:rPr>
            </w:pPr>
            <w:r w:rsidRPr="0083510C">
              <w:rPr>
                <w:rFonts w:ascii="Arial" w:hAnsi="Arial" w:cs="Arial" w:hint="eastAsia"/>
                <w:sz w:val="18"/>
                <w:szCs w:val="18"/>
                <w:lang w:eastAsia="zh-CN"/>
              </w:rPr>
              <w:t>Data5</w:t>
            </w:r>
          </w:p>
        </w:tc>
        <w:tc>
          <w:tcPr>
            <w:tcW w:w="0" w:type="auto"/>
            <w:shd w:val="clear" w:color="auto" w:fill="E6E6E6"/>
            <w:vAlign w:val="center"/>
          </w:tcPr>
          <w:p w:rsidR="00DD0E63" w:rsidRPr="0083510C" w:rsidRDefault="00DD0E63" w:rsidP="00E84D61">
            <w:pPr>
              <w:keepNext/>
              <w:widowControl w:val="0"/>
              <w:autoSpaceDE w:val="0"/>
              <w:autoSpaceDN w:val="0"/>
              <w:adjustRightInd w:val="0"/>
              <w:jc w:val="center"/>
              <w:rPr>
                <w:rFonts w:ascii="Arial" w:hAnsi="Arial" w:cs="Arial" w:hint="eastAsia"/>
                <w:sz w:val="18"/>
                <w:szCs w:val="18"/>
                <w:lang w:eastAsia="zh-CN"/>
              </w:rPr>
            </w:pPr>
            <w:r w:rsidRPr="0083510C">
              <w:rPr>
                <w:rFonts w:ascii="Arial" w:hAnsi="Arial" w:cs="Arial" w:hint="eastAsia"/>
                <w:sz w:val="18"/>
                <w:szCs w:val="18"/>
                <w:lang w:eastAsia="zh-CN"/>
              </w:rPr>
              <w:t>Data6</w:t>
            </w:r>
          </w:p>
        </w:tc>
        <w:tc>
          <w:tcPr>
            <w:tcW w:w="0" w:type="auto"/>
            <w:shd w:val="clear" w:color="auto" w:fill="E6E6E6"/>
            <w:vAlign w:val="center"/>
          </w:tcPr>
          <w:p w:rsidR="00DD0E63" w:rsidRPr="0083510C" w:rsidRDefault="00DD0E63" w:rsidP="00E84D61">
            <w:pPr>
              <w:jc w:val="center"/>
              <w:rPr>
                <w:rFonts w:ascii="Arial" w:hAnsi="Arial" w:cs="Arial"/>
                <w:sz w:val="18"/>
                <w:szCs w:val="18"/>
                <w:lang w:eastAsia="zh-CN"/>
              </w:rPr>
            </w:pPr>
            <w:r w:rsidRPr="0083510C">
              <w:rPr>
                <w:rFonts w:ascii="Arial" w:hAnsi="Arial" w:cs="Arial" w:hint="eastAsia"/>
                <w:sz w:val="18"/>
                <w:szCs w:val="18"/>
                <w:lang w:eastAsia="zh-CN"/>
              </w:rPr>
              <w:t>Data7</w:t>
            </w:r>
          </w:p>
        </w:tc>
      </w:tr>
      <w:tr w:rsidR="00DD0E63" w:rsidRPr="0083510C" w:rsidTr="00E84D61">
        <w:trPr>
          <w:trHeight w:val="223"/>
        </w:trPr>
        <w:tc>
          <w:tcPr>
            <w:tcW w:w="0" w:type="auto"/>
            <w:shd w:val="clear" w:color="auto" w:fill="auto"/>
            <w:vAlign w:val="center"/>
          </w:tcPr>
          <w:p w:rsidR="00DD0E63" w:rsidRPr="003447D0" w:rsidRDefault="00DD0E63" w:rsidP="00E84D61">
            <w:pPr>
              <w:jc w:val="center"/>
              <w:rPr>
                <w:rFonts w:ascii="Arial" w:hAnsi="Arial" w:hint="eastAsia"/>
                <w:sz w:val="18"/>
                <w:lang w:eastAsia="zh-CN"/>
              </w:rPr>
            </w:pPr>
            <w:r>
              <w:rPr>
                <w:rFonts w:ascii="Arial" w:hAnsi="Arial"/>
                <w:sz w:val="18"/>
              </w:rPr>
              <w:t>0x774</w:t>
            </w:r>
          </w:p>
        </w:tc>
        <w:tc>
          <w:tcPr>
            <w:tcW w:w="0" w:type="auto"/>
            <w:shd w:val="clear" w:color="auto" w:fill="auto"/>
            <w:vAlign w:val="center"/>
          </w:tcPr>
          <w:p w:rsidR="00DD0E63" w:rsidRPr="003447D0" w:rsidRDefault="00DD0E63" w:rsidP="00E84D61">
            <w:pPr>
              <w:jc w:val="center"/>
              <w:rPr>
                <w:rFonts w:ascii="Arial" w:hAnsi="Arial"/>
                <w:sz w:val="18"/>
                <w:lang w:eastAsia="zh-CN"/>
              </w:rPr>
            </w:pPr>
            <w:r w:rsidRPr="003447D0">
              <w:rPr>
                <w:rFonts w:ascii="Arial" w:hAnsi="Arial"/>
                <w:sz w:val="18"/>
              </w:rPr>
              <w:t>0x</w:t>
            </w:r>
            <w:r w:rsidRPr="003447D0">
              <w:rPr>
                <w:rFonts w:ascii="Arial" w:hAnsi="Arial" w:hint="eastAsia"/>
                <w:sz w:val="18"/>
                <w:lang w:eastAsia="zh-CN"/>
              </w:rPr>
              <w:t>5A</w:t>
            </w:r>
          </w:p>
        </w:tc>
        <w:tc>
          <w:tcPr>
            <w:tcW w:w="1036" w:type="dxa"/>
            <w:shd w:val="clear" w:color="auto" w:fill="auto"/>
          </w:tcPr>
          <w:p w:rsidR="00DD0E63" w:rsidRPr="003447D0" w:rsidRDefault="00DD0E63" w:rsidP="00E84D61">
            <w:pPr>
              <w:keepNext/>
              <w:jc w:val="center"/>
              <w:rPr>
                <w:rFonts w:ascii="Arial" w:hAnsi="Arial"/>
                <w:sz w:val="18"/>
                <w:lang w:val="en-GB" w:eastAsia="zh-CN"/>
              </w:rPr>
            </w:pPr>
            <w:r w:rsidRPr="003447D0">
              <w:rPr>
                <w:rFonts w:ascii="Arial" w:hAnsi="Arial"/>
                <w:sz w:val="18"/>
                <w:lang w:val="en-GB"/>
              </w:rPr>
              <w:t>0x</w:t>
            </w:r>
            <w:r>
              <w:rPr>
                <w:rFonts w:ascii="Arial" w:hAnsi="Arial" w:hint="eastAsia"/>
                <w:sz w:val="18"/>
                <w:lang w:val="en-GB" w:eastAsia="zh-CN"/>
              </w:rPr>
              <w:t>83</w:t>
            </w:r>
          </w:p>
        </w:tc>
        <w:tc>
          <w:tcPr>
            <w:tcW w:w="0" w:type="auto"/>
          </w:tcPr>
          <w:p w:rsidR="00DD0E63" w:rsidRPr="003447D0" w:rsidRDefault="00DD0E63" w:rsidP="00E84D61">
            <w:pPr>
              <w:rPr>
                <w:rFonts w:ascii="Arial" w:hAnsi="Arial" w:hint="eastAsia"/>
                <w:sz w:val="18"/>
                <w:lang w:val="en-GB" w:eastAsia="zh-CN"/>
              </w:rPr>
            </w:pPr>
            <w:r w:rsidRPr="003447D0">
              <w:rPr>
                <w:rFonts w:ascii="Arial" w:hAnsi="Arial" w:hint="eastAsia"/>
                <w:sz w:val="18"/>
                <w:lang w:val="en-GB" w:eastAsia="zh-CN"/>
              </w:rPr>
              <w:t>0xXX</w:t>
            </w:r>
          </w:p>
        </w:tc>
        <w:tc>
          <w:tcPr>
            <w:tcW w:w="0" w:type="auto"/>
          </w:tcPr>
          <w:p w:rsidR="00DD0E63" w:rsidRPr="003447D0" w:rsidRDefault="00DD0E63" w:rsidP="00E84D61">
            <w:r w:rsidRPr="003447D0">
              <w:rPr>
                <w:rFonts w:ascii="Arial" w:hAnsi="Arial" w:hint="eastAsia"/>
                <w:sz w:val="18"/>
                <w:lang w:val="en-GB" w:eastAsia="zh-CN"/>
              </w:rPr>
              <w:t>0xXX</w:t>
            </w:r>
          </w:p>
        </w:tc>
        <w:tc>
          <w:tcPr>
            <w:tcW w:w="0" w:type="auto"/>
          </w:tcPr>
          <w:p w:rsidR="00DD0E63" w:rsidRPr="003447D0" w:rsidRDefault="00DD0E63" w:rsidP="00E84D61">
            <w:r w:rsidRPr="003447D0">
              <w:rPr>
                <w:rFonts w:ascii="Arial" w:hAnsi="Arial" w:cs="Arial" w:hint="eastAsia"/>
                <w:sz w:val="18"/>
                <w:szCs w:val="18"/>
                <w:lang w:eastAsia="zh-CN"/>
              </w:rPr>
              <w:t>---</w:t>
            </w:r>
          </w:p>
        </w:tc>
        <w:tc>
          <w:tcPr>
            <w:tcW w:w="0" w:type="auto"/>
            <w:vAlign w:val="center"/>
          </w:tcPr>
          <w:p w:rsidR="00DD0E63" w:rsidRPr="003447D0" w:rsidRDefault="00DD0E63" w:rsidP="00E84D61">
            <w:pPr>
              <w:jc w:val="center"/>
              <w:rPr>
                <w:rFonts w:ascii="Arial" w:hAnsi="Arial" w:cs="Arial"/>
                <w:sz w:val="18"/>
                <w:szCs w:val="18"/>
                <w:lang w:eastAsia="zh-CN"/>
              </w:rPr>
            </w:pPr>
            <w:r w:rsidRPr="003447D0">
              <w:rPr>
                <w:rFonts w:ascii="Arial" w:hAnsi="Arial" w:cs="Arial" w:hint="eastAsia"/>
                <w:sz w:val="18"/>
                <w:szCs w:val="18"/>
                <w:lang w:eastAsia="zh-CN"/>
              </w:rPr>
              <w:t>---</w:t>
            </w:r>
          </w:p>
        </w:tc>
        <w:tc>
          <w:tcPr>
            <w:tcW w:w="0" w:type="auto"/>
          </w:tcPr>
          <w:p w:rsidR="00DD0E63" w:rsidRPr="003447D0" w:rsidRDefault="00DD0E63" w:rsidP="00E84D61">
            <w:r w:rsidRPr="003447D0">
              <w:rPr>
                <w:rFonts w:ascii="Arial" w:hAnsi="Arial" w:cs="Arial" w:hint="eastAsia"/>
                <w:sz w:val="18"/>
                <w:szCs w:val="18"/>
                <w:lang w:eastAsia="zh-CN"/>
              </w:rPr>
              <w:t>---</w:t>
            </w:r>
          </w:p>
        </w:tc>
        <w:tc>
          <w:tcPr>
            <w:tcW w:w="0" w:type="auto"/>
            <w:vAlign w:val="center"/>
          </w:tcPr>
          <w:p w:rsidR="00DD0E63" w:rsidRPr="003447D0" w:rsidRDefault="00DD0E63" w:rsidP="00E84D61">
            <w:pPr>
              <w:jc w:val="center"/>
              <w:rPr>
                <w:rFonts w:ascii="Arial" w:hAnsi="Arial" w:cs="Arial"/>
                <w:sz w:val="18"/>
                <w:szCs w:val="18"/>
                <w:lang w:eastAsia="zh-CN"/>
              </w:rPr>
            </w:pPr>
            <w:r w:rsidRPr="003447D0">
              <w:rPr>
                <w:rFonts w:ascii="Arial" w:hAnsi="Arial" w:cs="Arial" w:hint="eastAsia"/>
                <w:sz w:val="18"/>
                <w:szCs w:val="18"/>
                <w:lang w:eastAsia="zh-CN"/>
              </w:rPr>
              <w:t>---</w:t>
            </w:r>
          </w:p>
        </w:tc>
      </w:tr>
    </w:tbl>
    <w:p w:rsidR="00DD0E63" w:rsidRPr="009D6696" w:rsidRDefault="00DD0E63" w:rsidP="00DD0E63">
      <w:pPr>
        <w:rPr>
          <w:rFonts w:hint="eastAsia"/>
          <w:lang w:val="en-GB" w:eastAsia="zh-CN"/>
        </w:rPr>
      </w:pPr>
    </w:p>
    <w:p w:rsidR="00DD0E63" w:rsidRPr="0083510C" w:rsidRDefault="00DD0E63" w:rsidP="00DD0E63">
      <w:pPr>
        <w:rPr>
          <w:rFonts w:ascii="Arial" w:hAnsi="Arial" w:cs="Arial" w:hint="eastAsia"/>
          <w:b/>
          <w:sz w:val="21"/>
          <w:szCs w:val="21"/>
          <w:lang w:val="en-GB" w:eastAsia="zh-CN"/>
        </w:rPr>
      </w:pPr>
      <w:r w:rsidRPr="0083510C">
        <w:rPr>
          <w:rFonts w:ascii="Arial" w:hAnsi="Arial" w:cs="Arial"/>
          <w:b/>
          <w:sz w:val="21"/>
          <w:szCs w:val="21"/>
          <w:lang w:val="en-GB" w:eastAsia="zh-CN"/>
        </w:rPr>
        <w:t>The data field is defined as follow table:</w:t>
      </w:r>
    </w:p>
    <w:tbl>
      <w:tblPr>
        <w:tblW w:w="24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3713"/>
      </w:tblGrid>
      <w:tr w:rsidR="00DD0E63" w:rsidRPr="0083510C" w:rsidTr="00E84D61">
        <w:tc>
          <w:tcPr>
            <w:tcW w:w="1156" w:type="pct"/>
            <w:shd w:val="clear" w:color="auto" w:fill="E6E6E6"/>
            <w:vAlign w:val="center"/>
          </w:tcPr>
          <w:p w:rsidR="00DD0E63" w:rsidRPr="0083510C" w:rsidRDefault="00DD0E63" w:rsidP="00E84D61">
            <w:pPr>
              <w:jc w:val="center"/>
              <w:rPr>
                <w:rFonts w:ascii="Arial" w:hAnsi="Arial" w:cs="Arial"/>
                <w:b/>
                <w:sz w:val="18"/>
                <w:szCs w:val="18"/>
                <w:lang w:eastAsia="zh-CN"/>
              </w:rPr>
            </w:pPr>
            <w:r w:rsidRPr="0083510C">
              <w:rPr>
                <w:rFonts w:ascii="Arial" w:hAnsi="Arial" w:cs="Arial"/>
                <w:b/>
                <w:sz w:val="18"/>
                <w:szCs w:val="18"/>
                <w:lang w:eastAsia="zh-CN"/>
              </w:rPr>
              <w:t>Data field</w:t>
            </w:r>
          </w:p>
        </w:tc>
        <w:tc>
          <w:tcPr>
            <w:tcW w:w="3844" w:type="pct"/>
            <w:shd w:val="clear" w:color="auto" w:fill="E6E6E6"/>
            <w:vAlign w:val="center"/>
          </w:tcPr>
          <w:p w:rsidR="00DD0E63" w:rsidRPr="0083510C" w:rsidRDefault="00DD0E63" w:rsidP="00E84D61">
            <w:pPr>
              <w:jc w:val="center"/>
              <w:rPr>
                <w:rFonts w:ascii="Arial" w:hAnsi="Arial" w:cs="Arial"/>
                <w:b/>
                <w:sz w:val="18"/>
                <w:szCs w:val="18"/>
                <w:lang w:eastAsia="zh-CN"/>
              </w:rPr>
            </w:pPr>
            <w:r w:rsidRPr="0083510C">
              <w:rPr>
                <w:rFonts w:ascii="Arial" w:hAnsi="Arial" w:cs="Arial"/>
                <w:b/>
                <w:sz w:val="18"/>
                <w:szCs w:val="18"/>
                <w:lang w:eastAsia="zh-CN"/>
              </w:rPr>
              <w:t>Description</w:t>
            </w:r>
          </w:p>
        </w:tc>
      </w:tr>
      <w:tr w:rsidR="00DD0E63" w:rsidRPr="0083510C" w:rsidTr="00E84D61">
        <w:tc>
          <w:tcPr>
            <w:tcW w:w="1156" w:type="pct"/>
            <w:shd w:val="clear" w:color="auto" w:fill="auto"/>
            <w:vAlign w:val="center"/>
          </w:tcPr>
          <w:p w:rsidR="00DD0E63" w:rsidRPr="0083510C" w:rsidRDefault="00DD0E63" w:rsidP="00E84D61">
            <w:pPr>
              <w:jc w:val="center"/>
              <w:rPr>
                <w:rFonts w:ascii="Arial" w:hAnsi="Arial" w:cs="Arial"/>
                <w:sz w:val="18"/>
                <w:szCs w:val="18"/>
                <w:lang w:eastAsia="zh-CN"/>
              </w:rPr>
            </w:pPr>
            <w:r w:rsidRPr="0083510C">
              <w:rPr>
                <w:rFonts w:ascii="Arial" w:hAnsi="Arial" w:cs="Arial"/>
                <w:sz w:val="18"/>
                <w:szCs w:val="18"/>
                <w:lang w:eastAsia="zh-CN"/>
              </w:rPr>
              <w:t>Data</w:t>
            </w:r>
            <w:r>
              <w:rPr>
                <w:rFonts w:ascii="Arial" w:hAnsi="Arial" w:cs="Arial" w:hint="eastAsia"/>
                <w:sz w:val="18"/>
                <w:szCs w:val="18"/>
                <w:lang w:eastAsia="zh-CN"/>
              </w:rPr>
              <w:t>2</w:t>
            </w:r>
          </w:p>
        </w:tc>
        <w:tc>
          <w:tcPr>
            <w:tcW w:w="3844" w:type="pct"/>
            <w:shd w:val="clear" w:color="auto" w:fill="auto"/>
            <w:vAlign w:val="center"/>
          </w:tcPr>
          <w:p w:rsidR="00DD0E63" w:rsidRPr="0083510C" w:rsidRDefault="00DD0E63" w:rsidP="00E84D61">
            <w:pPr>
              <w:jc w:val="both"/>
              <w:rPr>
                <w:rFonts w:ascii="Arial" w:hAnsi="Arial" w:cs="Arial" w:hint="eastAsia"/>
                <w:sz w:val="18"/>
                <w:szCs w:val="18"/>
                <w:lang w:eastAsia="zh-CN"/>
              </w:rPr>
            </w:pPr>
            <w:r>
              <w:rPr>
                <w:rFonts w:ascii="Arial" w:hAnsi="Arial" w:cs="Arial" w:hint="eastAsia"/>
                <w:sz w:val="18"/>
                <w:szCs w:val="18"/>
                <w:lang w:eastAsia="zh-CN"/>
              </w:rPr>
              <w:t>EEPROM version</w:t>
            </w:r>
            <w:r w:rsidRPr="0083510C">
              <w:rPr>
                <w:rFonts w:ascii="Arial" w:hAnsi="Arial" w:cs="Arial" w:hint="eastAsia"/>
                <w:sz w:val="18"/>
                <w:szCs w:val="18"/>
                <w:lang w:eastAsia="zh-CN"/>
              </w:rPr>
              <w:t xml:space="preserve"> high byte</w:t>
            </w:r>
          </w:p>
        </w:tc>
      </w:tr>
      <w:tr w:rsidR="00DD0E63" w:rsidRPr="0083510C" w:rsidTr="00E84D61">
        <w:tc>
          <w:tcPr>
            <w:tcW w:w="1156" w:type="pct"/>
            <w:shd w:val="clear" w:color="auto" w:fill="auto"/>
            <w:vAlign w:val="center"/>
          </w:tcPr>
          <w:p w:rsidR="00DD0E63" w:rsidRPr="0083510C" w:rsidRDefault="00DD0E63" w:rsidP="00E84D61">
            <w:pPr>
              <w:jc w:val="center"/>
              <w:rPr>
                <w:rFonts w:ascii="Arial" w:hAnsi="Arial" w:cs="Arial"/>
                <w:sz w:val="18"/>
                <w:szCs w:val="18"/>
                <w:lang w:eastAsia="zh-CN"/>
              </w:rPr>
            </w:pPr>
            <w:r>
              <w:rPr>
                <w:rFonts w:ascii="Arial" w:hAnsi="Arial" w:cs="Arial"/>
                <w:sz w:val="18"/>
                <w:szCs w:val="18"/>
                <w:lang w:eastAsia="zh-CN"/>
              </w:rPr>
              <w:t>Data</w:t>
            </w:r>
            <w:r>
              <w:rPr>
                <w:rFonts w:ascii="Arial" w:hAnsi="Arial" w:cs="Arial" w:hint="eastAsia"/>
                <w:sz w:val="18"/>
                <w:szCs w:val="18"/>
                <w:lang w:eastAsia="zh-CN"/>
              </w:rPr>
              <w:t>3</w:t>
            </w:r>
          </w:p>
        </w:tc>
        <w:tc>
          <w:tcPr>
            <w:tcW w:w="3844" w:type="pct"/>
            <w:shd w:val="clear" w:color="auto" w:fill="auto"/>
            <w:vAlign w:val="center"/>
          </w:tcPr>
          <w:p w:rsidR="00DD0E63" w:rsidRPr="0083510C" w:rsidRDefault="00DD0E63" w:rsidP="00E84D61">
            <w:pPr>
              <w:jc w:val="both"/>
              <w:rPr>
                <w:rFonts w:ascii="Arial" w:hAnsi="Arial" w:cs="Arial" w:hint="eastAsia"/>
                <w:sz w:val="18"/>
                <w:szCs w:val="18"/>
                <w:lang w:eastAsia="zh-CN"/>
              </w:rPr>
            </w:pPr>
            <w:r>
              <w:rPr>
                <w:rFonts w:ascii="Arial" w:hAnsi="Arial" w:cs="Arial" w:hint="eastAsia"/>
                <w:sz w:val="18"/>
                <w:szCs w:val="18"/>
                <w:lang w:eastAsia="zh-CN"/>
              </w:rPr>
              <w:t>EEPROM version</w:t>
            </w:r>
            <w:r w:rsidRPr="0083510C">
              <w:rPr>
                <w:rFonts w:ascii="Arial" w:hAnsi="Arial" w:cs="Arial" w:hint="eastAsia"/>
                <w:sz w:val="18"/>
                <w:szCs w:val="18"/>
                <w:lang w:eastAsia="zh-CN"/>
              </w:rPr>
              <w:t xml:space="preserve"> low byte</w:t>
            </w:r>
          </w:p>
        </w:tc>
      </w:tr>
    </w:tbl>
    <w:p w:rsidR="00DD0E63" w:rsidRPr="003A2E55" w:rsidRDefault="00DD0E63" w:rsidP="00DD0E63">
      <w:pPr>
        <w:rPr>
          <w:rFonts w:hint="eastAsia"/>
          <w:lang w:eastAsia="zh-CN"/>
        </w:rPr>
      </w:pPr>
    </w:p>
    <w:p w:rsidR="00DD0E63" w:rsidRPr="0083510C" w:rsidRDefault="00DD0E63" w:rsidP="00DD0E63">
      <w:pPr>
        <w:rPr>
          <w:rFonts w:ascii="Arial" w:hAnsi="Arial" w:cs="Arial" w:hint="eastAsia"/>
          <w:b/>
          <w:lang w:eastAsia="zh-CN"/>
        </w:rPr>
      </w:pPr>
      <w:r>
        <w:rPr>
          <w:rFonts w:ascii="Arial" w:hAnsi="Arial" w:cs="Arial" w:hint="eastAsia"/>
          <w:b/>
          <w:lang w:eastAsia="zh-CN"/>
        </w:rPr>
        <w:t>5</w:t>
      </w:r>
      <w:r w:rsidRPr="00161E0B">
        <w:rPr>
          <w:rFonts w:ascii="Arial" w:hAnsi="Arial" w:cs="Arial" w:hint="eastAsia"/>
          <w:b/>
          <w:lang w:eastAsia="zh-CN"/>
        </w:rPr>
        <w:t>.</w:t>
      </w:r>
      <w:r>
        <w:rPr>
          <w:rFonts w:ascii="Arial" w:hAnsi="Arial" w:cs="Arial"/>
          <w:b/>
        </w:rPr>
        <w:t xml:space="preserve"> </w:t>
      </w:r>
      <w:r>
        <w:rPr>
          <w:rFonts w:ascii="Arial" w:hAnsi="Arial" w:cs="Arial" w:hint="eastAsia"/>
          <w:b/>
          <w:lang w:eastAsia="zh-CN"/>
        </w:rPr>
        <w:t xml:space="preserve"> </w:t>
      </w:r>
      <w:r w:rsidRPr="0083510C">
        <w:rPr>
          <w:rFonts w:ascii="Arial" w:hAnsi="Arial" w:cs="Arial"/>
          <w:b/>
        </w:rPr>
        <w:t xml:space="preserve">The following command </w:t>
      </w:r>
      <w:r w:rsidRPr="0083510C">
        <w:rPr>
          <w:rFonts w:ascii="Arial" w:hAnsi="Arial" w:cs="Arial" w:hint="eastAsia"/>
          <w:b/>
          <w:lang w:eastAsia="zh-CN"/>
        </w:rPr>
        <w:t>can be used for reading the</w:t>
      </w:r>
      <w:r w:rsidRPr="00E23B85">
        <w:rPr>
          <w:rFonts w:ascii="Arial" w:hAnsi="Arial" w:cs="Arial"/>
          <w:b/>
          <w:lang w:eastAsia="zh-CN"/>
        </w:rPr>
        <w:t xml:space="preserve"> </w:t>
      </w:r>
      <w:r w:rsidRPr="0083510C">
        <w:rPr>
          <w:rFonts w:ascii="Arial" w:hAnsi="Arial" w:cs="Arial"/>
          <w:b/>
          <w:lang w:eastAsia="zh-CN"/>
        </w:rPr>
        <w:t xml:space="preserve">Read </w:t>
      </w:r>
      <w:r>
        <w:rPr>
          <w:rFonts w:ascii="Arial" w:hAnsi="Arial" w:cs="Arial"/>
          <w:b/>
          <w:lang w:eastAsia="zh-CN"/>
        </w:rPr>
        <w:t>Manufacturing</w:t>
      </w:r>
      <w:r>
        <w:rPr>
          <w:rFonts w:ascii="Arial" w:hAnsi="Arial" w:cs="Arial" w:hint="eastAsia"/>
          <w:b/>
          <w:lang w:eastAsia="zh-CN"/>
        </w:rPr>
        <w:t xml:space="preserve"> </w:t>
      </w:r>
      <w:r w:rsidRPr="0083510C">
        <w:rPr>
          <w:rFonts w:ascii="Arial" w:hAnsi="Arial" w:cs="Arial" w:hint="eastAsia"/>
          <w:b/>
          <w:lang w:eastAsia="zh-CN"/>
        </w:rPr>
        <w:t xml:space="preserve"> date//</w:t>
      </w:r>
      <w:r>
        <w:rPr>
          <w:rFonts w:ascii="Arial" w:hAnsi="Arial" w:cs="Arial" w:hint="eastAsia"/>
          <w:b/>
          <w:lang w:eastAsia="zh-CN"/>
        </w:rPr>
        <w:t>制造</w:t>
      </w:r>
      <w:r w:rsidRPr="0083510C">
        <w:rPr>
          <w:rFonts w:ascii="Arial" w:hAnsi="Arial" w:cs="Arial" w:hint="eastAsia"/>
          <w:b/>
          <w:lang w:eastAsia="zh-CN"/>
        </w:rPr>
        <w:t>日期</w:t>
      </w:r>
      <w:r w:rsidRPr="0083510C">
        <w:rPr>
          <w:rFonts w:ascii="Arial" w:hAnsi="Arial" w:cs="Arial" w:hint="eastAsia"/>
          <w:b/>
          <w:lang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697"/>
        <w:gridCol w:w="1036"/>
        <w:gridCol w:w="697"/>
        <w:gridCol w:w="697"/>
        <w:gridCol w:w="697"/>
        <w:gridCol w:w="697"/>
        <w:gridCol w:w="697"/>
        <w:gridCol w:w="697"/>
      </w:tblGrid>
      <w:tr w:rsidR="00DD0E63" w:rsidRPr="0083510C" w:rsidTr="00E84D61">
        <w:trPr>
          <w:trHeight w:val="276"/>
        </w:trPr>
        <w:tc>
          <w:tcPr>
            <w:tcW w:w="0" w:type="auto"/>
            <w:shd w:val="clear" w:color="auto" w:fill="E6E6E6"/>
            <w:vAlign w:val="center"/>
          </w:tcPr>
          <w:p w:rsidR="00DD0E63" w:rsidRPr="0083510C" w:rsidRDefault="00DD0E63" w:rsidP="00E84D61">
            <w:pPr>
              <w:jc w:val="center"/>
              <w:rPr>
                <w:rFonts w:ascii="Arial" w:hAnsi="Arial" w:cs="Arial"/>
                <w:b/>
                <w:sz w:val="18"/>
                <w:szCs w:val="18"/>
                <w:lang w:eastAsia="zh-CN"/>
              </w:rPr>
            </w:pPr>
            <w:r w:rsidRPr="0083510C">
              <w:rPr>
                <w:rFonts w:ascii="Arial" w:hAnsi="Arial" w:cs="Arial" w:hint="eastAsia"/>
                <w:b/>
                <w:sz w:val="18"/>
                <w:szCs w:val="18"/>
                <w:lang w:eastAsia="zh-CN"/>
              </w:rPr>
              <w:t>Can ID(STD)</w:t>
            </w:r>
          </w:p>
        </w:tc>
        <w:tc>
          <w:tcPr>
            <w:tcW w:w="0" w:type="auto"/>
            <w:shd w:val="clear" w:color="auto" w:fill="E6E6E6"/>
            <w:vAlign w:val="center"/>
          </w:tcPr>
          <w:p w:rsidR="00DD0E63" w:rsidRPr="0083510C" w:rsidRDefault="00DD0E63" w:rsidP="00E84D61">
            <w:pPr>
              <w:jc w:val="center"/>
              <w:rPr>
                <w:rFonts w:ascii="Arial" w:hAnsi="Arial" w:hint="eastAsia"/>
                <w:sz w:val="18"/>
                <w:lang w:eastAsia="zh-CN"/>
              </w:rPr>
            </w:pPr>
            <w:r w:rsidRPr="0083510C">
              <w:rPr>
                <w:rFonts w:ascii="Arial" w:hAnsi="Arial" w:hint="eastAsia"/>
                <w:sz w:val="18"/>
                <w:lang w:eastAsia="zh-CN"/>
              </w:rPr>
              <w:t>Data0</w:t>
            </w:r>
          </w:p>
        </w:tc>
        <w:tc>
          <w:tcPr>
            <w:tcW w:w="1036" w:type="dxa"/>
            <w:shd w:val="clear" w:color="auto" w:fill="E6E6E6"/>
            <w:vAlign w:val="center"/>
          </w:tcPr>
          <w:p w:rsidR="00DD0E63" w:rsidRPr="0083510C" w:rsidRDefault="00DD0E63" w:rsidP="00E84D61">
            <w:pPr>
              <w:jc w:val="center"/>
              <w:rPr>
                <w:rFonts w:ascii="Arial" w:hAnsi="Arial" w:hint="eastAsia"/>
                <w:sz w:val="18"/>
                <w:lang w:eastAsia="zh-CN"/>
              </w:rPr>
            </w:pPr>
            <w:r w:rsidRPr="0083510C">
              <w:rPr>
                <w:rFonts w:ascii="Arial" w:hAnsi="Arial" w:hint="eastAsia"/>
                <w:sz w:val="18"/>
                <w:lang w:eastAsia="zh-CN"/>
              </w:rPr>
              <w:t>Data1</w:t>
            </w:r>
          </w:p>
        </w:tc>
        <w:tc>
          <w:tcPr>
            <w:tcW w:w="0" w:type="auto"/>
            <w:shd w:val="clear" w:color="auto" w:fill="E6E6E6"/>
            <w:vAlign w:val="center"/>
          </w:tcPr>
          <w:p w:rsidR="00DD0E63" w:rsidRPr="0083510C" w:rsidRDefault="00DD0E63" w:rsidP="00E84D61">
            <w:pPr>
              <w:jc w:val="center"/>
              <w:rPr>
                <w:rFonts w:ascii="Arial" w:hAnsi="Arial" w:hint="eastAsia"/>
                <w:sz w:val="18"/>
                <w:lang w:eastAsia="zh-CN"/>
              </w:rPr>
            </w:pPr>
            <w:r w:rsidRPr="0083510C">
              <w:rPr>
                <w:rFonts w:ascii="Arial" w:hAnsi="Arial" w:hint="eastAsia"/>
                <w:sz w:val="18"/>
                <w:lang w:eastAsia="zh-CN"/>
              </w:rPr>
              <w:t>Data2</w:t>
            </w:r>
          </w:p>
        </w:tc>
        <w:tc>
          <w:tcPr>
            <w:tcW w:w="0" w:type="auto"/>
            <w:shd w:val="clear" w:color="auto" w:fill="E6E6E6"/>
            <w:vAlign w:val="center"/>
          </w:tcPr>
          <w:p w:rsidR="00DD0E63" w:rsidRPr="0083510C" w:rsidRDefault="00DD0E63" w:rsidP="00E84D61">
            <w:pPr>
              <w:jc w:val="center"/>
              <w:rPr>
                <w:rFonts w:ascii="Arial" w:hAnsi="Arial" w:hint="eastAsia"/>
                <w:sz w:val="18"/>
                <w:lang w:eastAsia="zh-CN"/>
              </w:rPr>
            </w:pPr>
            <w:r w:rsidRPr="0083510C">
              <w:rPr>
                <w:rFonts w:ascii="Arial" w:hAnsi="Arial" w:hint="eastAsia"/>
                <w:sz w:val="18"/>
                <w:lang w:eastAsia="zh-CN"/>
              </w:rPr>
              <w:t>Data3</w:t>
            </w:r>
          </w:p>
        </w:tc>
        <w:tc>
          <w:tcPr>
            <w:tcW w:w="0" w:type="auto"/>
            <w:shd w:val="clear" w:color="auto" w:fill="E6E6E6"/>
            <w:vAlign w:val="center"/>
          </w:tcPr>
          <w:p w:rsidR="00DD0E63" w:rsidRPr="0083510C" w:rsidRDefault="00DD0E63" w:rsidP="00E84D61">
            <w:pPr>
              <w:keepNext/>
              <w:widowControl w:val="0"/>
              <w:autoSpaceDE w:val="0"/>
              <w:autoSpaceDN w:val="0"/>
              <w:adjustRightInd w:val="0"/>
              <w:jc w:val="center"/>
              <w:rPr>
                <w:rFonts w:ascii="Arial" w:hAnsi="Arial" w:cs="Arial" w:hint="eastAsia"/>
                <w:sz w:val="18"/>
                <w:szCs w:val="18"/>
                <w:lang w:eastAsia="zh-CN"/>
              </w:rPr>
            </w:pPr>
            <w:r w:rsidRPr="0083510C">
              <w:rPr>
                <w:rFonts w:ascii="Arial" w:hAnsi="Arial" w:cs="Arial" w:hint="eastAsia"/>
                <w:sz w:val="18"/>
                <w:szCs w:val="18"/>
                <w:lang w:eastAsia="zh-CN"/>
              </w:rPr>
              <w:t>Data4</w:t>
            </w:r>
          </w:p>
        </w:tc>
        <w:tc>
          <w:tcPr>
            <w:tcW w:w="0" w:type="auto"/>
            <w:shd w:val="clear" w:color="auto" w:fill="E6E6E6"/>
            <w:vAlign w:val="center"/>
          </w:tcPr>
          <w:p w:rsidR="00DD0E63" w:rsidRPr="0083510C" w:rsidRDefault="00DD0E63" w:rsidP="00E84D61">
            <w:pPr>
              <w:jc w:val="center"/>
              <w:rPr>
                <w:rFonts w:ascii="Arial" w:hAnsi="Arial" w:cs="Arial"/>
                <w:sz w:val="18"/>
                <w:szCs w:val="18"/>
                <w:lang w:eastAsia="zh-CN"/>
              </w:rPr>
            </w:pPr>
            <w:r w:rsidRPr="0083510C">
              <w:rPr>
                <w:rFonts w:ascii="Arial" w:hAnsi="Arial" w:cs="Arial" w:hint="eastAsia"/>
                <w:sz w:val="18"/>
                <w:szCs w:val="18"/>
                <w:lang w:eastAsia="zh-CN"/>
              </w:rPr>
              <w:t>Data5</w:t>
            </w:r>
          </w:p>
        </w:tc>
        <w:tc>
          <w:tcPr>
            <w:tcW w:w="0" w:type="auto"/>
            <w:shd w:val="clear" w:color="auto" w:fill="E6E6E6"/>
            <w:vAlign w:val="center"/>
          </w:tcPr>
          <w:p w:rsidR="00DD0E63" w:rsidRPr="0083510C" w:rsidRDefault="00DD0E63" w:rsidP="00E84D61">
            <w:pPr>
              <w:keepNext/>
              <w:widowControl w:val="0"/>
              <w:autoSpaceDE w:val="0"/>
              <w:autoSpaceDN w:val="0"/>
              <w:adjustRightInd w:val="0"/>
              <w:jc w:val="center"/>
              <w:rPr>
                <w:rFonts w:ascii="Arial" w:hAnsi="Arial" w:cs="Arial" w:hint="eastAsia"/>
                <w:sz w:val="18"/>
                <w:szCs w:val="18"/>
                <w:lang w:eastAsia="zh-CN"/>
              </w:rPr>
            </w:pPr>
            <w:r w:rsidRPr="0083510C">
              <w:rPr>
                <w:rFonts w:ascii="Arial" w:hAnsi="Arial" w:cs="Arial" w:hint="eastAsia"/>
                <w:sz w:val="18"/>
                <w:szCs w:val="18"/>
                <w:lang w:eastAsia="zh-CN"/>
              </w:rPr>
              <w:t>Data6</w:t>
            </w:r>
          </w:p>
        </w:tc>
        <w:tc>
          <w:tcPr>
            <w:tcW w:w="0" w:type="auto"/>
            <w:shd w:val="clear" w:color="auto" w:fill="E6E6E6"/>
            <w:vAlign w:val="center"/>
          </w:tcPr>
          <w:p w:rsidR="00DD0E63" w:rsidRPr="0083510C" w:rsidRDefault="00DD0E63" w:rsidP="00E84D61">
            <w:pPr>
              <w:jc w:val="center"/>
              <w:rPr>
                <w:rFonts w:ascii="Arial" w:hAnsi="Arial" w:cs="Arial"/>
                <w:sz w:val="18"/>
                <w:szCs w:val="18"/>
                <w:lang w:eastAsia="zh-CN"/>
              </w:rPr>
            </w:pPr>
            <w:r w:rsidRPr="0083510C">
              <w:rPr>
                <w:rFonts w:ascii="Arial" w:hAnsi="Arial" w:cs="Arial" w:hint="eastAsia"/>
                <w:sz w:val="18"/>
                <w:szCs w:val="18"/>
                <w:lang w:eastAsia="zh-CN"/>
              </w:rPr>
              <w:t>Data7</w:t>
            </w:r>
          </w:p>
        </w:tc>
      </w:tr>
      <w:tr w:rsidR="00DD0E63" w:rsidRPr="0083510C" w:rsidTr="00E84D61">
        <w:trPr>
          <w:trHeight w:val="243"/>
        </w:trPr>
        <w:tc>
          <w:tcPr>
            <w:tcW w:w="0" w:type="auto"/>
            <w:shd w:val="clear" w:color="auto" w:fill="auto"/>
            <w:vAlign w:val="center"/>
          </w:tcPr>
          <w:p w:rsidR="00DD0E63" w:rsidRPr="003447D0" w:rsidRDefault="00DD0E63" w:rsidP="00E84D61">
            <w:pPr>
              <w:jc w:val="center"/>
              <w:rPr>
                <w:rFonts w:ascii="Arial" w:hAnsi="Arial" w:hint="eastAsia"/>
                <w:sz w:val="18"/>
                <w:lang w:eastAsia="zh-CN"/>
              </w:rPr>
            </w:pPr>
            <w:r>
              <w:rPr>
                <w:rFonts w:ascii="Arial" w:hAnsi="Arial"/>
                <w:sz w:val="18"/>
              </w:rPr>
              <w:t>0x772</w:t>
            </w:r>
          </w:p>
        </w:tc>
        <w:tc>
          <w:tcPr>
            <w:tcW w:w="0" w:type="auto"/>
            <w:shd w:val="clear" w:color="auto" w:fill="auto"/>
            <w:vAlign w:val="center"/>
          </w:tcPr>
          <w:p w:rsidR="00DD0E63" w:rsidRPr="003447D0" w:rsidRDefault="00DD0E63" w:rsidP="00E84D61">
            <w:pPr>
              <w:jc w:val="center"/>
              <w:rPr>
                <w:rFonts w:ascii="Arial" w:hAnsi="Arial"/>
                <w:sz w:val="18"/>
                <w:lang w:eastAsia="zh-CN"/>
              </w:rPr>
            </w:pPr>
            <w:r w:rsidRPr="003447D0">
              <w:rPr>
                <w:rFonts w:ascii="Arial" w:hAnsi="Arial"/>
                <w:sz w:val="18"/>
              </w:rPr>
              <w:t>0x</w:t>
            </w:r>
            <w:r w:rsidRPr="003447D0">
              <w:rPr>
                <w:rFonts w:ascii="Arial" w:hAnsi="Arial" w:hint="eastAsia"/>
                <w:sz w:val="18"/>
                <w:lang w:eastAsia="zh-CN"/>
              </w:rPr>
              <w:t>1A</w:t>
            </w:r>
          </w:p>
        </w:tc>
        <w:tc>
          <w:tcPr>
            <w:tcW w:w="1036" w:type="dxa"/>
            <w:shd w:val="clear" w:color="auto" w:fill="auto"/>
          </w:tcPr>
          <w:p w:rsidR="00DD0E63" w:rsidRPr="003447D0" w:rsidRDefault="00DD0E63" w:rsidP="00E84D61">
            <w:pPr>
              <w:keepNext/>
              <w:jc w:val="center"/>
              <w:rPr>
                <w:rFonts w:ascii="Arial" w:hAnsi="Arial"/>
                <w:sz w:val="18"/>
                <w:lang w:val="en-GB" w:eastAsia="zh-CN"/>
              </w:rPr>
            </w:pPr>
            <w:r w:rsidRPr="003447D0">
              <w:rPr>
                <w:rFonts w:ascii="Arial" w:hAnsi="Arial"/>
                <w:sz w:val="18"/>
                <w:lang w:val="en-GB"/>
              </w:rPr>
              <w:t>0x</w:t>
            </w:r>
            <w:r>
              <w:rPr>
                <w:rFonts w:ascii="Arial" w:hAnsi="Arial" w:hint="eastAsia"/>
                <w:sz w:val="18"/>
                <w:lang w:val="en-GB" w:eastAsia="zh-CN"/>
              </w:rPr>
              <w:t>84</w:t>
            </w:r>
          </w:p>
        </w:tc>
        <w:tc>
          <w:tcPr>
            <w:tcW w:w="0" w:type="auto"/>
          </w:tcPr>
          <w:p w:rsidR="00DD0E63" w:rsidRPr="003447D0" w:rsidRDefault="00DD0E63" w:rsidP="00E84D61">
            <w:pPr>
              <w:rPr>
                <w:rFonts w:ascii="Arial" w:hAnsi="Arial" w:hint="eastAsia"/>
                <w:sz w:val="18"/>
                <w:lang w:val="en-GB" w:eastAsia="zh-CN"/>
              </w:rPr>
            </w:pPr>
            <w:r w:rsidRPr="003447D0">
              <w:rPr>
                <w:rFonts w:ascii="Arial" w:hAnsi="Arial" w:cs="Arial" w:hint="eastAsia"/>
                <w:sz w:val="18"/>
                <w:szCs w:val="18"/>
                <w:lang w:val="en-GB" w:eastAsia="zh-CN"/>
              </w:rPr>
              <w:t>0xAA</w:t>
            </w:r>
          </w:p>
        </w:tc>
        <w:tc>
          <w:tcPr>
            <w:tcW w:w="0" w:type="auto"/>
          </w:tcPr>
          <w:p w:rsidR="00DD0E63" w:rsidRPr="003447D0" w:rsidRDefault="00DD0E63" w:rsidP="00E84D61">
            <w:pPr>
              <w:rPr>
                <w:rFonts w:ascii="Arial" w:hAnsi="Arial" w:hint="eastAsia"/>
                <w:sz w:val="18"/>
                <w:lang w:val="en-GB" w:eastAsia="zh-CN"/>
              </w:rPr>
            </w:pPr>
            <w:r w:rsidRPr="003447D0">
              <w:rPr>
                <w:rFonts w:ascii="Arial" w:hAnsi="Arial" w:cs="Arial" w:hint="eastAsia"/>
                <w:sz w:val="18"/>
                <w:szCs w:val="18"/>
                <w:lang w:val="en-GB" w:eastAsia="zh-CN"/>
              </w:rPr>
              <w:t>0xAA</w:t>
            </w:r>
          </w:p>
        </w:tc>
        <w:tc>
          <w:tcPr>
            <w:tcW w:w="0" w:type="auto"/>
          </w:tcPr>
          <w:p w:rsidR="00DD0E63" w:rsidRPr="003447D0" w:rsidRDefault="00DD0E63" w:rsidP="00E84D61">
            <w:pPr>
              <w:rPr>
                <w:rFonts w:ascii="Arial" w:hAnsi="Arial" w:hint="eastAsia"/>
                <w:sz w:val="18"/>
                <w:lang w:val="en-GB" w:eastAsia="zh-CN"/>
              </w:rPr>
            </w:pPr>
            <w:r w:rsidRPr="003447D0">
              <w:rPr>
                <w:rFonts w:ascii="Arial" w:hAnsi="Arial" w:cs="Arial" w:hint="eastAsia"/>
                <w:sz w:val="18"/>
                <w:szCs w:val="18"/>
                <w:lang w:val="en-GB" w:eastAsia="zh-CN"/>
              </w:rPr>
              <w:t>0xAA</w:t>
            </w:r>
          </w:p>
        </w:tc>
        <w:tc>
          <w:tcPr>
            <w:tcW w:w="0" w:type="auto"/>
          </w:tcPr>
          <w:p w:rsidR="00DD0E63" w:rsidRPr="003447D0" w:rsidRDefault="00DD0E63" w:rsidP="00E84D61">
            <w:pPr>
              <w:rPr>
                <w:rFonts w:hint="eastAsia"/>
                <w:lang w:eastAsia="zh-CN"/>
              </w:rPr>
            </w:pPr>
            <w:r w:rsidRPr="003447D0">
              <w:rPr>
                <w:rFonts w:ascii="Arial" w:hAnsi="Arial" w:cs="Arial" w:hint="eastAsia"/>
                <w:sz w:val="18"/>
                <w:szCs w:val="18"/>
                <w:lang w:val="en-GB" w:eastAsia="zh-CN"/>
              </w:rPr>
              <w:t>0xAA</w:t>
            </w:r>
          </w:p>
        </w:tc>
        <w:tc>
          <w:tcPr>
            <w:tcW w:w="0" w:type="auto"/>
          </w:tcPr>
          <w:p w:rsidR="00DD0E63" w:rsidRPr="003447D0" w:rsidRDefault="00DD0E63" w:rsidP="00E84D61">
            <w:pPr>
              <w:rPr>
                <w:rFonts w:hint="eastAsia"/>
                <w:lang w:eastAsia="zh-CN"/>
              </w:rPr>
            </w:pPr>
            <w:r w:rsidRPr="003447D0">
              <w:rPr>
                <w:rFonts w:ascii="Arial" w:hAnsi="Arial" w:cs="Arial" w:hint="eastAsia"/>
                <w:sz w:val="18"/>
                <w:szCs w:val="18"/>
                <w:lang w:val="en-GB" w:eastAsia="zh-CN"/>
              </w:rPr>
              <w:t>0xAA</w:t>
            </w:r>
          </w:p>
        </w:tc>
        <w:tc>
          <w:tcPr>
            <w:tcW w:w="0" w:type="auto"/>
          </w:tcPr>
          <w:p w:rsidR="00DD0E63" w:rsidRPr="003447D0" w:rsidRDefault="00DD0E63" w:rsidP="00E84D61">
            <w:pPr>
              <w:rPr>
                <w:rFonts w:ascii="Arial" w:hAnsi="Arial" w:hint="eastAsia"/>
                <w:sz w:val="18"/>
                <w:lang w:val="en-GB" w:eastAsia="zh-CN"/>
              </w:rPr>
            </w:pPr>
            <w:r w:rsidRPr="003447D0">
              <w:rPr>
                <w:rFonts w:ascii="Arial" w:hAnsi="Arial" w:cs="Arial" w:hint="eastAsia"/>
                <w:sz w:val="18"/>
                <w:szCs w:val="18"/>
                <w:lang w:val="en-GB" w:eastAsia="zh-CN"/>
              </w:rPr>
              <w:t>0xAA</w:t>
            </w:r>
          </w:p>
        </w:tc>
      </w:tr>
    </w:tbl>
    <w:p w:rsidR="00DD0E63" w:rsidRDefault="00DD0E63" w:rsidP="00DD0E63">
      <w:pPr>
        <w:rPr>
          <w:rFonts w:ascii="Arial" w:hAnsi="Arial" w:cs="Arial" w:hint="eastAsia"/>
          <w:b/>
          <w:lang w:eastAsia="zh-CN"/>
        </w:rPr>
      </w:pPr>
    </w:p>
    <w:p w:rsidR="00DD0E63" w:rsidRPr="0083510C" w:rsidRDefault="00DD0E63" w:rsidP="00DD0E63">
      <w:pPr>
        <w:rPr>
          <w:rFonts w:ascii="Arial" w:hAnsi="Arial" w:cs="Arial" w:hint="eastAsia"/>
          <w:b/>
          <w:sz w:val="21"/>
          <w:szCs w:val="21"/>
          <w:lang w:val="en-GB" w:eastAsia="zh-CN"/>
        </w:rPr>
      </w:pPr>
      <w:r w:rsidRPr="0083510C">
        <w:rPr>
          <w:rFonts w:ascii="Arial" w:hAnsi="Arial" w:cs="Arial"/>
          <w:b/>
          <w:sz w:val="21"/>
          <w:szCs w:val="21"/>
          <w:lang w:val="en-GB" w:eastAsia="zh-CN"/>
        </w:rPr>
        <w:t>The ECU answer with the acknowledgement sent as follow</w:t>
      </w:r>
      <w:r w:rsidRPr="0083510C">
        <w:rPr>
          <w:rFonts w:ascii="Arial" w:hAnsi="Arial" w:cs="Arial" w:hint="eastAsia"/>
          <w:b/>
          <w:sz w:val="21"/>
          <w:szCs w:val="21"/>
          <w:lang w:val="en-GB" w:eastAsia="zh-CN"/>
        </w:rPr>
        <w:t>ing</w:t>
      </w:r>
      <w:r w:rsidRPr="0083510C">
        <w:rPr>
          <w:rFonts w:ascii="Arial" w:hAnsi="Arial" w:cs="Arial"/>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697"/>
        <w:gridCol w:w="1036"/>
        <w:gridCol w:w="697"/>
        <w:gridCol w:w="697"/>
        <w:gridCol w:w="697"/>
        <w:gridCol w:w="697"/>
        <w:gridCol w:w="697"/>
        <w:gridCol w:w="697"/>
      </w:tblGrid>
      <w:tr w:rsidR="00DD0E63" w:rsidRPr="0083510C" w:rsidTr="00E84D61">
        <w:trPr>
          <w:trHeight w:val="276"/>
        </w:trPr>
        <w:tc>
          <w:tcPr>
            <w:tcW w:w="0" w:type="auto"/>
            <w:shd w:val="clear" w:color="auto" w:fill="E6E6E6"/>
            <w:vAlign w:val="center"/>
          </w:tcPr>
          <w:p w:rsidR="00DD0E63" w:rsidRPr="0083510C" w:rsidRDefault="00DD0E63" w:rsidP="00E84D61">
            <w:pPr>
              <w:jc w:val="center"/>
              <w:rPr>
                <w:rFonts w:ascii="Arial" w:hAnsi="Arial" w:cs="Arial"/>
                <w:b/>
                <w:sz w:val="18"/>
                <w:szCs w:val="18"/>
                <w:lang w:eastAsia="zh-CN"/>
              </w:rPr>
            </w:pPr>
            <w:r w:rsidRPr="0083510C">
              <w:rPr>
                <w:rFonts w:ascii="Arial" w:hAnsi="Arial" w:cs="Arial" w:hint="eastAsia"/>
                <w:b/>
                <w:sz w:val="18"/>
                <w:szCs w:val="18"/>
                <w:lang w:eastAsia="zh-CN"/>
              </w:rPr>
              <w:t>Can ID(STD)</w:t>
            </w:r>
          </w:p>
        </w:tc>
        <w:tc>
          <w:tcPr>
            <w:tcW w:w="0" w:type="auto"/>
            <w:shd w:val="clear" w:color="auto" w:fill="E6E6E6"/>
            <w:vAlign w:val="center"/>
          </w:tcPr>
          <w:p w:rsidR="00DD0E63" w:rsidRPr="0083510C" w:rsidRDefault="00DD0E63" w:rsidP="00E84D61">
            <w:pPr>
              <w:jc w:val="center"/>
              <w:rPr>
                <w:rFonts w:ascii="Arial" w:hAnsi="Arial" w:hint="eastAsia"/>
                <w:sz w:val="18"/>
                <w:lang w:eastAsia="zh-CN"/>
              </w:rPr>
            </w:pPr>
            <w:r w:rsidRPr="0083510C">
              <w:rPr>
                <w:rFonts w:ascii="Arial" w:hAnsi="Arial" w:hint="eastAsia"/>
                <w:sz w:val="18"/>
                <w:lang w:eastAsia="zh-CN"/>
              </w:rPr>
              <w:t>Data0</w:t>
            </w:r>
          </w:p>
        </w:tc>
        <w:tc>
          <w:tcPr>
            <w:tcW w:w="1036" w:type="dxa"/>
            <w:shd w:val="clear" w:color="auto" w:fill="E6E6E6"/>
            <w:vAlign w:val="center"/>
          </w:tcPr>
          <w:p w:rsidR="00DD0E63" w:rsidRPr="0083510C" w:rsidRDefault="00DD0E63" w:rsidP="00E84D61">
            <w:pPr>
              <w:jc w:val="center"/>
              <w:rPr>
                <w:rFonts w:ascii="Arial" w:hAnsi="Arial" w:hint="eastAsia"/>
                <w:sz w:val="18"/>
                <w:lang w:eastAsia="zh-CN"/>
              </w:rPr>
            </w:pPr>
            <w:r w:rsidRPr="0083510C">
              <w:rPr>
                <w:rFonts w:ascii="Arial" w:hAnsi="Arial" w:hint="eastAsia"/>
                <w:sz w:val="18"/>
                <w:lang w:eastAsia="zh-CN"/>
              </w:rPr>
              <w:t>Data1</w:t>
            </w:r>
          </w:p>
        </w:tc>
        <w:tc>
          <w:tcPr>
            <w:tcW w:w="0" w:type="auto"/>
            <w:shd w:val="clear" w:color="auto" w:fill="E6E6E6"/>
            <w:vAlign w:val="center"/>
          </w:tcPr>
          <w:p w:rsidR="00DD0E63" w:rsidRPr="0083510C" w:rsidRDefault="00DD0E63" w:rsidP="00E84D61">
            <w:pPr>
              <w:jc w:val="center"/>
              <w:rPr>
                <w:rFonts w:ascii="Arial" w:hAnsi="Arial" w:hint="eastAsia"/>
                <w:sz w:val="18"/>
                <w:lang w:eastAsia="zh-CN"/>
              </w:rPr>
            </w:pPr>
            <w:r w:rsidRPr="0083510C">
              <w:rPr>
                <w:rFonts w:ascii="Arial" w:hAnsi="Arial" w:hint="eastAsia"/>
                <w:sz w:val="18"/>
                <w:lang w:eastAsia="zh-CN"/>
              </w:rPr>
              <w:t>Data2</w:t>
            </w:r>
          </w:p>
        </w:tc>
        <w:tc>
          <w:tcPr>
            <w:tcW w:w="0" w:type="auto"/>
            <w:shd w:val="clear" w:color="auto" w:fill="E6E6E6"/>
            <w:vAlign w:val="center"/>
          </w:tcPr>
          <w:p w:rsidR="00DD0E63" w:rsidRPr="0083510C" w:rsidRDefault="00DD0E63" w:rsidP="00E84D61">
            <w:pPr>
              <w:jc w:val="center"/>
              <w:rPr>
                <w:rFonts w:ascii="Arial" w:hAnsi="Arial" w:hint="eastAsia"/>
                <w:sz w:val="18"/>
                <w:lang w:eastAsia="zh-CN"/>
              </w:rPr>
            </w:pPr>
            <w:r w:rsidRPr="0083510C">
              <w:rPr>
                <w:rFonts w:ascii="Arial" w:hAnsi="Arial" w:hint="eastAsia"/>
                <w:sz w:val="18"/>
                <w:lang w:eastAsia="zh-CN"/>
              </w:rPr>
              <w:t>Data3</w:t>
            </w:r>
          </w:p>
        </w:tc>
        <w:tc>
          <w:tcPr>
            <w:tcW w:w="0" w:type="auto"/>
            <w:shd w:val="clear" w:color="auto" w:fill="E6E6E6"/>
            <w:vAlign w:val="center"/>
          </w:tcPr>
          <w:p w:rsidR="00DD0E63" w:rsidRPr="0083510C" w:rsidRDefault="00DD0E63" w:rsidP="00E84D61">
            <w:pPr>
              <w:keepNext/>
              <w:widowControl w:val="0"/>
              <w:autoSpaceDE w:val="0"/>
              <w:autoSpaceDN w:val="0"/>
              <w:adjustRightInd w:val="0"/>
              <w:jc w:val="center"/>
              <w:rPr>
                <w:rFonts w:ascii="Arial" w:hAnsi="Arial" w:cs="Arial" w:hint="eastAsia"/>
                <w:sz w:val="18"/>
                <w:szCs w:val="18"/>
                <w:lang w:eastAsia="zh-CN"/>
              </w:rPr>
            </w:pPr>
            <w:r w:rsidRPr="0083510C">
              <w:rPr>
                <w:rFonts w:ascii="Arial" w:hAnsi="Arial" w:cs="Arial" w:hint="eastAsia"/>
                <w:sz w:val="18"/>
                <w:szCs w:val="18"/>
                <w:lang w:eastAsia="zh-CN"/>
              </w:rPr>
              <w:t>Data4</w:t>
            </w:r>
          </w:p>
        </w:tc>
        <w:tc>
          <w:tcPr>
            <w:tcW w:w="0" w:type="auto"/>
            <w:shd w:val="clear" w:color="auto" w:fill="E6E6E6"/>
            <w:vAlign w:val="center"/>
          </w:tcPr>
          <w:p w:rsidR="00DD0E63" w:rsidRPr="0083510C" w:rsidRDefault="00DD0E63" w:rsidP="00E84D61">
            <w:pPr>
              <w:jc w:val="center"/>
              <w:rPr>
                <w:rFonts w:ascii="Arial" w:hAnsi="Arial" w:cs="Arial"/>
                <w:sz w:val="18"/>
                <w:szCs w:val="18"/>
                <w:lang w:eastAsia="zh-CN"/>
              </w:rPr>
            </w:pPr>
            <w:r w:rsidRPr="0083510C">
              <w:rPr>
                <w:rFonts w:ascii="Arial" w:hAnsi="Arial" w:cs="Arial" w:hint="eastAsia"/>
                <w:sz w:val="18"/>
                <w:szCs w:val="18"/>
                <w:lang w:eastAsia="zh-CN"/>
              </w:rPr>
              <w:t>Data5</w:t>
            </w:r>
          </w:p>
        </w:tc>
        <w:tc>
          <w:tcPr>
            <w:tcW w:w="0" w:type="auto"/>
            <w:shd w:val="clear" w:color="auto" w:fill="E6E6E6"/>
            <w:vAlign w:val="center"/>
          </w:tcPr>
          <w:p w:rsidR="00DD0E63" w:rsidRPr="0083510C" w:rsidRDefault="00DD0E63" w:rsidP="00E84D61">
            <w:pPr>
              <w:keepNext/>
              <w:widowControl w:val="0"/>
              <w:autoSpaceDE w:val="0"/>
              <w:autoSpaceDN w:val="0"/>
              <w:adjustRightInd w:val="0"/>
              <w:jc w:val="center"/>
              <w:rPr>
                <w:rFonts w:ascii="Arial" w:hAnsi="Arial" w:cs="Arial" w:hint="eastAsia"/>
                <w:sz w:val="18"/>
                <w:szCs w:val="18"/>
                <w:lang w:eastAsia="zh-CN"/>
              </w:rPr>
            </w:pPr>
            <w:r w:rsidRPr="0083510C">
              <w:rPr>
                <w:rFonts w:ascii="Arial" w:hAnsi="Arial" w:cs="Arial" w:hint="eastAsia"/>
                <w:sz w:val="18"/>
                <w:szCs w:val="18"/>
                <w:lang w:eastAsia="zh-CN"/>
              </w:rPr>
              <w:t>Data6</w:t>
            </w:r>
          </w:p>
        </w:tc>
        <w:tc>
          <w:tcPr>
            <w:tcW w:w="0" w:type="auto"/>
            <w:shd w:val="clear" w:color="auto" w:fill="E6E6E6"/>
            <w:vAlign w:val="center"/>
          </w:tcPr>
          <w:p w:rsidR="00DD0E63" w:rsidRPr="0083510C" w:rsidRDefault="00DD0E63" w:rsidP="00E84D61">
            <w:pPr>
              <w:jc w:val="center"/>
              <w:rPr>
                <w:rFonts w:ascii="Arial" w:hAnsi="Arial" w:cs="Arial"/>
                <w:sz w:val="18"/>
                <w:szCs w:val="18"/>
                <w:lang w:eastAsia="zh-CN"/>
              </w:rPr>
            </w:pPr>
            <w:r w:rsidRPr="0083510C">
              <w:rPr>
                <w:rFonts w:ascii="Arial" w:hAnsi="Arial" w:cs="Arial" w:hint="eastAsia"/>
                <w:sz w:val="18"/>
                <w:szCs w:val="18"/>
                <w:lang w:eastAsia="zh-CN"/>
              </w:rPr>
              <w:t>Data7</w:t>
            </w:r>
          </w:p>
        </w:tc>
      </w:tr>
      <w:tr w:rsidR="00DD0E63" w:rsidRPr="0083510C" w:rsidTr="00E84D61">
        <w:trPr>
          <w:trHeight w:val="223"/>
        </w:trPr>
        <w:tc>
          <w:tcPr>
            <w:tcW w:w="0" w:type="auto"/>
            <w:shd w:val="clear" w:color="auto" w:fill="auto"/>
            <w:vAlign w:val="center"/>
          </w:tcPr>
          <w:p w:rsidR="00DD0E63" w:rsidRPr="003447D0" w:rsidRDefault="00DD0E63" w:rsidP="00E84D61">
            <w:pPr>
              <w:jc w:val="center"/>
              <w:rPr>
                <w:rFonts w:ascii="Arial" w:hAnsi="Arial" w:hint="eastAsia"/>
                <w:sz w:val="18"/>
                <w:lang w:eastAsia="zh-CN"/>
              </w:rPr>
            </w:pPr>
            <w:r>
              <w:rPr>
                <w:rFonts w:ascii="Arial" w:hAnsi="Arial"/>
                <w:sz w:val="18"/>
              </w:rPr>
              <w:t>0x774</w:t>
            </w:r>
          </w:p>
        </w:tc>
        <w:tc>
          <w:tcPr>
            <w:tcW w:w="0" w:type="auto"/>
            <w:shd w:val="clear" w:color="auto" w:fill="auto"/>
            <w:vAlign w:val="center"/>
          </w:tcPr>
          <w:p w:rsidR="00DD0E63" w:rsidRPr="003447D0" w:rsidRDefault="00DD0E63" w:rsidP="00E84D61">
            <w:pPr>
              <w:jc w:val="center"/>
              <w:rPr>
                <w:rFonts w:ascii="Arial" w:hAnsi="Arial"/>
                <w:sz w:val="18"/>
                <w:lang w:eastAsia="zh-CN"/>
              </w:rPr>
            </w:pPr>
            <w:r w:rsidRPr="003447D0">
              <w:rPr>
                <w:rFonts w:ascii="Arial" w:hAnsi="Arial"/>
                <w:sz w:val="18"/>
              </w:rPr>
              <w:t>0x</w:t>
            </w:r>
            <w:r w:rsidRPr="003447D0">
              <w:rPr>
                <w:rFonts w:ascii="Arial" w:hAnsi="Arial" w:hint="eastAsia"/>
                <w:sz w:val="18"/>
                <w:lang w:eastAsia="zh-CN"/>
              </w:rPr>
              <w:t>5A</w:t>
            </w:r>
          </w:p>
        </w:tc>
        <w:tc>
          <w:tcPr>
            <w:tcW w:w="1036" w:type="dxa"/>
            <w:shd w:val="clear" w:color="auto" w:fill="auto"/>
          </w:tcPr>
          <w:p w:rsidR="00DD0E63" w:rsidRPr="003447D0" w:rsidRDefault="00DD0E63" w:rsidP="00E84D61">
            <w:pPr>
              <w:keepNext/>
              <w:jc w:val="center"/>
              <w:rPr>
                <w:rFonts w:ascii="Arial" w:hAnsi="Arial"/>
                <w:sz w:val="18"/>
                <w:lang w:val="en-GB" w:eastAsia="zh-CN"/>
              </w:rPr>
            </w:pPr>
            <w:r w:rsidRPr="003447D0">
              <w:rPr>
                <w:rFonts w:ascii="Arial" w:hAnsi="Arial"/>
                <w:sz w:val="18"/>
                <w:lang w:val="en-GB"/>
              </w:rPr>
              <w:t>0x</w:t>
            </w:r>
            <w:r>
              <w:rPr>
                <w:rFonts w:ascii="Arial" w:hAnsi="Arial" w:hint="eastAsia"/>
                <w:sz w:val="18"/>
                <w:lang w:val="en-GB" w:eastAsia="zh-CN"/>
              </w:rPr>
              <w:t>84</w:t>
            </w:r>
          </w:p>
        </w:tc>
        <w:tc>
          <w:tcPr>
            <w:tcW w:w="0" w:type="auto"/>
          </w:tcPr>
          <w:p w:rsidR="00DD0E63" w:rsidRPr="003447D0" w:rsidRDefault="00DD0E63" w:rsidP="00E84D61">
            <w:pPr>
              <w:rPr>
                <w:rFonts w:ascii="Arial" w:hAnsi="Arial" w:hint="eastAsia"/>
                <w:sz w:val="18"/>
                <w:lang w:val="en-GB" w:eastAsia="zh-CN"/>
              </w:rPr>
            </w:pPr>
            <w:r w:rsidRPr="003447D0">
              <w:rPr>
                <w:rFonts w:ascii="Arial" w:hAnsi="Arial" w:hint="eastAsia"/>
                <w:sz w:val="18"/>
                <w:lang w:val="en-GB" w:eastAsia="zh-CN"/>
              </w:rPr>
              <w:t>0xXX</w:t>
            </w:r>
          </w:p>
        </w:tc>
        <w:tc>
          <w:tcPr>
            <w:tcW w:w="0" w:type="auto"/>
          </w:tcPr>
          <w:p w:rsidR="00DD0E63" w:rsidRPr="003447D0" w:rsidRDefault="00DD0E63" w:rsidP="00E84D61">
            <w:r w:rsidRPr="003447D0">
              <w:rPr>
                <w:rFonts w:ascii="Arial" w:hAnsi="Arial" w:hint="eastAsia"/>
                <w:sz w:val="18"/>
                <w:lang w:val="en-GB" w:eastAsia="zh-CN"/>
              </w:rPr>
              <w:t>0xXX</w:t>
            </w:r>
          </w:p>
        </w:tc>
        <w:tc>
          <w:tcPr>
            <w:tcW w:w="0" w:type="auto"/>
          </w:tcPr>
          <w:p w:rsidR="00DD0E63" w:rsidRPr="003447D0" w:rsidRDefault="00DD0E63" w:rsidP="00E84D61">
            <w:r w:rsidRPr="003447D0">
              <w:rPr>
                <w:rFonts w:ascii="Arial" w:hAnsi="Arial" w:hint="eastAsia"/>
                <w:sz w:val="18"/>
                <w:lang w:val="en-GB" w:eastAsia="zh-CN"/>
              </w:rPr>
              <w:t>0xXX</w:t>
            </w:r>
          </w:p>
        </w:tc>
        <w:tc>
          <w:tcPr>
            <w:tcW w:w="0" w:type="auto"/>
            <w:vAlign w:val="center"/>
          </w:tcPr>
          <w:p w:rsidR="00DD0E63" w:rsidRPr="003447D0" w:rsidRDefault="00DD0E63" w:rsidP="00E84D61">
            <w:pPr>
              <w:jc w:val="center"/>
              <w:rPr>
                <w:rFonts w:ascii="Arial" w:hAnsi="Arial" w:cs="Arial"/>
                <w:sz w:val="18"/>
                <w:szCs w:val="18"/>
                <w:lang w:eastAsia="zh-CN"/>
              </w:rPr>
            </w:pPr>
            <w:r w:rsidRPr="003447D0">
              <w:rPr>
                <w:rFonts w:ascii="Arial" w:hAnsi="Arial" w:cs="Arial" w:hint="eastAsia"/>
                <w:sz w:val="18"/>
                <w:szCs w:val="18"/>
                <w:lang w:eastAsia="zh-CN"/>
              </w:rPr>
              <w:t>---</w:t>
            </w:r>
          </w:p>
        </w:tc>
        <w:tc>
          <w:tcPr>
            <w:tcW w:w="0" w:type="auto"/>
          </w:tcPr>
          <w:p w:rsidR="00DD0E63" w:rsidRPr="003447D0" w:rsidRDefault="00DD0E63" w:rsidP="00E84D61">
            <w:r w:rsidRPr="003447D0">
              <w:rPr>
                <w:rFonts w:ascii="Arial" w:hAnsi="Arial" w:cs="Arial" w:hint="eastAsia"/>
                <w:sz w:val="18"/>
                <w:szCs w:val="18"/>
                <w:lang w:eastAsia="zh-CN"/>
              </w:rPr>
              <w:t>---</w:t>
            </w:r>
          </w:p>
        </w:tc>
        <w:tc>
          <w:tcPr>
            <w:tcW w:w="0" w:type="auto"/>
            <w:vAlign w:val="center"/>
          </w:tcPr>
          <w:p w:rsidR="00DD0E63" w:rsidRPr="003447D0" w:rsidRDefault="00DD0E63" w:rsidP="00E84D61">
            <w:pPr>
              <w:jc w:val="center"/>
              <w:rPr>
                <w:rFonts w:ascii="Arial" w:hAnsi="Arial" w:cs="Arial"/>
                <w:sz w:val="18"/>
                <w:szCs w:val="18"/>
                <w:lang w:eastAsia="zh-CN"/>
              </w:rPr>
            </w:pPr>
            <w:r w:rsidRPr="003447D0">
              <w:rPr>
                <w:rFonts w:ascii="Arial" w:hAnsi="Arial" w:cs="Arial" w:hint="eastAsia"/>
                <w:sz w:val="18"/>
                <w:szCs w:val="18"/>
                <w:lang w:eastAsia="zh-CN"/>
              </w:rPr>
              <w:t>---</w:t>
            </w:r>
          </w:p>
        </w:tc>
      </w:tr>
    </w:tbl>
    <w:p w:rsidR="00DD0E63" w:rsidRDefault="00DD0E63" w:rsidP="00DD0E63">
      <w:pPr>
        <w:rPr>
          <w:rFonts w:ascii="Arial" w:eastAsia="Arial Unicode MS" w:hAnsi="Arial" w:cs="Arial" w:hint="eastAsia"/>
          <w:lang w:eastAsia="zh-CN"/>
        </w:rPr>
      </w:pPr>
    </w:p>
    <w:p w:rsidR="00DD0E63" w:rsidRPr="0083510C" w:rsidRDefault="00DD0E63" w:rsidP="00DD0E63">
      <w:pPr>
        <w:rPr>
          <w:rFonts w:ascii="Arial" w:hAnsi="Arial" w:cs="Arial" w:hint="eastAsia"/>
          <w:b/>
          <w:sz w:val="21"/>
          <w:szCs w:val="21"/>
          <w:lang w:val="en-GB" w:eastAsia="zh-CN"/>
        </w:rPr>
      </w:pPr>
      <w:r w:rsidRPr="0083510C">
        <w:rPr>
          <w:rFonts w:ascii="Arial" w:hAnsi="Arial" w:cs="Arial"/>
          <w:b/>
          <w:sz w:val="21"/>
          <w:szCs w:val="21"/>
          <w:lang w:val="en-GB" w:eastAsia="zh-CN"/>
        </w:rPr>
        <w:t>The data field is defined as follow table:</w:t>
      </w:r>
    </w:p>
    <w:tbl>
      <w:tblPr>
        <w:tblW w:w="24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6"/>
        <w:gridCol w:w="3713"/>
      </w:tblGrid>
      <w:tr w:rsidR="00DD0E63" w:rsidRPr="0083510C" w:rsidTr="00E84D61">
        <w:tc>
          <w:tcPr>
            <w:tcW w:w="1156" w:type="pct"/>
            <w:shd w:val="clear" w:color="auto" w:fill="E6E6E6"/>
            <w:vAlign w:val="center"/>
          </w:tcPr>
          <w:p w:rsidR="00DD0E63" w:rsidRPr="0083510C" w:rsidRDefault="00DD0E63" w:rsidP="00E84D61">
            <w:pPr>
              <w:jc w:val="center"/>
              <w:rPr>
                <w:rFonts w:ascii="Arial" w:hAnsi="Arial" w:cs="Arial"/>
                <w:b/>
                <w:sz w:val="18"/>
                <w:szCs w:val="18"/>
                <w:lang w:eastAsia="zh-CN"/>
              </w:rPr>
            </w:pPr>
            <w:r w:rsidRPr="0083510C">
              <w:rPr>
                <w:rFonts w:ascii="Arial" w:hAnsi="Arial" w:cs="Arial"/>
                <w:b/>
                <w:sz w:val="18"/>
                <w:szCs w:val="18"/>
                <w:lang w:eastAsia="zh-CN"/>
              </w:rPr>
              <w:t>Data field</w:t>
            </w:r>
          </w:p>
        </w:tc>
        <w:tc>
          <w:tcPr>
            <w:tcW w:w="3844" w:type="pct"/>
            <w:shd w:val="clear" w:color="auto" w:fill="E6E6E6"/>
            <w:vAlign w:val="center"/>
          </w:tcPr>
          <w:p w:rsidR="00DD0E63" w:rsidRPr="0083510C" w:rsidRDefault="00DD0E63" w:rsidP="00E84D61">
            <w:pPr>
              <w:jc w:val="center"/>
              <w:rPr>
                <w:rFonts w:ascii="Arial" w:hAnsi="Arial" w:cs="Arial"/>
                <w:b/>
                <w:sz w:val="18"/>
                <w:szCs w:val="18"/>
                <w:lang w:eastAsia="zh-CN"/>
              </w:rPr>
            </w:pPr>
            <w:r w:rsidRPr="0083510C">
              <w:rPr>
                <w:rFonts w:ascii="Arial" w:hAnsi="Arial" w:cs="Arial"/>
                <w:b/>
                <w:sz w:val="18"/>
                <w:szCs w:val="18"/>
                <w:lang w:eastAsia="zh-CN"/>
              </w:rPr>
              <w:t>Description</w:t>
            </w:r>
          </w:p>
        </w:tc>
      </w:tr>
      <w:tr w:rsidR="00DD0E63" w:rsidRPr="0083510C" w:rsidTr="00E84D61">
        <w:tc>
          <w:tcPr>
            <w:tcW w:w="1156" w:type="pct"/>
            <w:shd w:val="clear" w:color="auto" w:fill="auto"/>
            <w:vAlign w:val="center"/>
          </w:tcPr>
          <w:p w:rsidR="00DD0E63" w:rsidRPr="0083510C" w:rsidRDefault="00DD0E63" w:rsidP="00E84D61">
            <w:pPr>
              <w:jc w:val="center"/>
              <w:rPr>
                <w:rFonts w:ascii="Arial" w:hAnsi="Arial" w:cs="Arial"/>
                <w:sz w:val="18"/>
                <w:szCs w:val="18"/>
                <w:lang w:eastAsia="zh-CN"/>
              </w:rPr>
            </w:pPr>
            <w:r w:rsidRPr="0083510C">
              <w:rPr>
                <w:rFonts w:ascii="Arial" w:hAnsi="Arial" w:cs="Arial"/>
                <w:sz w:val="18"/>
                <w:szCs w:val="18"/>
                <w:lang w:eastAsia="zh-CN"/>
              </w:rPr>
              <w:t>Data</w:t>
            </w:r>
            <w:r>
              <w:rPr>
                <w:rFonts w:ascii="Arial" w:hAnsi="Arial" w:cs="Arial" w:hint="eastAsia"/>
                <w:sz w:val="18"/>
                <w:szCs w:val="18"/>
                <w:lang w:eastAsia="zh-CN"/>
              </w:rPr>
              <w:t>2</w:t>
            </w:r>
          </w:p>
        </w:tc>
        <w:tc>
          <w:tcPr>
            <w:tcW w:w="3844" w:type="pct"/>
            <w:shd w:val="clear" w:color="auto" w:fill="auto"/>
            <w:vAlign w:val="center"/>
          </w:tcPr>
          <w:p w:rsidR="00DD0E63" w:rsidRPr="0083510C" w:rsidRDefault="00DD0E63" w:rsidP="00E84D61">
            <w:pPr>
              <w:jc w:val="both"/>
              <w:rPr>
                <w:rFonts w:ascii="Arial" w:hAnsi="Arial" w:cs="Arial" w:hint="eastAsia"/>
                <w:sz w:val="18"/>
                <w:szCs w:val="18"/>
                <w:lang w:eastAsia="zh-CN"/>
              </w:rPr>
            </w:pPr>
            <w:r w:rsidRPr="0083510C">
              <w:rPr>
                <w:rFonts w:ascii="Arial" w:hAnsi="Arial" w:cs="Arial" w:hint="eastAsia"/>
                <w:sz w:val="18"/>
                <w:szCs w:val="18"/>
                <w:lang w:eastAsia="zh-CN"/>
              </w:rPr>
              <w:t xml:space="preserve">year </w:t>
            </w:r>
            <w:r>
              <w:rPr>
                <w:rFonts w:ascii="Arial" w:hAnsi="Arial" w:cs="Arial" w:hint="eastAsia"/>
                <w:sz w:val="18"/>
                <w:szCs w:val="18"/>
                <w:lang w:eastAsia="zh-CN"/>
              </w:rPr>
              <w:t>byte</w:t>
            </w:r>
          </w:p>
        </w:tc>
      </w:tr>
      <w:tr w:rsidR="00DD0E63" w:rsidRPr="0083510C" w:rsidTr="00E84D61">
        <w:tc>
          <w:tcPr>
            <w:tcW w:w="1156" w:type="pct"/>
            <w:shd w:val="clear" w:color="auto" w:fill="auto"/>
            <w:vAlign w:val="center"/>
          </w:tcPr>
          <w:p w:rsidR="00DD0E63" w:rsidRPr="0083510C" w:rsidRDefault="00DD0E63" w:rsidP="00E84D61">
            <w:pPr>
              <w:jc w:val="center"/>
              <w:rPr>
                <w:rFonts w:ascii="Arial" w:hAnsi="Arial" w:cs="Arial"/>
                <w:sz w:val="18"/>
                <w:szCs w:val="18"/>
                <w:lang w:eastAsia="zh-CN"/>
              </w:rPr>
            </w:pPr>
            <w:bookmarkStart w:id="166" w:name="OLE_LINK55"/>
            <w:bookmarkStart w:id="167" w:name="OLE_LINK56"/>
            <w:r>
              <w:rPr>
                <w:rFonts w:ascii="Arial" w:hAnsi="Arial" w:cs="Arial"/>
                <w:sz w:val="18"/>
                <w:szCs w:val="18"/>
                <w:lang w:eastAsia="zh-CN"/>
              </w:rPr>
              <w:t>Data</w:t>
            </w:r>
            <w:r>
              <w:rPr>
                <w:rFonts w:ascii="Arial" w:hAnsi="Arial" w:cs="Arial" w:hint="eastAsia"/>
                <w:sz w:val="18"/>
                <w:szCs w:val="18"/>
                <w:lang w:eastAsia="zh-CN"/>
              </w:rPr>
              <w:t>3</w:t>
            </w:r>
            <w:bookmarkEnd w:id="166"/>
            <w:bookmarkEnd w:id="167"/>
          </w:p>
        </w:tc>
        <w:tc>
          <w:tcPr>
            <w:tcW w:w="3844" w:type="pct"/>
            <w:shd w:val="clear" w:color="auto" w:fill="auto"/>
            <w:vAlign w:val="center"/>
          </w:tcPr>
          <w:p w:rsidR="00DD0E63" w:rsidRPr="0083510C" w:rsidRDefault="00DD0E63" w:rsidP="00E84D61">
            <w:pPr>
              <w:jc w:val="both"/>
              <w:rPr>
                <w:rFonts w:ascii="Arial" w:hAnsi="Arial" w:cs="Arial" w:hint="eastAsia"/>
                <w:sz w:val="18"/>
                <w:szCs w:val="18"/>
                <w:lang w:eastAsia="zh-CN"/>
              </w:rPr>
            </w:pPr>
            <w:r w:rsidRPr="0083510C">
              <w:rPr>
                <w:rFonts w:ascii="Arial" w:hAnsi="Arial" w:cs="Arial" w:hint="eastAsia"/>
                <w:sz w:val="18"/>
                <w:szCs w:val="18"/>
                <w:lang w:eastAsia="zh-CN"/>
              </w:rPr>
              <w:t>month byte</w:t>
            </w:r>
          </w:p>
        </w:tc>
      </w:tr>
      <w:tr w:rsidR="00DD0E63" w:rsidRPr="0083510C" w:rsidTr="00E84D61">
        <w:tc>
          <w:tcPr>
            <w:tcW w:w="1156" w:type="pct"/>
            <w:shd w:val="clear" w:color="auto" w:fill="auto"/>
            <w:vAlign w:val="center"/>
          </w:tcPr>
          <w:p w:rsidR="00DD0E63" w:rsidRPr="0083510C" w:rsidRDefault="00DD0E63" w:rsidP="00E84D61">
            <w:pPr>
              <w:jc w:val="center"/>
              <w:rPr>
                <w:rFonts w:ascii="Arial" w:hAnsi="Arial" w:cs="Arial"/>
                <w:sz w:val="18"/>
                <w:szCs w:val="18"/>
                <w:lang w:eastAsia="zh-CN"/>
              </w:rPr>
            </w:pPr>
            <w:r>
              <w:rPr>
                <w:rFonts w:ascii="Arial" w:hAnsi="Arial" w:cs="Arial"/>
                <w:sz w:val="18"/>
                <w:szCs w:val="18"/>
                <w:lang w:eastAsia="zh-CN"/>
              </w:rPr>
              <w:t>Data</w:t>
            </w:r>
            <w:r>
              <w:rPr>
                <w:rFonts w:ascii="Arial" w:hAnsi="Arial" w:cs="Arial" w:hint="eastAsia"/>
                <w:sz w:val="18"/>
                <w:szCs w:val="18"/>
                <w:lang w:eastAsia="zh-CN"/>
              </w:rPr>
              <w:t>4</w:t>
            </w:r>
          </w:p>
        </w:tc>
        <w:tc>
          <w:tcPr>
            <w:tcW w:w="3844" w:type="pct"/>
            <w:shd w:val="clear" w:color="auto" w:fill="auto"/>
            <w:vAlign w:val="center"/>
          </w:tcPr>
          <w:p w:rsidR="00DD0E63" w:rsidRPr="0083510C" w:rsidRDefault="00DD0E63" w:rsidP="00E84D61">
            <w:pPr>
              <w:jc w:val="both"/>
              <w:rPr>
                <w:rFonts w:ascii="Arial" w:hAnsi="Arial" w:cs="Arial" w:hint="eastAsia"/>
                <w:sz w:val="18"/>
                <w:szCs w:val="18"/>
                <w:lang w:eastAsia="zh-CN"/>
              </w:rPr>
            </w:pPr>
            <w:r w:rsidRPr="0083510C">
              <w:rPr>
                <w:rFonts w:ascii="Arial" w:hAnsi="Arial" w:cs="Arial" w:hint="eastAsia"/>
                <w:sz w:val="18"/>
                <w:szCs w:val="18"/>
                <w:lang w:eastAsia="zh-CN"/>
              </w:rPr>
              <w:t>day byte</w:t>
            </w:r>
          </w:p>
        </w:tc>
      </w:tr>
    </w:tbl>
    <w:p w:rsidR="00DD0E63" w:rsidRPr="009C54C9" w:rsidRDefault="00DD0E63" w:rsidP="000542BF">
      <w:pPr>
        <w:rPr>
          <w:rFonts w:ascii="Arial" w:hAnsi="Arial" w:cs="Arial" w:hint="eastAsia"/>
          <w:color w:val="FF0000"/>
          <w:lang w:val="en-GB" w:eastAsia="zh-CN"/>
        </w:rPr>
      </w:pPr>
    </w:p>
    <w:p w:rsidR="00331B3F" w:rsidRPr="00331B3F" w:rsidRDefault="00331B3F" w:rsidP="00331B3F">
      <w:pPr>
        <w:pStyle w:val="2"/>
        <w:ind w:left="284" w:hanging="284"/>
        <w:rPr>
          <w:rFonts w:ascii="Arial" w:hAnsi="Arial" w:cs="Arial"/>
          <w:color w:val="000000"/>
        </w:rPr>
      </w:pPr>
      <w:bookmarkStart w:id="168" w:name="_Toc310950936"/>
      <w:bookmarkStart w:id="169" w:name="_Toc427507947"/>
      <w:bookmarkStart w:id="170" w:name="_Toc467654040"/>
      <w:r w:rsidRPr="00331B3F">
        <w:rPr>
          <w:rFonts w:ascii="Arial" w:hAnsi="Arial" w:cs="Arial"/>
          <w:color w:val="000000"/>
        </w:rPr>
        <w:t>Input</w:t>
      </w:r>
      <w:r w:rsidR="00D31E99">
        <w:rPr>
          <w:rFonts w:ascii="Arial" w:hAnsi="Arial" w:cs="Arial" w:hint="eastAsia"/>
          <w:color w:val="000000"/>
          <w:lang w:eastAsia="zh-CN"/>
        </w:rPr>
        <w:t xml:space="preserve"> &amp; Output</w:t>
      </w:r>
      <w:r w:rsidRPr="00331B3F">
        <w:rPr>
          <w:rFonts w:ascii="Arial" w:hAnsi="Arial" w:cs="Arial"/>
          <w:color w:val="000000"/>
        </w:rPr>
        <w:t xml:space="preserve"> </w:t>
      </w:r>
      <w:bookmarkEnd w:id="168"/>
      <w:r w:rsidR="00CA2E5B">
        <w:rPr>
          <w:rFonts w:ascii="Arial" w:hAnsi="Arial" w:cs="Arial" w:hint="eastAsia"/>
          <w:color w:val="000000"/>
          <w:lang w:eastAsia="zh-CN"/>
        </w:rPr>
        <w:t>Test</w:t>
      </w:r>
      <w:bookmarkEnd w:id="169"/>
      <w:bookmarkEnd w:id="170"/>
    </w:p>
    <w:p w:rsidR="00331B3F" w:rsidRPr="00303865" w:rsidRDefault="00331B3F" w:rsidP="00331B3F">
      <w:pPr>
        <w:pStyle w:val="3"/>
        <w:tabs>
          <w:tab w:val="num" w:pos="0"/>
        </w:tabs>
        <w:rPr>
          <w:rFonts w:ascii="Arial" w:eastAsia="Arial Unicode MS" w:hAnsi="Arial" w:cs="Arial"/>
          <w:sz w:val="24"/>
        </w:rPr>
      </w:pPr>
      <w:bookmarkStart w:id="171" w:name="_Analogue_part"/>
      <w:bookmarkStart w:id="172" w:name="_Toc310950937"/>
      <w:bookmarkStart w:id="173" w:name="_Toc427507948"/>
      <w:bookmarkStart w:id="174" w:name="_Toc467654041"/>
      <w:bookmarkEnd w:id="171"/>
      <w:r w:rsidRPr="00303865">
        <w:rPr>
          <w:rFonts w:ascii="Arial" w:eastAsia="Arial Unicode MS" w:hAnsi="Arial" w:cs="Arial"/>
          <w:sz w:val="24"/>
        </w:rPr>
        <w:lastRenderedPageBreak/>
        <w:t xml:space="preserve">Analog </w:t>
      </w:r>
      <w:r w:rsidR="00E339EB" w:rsidRPr="00303865">
        <w:rPr>
          <w:rFonts w:ascii="Arial" w:eastAsia="Arial Unicode MS" w:hAnsi="Arial" w:cs="Arial" w:hint="eastAsia"/>
          <w:sz w:val="24"/>
          <w:lang w:eastAsia="zh-CN"/>
        </w:rPr>
        <w:t>P</w:t>
      </w:r>
      <w:r w:rsidRPr="00303865">
        <w:rPr>
          <w:rFonts w:ascii="Arial" w:eastAsia="Arial Unicode MS" w:hAnsi="Arial" w:cs="Arial"/>
          <w:sz w:val="24"/>
        </w:rPr>
        <w:t>art</w:t>
      </w:r>
      <w:bookmarkEnd w:id="172"/>
      <w:bookmarkEnd w:id="173"/>
      <w:bookmarkEnd w:id="174"/>
      <w:r w:rsidR="000A0D99" w:rsidRPr="00303865">
        <w:rPr>
          <w:rFonts w:ascii="Arial" w:eastAsia="Arial Unicode MS" w:hAnsi="Arial" w:cs="Arial" w:hint="eastAsia"/>
          <w:sz w:val="24"/>
          <w:lang w:eastAsia="zh-CN"/>
        </w:rPr>
        <w:t xml:space="preserve">   </w:t>
      </w:r>
    </w:p>
    <w:p w:rsidR="00303865" w:rsidRPr="0092230D" w:rsidRDefault="00303865" w:rsidP="00811565">
      <w:pPr>
        <w:rPr>
          <w:rFonts w:ascii="Arial" w:hAnsi="Arial" w:cs="Arial" w:hint="eastAsia"/>
          <w:b/>
          <w:sz w:val="21"/>
          <w:szCs w:val="21"/>
          <w:lang w:val="en-GB" w:eastAsia="zh-CN"/>
        </w:rPr>
      </w:pPr>
      <w:r w:rsidRPr="0092230D">
        <w:rPr>
          <w:rFonts w:ascii="Arial" w:hAnsi="Arial" w:cs="Arial" w:hint="eastAsia"/>
          <w:b/>
          <w:sz w:val="21"/>
          <w:szCs w:val="21"/>
          <w:lang w:val="en-GB" w:eastAsia="zh-CN"/>
        </w:rPr>
        <w:t>Test under KL30 = 13.5V</w:t>
      </w:r>
    </w:p>
    <w:p w:rsidR="00303865" w:rsidRPr="0092230D" w:rsidRDefault="00303865" w:rsidP="00811565">
      <w:pPr>
        <w:rPr>
          <w:rFonts w:ascii="Arial" w:hAnsi="Arial" w:cs="Arial" w:hint="eastAsia"/>
          <w:b/>
          <w:sz w:val="21"/>
          <w:szCs w:val="21"/>
          <w:lang w:val="en-GB" w:eastAsia="zh-CN"/>
        </w:rPr>
      </w:pPr>
    </w:p>
    <w:p w:rsidR="00883B31" w:rsidRPr="0092230D" w:rsidRDefault="00883B31" w:rsidP="00811565">
      <w:pPr>
        <w:rPr>
          <w:rFonts w:ascii="Arial" w:hAnsi="Arial" w:cs="Arial" w:hint="eastAsia"/>
          <w:b/>
          <w:sz w:val="21"/>
          <w:szCs w:val="21"/>
          <w:lang w:val="en-GB" w:eastAsia="zh-CN"/>
        </w:rPr>
      </w:pPr>
      <w:r w:rsidRPr="0092230D">
        <w:rPr>
          <w:rFonts w:ascii="Arial" w:hAnsi="Arial" w:cs="Arial"/>
          <w:b/>
          <w:sz w:val="21"/>
          <w:szCs w:val="21"/>
          <w:lang w:val="en-GB" w:eastAsia="zh-CN"/>
        </w:rPr>
        <w:t>The following command can be used to get analogue port data</w:t>
      </w:r>
      <w:r w:rsidRPr="0092230D">
        <w:rPr>
          <w:rFonts w:ascii="Arial" w:hAnsi="Arial" w:cs="Arial" w:hint="eastAsia"/>
          <w:b/>
          <w:sz w:val="21"/>
          <w:szCs w:val="21"/>
          <w:lang w:val="en-GB" w:eastAsia="zh-CN"/>
        </w:rPr>
        <w:t xml:space="preserve"> </w:t>
      </w:r>
      <w:r w:rsidR="006D7736">
        <w:rPr>
          <w:rFonts w:ascii="Arial" w:hAnsi="Arial" w:cs="Arial" w:hint="eastAsia"/>
          <w:b/>
          <w:sz w:val="21"/>
          <w:szCs w:val="21"/>
          <w:lang w:val="en-GB" w:eastAsia="zh-CN"/>
        </w:rPr>
        <w:t xml:space="preserve">of </w:t>
      </w:r>
      <w:r w:rsidR="006D7736" w:rsidRPr="006D7736">
        <w:rPr>
          <w:rFonts w:ascii="Arial" w:hAnsi="Arial" w:cs="Arial" w:hint="eastAsia"/>
          <w:b/>
          <w:sz w:val="21"/>
          <w:szCs w:val="21"/>
          <w:lang w:val="en-GB" w:eastAsia="zh-CN"/>
        </w:rPr>
        <w:t>Power Voltage Value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1036"/>
        <w:gridCol w:w="707"/>
        <w:gridCol w:w="707"/>
        <w:gridCol w:w="707"/>
        <w:gridCol w:w="707"/>
        <w:gridCol w:w="707"/>
        <w:gridCol w:w="707"/>
      </w:tblGrid>
      <w:tr w:rsidR="009E3BE9" w:rsidRPr="0092230D" w:rsidTr="00E24934">
        <w:trPr>
          <w:trHeight w:val="276"/>
        </w:trPr>
        <w:tc>
          <w:tcPr>
            <w:tcW w:w="0" w:type="auto"/>
            <w:shd w:val="clear" w:color="auto" w:fill="E6E6E6"/>
            <w:vAlign w:val="center"/>
          </w:tcPr>
          <w:p w:rsidR="005D5441" w:rsidRPr="0092230D" w:rsidRDefault="005D5441" w:rsidP="00BB5C82">
            <w:pPr>
              <w:jc w:val="center"/>
              <w:rPr>
                <w:rFonts w:ascii="Arial" w:hAnsi="Arial" w:cs="Arial"/>
                <w:b/>
                <w:sz w:val="18"/>
                <w:szCs w:val="18"/>
                <w:lang w:eastAsia="zh-CN"/>
              </w:rPr>
            </w:pPr>
            <w:r w:rsidRPr="0092230D">
              <w:rPr>
                <w:rFonts w:ascii="Arial" w:hAnsi="Arial" w:cs="Arial" w:hint="eastAsia"/>
                <w:b/>
                <w:sz w:val="18"/>
                <w:szCs w:val="18"/>
                <w:lang w:eastAsia="zh-CN"/>
              </w:rPr>
              <w:t>Can ID(STD)</w:t>
            </w:r>
          </w:p>
        </w:tc>
        <w:tc>
          <w:tcPr>
            <w:tcW w:w="0" w:type="auto"/>
            <w:shd w:val="clear" w:color="auto" w:fill="E6E6E6"/>
            <w:vAlign w:val="center"/>
          </w:tcPr>
          <w:p w:rsidR="005D5441" w:rsidRPr="0092230D" w:rsidRDefault="005D5441" w:rsidP="00E24934">
            <w:pPr>
              <w:jc w:val="center"/>
              <w:rPr>
                <w:rFonts w:ascii="Arial" w:hAnsi="Arial" w:cs="Arial" w:hint="eastAsia"/>
                <w:b/>
                <w:sz w:val="18"/>
                <w:szCs w:val="18"/>
                <w:lang w:eastAsia="zh-CN"/>
              </w:rPr>
            </w:pPr>
            <w:r w:rsidRPr="0092230D">
              <w:rPr>
                <w:rFonts w:ascii="Arial" w:hAnsi="Arial" w:cs="Arial" w:hint="eastAsia"/>
                <w:b/>
                <w:sz w:val="18"/>
                <w:szCs w:val="18"/>
                <w:lang w:eastAsia="zh-CN"/>
              </w:rPr>
              <w:t>Data0</w:t>
            </w:r>
          </w:p>
        </w:tc>
        <w:tc>
          <w:tcPr>
            <w:tcW w:w="1036" w:type="dxa"/>
            <w:shd w:val="clear" w:color="auto" w:fill="E6E6E6"/>
            <w:vAlign w:val="center"/>
          </w:tcPr>
          <w:p w:rsidR="005D5441" w:rsidRPr="0092230D" w:rsidRDefault="005D5441" w:rsidP="00E24934">
            <w:pPr>
              <w:jc w:val="center"/>
              <w:rPr>
                <w:rFonts w:ascii="Arial" w:hAnsi="Arial" w:cs="Arial" w:hint="eastAsia"/>
                <w:b/>
                <w:sz w:val="18"/>
                <w:szCs w:val="18"/>
                <w:lang w:eastAsia="zh-CN"/>
              </w:rPr>
            </w:pPr>
            <w:r w:rsidRPr="0092230D">
              <w:rPr>
                <w:rFonts w:ascii="Arial" w:hAnsi="Arial" w:cs="Arial" w:hint="eastAsia"/>
                <w:b/>
                <w:sz w:val="18"/>
                <w:szCs w:val="18"/>
                <w:lang w:eastAsia="zh-CN"/>
              </w:rPr>
              <w:t>Data1</w:t>
            </w:r>
          </w:p>
        </w:tc>
        <w:tc>
          <w:tcPr>
            <w:tcW w:w="0" w:type="auto"/>
            <w:shd w:val="clear" w:color="auto" w:fill="E6E6E6"/>
            <w:vAlign w:val="center"/>
          </w:tcPr>
          <w:p w:rsidR="005D5441" w:rsidRPr="0092230D" w:rsidRDefault="005D5441" w:rsidP="00E24934">
            <w:pPr>
              <w:jc w:val="center"/>
              <w:rPr>
                <w:rFonts w:ascii="Arial" w:hAnsi="Arial" w:cs="Arial" w:hint="eastAsia"/>
                <w:b/>
                <w:sz w:val="18"/>
                <w:szCs w:val="18"/>
                <w:lang w:eastAsia="zh-CN"/>
              </w:rPr>
            </w:pPr>
            <w:r w:rsidRPr="0092230D">
              <w:rPr>
                <w:rFonts w:ascii="Arial" w:hAnsi="Arial" w:cs="Arial" w:hint="eastAsia"/>
                <w:b/>
                <w:sz w:val="18"/>
                <w:szCs w:val="18"/>
                <w:lang w:eastAsia="zh-CN"/>
              </w:rPr>
              <w:t>Data2</w:t>
            </w:r>
          </w:p>
        </w:tc>
        <w:tc>
          <w:tcPr>
            <w:tcW w:w="0" w:type="auto"/>
            <w:shd w:val="clear" w:color="auto" w:fill="E6E6E6"/>
            <w:vAlign w:val="center"/>
          </w:tcPr>
          <w:p w:rsidR="005D5441" w:rsidRPr="0092230D" w:rsidRDefault="005D5441" w:rsidP="00E24934">
            <w:pPr>
              <w:jc w:val="center"/>
              <w:rPr>
                <w:rFonts w:ascii="Arial" w:hAnsi="Arial" w:cs="Arial" w:hint="eastAsia"/>
                <w:b/>
                <w:sz w:val="18"/>
                <w:szCs w:val="18"/>
                <w:lang w:eastAsia="zh-CN"/>
              </w:rPr>
            </w:pPr>
            <w:r w:rsidRPr="0092230D">
              <w:rPr>
                <w:rFonts w:ascii="Arial" w:hAnsi="Arial" w:cs="Arial" w:hint="eastAsia"/>
                <w:b/>
                <w:sz w:val="18"/>
                <w:szCs w:val="18"/>
                <w:lang w:eastAsia="zh-CN"/>
              </w:rPr>
              <w:t>Data3</w:t>
            </w:r>
          </w:p>
        </w:tc>
        <w:tc>
          <w:tcPr>
            <w:tcW w:w="0" w:type="auto"/>
            <w:shd w:val="clear" w:color="auto" w:fill="E6E6E6"/>
            <w:vAlign w:val="center"/>
          </w:tcPr>
          <w:p w:rsidR="005D5441" w:rsidRPr="0092230D" w:rsidRDefault="005D5441" w:rsidP="00E24934">
            <w:pPr>
              <w:jc w:val="center"/>
              <w:rPr>
                <w:rFonts w:ascii="Arial" w:hAnsi="Arial" w:cs="Arial" w:hint="eastAsia"/>
                <w:b/>
                <w:sz w:val="18"/>
                <w:szCs w:val="18"/>
                <w:lang w:eastAsia="zh-CN"/>
              </w:rPr>
            </w:pPr>
            <w:r w:rsidRPr="0092230D">
              <w:rPr>
                <w:rFonts w:ascii="Arial" w:hAnsi="Arial" w:cs="Arial" w:hint="eastAsia"/>
                <w:b/>
                <w:sz w:val="18"/>
                <w:szCs w:val="18"/>
                <w:lang w:eastAsia="zh-CN"/>
              </w:rPr>
              <w:t>Data4</w:t>
            </w:r>
          </w:p>
        </w:tc>
        <w:tc>
          <w:tcPr>
            <w:tcW w:w="0" w:type="auto"/>
            <w:shd w:val="clear" w:color="auto" w:fill="E6E6E6"/>
            <w:vAlign w:val="center"/>
          </w:tcPr>
          <w:p w:rsidR="005D5441" w:rsidRPr="0092230D" w:rsidRDefault="005D5441" w:rsidP="00E24934">
            <w:pPr>
              <w:jc w:val="center"/>
              <w:rPr>
                <w:rFonts w:ascii="Arial" w:hAnsi="Arial" w:cs="Arial" w:hint="eastAsia"/>
                <w:b/>
                <w:sz w:val="18"/>
                <w:szCs w:val="18"/>
                <w:lang w:eastAsia="zh-CN"/>
              </w:rPr>
            </w:pPr>
            <w:r w:rsidRPr="0092230D">
              <w:rPr>
                <w:rFonts w:ascii="Arial" w:hAnsi="Arial" w:cs="Arial" w:hint="eastAsia"/>
                <w:b/>
                <w:sz w:val="18"/>
                <w:szCs w:val="18"/>
                <w:lang w:eastAsia="zh-CN"/>
              </w:rPr>
              <w:t>Data5</w:t>
            </w:r>
          </w:p>
        </w:tc>
        <w:tc>
          <w:tcPr>
            <w:tcW w:w="0" w:type="auto"/>
            <w:shd w:val="clear" w:color="auto" w:fill="E6E6E6"/>
            <w:vAlign w:val="center"/>
          </w:tcPr>
          <w:p w:rsidR="005D5441" w:rsidRPr="0092230D" w:rsidRDefault="005D5441" w:rsidP="00E24934">
            <w:pPr>
              <w:jc w:val="center"/>
              <w:rPr>
                <w:rFonts w:ascii="Arial" w:hAnsi="Arial" w:cs="Arial" w:hint="eastAsia"/>
                <w:b/>
                <w:sz w:val="18"/>
                <w:szCs w:val="18"/>
                <w:lang w:eastAsia="zh-CN"/>
              </w:rPr>
            </w:pPr>
            <w:r w:rsidRPr="0092230D">
              <w:rPr>
                <w:rFonts w:ascii="Arial" w:hAnsi="Arial" w:cs="Arial" w:hint="eastAsia"/>
                <w:b/>
                <w:sz w:val="18"/>
                <w:szCs w:val="18"/>
                <w:lang w:eastAsia="zh-CN"/>
              </w:rPr>
              <w:t>Data6</w:t>
            </w:r>
          </w:p>
        </w:tc>
        <w:tc>
          <w:tcPr>
            <w:tcW w:w="0" w:type="auto"/>
            <w:shd w:val="clear" w:color="auto" w:fill="E6E6E6"/>
            <w:vAlign w:val="center"/>
          </w:tcPr>
          <w:p w:rsidR="005D5441" w:rsidRPr="0092230D" w:rsidRDefault="005D5441" w:rsidP="00E24934">
            <w:pPr>
              <w:jc w:val="center"/>
              <w:rPr>
                <w:rFonts w:ascii="Arial" w:hAnsi="Arial" w:cs="Arial" w:hint="eastAsia"/>
                <w:b/>
                <w:sz w:val="18"/>
                <w:szCs w:val="18"/>
                <w:lang w:eastAsia="zh-CN"/>
              </w:rPr>
            </w:pPr>
            <w:r w:rsidRPr="0092230D">
              <w:rPr>
                <w:rFonts w:ascii="Arial" w:hAnsi="Arial" w:cs="Arial" w:hint="eastAsia"/>
                <w:b/>
                <w:sz w:val="18"/>
                <w:szCs w:val="18"/>
                <w:lang w:eastAsia="zh-CN"/>
              </w:rPr>
              <w:t>Data7</w:t>
            </w:r>
          </w:p>
        </w:tc>
      </w:tr>
      <w:tr w:rsidR="009E3BE9" w:rsidRPr="0092230D" w:rsidTr="00E758E3">
        <w:trPr>
          <w:trHeight w:val="243"/>
        </w:trPr>
        <w:tc>
          <w:tcPr>
            <w:tcW w:w="0" w:type="auto"/>
            <w:shd w:val="clear" w:color="auto" w:fill="auto"/>
            <w:vAlign w:val="center"/>
          </w:tcPr>
          <w:p w:rsidR="00963FC8" w:rsidRPr="0092230D" w:rsidRDefault="00F554E9" w:rsidP="00BB2D5C">
            <w:pPr>
              <w:jc w:val="center"/>
              <w:rPr>
                <w:rFonts w:ascii="Arial" w:hAnsi="Arial" w:hint="eastAsia"/>
                <w:sz w:val="18"/>
                <w:lang w:eastAsia="zh-CN"/>
              </w:rPr>
            </w:pPr>
            <w:r w:rsidRPr="0092230D">
              <w:rPr>
                <w:rFonts w:ascii="Arial" w:hAnsi="Arial" w:hint="eastAsia"/>
                <w:sz w:val="18"/>
                <w:lang w:eastAsia="zh-CN"/>
              </w:rPr>
              <w:t>0x772</w:t>
            </w:r>
          </w:p>
        </w:tc>
        <w:tc>
          <w:tcPr>
            <w:tcW w:w="0" w:type="auto"/>
            <w:shd w:val="clear" w:color="auto" w:fill="auto"/>
            <w:vAlign w:val="center"/>
          </w:tcPr>
          <w:p w:rsidR="00963FC8" w:rsidRPr="0092230D" w:rsidRDefault="00963FC8" w:rsidP="00B06728">
            <w:pPr>
              <w:jc w:val="center"/>
              <w:rPr>
                <w:rFonts w:ascii="Arial" w:hAnsi="Arial"/>
                <w:sz w:val="18"/>
                <w:lang w:eastAsia="zh-CN"/>
              </w:rPr>
            </w:pPr>
            <w:r w:rsidRPr="0092230D">
              <w:rPr>
                <w:rFonts w:ascii="Arial" w:hAnsi="Arial"/>
                <w:sz w:val="18"/>
              </w:rPr>
              <w:t>0x</w:t>
            </w:r>
            <w:r w:rsidRPr="0092230D">
              <w:rPr>
                <w:rFonts w:ascii="Arial" w:hAnsi="Arial" w:hint="eastAsia"/>
                <w:sz w:val="18"/>
                <w:lang w:eastAsia="zh-CN"/>
              </w:rPr>
              <w:t>21</w:t>
            </w:r>
          </w:p>
        </w:tc>
        <w:tc>
          <w:tcPr>
            <w:tcW w:w="1036" w:type="dxa"/>
            <w:shd w:val="clear" w:color="auto" w:fill="auto"/>
          </w:tcPr>
          <w:p w:rsidR="00963FC8" w:rsidRPr="0092230D" w:rsidRDefault="006D7736" w:rsidP="00CE04AC">
            <w:pPr>
              <w:ind w:firstLineChars="100" w:firstLine="180"/>
            </w:pPr>
            <w:r w:rsidRPr="0092230D">
              <w:rPr>
                <w:rFonts w:ascii="Arial" w:hAnsi="Arial" w:cs="Arial" w:hint="eastAsia"/>
                <w:sz w:val="18"/>
                <w:szCs w:val="18"/>
                <w:lang w:eastAsia="zh-CN"/>
              </w:rPr>
              <w:t>0x11</w:t>
            </w:r>
          </w:p>
        </w:tc>
        <w:tc>
          <w:tcPr>
            <w:tcW w:w="0" w:type="auto"/>
          </w:tcPr>
          <w:p w:rsidR="00963FC8" w:rsidRPr="0092230D" w:rsidRDefault="00CE04AC" w:rsidP="00BB2D5C">
            <w:pPr>
              <w:rPr>
                <w:rFonts w:hint="eastAsia"/>
                <w:lang w:eastAsia="zh-CN"/>
              </w:rPr>
            </w:pPr>
            <w:r w:rsidRPr="0092230D">
              <w:rPr>
                <w:rFonts w:ascii="Arial" w:hAnsi="Arial" w:hint="eastAsia"/>
                <w:sz w:val="18"/>
                <w:lang w:val="en-GB"/>
              </w:rPr>
              <w:t>0xAA</w:t>
            </w:r>
          </w:p>
        </w:tc>
        <w:tc>
          <w:tcPr>
            <w:tcW w:w="0" w:type="auto"/>
          </w:tcPr>
          <w:p w:rsidR="00963FC8" w:rsidRPr="0092230D" w:rsidRDefault="00CE04AC" w:rsidP="00BB2D5C">
            <w:pPr>
              <w:rPr>
                <w:rFonts w:hint="eastAsia"/>
                <w:lang w:eastAsia="zh-CN"/>
              </w:rPr>
            </w:pPr>
            <w:r w:rsidRPr="0092230D">
              <w:rPr>
                <w:rFonts w:ascii="Arial" w:hAnsi="Arial" w:hint="eastAsia"/>
                <w:sz w:val="18"/>
                <w:lang w:val="en-GB"/>
              </w:rPr>
              <w:t>0xAA</w:t>
            </w:r>
          </w:p>
        </w:tc>
        <w:tc>
          <w:tcPr>
            <w:tcW w:w="0" w:type="auto"/>
          </w:tcPr>
          <w:p w:rsidR="00963FC8" w:rsidRPr="0092230D" w:rsidRDefault="00CE04AC" w:rsidP="00BB2D5C">
            <w:pPr>
              <w:rPr>
                <w:rFonts w:hint="eastAsia"/>
                <w:lang w:eastAsia="zh-CN"/>
              </w:rPr>
            </w:pPr>
            <w:r w:rsidRPr="0092230D">
              <w:rPr>
                <w:rFonts w:ascii="Arial" w:hAnsi="Arial" w:hint="eastAsia"/>
                <w:sz w:val="18"/>
                <w:lang w:val="en-GB"/>
              </w:rPr>
              <w:t>0xAA</w:t>
            </w:r>
          </w:p>
        </w:tc>
        <w:tc>
          <w:tcPr>
            <w:tcW w:w="0" w:type="auto"/>
          </w:tcPr>
          <w:p w:rsidR="00963FC8" w:rsidRPr="0092230D" w:rsidRDefault="00CE04AC" w:rsidP="00BB2D5C">
            <w:pPr>
              <w:rPr>
                <w:rFonts w:hint="eastAsia"/>
                <w:lang w:eastAsia="zh-CN"/>
              </w:rPr>
            </w:pPr>
            <w:r w:rsidRPr="0092230D">
              <w:rPr>
                <w:rFonts w:ascii="Arial" w:hAnsi="Arial" w:hint="eastAsia"/>
                <w:sz w:val="18"/>
                <w:lang w:val="en-GB"/>
              </w:rPr>
              <w:t>0xAA</w:t>
            </w:r>
          </w:p>
        </w:tc>
        <w:tc>
          <w:tcPr>
            <w:tcW w:w="0" w:type="auto"/>
          </w:tcPr>
          <w:p w:rsidR="00963FC8" w:rsidRPr="0092230D" w:rsidRDefault="00CE04AC" w:rsidP="00BB2D5C">
            <w:pPr>
              <w:rPr>
                <w:rFonts w:hint="eastAsia"/>
                <w:lang w:eastAsia="zh-CN"/>
              </w:rPr>
            </w:pPr>
            <w:r w:rsidRPr="0092230D">
              <w:rPr>
                <w:rFonts w:ascii="Arial" w:hAnsi="Arial" w:hint="eastAsia"/>
                <w:sz w:val="18"/>
                <w:lang w:val="en-GB"/>
              </w:rPr>
              <w:t>0xAA</w:t>
            </w:r>
          </w:p>
        </w:tc>
        <w:tc>
          <w:tcPr>
            <w:tcW w:w="0" w:type="auto"/>
          </w:tcPr>
          <w:p w:rsidR="00963FC8" w:rsidRPr="0092230D" w:rsidRDefault="00CE04AC" w:rsidP="00BB2D5C">
            <w:pPr>
              <w:rPr>
                <w:rFonts w:ascii="Arial" w:hAnsi="Arial" w:hint="eastAsia"/>
                <w:sz w:val="18"/>
                <w:lang w:val="en-GB" w:eastAsia="zh-CN"/>
              </w:rPr>
            </w:pPr>
            <w:r w:rsidRPr="0092230D">
              <w:rPr>
                <w:rFonts w:ascii="Arial" w:hAnsi="Arial" w:hint="eastAsia"/>
                <w:sz w:val="18"/>
                <w:lang w:val="en-GB"/>
              </w:rPr>
              <w:t>0xAA</w:t>
            </w:r>
          </w:p>
        </w:tc>
      </w:tr>
    </w:tbl>
    <w:p w:rsidR="00170979" w:rsidRPr="0092230D" w:rsidRDefault="00170979" w:rsidP="00883B31">
      <w:pPr>
        <w:rPr>
          <w:rFonts w:ascii="Arial" w:hAnsi="Arial" w:cs="Arial" w:hint="eastAsia"/>
          <w:sz w:val="21"/>
          <w:szCs w:val="21"/>
          <w:lang w:val="en-GB" w:eastAsia="zh-CN"/>
        </w:rPr>
      </w:pPr>
    </w:p>
    <w:p w:rsidR="00B06728" w:rsidRPr="0092230D" w:rsidRDefault="00B06728" w:rsidP="00B06728">
      <w:pPr>
        <w:rPr>
          <w:rFonts w:ascii="Arial" w:hAnsi="Arial" w:cs="Arial" w:hint="eastAsia"/>
          <w:b/>
          <w:sz w:val="21"/>
          <w:szCs w:val="21"/>
          <w:lang w:val="en-GB" w:eastAsia="zh-CN"/>
        </w:rPr>
      </w:pPr>
      <w:r w:rsidRPr="0092230D">
        <w:rPr>
          <w:rFonts w:ascii="Arial" w:hAnsi="Arial" w:cs="Arial"/>
          <w:b/>
          <w:sz w:val="21"/>
          <w:szCs w:val="21"/>
          <w:lang w:val="en-GB" w:eastAsia="zh-CN"/>
        </w:rPr>
        <w:t xml:space="preserve">The </w:t>
      </w:r>
      <w:r w:rsidR="003D5EE3" w:rsidRPr="0092230D">
        <w:rPr>
          <w:rFonts w:ascii="Arial" w:hAnsi="Arial" w:cs="Arial"/>
          <w:b/>
          <w:sz w:val="21"/>
          <w:szCs w:val="21"/>
          <w:lang w:val="en-GB" w:eastAsia="zh-CN"/>
        </w:rPr>
        <w:t>ECU</w:t>
      </w:r>
      <w:r w:rsidRPr="0092230D">
        <w:rPr>
          <w:rFonts w:ascii="Arial" w:hAnsi="Arial" w:cs="Arial"/>
          <w:b/>
          <w:sz w:val="21"/>
          <w:szCs w:val="21"/>
          <w:lang w:val="en-GB" w:eastAsia="zh-CN"/>
        </w:rPr>
        <w:t xml:space="preserve"> answer with the acknowledgement sent as follow</w:t>
      </w:r>
      <w:r w:rsidR="00811565" w:rsidRPr="0092230D">
        <w:rPr>
          <w:rFonts w:ascii="Arial" w:hAnsi="Arial" w:cs="Arial" w:hint="eastAsia"/>
          <w:b/>
          <w:sz w:val="21"/>
          <w:szCs w:val="21"/>
          <w:lang w:val="en-GB" w:eastAsia="zh-CN"/>
        </w:rPr>
        <w:t>ing</w:t>
      </w:r>
      <w:r w:rsidRPr="0092230D">
        <w:rPr>
          <w:rFonts w:ascii="Arial" w:hAnsi="Arial" w:cs="Arial"/>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1036"/>
        <w:gridCol w:w="707"/>
        <w:gridCol w:w="707"/>
        <w:gridCol w:w="707"/>
        <w:gridCol w:w="707"/>
        <w:gridCol w:w="707"/>
        <w:gridCol w:w="707"/>
      </w:tblGrid>
      <w:tr w:rsidR="009E3BE9" w:rsidRPr="0092230D" w:rsidTr="00E24934">
        <w:trPr>
          <w:trHeight w:val="280"/>
        </w:trPr>
        <w:tc>
          <w:tcPr>
            <w:tcW w:w="0" w:type="auto"/>
            <w:shd w:val="clear" w:color="auto" w:fill="E6E6E6"/>
            <w:vAlign w:val="center"/>
          </w:tcPr>
          <w:p w:rsidR="005D5441" w:rsidRPr="0092230D" w:rsidRDefault="005D5441" w:rsidP="00BB2D5C">
            <w:pPr>
              <w:jc w:val="center"/>
              <w:rPr>
                <w:rFonts w:ascii="Arial" w:hAnsi="Arial" w:cs="Arial"/>
                <w:b/>
                <w:sz w:val="18"/>
                <w:szCs w:val="18"/>
                <w:lang w:eastAsia="zh-CN"/>
              </w:rPr>
            </w:pPr>
            <w:r w:rsidRPr="0092230D">
              <w:rPr>
                <w:rFonts w:ascii="Arial" w:hAnsi="Arial" w:cs="Arial" w:hint="eastAsia"/>
                <w:b/>
                <w:sz w:val="18"/>
                <w:szCs w:val="18"/>
                <w:lang w:eastAsia="zh-CN"/>
              </w:rPr>
              <w:t>Can ID(STD)</w:t>
            </w:r>
          </w:p>
        </w:tc>
        <w:tc>
          <w:tcPr>
            <w:tcW w:w="0" w:type="auto"/>
            <w:shd w:val="clear" w:color="auto" w:fill="E6E6E6"/>
            <w:vAlign w:val="center"/>
          </w:tcPr>
          <w:p w:rsidR="005D5441" w:rsidRPr="0092230D" w:rsidRDefault="005D5441" w:rsidP="00E24934">
            <w:pPr>
              <w:jc w:val="center"/>
              <w:rPr>
                <w:rFonts w:ascii="Arial" w:hAnsi="Arial" w:hint="eastAsia"/>
                <w:b/>
                <w:sz w:val="18"/>
                <w:lang w:eastAsia="zh-CN"/>
              </w:rPr>
            </w:pPr>
            <w:r w:rsidRPr="0092230D">
              <w:rPr>
                <w:rFonts w:ascii="Arial" w:hAnsi="Arial" w:hint="eastAsia"/>
                <w:b/>
                <w:sz w:val="18"/>
                <w:lang w:eastAsia="zh-CN"/>
              </w:rPr>
              <w:t>Data0</w:t>
            </w:r>
          </w:p>
        </w:tc>
        <w:tc>
          <w:tcPr>
            <w:tcW w:w="1036" w:type="dxa"/>
            <w:shd w:val="clear" w:color="auto" w:fill="E6E6E6"/>
            <w:vAlign w:val="center"/>
          </w:tcPr>
          <w:p w:rsidR="005D5441" w:rsidRPr="0092230D" w:rsidRDefault="005D5441" w:rsidP="00E24934">
            <w:pPr>
              <w:jc w:val="center"/>
              <w:rPr>
                <w:rFonts w:ascii="Arial" w:hAnsi="Arial" w:hint="eastAsia"/>
                <w:b/>
                <w:sz w:val="18"/>
                <w:lang w:eastAsia="zh-CN"/>
              </w:rPr>
            </w:pPr>
            <w:r w:rsidRPr="0092230D">
              <w:rPr>
                <w:rFonts w:ascii="Arial" w:hAnsi="Arial" w:hint="eastAsia"/>
                <w:b/>
                <w:sz w:val="18"/>
                <w:lang w:eastAsia="zh-CN"/>
              </w:rPr>
              <w:t>Data1</w:t>
            </w:r>
          </w:p>
        </w:tc>
        <w:tc>
          <w:tcPr>
            <w:tcW w:w="0" w:type="auto"/>
            <w:shd w:val="clear" w:color="auto" w:fill="E6E6E6"/>
            <w:vAlign w:val="center"/>
          </w:tcPr>
          <w:p w:rsidR="005D5441" w:rsidRPr="0092230D" w:rsidRDefault="005D5441" w:rsidP="00E24934">
            <w:pPr>
              <w:jc w:val="center"/>
              <w:rPr>
                <w:rFonts w:ascii="Arial" w:hAnsi="Arial" w:hint="eastAsia"/>
                <w:b/>
                <w:sz w:val="18"/>
                <w:lang w:eastAsia="zh-CN"/>
              </w:rPr>
            </w:pPr>
            <w:r w:rsidRPr="0092230D">
              <w:rPr>
                <w:rFonts w:ascii="Arial" w:hAnsi="Arial" w:hint="eastAsia"/>
                <w:b/>
                <w:sz w:val="18"/>
                <w:lang w:eastAsia="zh-CN"/>
              </w:rPr>
              <w:t>Data2</w:t>
            </w:r>
          </w:p>
        </w:tc>
        <w:tc>
          <w:tcPr>
            <w:tcW w:w="0" w:type="auto"/>
            <w:shd w:val="clear" w:color="auto" w:fill="E6E6E6"/>
            <w:vAlign w:val="center"/>
          </w:tcPr>
          <w:p w:rsidR="005D5441" w:rsidRPr="0092230D" w:rsidRDefault="005D5441" w:rsidP="00E24934">
            <w:pPr>
              <w:jc w:val="center"/>
              <w:rPr>
                <w:rFonts w:ascii="Arial" w:hAnsi="Arial" w:hint="eastAsia"/>
                <w:b/>
                <w:sz w:val="18"/>
                <w:lang w:eastAsia="zh-CN"/>
              </w:rPr>
            </w:pPr>
            <w:r w:rsidRPr="0092230D">
              <w:rPr>
                <w:rFonts w:ascii="Arial" w:hAnsi="Arial" w:hint="eastAsia"/>
                <w:b/>
                <w:sz w:val="18"/>
                <w:lang w:eastAsia="zh-CN"/>
              </w:rPr>
              <w:t>Data3</w:t>
            </w:r>
          </w:p>
        </w:tc>
        <w:tc>
          <w:tcPr>
            <w:tcW w:w="0" w:type="auto"/>
            <w:shd w:val="clear" w:color="auto" w:fill="E6E6E6"/>
            <w:vAlign w:val="center"/>
          </w:tcPr>
          <w:p w:rsidR="005D5441" w:rsidRPr="0092230D" w:rsidRDefault="005D5441" w:rsidP="00E24934">
            <w:pPr>
              <w:jc w:val="center"/>
              <w:rPr>
                <w:rFonts w:ascii="Arial" w:hAnsi="Arial" w:hint="eastAsia"/>
                <w:b/>
                <w:sz w:val="18"/>
                <w:lang w:eastAsia="zh-CN"/>
              </w:rPr>
            </w:pPr>
            <w:r w:rsidRPr="0092230D">
              <w:rPr>
                <w:rFonts w:ascii="Arial" w:hAnsi="Arial" w:hint="eastAsia"/>
                <w:b/>
                <w:sz w:val="18"/>
                <w:lang w:eastAsia="zh-CN"/>
              </w:rPr>
              <w:t>Data4</w:t>
            </w:r>
          </w:p>
        </w:tc>
        <w:tc>
          <w:tcPr>
            <w:tcW w:w="0" w:type="auto"/>
            <w:shd w:val="clear" w:color="auto" w:fill="E6E6E6"/>
            <w:vAlign w:val="center"/>
          </w:tcPr>
          <w:p w:rsidR="005D5441" w:rsidRPr="0092230D" w:rsidRDefault="005D5441" w:rsidP="00E24934">
            <w:pPr>
              <w:jc w:val="center"/>
              <w:rPr>
                <w:rFonts w:ascii="Arial" w:hAnsi="Arial" w:hint="eastAsia"/>
                <w:b/>
                <w:sz w:val="18"/>
                <w:lang w:eastAsia="zh-CN"/>
              </w:rPr>
            </w:pPr>
            <w:r w:rsidRPr="0092230D">
              <w:rPr>
                <w:rFonts w:ascii="Arial" w:hAnsi="Arial" w:hint="eastAsia"/>
                <w:b/>
                <w:sz w:val="18"/>
                <w:lang w:eastAsia="zh-CN"/>
              </w:rPr>
              <w:t>Data5</w:t>
            </w:r>
          </w:p>
        </w:tc>
        <w:tc>
          <w:tcPr>
            <w:tcW w:w="0" w:type="auto"/>
            <w:shd w:val="clear" w:color="auto" w:fill="E6E6E6"/>
            <w:vAlign w:val="center"/>
          </w:tcPr>
          <w:p w:rsidR="005D5441" w:rsidRPr="0092230D" w:rsidRDefault="005D5441" w:rsidP="00E24934">
            <w:pPr>
              <w:jc w:val="center"/>
              <w:rPr>
                <w:rFonts w:ascii="Arial" w:hAnsi="Arial" w:hint="eastAsia"/>
                <w:b/>
                <w:sz w:val="18"/>
                <w:lang w:eastAsia="zh-CN"/>
              </w:rPr>
            </w:pPr>
            <w:r w:rsidRPr="0092230D">
              <w:rPr>
                <w:rFonts w:ascii="Arial" w:hAnsi="Arial" w:hint="eastAsia"/>
                <w:b/>
                <w:sz w:val="18"/>
                <w:lang w:eastAsia="zh-CN"/>
              </w:rPr>
              <w:t>Data6</w:t>
            </w:r>
          </w:p>
        </w:tc>
        <w:tc>
          <w:tcPr>
            <w:tcW w:w="0" w:type="auto"/>
            <w:shd w:val="clear" w:color="auto" w:fill="E6E6E6"/>
            <w:vAlign w:val="center"/>
          </w:tcPr>
          <w:p w:rsidR="005D5441" w:rsidRPr="0092230D" w:rsidRDefault="005D5441" w:rsidP="00E24934">
            <w:pPr>
              <w:jc w:val="center"/>
              <w:rPr>
                <w:rFonts w:ascii="Arial" w:hAnsi="Arial" w:hint="eastAsia"/>
                <w:b/>
                <w:sz w:val="18"/>
                <w:lang w:eastAsia="zh-CN"/>
              </w:rPr>
            </w:pPr>
            <w:r w:rsidRPr="0092230D">
              <w:rPr>
                <w:rFonts w:ascii="Arial" w:hAnsi="Arial" w:hint="eastAsia"/>
                <w:b/>
                <w:sz w:val="18"/>
                <w:lang w:eastAsia="zh-CN"/>
              </w:rPr>
              <w:t>Data7</w:t>
            </w:r>
          </w:p>
        </w:tc>
      </w:tr>
      <w:tr w:rsidR="009E3BE9" w:rsidRPr="0092230D" w:rsidTr="00E758E3">
        <w:trPr>
          <w:trHeight w:val="243"/>
        </w:trPr>
        <w:tc>
          <w:tcPr>
            <w:tcW w:w="0" w:type="auto"/>
            <w:shd w:val="clear" w:color="auto" w:fill="auto"/>
            <w:vAlign w:val="center"/>
          </w:tcPr>
          <w:p w:rsidR="00AF621A" w:rsidRPr="0092230D" w:rsidRDefault="00F554E9" w:rsidP="00260B24">
            <w:pPr>
              <w:jc w:val="center"/>
              <w:rPr>
                <w:rFonts w:ascii="Arial" w:hAnsi="Arial" w:hint="eastAsia"/>
                <w:sz w:val="18"/>
                <w:lang w:eastAsia="zh-CN"/>
              </w:rPr>
            </w:pPr>
            <w:r w:rsidRPr="0092230D">
              <w:rPr>
                <w:rFonts w:ascii="Arial" w:hAnsi="Arial"/>
                <w:sz w:val="18"/>
              </w:rPr>
              <w:t>0x774</w:t>
            </w:r>
          </w:p>
        </w:tc>
        <w:tc>
          <w:tcPr>
            <w:tcW w:w="0" w:type="auto"/>
            <w:shd w:val="clear" w:color="auto" w:fill="auto"/>
            <w:vAlign w:val="center"/>
          </w:tcPr>
          <w:p w:rsidR="00AF621A" w:rsidRPr="0092230D" w:rsidRDefault="00AF621A" w:rsidP="00811565">
            <w:pPr>
              <w:jc w:val="center"/>
              <w:rPr>
                <w:rFonts w:ascii="Arial" w:hAnsi="Arial"/>
                <w:sz w:val="18"/>
                <w:lang w:eastAsia="zh-CN"/>
              </w:rPr>
            </w:pPr>
            <w:r w:rsidRPr="0092230D">
              <w:rPr>
                <w:rFonts w:ascii="Arial" w:hAnsi="Arial"/>
                <w:sz w:val="18"/>
              </w:rPr>
              <w:t>0x</w:t>
            </w:r>
            <w:r w:rsidRPr="0092230D">
              <w:rPr>
                <w:rFonts w:ascii="Arial" w:hAnsi="Arial" w:hint="eastAsia"/>
                <w:sz w:val="18"/>
                <w:lang w:eastAsia="zh-CN"/>
              </w:rPr>
              <w:t>6</w:t>
            </w:r>
            <w:r w:rsidR="00DE430D" w:rsidRPr="0092230D">
              <w:rPr>
                <w:rFonts w:ascii="Arial" w:hAnsi="Arial" w:hint="eastAsia"/>
                <w:sz w:val="18"/>
                <w:lang w:eastAsia="zh-CN"/>
              </w:rPr>
              <w:t>1</w:t>
            </w:r>
          </w:p>
        </w:tc>
        <w:tc>
          <w:tcPr>
            <w:tcW w:w="1036" w:type="dxa"/>
            <w:shd w:val="clear" w:color="auto" w:fill="auto"/>
          </w:tcPr>
          <w:p w:rsidR="00AF621A" w:rsidRPr="0092230D" w:rsidRDefault="00AF621A" w:rsidP="00F24E9A">
            <w:pPr>
              <w:ind w:firstLineChars="100" w:firstLine="180"/>
              <w:rPr>
                <w:rFonts w:hint="eastAsia"/>
                <w:lang w:eastAsia="zh-CN"/>
              </w:rPr>
            </w:pPr>
            <w:r w:rsidRPr="0092230D">
              <w:rPr>
                <w:rFonts w:ascii="Arial" w:hAnsi="Arial"/>
                <w:sz w:val="18"/>
                <w:lang w:val="en-GB"/>
              </w:rPr>
              <w:t>0x</w:t>
            </w:r>
            <w:r w:rsidR="00F24E9A">
              <w:rPr>
                <w:rFonts w:ascii="Arial" w:hAnsi="Arial" w:hint="eastAsia"/>
                <w:sz w:val="18"/>
                <w:lang w:val="en-GB" w:eastAsia="zh-CN"/>
              </w:rPr>
              <w:t>11</w:t>
            </w:r>
          </w:p>
        </w:tc>
        <w:tc>
          <w:tcPr>
            <w:tcW w:w="0" w:type="auto"/>
          </w:tcPr>
          <w:p w:rsidR="00AF621A" w:rsidRPr="0092230D" w:rsidRDefault="00AF621A" w:rsidP="00811565">
            <w:pPr>
              <w:rPr>
                <w:rFonts w:hint="eastAsia"/>
                <w:lang w:eastAsia="zh-CN"/>
              </w:rPr>
            </w:pPr>
            <w:r w:rsidRPr="0092230D">
              <w:rPr>
                <w:rFonts w:ascii="Arial" w:hAnsi="Arial" w:hint="eastAsia"/>
                <w:sz w:val="18"/>
                <w:lang w:val="en-GB" w:eastAsia="zh-CN"/>
              </w:rPr>
              <w:t>0xXX</w:t>
            </w:r>
          </w:p>
        </w:tc>
        <w:tc>
          <w:tcPr>
            <w:tcW w:w="0" w:type="auto"/>
          </w:tcPr>
          <w:p w:rsidR="00AF621A" w:rsidRPr="0092230D" w:rsidRDefault="00AF621A">
            <w:r w:rsidRPr="0092230D">
              <w:rPr>
                <w:rFonts w:ascii="Arial" w:hAnsi="Arial" w:hint="eastAsia"/>
                <w:sz w:val="18"/>
                <w:lang w:val="en-GB" w:eastAsia="zh-CN"/>
              </w:rPr>
              <w:t>0xXX</w:t>
            </w:r>
          </w:p>
        </w:tc>
        <w:tc>
          <w:tcPr>
            <w:tcW w:w="0" w:type="auto"/>
          </w:tcPr>
          <w:p w:rsidR="00AF621A" w:rsidRPr="0092230D" w:rsidRDefault="008C7E05" w:rsidP="008F5CC5">
            <w:r w:rsidRPr="0092230D">
              <w:rPr>
                <w:rFonts w:ascii="Arial" w:hAnsi="Arial" w:cs="Arial" w:hint="eastAsia"/>
                <w:sz w:val="18"/>
                <w:szCs w:val="18"/>
                <w:lang w:val="en-GB" w:eastAsia="zh-CN"/>
              </w:rPr>
              <w:t>0xAA</w:t>
            </w:r>
          </w:p>
        </w:tc>
        <w:tc>
          <w:tcPr>
            <w:tcW w:w="0" w:type="auto"/>
          </w:tcPr>
          <w:p w:rsidR="00AF621A" w:rsidRPr="0092230D" w:rsidRDefault="008C7E05">
            <w:r w:rsidRPr="0092230D">
              <w:rPr>
                <w:rFonts w:ascii="Arial" w:hAnsi="Arial" w:cs="Arial" w:hint="eastAsia"/>
                <w:sz w:val="18"/>
                <w:szCs w:val="18"/>
                <w:lang w:val="en-GB" w:eastAsia="zh-CN"/>
              </w:rPr>
              <w:t>0xAA</w:t>
            </w:r>
          </w:p>
        </w:tc>
        <w:tc>
          <w:tcPr>
            <w:tcW w:w="0" w:type="auto"/>
          </w:tcPr>
          <w:p w:rsidR="00AF621A" w:rsidRPr="0092230D" w:rsidRDefault="008C7E05">
            <w:r w:rsidRPr="0092230D">
              <w:rPr>
                <w:rFonts w:ascii="Arial" w:hAnsi="Arial" w:cs="Arial" w:hint="eastAsia"/>
                <w:sz w:val="18"/>
                <w:szCs w:val="18"/>
                <w:lang w:val="en-GB" w:eastAsia="zh-CN"/>
              </w:rPr>
              <w:t>0xAA</w:t>
            </w:r>
          </w:p>
        </w:tc>
        <w:tc>
          <w:tcPr>
            <w:tcW w:w="0" w:type="auto"/>
          </w:tcPr>
          <w:p w:rsidR="00AF621A" w:rsidRPr="0092230D" w:rsidRDefault="008C7E05" w:rsidP="00CC60B5">
            <w:pPr>
              <w:jc w:val="center"/>
              <w:rPr>
                <w:rFonts w:ascii="Arial" w:hAnsi="Arial" w:hint="eastAsia"/>
                <w:sz w:val="18"/>
                <w:lang w:val="en-GB" w:eastAsia="zh-CN"/>
              </w:rPr>
            </w:pPr>
            <w:r w:rsidRPr="0092230D">
              <w:rPr>
                <w:rFonts w:ascii="Arial" w:hAnsi="Arial" w:cs="Arial" w:hint="eastAsia"/>
                <w:sz w:val="18"/>
                <w:szCs w:val="18"/>
                <w:lang w:val="en-GB" w:eastAsia="zh-CN"/>
              </w:rPr>
              <w:t>0xAA</w:t>
            </w:r>
          </w:p>
        </w:tc>
      </w:tr>
    </w:tbl>
    <w:p w:rsidR="00B06728" w:rsidRPr="0092230D" w:rsidRDefault="00B06728" w:rsidP="00883B31">
      <w:pPr>
        <w:rPr>
          <w:rFonts w:ascii="Arial" w:hAnsi="Arial" w:cs="Arial" w:hint="eastAsia"/>
          <w:b/>
          <w:sz w:val="21"/>
          <w:szCs w:val="21"/>
          <w:lang w:val="en-GB" w:eastAsia="zh-CN"/>
        </w:rPr>
      </w:pPr>
    </w:p>
    <w:p w:rsidR="00883B31" w:rsidRPr="0092230D" w:rsidRDefault="00883B31" w:rsidP="00883B31">
      <w:pPr>
        <w:rPr>
          <w:rFonts w:ascii="Arial" w:hAnsi="Arial" w:cs="Arial" w:hint="eastAsia"/>
          <w:sz w:val="21"/>
          <w:szCs w:val="21"/>
          <w:lang w:val="en-GB" w:eastAsia="zh-CN"/>
        </w:rPr>
      </w:pPr>
      <w:r w:rsidRPr="0092230D">
        <w:rPr>
          <w:rFonts w:ascii="Arial" w:hAnsi="Arial" w:cs="Arial"/>
          <w:sz w:val="21"/>
          <w:szCs w:val="21"/>
          <w:lang w:val="en-GB" w:eastAsia="zh-CN"/>
        </w:rPr>
        <w:t>The data field is defined as follow</w:t>
      </w:r>
      <w:r w:rsidR="00095366" w:rsidRPr="0092230D">
        <w:rPr>
          <w:rFonts w:ascii="Arial" w:hAnsi="Arial" w:cs="Arial" w:hint="eastAsia"/>
          <w:sz w:val="21"/>
          <w:szCs w:val="21"/>
          <w:lang w:val="en-GB" w:eastAsia="zh-CN"/>
        </w:rPr>
        <w:t>ing</w:t>
      </w:r>
      <w:r w:rsidRPr="0092230D">
        <w:rPr>
          <w:rFonts w:ascii="Arial" w:hAnsi="Arial" w:cs="Arial"/>
          <w:sz w:val="21"/>
          <w:szCs w:val="21"/>
          <w:lang w:val="en-GB" w:eastAsia="zh-CN"/>
        </w:rPr>
        <w:t xml:space="preserve"> table:</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6"/>
        <w:gridCol w:w="941"/>
        <w:gridCol w:w="2561"/>
        <w:gridCol w:w="1135"/>
        <w:gridCol w:w="1133"/>
        <w:gridCol w:w="991"/>
        <w:gridCol w:w="991"/>
        <w:gridCol w:w="991"/>
      </w:tblGrid>
      <w:tr w:rsidR="00B5641A" w:rsidRPr="0092230D" w:rsidTr="00B5641A">
        <w:tc>
          <w:tcPr>
            <w:tcW w:w="579" w:type="pct"/>
            <w:shd w:val="clear" w:color="auto" w:fill="E6E6E6"/>
          </w:tcPr>
          <w:p w:rsidR="00B5641A" w:rsidRPr="0092230D" w:rsidRDefault="00B5641A" w:rsidP="00927290">
            <w:pPr>
              <w:jc w:val="center"/>
              <w:rPr>
                <w:rFonts w:ascii="Arial" w:hAnsi="Arial" w:cs="Arial"/>
                <w:b/>
                <w:sz w:val="18"/>
                <w:szCs w:val="18"/>
                <w:lang w:eastAsia="zh-CN"/>
              </w:rPr>
            </w:pPr>
            <w:r w:rsidRPr="0092230D">
              <w:rPr>
                <w:rFonts w:ascii="Arial" w:hAnsi="Arial" w:hint="eastAsia"/>
                <w:b/>
                <w:sz w:val="18"/>
                <w:lang w:eastAsia="zh-CN"/>
              </w:rPr>
              <w:t>Data1</w:t>
            </w:r>
          </w:p>
        </w:tc>
        <w:tc>
          <w:tcPr>
            <w:tcW w:w="476" w:type="pct"/>
            <w:shd w:val="clear" w:color="auto" w:fill="E6E6E6"/>
            <w:vAlign w:val="center"/>
          </w:tcPr>
          <w:p w:rsidR="00B5641A" w:rsidRPr="0092230D" w:rsidRDefault="00B5641A" w:rsidP="00A07C0C">
            <w:pPr>
              <w:jc w:val="center"/>
              <w:rPr>
                <w:rFonts w:ascii="Arial" w:hAnsi="Arial" w:cs="Arial"/>
                <w:b/>
                <w:sz w:val="18"/>
                <w:szCs w:val="18"/>
                <w:lang w:eastAsia="zh-CN"/>
              </w:rPr>
            </w:pPr>
            <w:r w:rsidRPr="0092230D">
              <w:rPr>
                <w:rFonts w:ascii="Arial" w:hAnsi="Arial" w:cs="Arial"/>
                <w:b/>
                <w:sz w:val="18"/>
                <w:szCs w:val="18"/>
                <w:lang w:eastAsia="zh-CN"/>
              </w:rPr>
              <w:t>Data field</w:t>
            </w:r>
          </w:p>
        </w:tc>
        <w:tc>
          <w:tcPr>
            <w:tcW w:w="1295" w:type="pct"/>
            <w:shd w:val="clear" w:color="auto" w:fill="E6E6E6"/>
            <w:vAlign w:val="center"/>
          </w:tcPr>
          <w:p w:rsidR="00B5641A" w:rsidRPr="0092230D" w:rsidRDefault="00B5641A" w:rsidP="00A07C0C">
            <w:pPr>
              <w:jc w:val="center"/>
              <w:rPr>
                <w:rFonts w:ascii="Arial" w:hAnsi="Arial" w:cs="Arial"/>
                <w:b/>
                <w:sz w:val="18"/>
                <w:szCs w:val="18"/>
                <w:lang w:eastAsia="zh-CN"/>
              </w:rPr>
            </w:pPr>
            <w:r w:rsidRPr="0092230D">
              <w:rPr>
                <w:rFonts w:ascii="Arial" w:hAnsi="Arial" w:cs="Arial"/>
                <w:b/>
                <w:sz w:val="18"/>
                <w:szCs w:val="18"/>
                <w:lang w:eastAsia="zh-CN"/>
              </w:rPr>
              <w:t>Description</w:t>
            </w:r>
          </w:p>
        </w:tc>
        <w:tc>
          <w:tcPr>
            <w:tcW w:w="574" w:type="pct"/>
            <w:shd w:val="clear" w:color="auto" w:fill="E6E6E6"/>
            <w:vAlign w:val="center"/>
          </w:tcPr>
          <w:p w:rsidR="00B5641A" w:rsidRPr="0092230D" w:rsidRDefault="00B5641A" w:rsidP="00A07C0C">
            <w:pPr>
              <w:jc w:val="center"/>
              <w:rPr>
                <w:rFonts w:ascii="Arial" w:hAnsi="Arial" w:cs="Arial"/>
                <w:b/>
                <w:sz w:val="18"/>
                <w:szCs w:val="18"/>
                <w:lang w:eastAsia="zh-CN"/>
              </w:rPr>
            </w:pPr>
            <w:r w:rsidRPr="0092230D">
              <w:rPr>
                <w:rFonts w:ascii="Arial" w:hAnsi="Arial" w:cs="Arial" w:hint="eastAsia"/>
                <w:b/>
                <w:sz w:val="18"/>
                <w:szCs w:val="18"/>
                <w:lang w:eastAsia="zh-CN"/>
              </w:rPr>
              <w:t xml:space="preserve">AD </w:t>
            </w:r>
            <w:r w:rsidRPr="0092230D">
              <w:rPr>
                <w:rFonts w:ascii="Arial" w:hAnsi="Arial" w:cs="Arial"/>
                <w:b/>
                <w:sz w:val="18"/>
                <w:szCs w:val="18"/>
                <w:lang w:eastAsia="zh-CN"/>
              </w:rPr>
              <w:t>Value</w:t>
            </w:r>
          </w:p>
        </w:tc>
        <w:tc>
          <w:tcPr>
            <w:tcW w:w="573" w:type="pct"/>
            <w:shd w:val="clear" w:color="auto" w:fill="E6E6E6"/>
            <w:vAlign w:val="center"/>
          </w:tcPr>
          <w:p w:rsidR="00B5641A" w:rsidRPr="0092230D" w:rsidRDefault="00B5641A" w:rsidP="00A07C0C">
            <w:pPr>
              <w:jc w:val="center"/>
              <w:rPr>
                <w:rFonts w:ascii="Arial" w:hAnsi="Arial" w:cs="Arial"/>
                <w:b/>
                <w:sz w:val="18"/>
                <w:szCs w:val="18"/>
                <w:lang w:eastAsia="zh-CN"/>
              </w:rPr>
            </w:pPr>
            <w:r w:rsidRPr="0092230D">
              <w:rPr>
                <w:rFonts w:ascii="Arial" w:hAnsi="Arial" w:cs="Arial"/>
                <w:b/>
                <w:sz w:val="18"/>
                <w:szCs w:val="18"/>
                <w:lang w:eastAsia="zh-CN"/>
              </w:rPr>
              <w:t>Voltage</w:t>
            </w:r>
          </w:p>
        </w:tc>
        <w:tc>
          <w:tcPr>
            <w:tcW w:w="501" w:type="pct"/>
            <w:shd w:val="clear" w:color="auto" w:fill="E6E6E6"/>
            <w:vAlign w:val="center"/>
          </w:tcPr>
          <w:p w:rsidR="00B5641A" w:rsidRPr="0092230D" w:rsidRDefault="00B5641A" w:rsidP="00A07C0C">
            <w:pPr>
              <w:jc w:val="center"/>
              <w:rPr>
                <w:rFonts w:ascii="Arial" w:hAnsi="Arial" w:cs="Arial"/>
                <w:b/>
                <w:sz w:val="18"/>
                <w:szCs w:val="18"/>
                <w:lang w:eastAsia="zh-CN"/>
              </w:rPr>
            </w:pPr>
            <w:r w:rsidRPr="0092230D">
              <w:rPr>
                <w:rFonts w:ascii="Arial" w:hAnsi="Arial" w:cs="Arial"/>
                <w:b/>
                <w:sz w:val="18"/>
                <w:szCs w:val="18"/>
                <w:lang w:eastAsia="zh-CN"/>
              </w:rPr>
              <w:t>Test Pin</w:t>
            </w:r>
          </w:p>
        </w:tc>
        <w:tc>
          <w:tcPr>
            <w:tcW w:w="501" w:type="pct"/>
            <w:shd w:val="clear" w:color="auto" w:fill="E6E6E6"/>
            <w:vAlign w:val="center"/>
          </w:tcPr>
          <w:p w:rsidR="00B5641A" w:rsidRPr="0092230D" w:rsidRDefault="00B5641A" w:rsidP="00ED1C42">
            <w:pPr>
              <w:jc w:val="center"/>
              <w:rPr>
                <w:rFonts w:ascii="Arial" w:hAnsi="Arial" w:cs="Arial"/>
                <w:b/>
                <w:sz w:val="18"/>
                <w:szCs w:val="18"/>
                <w:lang w:eastAsia="zh-CN"/>
              </w:rPr>
            </w:pPr>
            <w:r w:rsidRPr="0092230D">
              <w:rPr>
                <w:rFonts w:ascii="Arial" w:hAnsi="Arial" w:cs="Arial"/>
                <w:b/>
                <w:sz w:val="18"/>
                <w:szCs w:val="18"/>
                <w:lang w:eastAsia="zh-CN"/>
              </w:rPr>
              <w:t>Test Point</w:t>
            </w:r>
          </w:p>
        </w:tc>
        <w:tc>
          <w:tcPr>
            <w:tcW w:w="501" w:type="pct"/>
            <w:shd w:val="clear" w:color="auto" w:fill="E6E6E6"/>
            <w:vAlign w:val="center"/>
          </w:tcPr>
          <w:p w:rsidR="00B5641A" w:rsidRPr="0092230D" w:rsidRDefault="00B5641A" w:rsidP="00ED1C42">
            <w:pPr>
              <w:jc w:val="center"/>
              <w:rPr>
                <w:rFonts w:ascii="Arial" w:hAnsi="Arial" w:cs="Arial" w:hint="eastAsia"/>
                <w:b/>
                <w:sz w:val="18"/>
                <w:szCs w:val="18"/>
                <w:lang w:eastAsia="zh-CN"/>
              </w:rPr>
            </w:pPr>
            <w:r w:rsidRPr="0092230D">
              <w:rPr>
                <w:rFonts w:ascii="Arial" w:hAnsi="Arial" w:cs="Arial" w:hint="eastAsia"/>
                <w:b/>
                <w:sz w:val="18"/>
                <w:szCs w:val="18"/>
                <w:lang w:eastAsia="zh-CN"/>
              </w:rPr>
              <w:t>Top</w:t>
            </w:r>
          </w:p>
          <w:p w:rsidR="00B5641A" w:rsidRPr="0092230D" w:rsidRDefault="00B5641A" w:rsidP="00ED1C42">
            <w:pPr>
              <w:jc w:val="center"/>
              <w:rPr>
                <w:rFonts w:ascii="Arial" w:hAnsi="Arial" w:cs="Arial"/>
                <w:b/>
                <w:sz w:val="18"/>
                <w:szCs w:val="18"/>
                <w:lang w:eastAsia="zh-CN"/>
              </w:rPr>
            </w:pPr>
            <w:r w:rsidRPr="0092230D">
              <w:rPr>
                <w:rFonts w:ascii="Arial" w:hAnsi="Arial" w:cs="Arial" w:hint="eastAsia"/>
                <w:b/>
                <w:sz w:val="18"/>
                <w:szCs w:val="18"/>
                <w:lang w:eastAsia="zh-CN"/>
              </w:rPr>
              <w:t>Bottom</w:t>
            </w:r>
          </w:p>
        </w:tc>
      </w:tr>
      <w:tr w:rsidR="00A12930" w:rsidRPr="0092230D" w:rsidTr="00B5641A">
        <w:tc>
          <w:tcPr>
            <w:tcW w:w="579" w:type="pct"/>
            <w:vMerge w:val="restart"/>
          </w:tcPr>
          <w:p w:rsidR="00A12930" w:rsidRPr="0092230D" w:rsidRDefault="00A12930" w:rsidP="00AC3972">
            <w:pPr>
              <w:jc w:val="center"/>
              <w:rPr>
                <w:rFonts w:ascii="Arial" w:hAnsi="Arial" w:cs="Arial" w:hint="eastAsia"/>
                <w:sz w:val="18"/>
                <w:szCs w:val="18"/>
                <w:lang w:eastAsia="zh-CN"/>
              </w:rPr>
            </w:pPr>
            <w:r w:rsidRPr="0092230D">
              <w:rPr>
                <w:rFonts w:ascii="Arial" w:hAnsi="Arial" w:cs="Arial" w:hint="eastAsia"/>
                <w:sz w:val="18"/>
                <w:szCs w:val="18"/>
                <w:lang w:eastAsia="zh-CN"/>
              </w:rPr>
              <w:t>0x11</w:t>
            </w:r>
          </w:p>
        </w:tc>
        <w:tc>
          <w:tcPr>
            <w:tcW w:w="476" w:type="pct"/>
            <w:shd w:val="clear" w:color="auto" w:fill="auto"/>
            <w:vAlign w:val="center"/>
          </w:tcPr>
          <w:p w:rsidR="00A12930" w:rsidRPr="0092230D" w:rsidRDefault="00A12930" w:rsidP="00E24934">
            <w:pPr>
              <w:jc w:val="center"/>
              <w:rPr>
                <w:rFonts w:ascii="Arial" w:hAnsi="Arial" w:cs="Arial"/>
                <w:sz w:val="18"/>
                <w:szCs w:val="18"/>
                <w:lang w:eastAsia="zh-CN"/>
              </w:rPr>
            </w:pPr>
            <w:r w:rsidRPr="0092230D">
              <w:rPr>
                <w:rFonts w:ascii="Arial" w:hAnsi="Arial" w:cs="Arial"/>
                <w:sz w:val="18"/>
                <w:szCs w:val="18"/>
                <w:lang w:eastAsia="zh-CN"/>
              </w:rPr>
              <w:t>Data</w:t>
            </w:r>
            <w:r w:rsidRPr="0092230D">
              <w:rPr>
                <w:rFonts w:ascii="Arial" w:hAnsi="Arial" w:cs="Arial" w:hint="eastAsia"/>
                <w:sz w:val="18"/>
                <w:szCs w:val="18"/>
                <w:lang w:eastAsia="zh-CN"/>
              </w:rPr>
              <w:t>2</w:t>
            </w:r>
          </w:p>
        </w:tc>
        <w:tc>
          <w:tcPr>
            <w:tcW w:w="1295" w:type="pct"/>
            <w:shd w:val="clear" w:color="auto" w:fill="auto"/>
            <w:vAlign w:val="center"/>
          </w:tcPr>
          <w:p w:rsidR="00A12930" w:rsidRPr="0092230D" w:rsidRDefault="00A12930" w:rsidP="001A67DC">
            <w:pPr>
              <w:jc w:val="both"/>
              <w:rPr>
                <w:rFonts w:ascii="Arial" w:hAnsi="Arial" w:cs="Arial" w:hint="eastAsia"/>
                <w:sz w:val="18"/>
                <w:szCs w:val="18"/>
                <w:lang w:eastAsia="zh-CN"/>
              </w:rPr>
            </w:pPr>
            <w:r w:rsidRPr="0092230D">
              <w:rPr>
                <w:rFonts w:ascii="Arial" w:hAnsi="Arial" w:cs="Arial" w:hint="eastAsia"/>
                <w:sz w:val="18"/>
                <w:szCs w:val="18"/>
                <w:lang w:eastAsia="zh-CN"/>
              </w:rPr>
              <w:t>Power Voltage high byte</w:t>
            </w:r>
          </w:p>
        </w:tc>
        <w:tc>
          <w:tcPr>
            <w:tcW w:w="574" w:type="pct"/>
            <w:vMerge w:val="restart"/>
            <w:shd w:val="clear" w:color="auto" w:fill="auto"/>
            <w:vAlign w:val="center"/>
          </w:tcPr>
          <w:p w:rsidR="00A12930" w:rsidRPr="0092230D" w:rsidRDefault="00A12930" w:rsidP="00E24934">
            <w:pPr>
              <w:jc w:val="center"/>
              <w:rPr>
                <w:rFonts w:ascii="Arial" w:hAnsi="Arial" w:cs="Arial" w:hint="eastAsia"/>
                <w:sz w:val="18"/>
                <w:szCs w:val="18"/>
                <w:lang w:eastAsia="zh-CN"/>
              </w:rPr>
            </w:pPr>
            <w:r w:rsidRPr="0092230D">
              <w:rPr>
                <w:rFonts w:ascii="Arial" w:hAnsi="Arial" w:cs="Arial"/>
                <w:sz w:val="18"/>
                <w:szCs w:val="18"/>
                <w:lang w:eastAsia="zh-CN"/>
              </w:rPr>
              <w:t>±</w:t>
            </w:r>
            <w:r w:rsidRPr="0092230D">
              <w:rPr>
                <w:rFonts w:ascii="Arial" w:hAnsi="Arial" w:cs="Arial" w:hint="eastAsia"/>
                <w:sz w:val="18"/>
                <w:szCs w:val="18"/>
                <w:lang w:eastAsia="zh-CN"/>
              </w:rPr>
              <w:t>0.5V</w:t>
            </w:r>
          </w:p>
        </w:tc>
        <w:tc>
          <w:tcPr>
            <w:tcW w:w="573" w:type="pct"/>
            <w:vMerge w:val="restart"/>
            <w:shd w:val="clear" w:color="auto" w:fill="auto"/>
            <w:vAlign w:val="center"/>
          </w:tcPr>
          <w:p w:rsidR="00A12930" w:rsidRPr="0092230D" w:rsidRDefault="00A12930" w:rsidP="00300BF0">
            <w:pPr>
              <w:jc w:val="center"/>
              <w:rPr>
                <w:rFonts w:ascii="Arial" w:hAnsi="Arial" w:cs="Arial" w:hint="eastAsia"/>
                <w:sz w:val="18"/>
                <w:szCs w:val="18"/>
                <w:lang w:eastAsia="zh-CN"/>
              </w:rPr>
            </w:pPr>
            <w:r w:rsidRPr="0092230D">
              <w:rPr>
                <w:rFonts w:ascii="Arial" w:hAnsi="Arial" w:cs="Arial"/>
                <w:sz w:val="18"/>
                <w:szCs w:val="18"/>
                <w:lang w:eastAsia="zh-CN"/>
              </w:rPr>
              <w:t>±</w:t>
            </w:r>
            <w:r w:rsidRPr="0092230D">
              <w:rPr>
                <w:rFonts w:ascii="Arial" w:hAnsi="Arial" w:cs="Arial" w:hint="eastAsia"/>
                <w:sz w:val="18"/>
                <w:szCs w:val="18"/>
                <w:lang w:eastAsia="zh-CN"/>
              </w:rPr>
              <w:t xml:space="preserve">0.1V  </w:t>
            </w:r>
          </w:p>
          <w:p w:rsidR="00A12930" w:rsidRPr="0092230D" w:rsidRDefault="00A12930" w:rsidP="00300BF0">
            <w:pPr>
              <w:jc w:val="center"/>
              <w:rPr>
                <w:rFonts w:ascii="Arial" w:hAnsi="Arial" w:cs="Arial" w:hint="eastAsia"/>
                <w:sz w:val="18"/>
                <w:szCs w:val="18"/>
                <w:lang w:eastAsia="zh-CN"/>
              </w:rPr>
            </w:pPr>
            <w:r w:rsidRPr="0092230D">
              <w:rPr>
                <w:rFonts w:ascii="Arial" w:hAnsi="Arial" w:cs="Arial" w:hint="eastAsia"/>
                <w:sz w:val="18"/>
                <w:szCs w:val="18"/>
                <w:lang w:eastAsia="zh-CN"/>
              </w:rPr>
              <w:t>2.6V</w:t>
            </w:r>
          </w:p>
        </w:tc>
        <w:tc>
          <w:tcPr>
            <w:tcW w:w="501" w:type="pct"/>
            <w:vMerge w:val="restart"/>
            <w:shd w:val="clear" w:color="auto" w:fill="auto"/>
            <w:vAlign w:val="center"/>
          </w:tcPr>
          <w:p w:rsidR="00A12930" w:rsidRPr="0092230D" w:rsidRDefault="00A12930" w:rsidP="003B4AF4">
            <w:pPr>
              <w:jc w:val="center"/>
              <w:rPr>
                <w:rFonts w:ascii="Arial" w:hAnsi="Arial" w:cs="Arial" w:hint="eastAsia"/>
                <w:sz w:val="18"/>
                <w:szCs w:val="18"/>
                <w:lang w:eastAsia="zh-CN"/>
              </w:rPr>
            </w:pPr>
            <w:r w:rsidRPr="008B78BF">
              <w:rPr>
                <w:rFonts w:ascii="Arial" w:hAnsi="Arial" w:cs="Arial" w:hint="eastAsia"/>
                <w:sz w:val="18"/>
                <w:szCs w:val="18"/>
                <w:lang w:eastAsia="zh-CN"/>
              </w:rPr>
              <w:t>PIN1</w:t>
            </w:r>
            <w:r w:rsidR="00C05E8C" w:rsidRPr="008B78BF">
              <w:rPr>
                <w:rFonts w:ascii="Arial" w:hAnsi="Arial" w:cs="Arial" w:hint="eastAsia"/>
                <w:sz w:val="18"/>
                <w:szCs w:val="18"/>
                <w:lang w:eastAsia="zh-CN"/>
              </w:rPr>
              <w:t>4</w:t>
            </w:r>
          </w:p>
        </w:tc>
        <w:tc>
          <w:tcPr>
            <w:tcW w:w="501" w:type="pct"/>
            <w:vMerge w:val="restart"/>
            <w:shd w:val="clear" w:color="auto" w:fill="auto"/>
            <w:vAlign w:val="center"/>
          </w:tcPr>
          <w:p w:rsidR="00A12930" w:rsidRPr="0092230D" w:rsidRDefault="00C05E8C" w:rsidP="00ED1C42">
            <w:pPr>
              <w:ind w:firstLineChars="100" w:firstLine="180"/>
              <w:rPr>
                <w:rFonts w:ascii="Arial" w:hAnsi="Arial" w:cs="Arial" w:hint="eastAsia"/>
                <w:sz w:val="18"/>
                <w:szCs w:val="18"/>
                <w:lang w:eastAsia="zh-CN"/>
              </w:rPr>
            </w:pPr>
            <w:r>
              <w:rPr>
                <w:rFonts w:ascii="Arial" w:hAnsi="Arial" w:cs="Arial" w:hint="eastAsia"/>
                <w:sz w:val="18"/>
                <w:szCs w:val="18"/>
                <w:lang w:eastAsia="zh-CN"/>
              </w:rPr>
              <w:t>F124</w:t>
            </w:r>
          </w:p>
        </w:tc>
        <w:tc>
          <w:tcPr>
            <w:tcW w:w="501" w:type="pct"/>
            <w:vMerge w:val="restart"/>
            <w:vAlign w:val="center"/>
          </w:tcPr>
          <w:p w:rsidR="00A12930" w:rsidRPr="0092230D" w:rsidRDefault="00A12930" w:rsidP="00ED1C42">
            <w:pPr>
              <w:ind w:firstLineChars="100" w:firstLine="180"/>
              <w:rPr>
                <w:rFonts w:ascii="Arial" w:hAnsi="Arial" w:cs="Arial" w:hint="eastAsia"/>
                <w:sz w:val="18"/>
                <w:szCs w:val="18"/>
                <w:lang w:eastAsia="zh-CN"/>
              </w:rPr>
            </w:pPr>
            <w:r w:rsidRPr="0092230D">
              <w:rPr>
                <w:rFonts w:ascii="Arial" w:hAnsi="Arial" w:cs="Arial" w:hint="eastAsia"/>
                <w:sz w:val="18"/>
                <w:szCs w:val="18"/>
                <w:lang w:eastAsia="zh-CN"/>
              </w:rPr>
              <w:t>Bottom</w:t>
            </w:r>
          </w:p>
        </w:tc>
      </w:tr>
      <w:tr w:rsidR="00A12930" w:rsidRPr="0092230D" w:rsidTr="00B5641A">
        <w:tc>
          <w:tcPr>
            <w:tcW w:w="579" w:type="pct"/>
            <w:vMerge/>
          </w:tcPr>
          <w:p w:rsidR="00A12930" w:rsidRPr="0092230D" w:rsidRDefault="00A12930" w:rsidP="00A07C0C">
            <w:pPr>
              <w:jc w:val="center"/>
              <w:rPr>
                <w:rFonts w:ascii="Arial" w:hAnsi="Arial" w:cs="Arial" w:hint="eastAsia"/>
                <w:sz w:val="18"/>
                <w:szCs w:val="18"/>
                <w:lang w:eastAsia="zh-CN"/>
              </w:rPr>
            </w:pPr>
          </w:p>
        </w:tc>
        <w:tc>
          <w:tcPr>
            <w:tcW w:w="476" w:type="pct"/>
            <w:shd w:val="clear" w:color="auto" w:fill="auto"/>
            <w:vAlign w:val="center"/>
          </w:tcPr>
          <w:p w:rsidR="00A12930" w:rsidRPr="0092230D" w:rsidRDefault="00A12930" w:rsidP="00E24934">
            <w:pPr>
              <w:jc w:val="center"/>
              <w:rPr>
                <w:rFonts w:ascii="Arial" w:hAnsi="Arial" w:cs="Arial"/>
                <w:sz w:val="18"/>
                <w:szCs w:val="18"/>
                <w:lang w:eastAsia="zh-CN"/>
              </w:rPr>
            </w:pPr>
            <w:r w:rsidRPr="0092230D">
              <w:rPr>
                <w:rFonts w:ascii="Arial" w:hAnsi="Arial" w:cs="Arial"/>
                <w:sz w:val="18"/>
                <w:szCs w:val="18"/>
                <w:lang w:eastAsia="zh-CN"/>
              </w:rPr>
              <w:t>Data</w:t>
            </w:r>
            <w:r w:rsidRPr="0092230D">
              <w:rPr>
                <w:rFonts w:ascii="Arial" w:hAnsi="Arial" w:cs="Arial" w:hint="eastAsia"/>
                <w:sz w:val="18"/>
                <w:szCs w:val="18"/>
                <w:lang w:eastAsia="zh-CN"/>
              </w:rPr>
              <w:t>3</w:t>
            </w:r>
          </w:p>
        </w:tc>
        <w:tc>
          <w:tcPr>
            <w:tcW w:w="1295" w:type="pct"/>
            <w:shd w:val="clear" w:color="auto" w:fill="auto"/>
            <w:vAlign w:val="center"/>
          </w:tcPr>
          <w:p w:rsidR="00A12930" w:rsidRPr="0092230D" w:rsidRDefault="00A12930" w:rsidP="00E758E3">
            <w:pPr>
              <w:jc w:val="both"/>
              <w:rPr>
                <w:rFonts w:ascii="Arial" w:hAnsi="Arial" w:cs="Arial" w:hint="eastAsia"/>
                <w:sz w:val="18"/>
                <w:szCs w:val="18"/>
                <w:lang w:eastAsia="zh-CN"/>
              </w:rPr>
            </w:pPr>
            <w:r w:rsidRPr="0092230D">
              <w:rPr>
                <w:rFonts w:ascii="Arial" w:hAnsi="Arial" w:cs="Arial" w:hint="eastAsia"/>
                <w:sz w:val="18"/>
                <w:szCs w:val="18"/>
                <w:lang w:eastAsia="zh-CN"/>
              </w:rPr>
              <w:t>Power Voltage low byte</w:t>
            </w:r>
          </w:p>
        </w:tc>
        <w:tc>
          <w:tcPr>
            <w:tcW w:w="574" w:type="pct"/>
            <w:vMerge/>
            <w:shd w:val="clear" w:color="auto" w:fill="auto"/>
          </w:tcPr>
          <w:p w:rsidR="00A12930" w:rsidRPr="0092230D" w:rsidRDefault="00A12930"/>
        </w:tc>
        <w:tc>
          <w:tcPr>
            <w:tcW w:w="573" w:type="pct"/>
            <w:vMerge/>
            <w:shd w:val="clear" w:color="auto" w:fill="auto"/>
            <w:vAlign w:val="center"/>
          </w:tcPr>
          <w:p w:rsidR="00A12930" w:rsidRPr="0092230D" w:rsidRDefault="00A12930" w:rsidP="00A07C0C">
            <w:pPr>
              <w:jc w:val="center"/>
              <w:rPr>
                <w:rFonts w:ascii="Arial" w:hAnsi="Arial" w:cs="Arial" w:hint="eastAsia"/>
                <w:sz w:val="18"/>
                <w:szCs w:val="18"/>
                <w:lang w:eastAsia="zh-CN"/>
              </w:rPr>
            </w:pPr>
          </w:p>
        </w:tc>
        <w:tc>
          <w:tcPr>
            <w:tcW w:w="501" w:type="pct"/>
            <w:vMerge/>
            <w:shd w:val="clear" w:color="auto" w:fill="auto"/>
            <w:vAlign w:val="center"/>
          </w:tcPr>
          <w:p w:rsidR="00A12930" w:rsidRPr="0092230D" w:rsidRDefault="00A12930" w:rsidP="00E24934">
            <w:pPr>
              <w:jc w:val="center"/>
              <w:rPr>
                <w:rFonts w:ascii="Arial" w:hAnsi="Arial" w:cs="Arial" w:hint="eastAsia"/>
                <w:sz w:val="18"/>
                <w:szCs w:val="18"/>
                <w:lang w:eastAsia="zh-CN"/>
              </w:rPr>
            </w:pPr>
          </w:p>
        </w:tc>
        <w:tc>
          <w:tcPr>
            <w:tcW w:w="501" w:type="pct"/>
            <w:vMerge/>
            <w:shd w:val="clear" w:color="auto" w:fill="auto"/>
            <w:vAlign w:val="center"/>
          </w:tcPr>
          <w:p w:rsidR="00A12930" w:rsidRPr="0092230D" w:rsidRDefault="00A12930" w:rsidP="00E24934">
            <w:pPr>
              <w:jc w:val="center"/>
              <w:rPr>
                <w:rFonts w:ascii="Arial" w:hAnsi="Arial" w:cs="Arial" w:hint="eastAsia"/>
                <w:sz w:val="18"/>
                <w:szCs w:val="18"/>
                <w:lang w:eastAsia="zh-CN"/>
              </w:rPr>
            </w:pPr>
          </w:p>
        </w:tc>
        <w:tc>
          <w:tcPr>
            <w:tcW w:w="501" w:type="pct"/>
            <w:vMerge/>
            <w:vAlign w:val="center"/>
          </w:tcPr>
          <w:p w:rsidR="00A12930" w:rsidRPr="0092230D" w:rsidRDefault="00A12930" w:rsidP="00ED1C42">
            <w:pPr>
              <w:jc w:val="center"/>
              <w:rPr>
                <w:rFonts w:ascii="Arial" w:hAnsi="Arial" w:cs="Arial" w:hint="eastAsia"/>
                <w:sz w:val="18"/>
                <w:szCs w:val="18"/>
                <w:lang w:eastAsia="zh-CN"/>
              </w:rPr>
            </w:pPr>
          </w:p>
        </w:tc>
      </w:tr>
    </w:tbl>
    <w:p w:rsidR="001C1E4D" w:rsidRPr="0092230D" w:rsidRDefault="001C1E4D" w:rsidP="001C1E4D">
      <w:pPr>
        <w:widowControl w:val="0"/>
        <w:autoSpaceDE w:val="0"/>
        <w:autoSpaceDN w:val="0"/>
        <w:adjustRightInd w:val="0"/>
        <w:rPr>
          <w:rFonts w:ascii="Arial" w:hAnsi="Arial" w:cs="Arial"/>
          <w:sz w:val="21"/>
          <w:szCs w:val="21"/>
          <w:lang w:val="en-GB" w:eastAsia="zh-CN"/>
        </w:rPr>
      </w:pPr>
      <w:r w:rsidRPr="0092230D">
        <w:rPr>
          <w:rFonts w:ascii="Arial" w:hAnsi="Arial" w:cs="Arial"/>
          <w:b/>
          <w:sz w:val="21"/>
          <w:szCs w:val="21"/>
          <w:lang w:val="en-GB" w:eastAsia="zh-CN"/>
        </w:rPr>
        <w:t xml:space="preserve">Example: </w:t>
      </w:r>
      <w:r w:rsidRPr="0092230D">
        <w:rPr>
          <w:rFonts w:ascii="Arial" w:hAnsi="Arial" w:cs="Arial"/>
          <w:sz w:val="21"/>
          <w:szCs w:val="21"/>
          <w:lang w:val="en-GB" w:eastAsia="zh-CN"/>
        </w:rPr>
        <w:t>Data</w:t>
      </w:r>
      <w:r w:rsidR="00CB5AD2">
        <w:rPr>
          <w:rFonts w:ascii="Arial" w:hAnsi="Arial" w:cs="Arial" w:hint="eastAsia"/>
          <w:sz w:val="21"/>
          <w:szCs w:val="21"/>
          <w:lang w:val="en-GB" w:eastAsia="zh-CN"/>
        </w:rPr>
        <w:t>2</w:t>
      </w:r>
      <w:r w:rsidRPr="0092230D">
        <w:rPr>
          <w:rFonts w:ascii="Arial" w:hAnsi="Arial" w:cs="Arial"/>
          <w:sz w:val="21"/>
          <w:szCs w:val="21"/>
          <w:lang w:val="en-GB" w:eastAsia="zh-CN"/>
        </w:rPr>
        <w:t xml:space="preserve"> = 0x</w:t>
      </w:r>
      <w:r w:rsidRPr="0092230D">
        <w:rPr>
          <w:rFonts w:ascii="Arial" w:hAnsi="Arial" w:cs="Arial" w:hint="eastAsia"/>
          <w:sz w:val="21"/>
          <w:szCs w:val="21"/>
          <w:lang w:val="en-GB" w:eastAsia="zh-CN"/>
        </w:rPr>
        <w:t>34</w:t>
      </w:r>
      <w:r w:rsidR="00CB5AD2">
        <w:rPr>
          <w:rFonts w:ascii="Arial" w:hAnsi="Arial" w:cs="Arial" w:hint="eastAsia"/>
          <w:sz w:val="21"/>
          <w:szCs w:val="21"/>
          <w:lang w:val="en-GB" w:eastAsia="zh-CN"/>
        </w:rPr>
        <w:t>,</w:t>
      </w:r>
      <w:r w:rsidR="00CB5AD2" w:rsidRPr="00CB5AD2">
        <w:rPr>
          <w:rFonts w:ascii="Arial" w:hAnsi="Arial" w:cs="Arial"/>
          <w:sz w:val="21"/>
          <w:szCs w:val="21"/>
          <w:lang w:val="en-GB" w:eastAsia="zh-CN"/>
        </w:rPr>
        <w:t xml:space="preserve"> </w:t>
      </w:r>
      <w:r w:rsidR="00CB5AD2" w:rsidRPr="0092230D">
        <w:rPr>
          <w:rFonts w:ascii="Arial" w:hAnsi="Arial" w:cs="Arial"/>
          <w:sz w:val="21"/>
          <w:szCs w:val="21"/>
          <w:lang w:val="en-GB" w:eastAsia="zh-CN"/>
        </w:rPr>
        <w:t>Data</w:t>
      </w:r>
      <w:r w:rsidR="00CB5AD2">
        <w:rPr>
          <w:rFonts w:ascii="Arial" w:hAnsi="Arial" w:cs="Arial" w:hint="eastAsia"/>
          <w:sz w:val="21"/>
          <w:szCs w:val="21"/>
          <w:lang w:val="en-GB" w:eastAsia="zh-CN"/>
        </w:rPr>
        <w:t>3</w:t>
      </w:r>
      <w:r w:rsidR="00CB5AD2" w:rsidRPr="0092230D">
        <w:rPr>
          <w:rFonts w:ascii="Arial" w:hAnsi="Arial" w:cs="Arial"/>
          <w:sz w:val="21"/>
          <w:szCs w:val="21"/>
          <w:lang w:val="en-GB" w:eastAsia="zh-CN"/>
        </w:rPr>
        <w:t xml:space="preserve"> = 0x</w:t>
      </w:r>
      <w:r w:rsidR="00CB5AD2" w:rsidRPr="0092230D">
        <w:rPr>
          <w:rFonts w:ascii="Arial" w:hAnsi="Arial" w:cs="Arial" w:hint="eastAsia"/>
          <w:sz w:val="21"/>
          <w:szCs w:val="21"/>
          <w:lang w:val="en-GB" w:eastAsia="zh-CN"/>
        </w:rPr>
        <w:t>7B</w:t>
      </w:r>
      <w:r w:rsidRPr="0092230D">
        <w:rPr>
          <w:rFonts w:ascii="Arial" w:hAnsi="Arial" w:cs="Arial"/>
          <w:sz w:val="21"/>
          <w:szCs w:val="21"/>
          <w:lang w:val="en-GB" w:eastAsia="zh-CN"/>
        </w:rPr>
        <w:t>;</w:t>
      </w:r>
    </w:p>
    <w:p w:rsidR="005E5A4D" w:rsidRDefault="0085570F" w:rsidP="00B1118C">
      <w:pPr>
        <w:rPr>
          <w:rFonts w:ascii="Arial" w:hAnsi="Arial" w:cs="Arial" w:hint="eastAsia"/>
          <w:strike/>
          <w:color w:val="FF0000"/>
          <w:lang w:val="en-GB" w:eastAsia="zh-CN"/>
        </w:rPr>
      </w:pPr>
      <w:r w:rsidRPr="0092230D">
        <w:rPr>
          <w:rFonts w:ascii="Arial" w:hAnsi="Arial" w:cs="Arial"/>
          <w:sz w:val="21"/>
          <w:szCs w:val="21"/>
          <w:lang w:val="en-GB" w:eastAsia="zh-CN"/>
        </w:rPr>
        <w:t>Data = 0x</w:t>
      </w:r>
      <w:r w:rsidRPr="0092230D">
        <w:rPr>
          <w:rFonts w:ascii="Arial" w:hAnsi="Arial" w:cs="Arial" w:hint="eastAsia"/>
          <w:sz w:val="21"/>
          <w:szCs w:val="21"/>
          <w:lang w:val="en-GB" w:eastAsia="zh-CN"/>
        </w:rPr>
        <w:t>34</w:t>
      </w:r>
      <w:r>
        <w:rPr>
          <w:rFonts w:ascii="Arial" w:hAnsi="Arial" w:cs="Arial" w:hint="eastAsia"/>
          <w:sz w:val="21"/>
          <w:szCs w:val="21"/>
          <w:lang w:val="en-GB" w:eastAsia="zh-CN"/>
        </w:rPr>
        <w:t>3B=13435, V = 13.435V</w:t>
      </w:r>
    </w:p>
    <w:p w:rsidR="0085570F" w:rsidRDefault="0085570F" w:rsidP="00B1118C">
      <w:pPr>
        <w:rPr>
          <w:rFonts w:ascii="Arial" w:hAnsi="Arial" w:cs="Arial" w:hint="eastAsia"/>
          <w:strike/>
          <w:color w:val="FF0000"/>
          <w:lang w:val="en-GB" w:eastAsia="zh-CN"/>
        </w:rPr>
      </w:pPr>
    </w:p>
    <w:p w:rsidR="00DD0E63" w:rsidRPr="00DD0E63" w:rsidRDefault="00DD0E63" w:rsidP="00DD0E63">
      <w:pPr>
        <w:pStyle w:val="3"/>
        <w:tabs>
          <w:tab w:val="num" w:pos="0"/>
        </w:tabs>
        <w:rPr>
          <w:rFonts w:ascii="Arial" w:eastAsia="Arial Unicode MS" w:hAnsi="Arial" w:cs="Arial" w:hint="eastAsia"/>
          <w:lang w:eastAsia="zh-CN"/>
        </w:rPr>
      </w:pPr>
      <w:bookmarkStart w:id="175" w:name="_Toc466569857"/>
      <w:bookmarkStart w:id="176" w:name="_Toc467482521"/>
      <w:bookmarkStart w:id="177" w:name="_Toc467654042"/>
      <w:r w:rsidRPr="00DD0E63">
        <w:rPr>
          <w:rFonts w:ascii="Arial" w:eastAsia="Arial Unicode MS" w:hAnsi="Arial" w:cs="Arial"/>
        </w:rPr>
        <w:t xml:space="preserve">Analogue </w:t>
      </w:r>
      <w:r w:rsidRPr="00DD0E63">
        <w:rPr>
          <w:rFonts w:ascii="Arial" w:eastAsia="Arial Unicode MS" w:hAnsi="Arial" w:cs="Arial" w:hint="eastAsia"/>
          <w:lang w:eastAsia="zh-CN"/>
        </w:rPr>
        <w:t>Output</w:t>
      </w:r>
      <w:bookmarkEnd w:id="175"/>
      <w:bookmarkEnd w:id="176"/>
      <w:bookmarkEnd w:id="177"/>
    </w:p>
    <w:p w:rsidR="00DD0E63" w:rsidRPr="00A8713F" w:rsidRDefault="00DD0E63" w:rsidP="00DD0E63">
      <w:pPr>
        <w:spacing w:afterLines="100" w:after="240"/>
        <w:rPr>
          <w:rFonts w:hint="eastAsia"/>
          <w:b/>
          <w:sz w:val="36"/>
          <w:szCs w:val="36"/>
          <w:lang w:val="en-GB" w:eastAsia="zh-CN"/>
        </w:rPr>
      </w:pPr>
      <w:r w:rsidRPr="00A8713F">
        <w:rPr>
          <w:rFonts w:hint="eastAsia"/>
          <w:b/>
          <w:sz w:val="36"/>
          <w:szCs w:val="36"/>
          <w:lang w:val="en-GB" w:eastAsia="zh-CN"/>
        </w:rPr>
        <w:t>N.A</w:t>
      </w:r>
    </w:p>
    <w:p w:rsidR="00DD0E63" w:rsidRPr="0085570F" w:rsidRDefault="00DD0E63" w:rsidP="00B1118C">
      <w:pPr>
        <w:rPr>
          <w:rFonts w:ascii="Arial" w:hAnsi="Arial" w:cs="Arial" w:hint="eastAsia"/>
          <w:strike/>
          <w:color w:val="FF0000"/>
          <w:lang w:val="en-GB" w:eastAsia="zh-CN"/>
        </w:rPr>
      </w:pPr>
    </w:p>
    <w:p w:rsidR="008563AC" w:rsidRPr="00233ABA" w:rsidRDefault="008563AC" w:rsidP="008563AC">
      <w:pPr>
        <w:pStyle w:val="3"/>
        <w:tabs>
          <w:tab w:val="num" w:pos="0"/>
        </w:tabs>
        <w:rPr>
          <w:rFonts w:ascii="Arial" w:eastAsia="Arial Unicode MS" w:hAnsi="Arial" w:cs="Arial" w:hint="eastAsia"/>
        </w:rPr>
      </w:pPr>
      <w:bookmarkStart w:id="178" w:name="_Toc427507952"/>
      <w:bookmarkStart w:id="179" w:name="_Toc467654043"/>
      <w:r w:rsidRPr="00233ABA">
        <w:rPr>
          <w:rFonts w:ascii="Arial" w:eastAsia="Arial Unicode MS" w:hAnsi="Arial" w:cs="Arial" w:hint="eastAsia"/>
        </w:rPr>
        <w:t>Read the digital port</w:t>
      </w:r>
      <w:bookmarkEnd w:id="178"/>
      <w:bookmarkEnd w:id="179"/>
      <w:r w:rsidRPr="00233ABA">
        <w:rPr>
          <w:rFonts w:ascii="Arial" w:eastAsia="Arial Unicode MS" w:hAnsi="Arial" w:cs="Arial" w:hint="eastAsia"/>
        </w:rPr>
        <w:t xml:space="preserve">  </w:t>
      </w:r>
    </w:p>
    <w:p w:rsidR="00233ABA" w:rsidRPr="003C486E" w:rsidRDefault="00233ABA" w:rsidP="00233ABA">
      <w:pPr>
        <w:rPr>
          <w:rFonts w:ascii="Arial" w:hAnsi="Arial" w:cs="Arial" w:hint="eastAsia"/>
          <w:b/>
          <w:sz w:val="21"/>
          <w:szCs w:val="21"/>
          <w:lang w:val="en-GB" w:eastAsia="zh-CN"/>
        </w:rPr>
      </w:pPr>
      <w:r w:rsidRPr="003C486E">
        <w:rPr>
          <w:rFonts w:ascii="Arial" w:hAnsi="Arial" w:cs="Arial"/>
          <w:b/>
          <w:sz w:val="21"/>
          <w:szCs w:val="21"/>
          <w:lang w:val="en-GB" w:eastAsia="zh-CN"/>
        </w:rPr>
        <w:t>The following command can be used to get analogue port data</w:t>
      </w:r>
      <w:r w:rsidRPr="003C486E">
        <w:rPr>
          <w:rFonts w:ascii="Arial" w:hAnsi="Arial" w:cs="Arial" w:hint="eastAsia"/>
          <w:b/>
          <w:sz w:val="21"/>
          <w:szCs w:val="21"/>
          <w:lang w:val="en-GB" w:eastAsia="zh-C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1036"/>
        <w:gridCol w:w="707"/>
        <w:gridCol w:w="707"/>
        <w:gridCol w:w="707"/>
        <w:gridCol w:w="707"/>
        <w:gridCol w:w="707"/>
        <w:gridCol w:w="707"/>
      </w:tblGrid>
      <w:tr w:rsidR="00233ABA" w:rsidRPr="003C486E" w:rsidTr="0038062F">
        <w:trPr>
          <w:trHeight w:val="276"/>
        </w:trPr>
        <w:tc>
          <w:tcPr>
            <w:tcW w:w="0" w:type="auto"/>
            <w:shd w:val="clear" w:color="auto" w:fill="E6E6E6"/>
            <w:vAlign w:val="center"/>
          </w:tcPr>
          <w:p w:rsidR="00233ABA" w:rsidRPr="003C486E" w:rsidRDefault="00233ABA" w:rsidP="0038062F">
            <w:pPr>
              <w:jc w:val="center"/>
              <w:rPr>
                <w:rFonts w:ascii="Arial" w:hAnsi="Arial" w:cs="Arial"/>
                <w:b/>
                <w:sz w:val="18"/>
                <w:szCs w:val="18"/>
                <w:lang w:eastAsia="zh-CN"/>
              </w:rPr>
            </w:pPr>
            <w:r w:rsidRPr="003C486E">
              <w:rPr>
                <w:rFonts w:ascii="Arial" w:hAnsi="Arial" w:cs="Arial" w:hint="eastAsia"/>
                <w:b/>
                <w:sz w:val="18"/>
                <w:szCs w:val="18"/>
                <w:lang w:eastAsia="zh-CN"/>
              </w:rPr>
              <w:t>Can ID(STD)</w:t>
            </w:r>
          </w:p>
        </w:tc>
        <w:tc>
          <w:tcPr>
            <w:tcW w:w="0" w:type="auto"/>
            <w:shd w:val="clear" w:color="auto" w:fill="E6E6E6"/>
            <w:vAlign w:val="center"/>
          </w:tcPr>
          <w:p w:rsidR="00233ABA" w:rsidRPr="003C486E" w:rsidRDefault="00233ABA" w:rsidP="0038062F">
            <w:pPr>
              <w:jc w:val="center"/>
              <w:rPr>
                <w:rFonts w:ascii="Arial" w:hAnsi="Arial" w:cs="Arial" w:hint="eastAsia"/>
                <w:b/>
                <w:sz w:val="18"/>
                <w:szCs w:val="18"/>
                <w:lang w:eastAsia="zh-CN"/>
              </w:rPr>
            </w:pPr>
            <w:r w:rsidRPr="003C486E">
              <w:rPr>
                <w:rFonts w:ascii="Arial" w:hAnsi="Arial" w:cs="Arial" w:hint="eastAsia"/>
                <w:b/>
                <w:sz w:val="18"/>
                <w:szCs w:val="18"/>
                <w:lang w:eastAsia="zh-CN"/>
              </w:rPr>
              <w:t>Data0</w:t>
            </w:r>
          </w:p>
        </w:tc>
        <w:tc>
          <w:tcPr>
            <w:tcW w:w="1036" w:type="dxa"/>
            <w:shd w:val="clear" w:color="auto" w:fill="E6E6E6"/>
            <w:vAlign w:val="center"/>
          </w:tcPr>
          <w:p w:rsidR="00233ABA" w:rsidRPr="003C486E" w:rsidRDefault="00233ABA" w:rsidP="0038062F">
            <w:pPr>
              <w:jc w:val="center"/>
              <w:rPr>
                <w:rFonts w:ascii="Arial" w:hAnsi="Arial" w:cs="Arial" w:hint="eastAsia"/>
                <w:b/>
                <w:sz w:val="18"/>
                <w:szCs w:val="18"/>
                <w:lang w:eastAsia="zh-CN"/>
              </w:rPr>
            </w:pPr>
            <w:r w:rsidRPr="003C486E">
              <w:rPr>
                <w:rFonts w:ascii="Arial" w:hAnsi="Arial" w:cs="Arial" w:hint="eastAsia"/>
                <w:b/>
                <w:sz w:val="18"/>
                <w:szCs w:val="18"/>
                <w:lang w:eastAsia="zh-CN"/>
              </w:rPr>
              <w:t>Data1</w:t>
            </w:r>
          </w:p>
        </w:tc>
        <w:tc>
          <w:tcPr>
            <w:tcW w:w="0" w:type="auto"/>
            <w:shd w:val="clear" w:color="auto" w:fill="E6E6E6"/>
            <w:vAlign w:val="center"/>
          </w:tcPr>
          <w:p w:rsidR="00233ABA" w:rsidRPr="003C486E" w:rsidRDefault="00233ABA" w:rsidP="0038062F">
            <w:pPr>
              <w:jc w:val="center"/>
              <w:rPr>
                <w:rFonts w:ascii="Arial" w:hAnsi="Arial" w:cs="Arial" w:hint="eastAsia"/>
                <w:b/>
                <w:sz w:val="18"/>
                <w:szCs w:val="18"/>
                <w:lang w:eastAsia="zh-CN"/>
              </w:rPr>
            </w:pPr>
            <w:r w:rsidRPr="003C486E">
              <w:rPr>
                <w:rFonts w:ascii="Arial" w:hAnsi="Arial" w:cs="Arial" w:hint="eastAsia"/>
                <w:b/>
                <w:sz w:val="18"/>
                <w:szCs w:val="18"/>
                <w:lang w:eastAsia="zh-CN"/>
              </w:rPr>
              <w:t>Data2</w:t>
            </w:r>
          </w:p>
        </w:tc>
        <w:tc>
          <w:tcPr>
            <w:tcW w:w="0" w:type="auto"/>
            <w:shd w:val="clear" w:color="auto" w:fill="E6E6E6"/>
            <w:vAlign w:val="center"/>
          </w:tcPr>
          <w:p w:rsidR="00233ABA" w:rsidRPr="003C486E" w:rsidRDefault="00233ABA" w:rsidP="0038062F">
            <w:pPr>
              <w:jc w:val="center"/>
              <w:rPr>
                <w:rFonts w:ascii="Arial" w:hAnsi="Arial" w:cs="Arial" w:hint="eastAsia"/>
                <w:b/>
                <w:sz w:val="18"/>
                <w:szCs w:val="18"/>
                <w:lang w:eastAsia="zh-CN"/>
              </w:rPr>
            </w:pPr>
            <w:r w:rsidRPr="003C486E">
              <w:rPr>
                <w:rFonts w:ascii="Arial" w:hAnsi="Arial" w:cs="Arial" w:hint="eastAsia"/>
                <w:b/>
                <w:sz w:val="18"/>
                <w:szCs w:val="18"/>
                <w:lang w:eastAsia="zh-CN"/>
              </w:rPr>
              <w:t>Data3</w:t>
            </w:r>
          </w:p>
        </w:tc>
        <w:tc>
          <w:tcPr>
            <w:tcW w:w="0" w:type="auto"/>
            <w:shd w:val="clear" w:color="auto" w:fill="E6E6E6"/>
            <w:vAlign w:val="center"/>
          </w:tcPr>
          <w:p w:rsidR="00233ABA" w:rsidRPr="003C486E" w:rsidRDefault="00233ABA" w:rsidP="0038062F">
            <w:pPr>
              <w:jc w:val="center"/>
              <w:rPr>
                <w:rFonts w:ascii="Arial" w:hAnsi="Arial" w:cs="Arial" w:hint="eastAsia"/>
                <w:b/>
                <w:sz w:val="18"/>
                <w:szCs w:val="18"/>
                <w:lang w:eastAsia="zh-CN"/>
              </w:rPr>
            </w:pPr>
            <w:r w:rsidRPr="003C486E">
              <w:rPr>
                <w:rFonts w:ascii="Arial" w:hAnsi="Arial" w:cs="Arial" w:hint="eastAsia"/>
                <w:b/>
                <w:sz w:val="18"/>
                <w:szCs w:val="18"/>
                <w:lang w:eastAsia="zh-CN"/>
              </w:rPr>
              <w:t>Data4</w:t>
            </w:r>
          </w:p>
        </w:tc>
        <w:tc>
          <w:tcPr>
            <w:tcW w:w="0" w:type="auto"/>
            <w:shd w:val="clear" w:color="auto" w:fill="E6E6E6"/>
            <w:vAlign w:val="center"/>
          </w:tcPr>
          <w:p w:rsidR="00233ABA" w:rsidRPr="003C486E" w:rsidRDefault="00233ABA" w:rsidP="0038062F">
            <w:pPr>
              <w:jc w:val="center"/>
              <w:rPr>
                <w:rFonts w:ascii="Arial" w:hAnsi="Arial" w:cs="Arial" w:hint="eastAsia"/>
                <w:b/>
                <w:sz w:val="18"/>
                <w:szCs w:val="18"/>
                <w:lang w:eastAsia="zh-CN"/>
              </w:rPr>
            </w:pPr>
            <w:r w:rsidRPr="003C486E">
              <w:rPr>
                <w:rFonts w:ascii="Arial" w:hAnsi="Arial" w:cs="Arial" w:hint="eastAsia"/>
                <w:b/>
                <w:sz w:val="18"/>
                <w:szCs w:val="18"/>
                <w:lang w:eastAsia="zh-CN"/>
              </w:rPr>
              <w:t>Data5</w:t>
            </w:r>
          </w:p>
        </w:tc>
        <w:tc>
          <w:tcPr>
            <w:tcW w:w="0" w:type="auto"/>
            <w:shd w:val="clear" w:color="auto" w:fill="E6E6E6"/>
            <w:vAlign w:val="center"/>
          </w:tcPr>
          <w:p w:rsidR="00233ABA" w:rsidRPr="003C486E" w:rsidRDefault="00233ABA" w:rsidP="0038062F">
            <w:pPr>
              <w:jc w:val="center"/>
              <w:rPr>
                <w:rFonts w:ascii="Arial" w:hAnsi="Arial" w:cs="Arial" w:hint="eastAsia"/>
                <w:b/>
                <w:sz w:val="18"/>
                <w:szCs w:val="18"/>
                <w:lang w:eastAsia="zh-CN"/>
              </w:rPr>
            </w:pPr>
            <w:r w:rsidRPr="003C486E">
              <w:rPr>
                <w:rFonts w:ascii="Arial" w:hAnsi="Arial" w:cs="Arial" w:hint="eastAsia"/>
                <w:b/>
                <w:sz w:val="18"/>
                <w:szCs w:val="18"/>
                <w:lang w:eastAsia="zh-CN"/>
              </w:rPr>
              <w:t>Data6</w:t>
            </w:r>
          </w:p>
        </w:tc>
        <w:tc>
          <w:tcPr>
            <w:tcW w:w="0" w:type="auto"/>
            <w:shd w:val="clear" w:color="auto" w:fill="E6E6E6"/>
            <w:vAlign w:val="center"/>
          </w:tcPr>
          <w:p w:rsidR="00233ABA" w:rsidRPr="003C486E" w:rsidRDefault="00233ABA" w:rsidP="0038062F">
            <w:pPr>
              <w:jc w:val="center"/>
              <w:rPr>
                <w:rFonts w:ascii="Arial" w:hAnsi="Arial" w:cs="Arial" w:hint="eastAsia"/>
                <w:b/>
                <w:sz w:val="18"/>
                <w:szCs w:val="18"/>
                <w:lang w:eastAsia="zh-CN"/>
              </w:rPr>
            </w:pPr>
            <w:r w:rsidRPr="003C486E">
              <w:rPr>
                <w:rFonts w:ascii="Arial" w:hAnsi="Arial" w:cs="Arial" w:hint="eastAsia"/>
                <w:b/>
                <w:sz w:val="18"/>
                <w:szCs w:val="18"/>
                <w:lang w:eastAsia="zh-CN"/>
              </w:rPr>
              <w:t>Data7</w:t>
            </w:r>
          </w:p>
        </w:tc>
      </w:tr>
      <w:tr w:rsidR="00233ABA" w:rsidRPr="003C486E" w:rsidTr="0038062F">
        <w:trPr>
          <w:trHeight w:val="243"/>
        </w:trPr>
        <w:tc>
          <w:tcPr>
            <w:tcW w:w="0" w:type="auto"/>
            <w:shd w:val="clear" w:color="auto" w:fill="auto"/>
            <w:vAlign w:val="center"/>
          </w:tcPr>
          <w:p w:rsidR="00233ABA" w:rsidRPr="003C486E" w:rsidRDefault="00F554E9" w:rsidP="0038062F">
            <w:pPr>
              <w:jc w:val="center"/>
              <w:rPr>
                <w:rFonts w:ascii="Arial" w:hAnsi="Arial" w:hint="eastAsia"/>
                <w:sz w:val="18"/>
                <w:lang w:eastAsia="zh-CN"/>
              </w:rPr>
            </w:pPr>
            <w:r w:rsidRPr="003C486E">
              <w:rPr>
                <w:rFonts w:ascii="Arial" w:hAnsi="Arial" w:hint="eastAsia"/>
                <w:sz w:val="18"/>
                <w:lang w:eastAsia="zh-CN"/>
              </w:rPr>
              <w:t>0x772</w:t>
            </w:r>
          </w:p>
        </w:tc>
        <w:tc>
          <w:tcPr>
            <w:tcW w:w="0" w:type="auto"/>
            <w:shd w:val="clear" w:color="auto" w:fill="auto"/>
            <w:vAlign w:val="center"/>
          </w:tcPr>
          <w:p w:rsidR="00233ABA" w:rsidRPr="003C486E" w:rsidRDefault="00233ABA" w:rsidP="0038062F">
            <w:pPr>
              <w:jc w:val="center"/>
              <w:rPr>
                <w:rFonts w:ascii="Arial" w:hAnsi="Arial"/>
                <w:sz w:val="18"/>
                <w:lang w:eastAsia="zh-CN"/>
              </w:rPr>
            </w:pPr>
            <w:r w:rsidRPr="003C486E">
              <w:rPr>
                <w:rFonts w:ascii="Arial" w:hAnsi="Arial"/>
                <w:sz w:val="18"/>
              </w:rPr>
              <w:t>0x</w:t>
            </w:r>
            <w:r w:rsidRPr="003C486E">
              <w:rPr>
                <w:rFonts w:ascii="Arial" w:hAnsi="Arial" w:hint="eastAsia"/>
                <w:sz w:val="18"/>
                <w:lang w:eastAsia="zh-CN"/>
              </w:rPr>
              <w:t>21</w:t>
            </w:r>
          </w:p>
        </w:tc>
        <w:tc>
          <w:tcPr>
            <w:tcW w:w="1036" w:type="dxa"/>
            <w:shd w:val="clear" w:color="auto" w:fill="auto"/>
          </w:tcPr>
          <w:p w:rsidR="00233ABA" w:rsidRPr="003C486E" w:rsidRDefault="00233ABA" w:rsidP="00CE04AC">
            <w:pPr>
              <w:ind w:firstLineChars="100" w:firstLine="180"/>
            </w:pPr>
            <w:r w:rsidRPr="003C486E">
              <w:rPr>
                <w:rFonts w:ascii="Arial" w:hAnsi="Arial"/>
                <w:sz w:val="18"/>
                <w:lang w:val="en-GB"/>
              </w:rPr>
              <w:t>0x</w:t>
            </w:r>
            <w:r w:rsidRPr="003C486E">
              <w:rPr>
                <w:rFonts w:ascii="Arial" w:hAnsi="Arial" w:hint="eastAsia"/>
                <w:sz w:val="18"/>
                <w:lang w:val="en-GB" w:eastAsia="zh-CN"/>
              </w:rPr>
              <w:t>41</w:t>
            </w:r>
          </w:p>
        </w:tc>
        <w:tc>
          <w:tcPr>
            <w:tcW w:w="0" w:type="auto"/>
          </w:tcPr>
          <w:p w:rsidR="00233ABA" w:rsidRPr="003C486E" w:rsidRDefault="00CE04AC" w:rsidP="0038062F">
            <w:pPr>
              <w:rPr>
                <w:rFonts w:hint="eastAsia"/>
                <w:lang w:eastAsia="zh-CN"/>
              </w:rPr>
            </w:pPr>
            <w:r w:rsidRPr="003C486E">
              <w:rPr>
                <w:rFonts w:ascii="Arial" w:hAnsi="Arial" w:hint="eastAsia"/>
                <w:sz w:val="18"/>
                <w:lang w:val="en-GB"/>
              </w:rPr>
              <w:t>0xAA</w:t>
            </w:r>
          </w:p>
        </w:tc>
        <w:tc>
          <w:tcPr>
            <w:tcW w:w="0" w:type="auto"/>
          </w:tcPr>
          <w:p w:rsidR="00233ABA" w:rsidRPr="003C486E" w:rsidRDefault="00CE04AC" w:rsidP="0038062F">
            <w:pPr>
              <w:rPr>
                <w:rFonts w:hint="eastAsia"/>
                <w:lang w:eastAsia="zh-CN"/>
              </w:rPr>
            </w:pPr>
            <w:r w:rsidRPr="003C486E">
              <w:rPr>
                <w:rFonts w:ascii="Arial" w:hAnsi="Arial" w:hint="eastAsia"/>
                <w:sz w:val="18"/>
                <w:lang w:val="en-GB"/>
              </w:rPr>
              <w:t>0xAA</w:t>
            </w:r>
          </w:p>
        </w:tc>
        <w:tc>
          <w:tcPr>
            <w:tcW w:w="0" w:type="auto"/>
          </w:tcPr>
          <w:p w:rsidR="00233ABA" w:rsidRPr="003C486E" w:rsidRDefault="00CE04AC" w:rsidP="0038062F">
            <w:pPr>
              <w:rPr>
                <w:rFonts w:hint="eastAsia"/>
                <w:lang w:eastAsia="zh-CN"/>
              </w:rPr>
            </w:pPr>
            <w:r w:rsidRPr="003C486E">
              <w:rPr>
                <w:rFonts w:ascii="Arial" w:hAnsi="Arial" w:hint="eastAsia"/>
                <w:sz w:val="18"/>
                <w:lang w:val="en-GB"/>
              </w:rPr>
              <w:t>0xAA</w:t>
            </w:r>
          </w:p>
        </w:tc>
        <w:tc>
          <w:tcPr>
            <w:tcW w:w="0" w:type="auto"/>
          </w:tcPr>
          <w:p w:rsidR="00233ABA" w:rsidRPr="003C486E" w:rsidRDefault="00CE04AC" w:rsidP="0038062F">
            <w:pPr>
              <w:rPr>
                <w:rFonts w:hint="eastAsia"/>
                <w:lang w:eastAsia="zh-CN"/>
              </w:rPr>
            </w:pPr>
            <w:r w:rsidRPr="003C486E">
              <w:rPr>
                <w:rFonts w:ascii="Arial" w:hAnsi="Arial" w:hint="eastAsia"/>
                <w:sz w:val="18"/>
                <w:lang w:val="en-GB"/>
              </w:rPr>
              <w:t>0xAA</w:t>
            </w:r>
          </w:p>
        </w:tc>
        <w:tc>
          <w:tcPr>
            <w:tcW w:w="0" w:type="auto"/>
          </w:tcPr>
          <w:p w:rsidR="00233ABA" w:rsidRPr="003C486E" w:rsidRDefault="00CE04AC" w:rsidP="0038062F">
            <w:pPr>
              <w:rPr>
                <w:rFonts w:hint="eastAsia"/>
                <w:lang w:eastAsia="zh-CN"/>
              </w:rPr>
            </w:pPr>
            <w:r w:rsidRPr="003C486E">
              <w:rPr>
                <w:rFonts w:ascii="Arial" w:hAnsi="Arial" w:hint="eastAsia"/>
                <w:sz w:val="18"/>
                <w:lang w:val="en-GB"/>
              </w:rPr>
              <w:t>0xAA</w:t>
            </w:r>
          </w:p>
        </w:tc>
        <w:tc>
          <w:tcPr>
            <w:tcW w:w="0" w:type="auto"/>
          </w:tcPr>
          <w:p w:rsidR="00233ABA" w:rsidRPr="003C486E" w:rsidRDefault="00CE04AC" w:rsidP="0038062F">
            <w:pPr>
              <w:rPr>
                <w:rFonts w:ascii="Arial" w:hAnsi="Arial" w:hint="eastAsia"/>
                <w:sz w:val="18"/>
                <w:lang w:val="en-GB" w:eastAsia="zh-CN"/>
              </w:rPr>
            </w:pPr>
            <w:r w:rsidRPr="003C486E">
              <w:rPr>
                <w:rFonts w:ascii="Arial" w:hAnsi="Arial" w:hint="eastAsia"/>
                <w:sz w:val="18"/>
                <w:lang w:val="en-GB"/>
              </w:rPr>
              <w:t>0xAA</w:t>
            </w:r>
          </w:p>
        </w:tc>
      </w:tr>
    </w:tbl>
    <w:p w:rsidR="00233ABA" w:rsidRPr="003C486E" w:rsidRDefault="00233ABA" w:rsidP="00233ABA">
      <w:pPr>
        <w:rPr>
          <w:rFonts w:ascii="Arial" w:hAnsi="Arial" w:cs="Arial" w:hint="eastAsia"/>
          <w:b/>
          <w:sz w:val="21"/>
          <w:szCs w:val="21"/>
          <w:lang w:val="en-GB" w:eastAsia="zh-CN"/>
        </w:rPr>
      </w:pPr>
    </w:p>
    <w:p w:rsidR="00233ABA" w:rsidRPr="003C486E" w:rsidRDefault="00233ABA" w:rsidP="00233ABA">
      <w:pPr>
        <w:rPr>
          <w:rFonts w:ascii="Arial" w:hAnsi="Arial" w:cs="Arial" w:hint="eastAsia"/>
          <w:b/>
          <w:sz w:val="21"/>
          <w:szCs w:val="21"/>
          <w:lang w:val="en-GB" w:eastAsia="zh-CN"/>
        </w:rPr>
      </w:pPr>
      <w:r w:rsidRPr="003C486E">
        <w:rPr>
          <w:rFonts w:ascii="Arial" w:hAnsi="Arial" w:cs="Arial"/>
          <w:b/>
          <w:sz w:val="21"/>
          <w:szCs w:val="21"/>
          <w:lang w:val="en-GB" w:eastAsia="zh-CN"/>
        </w:rPr>
        <w:t>The ECU answer with the acknowledgement sent as follow</w:t>
      </w:r>
      <w:r w:rsidRPr="003C486E">
        <w:rPr>
          <w:rFonts w:ascii="Arial" w:hAnsi="Arial" w:cs="Arial" w:hint="eastAsia"/>
          <w:b/>
          <w:sz w:val="21"/>
          <w:szCs w:val="21"/>
          <w:lang w:val="en-GB" w:eastAsia="zh-CN"/>
        </w:rPr>
        <w:t>ing</w:t>
      </w:r>
      <w:r w:rsidRPr="003C486E">
        <w:rPr>
          <w:rFonts w:ascii="Arial" w:hAnsi="Arial" w:cs="Arial"/>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1036"/>
        <w:gridCol w:w="707"/>
        <w:gridCol w:w="707"/>
        <w:gridCol w:w="707"/>
        <w:gridCol w:w="707"/>
        <w:gridCol w:w="707"/>
        <w:gridCol w:w="707"/>
      </w:tblGrid>
      <w:tr w:rsidR="00233ABA" w:rsidRPr="003C486E" w:rsidTr="0038062F">
        <w:trPr>
          <w:trHeight w:val="280"/>
        </w:trPr>
        <w:tc>
          <w:tcPr>
            <w:tcW w:w="0" w:type="auto"/>
            <w:shd w:val="clear" w:color="auto" w:fill="E6E6E6"/>
            <w:vAlign w:val="center"/>
          </w:tcPr>
          <w:p w:rsidR="00233ABA" w:rsidRPr="003C486E" w:rsidRDefault="00233ABA" w:rsidP="0038062F">
            <w:pPr>
              <w:jc w:val="center"/>
              <w:rPr>
                <w:rFonts w:ascii="Arial" w:hAnsi="Arial" w:cs="Arial"/>
                <w:b/>
                <w:sz w:val="18"/>
                <w:szCs w:val="18"/>
                <w:lang w:eastAsia="zh-CN"/>
              </w:rPr>
            </w:pPr>
            <w:r w:rsidRPr="003C486E">
              <w:rPr>
                <w:rFonts w:ascii="Arial" w:hAnsi="Arial" w:cs="Arial" w:hint="eastAsia"/>
                <w:b/>
                <w:sz w:val="18"/>
                <w:szCs w:val="18"/>
                <w:lang w:eastAsia="zh-CN"/>
              </w:rPr>
              <w:t>Can ID(STD)</w:t>
            </w:r>
          </w:p>
        </w:tc>
        <w:tc>
          <w:tcPr>
            <w:tcW w:w="0" w:type="auto"/>
            <w:shd w:val="clear" w:color="auto" w:fill="E6E6E6"/>
            <w:vAlign w:val="center"/>
          </w:tcPr>
          <w:p w:rsidR="00233ABA" w:rsidRPr="003C486E" w:rsidRDefault="00233ABA" w:rsidP="0038062F">
            <w:pPr>
              <w:jc w:val="center"/>
              <w:rPr>
                <w:rFonts w:ascii="Arial" w:hAnsi="Arial" w:hint="eastAsia"/>
                <w:b/>
                <w:sz w:val="18"/>
                <w:lang w:eastAsia="zh-CN"/>
              </w:rPr>
            </w:pPr>
            <w:r w:rsidRPr="003C486E">
              <w:rPr>
                <w:rFonts w:ascii="Arial" w:hAnsi="Arial" w:hint="eastAsia"/>
                <w:b/>
                <w:sz w:val="18"/>
                <w:lang w:eastAsia="zh-CN"/>
              </w:rPr>
              <w:t>Data0</w:t>
            </w:r>
          </w:p>
        </w:tc>
        <w:tc>
          <w:tcPr>
            <w:tcW w:w="1036" w:type="dxa"/>
            <w:shd w:val="clear" w:color="auto" w:fill="E6E6E6"/>
            <w:vAlign w:val="center"/>
          </w:tcPr>
          <w:p w:rsidR="00233ABA" w:rsidRPr="003C486E" w:rsidRDefault="00233ABA" w:rsidP="0038062F">
            <w:pPr>
              <w:jc w:val="center"/>
              <w:rPr>
                <w:rFonts w:ascii="Arial" w:hAnsi="Arial" w:hint="eastAsia"/>
                <w:b/>
                <w:sz w:val="18"/>
                <w:lang w:eastAsia="zh-CN"/>
              </w:rPr>
            </w:pPr>
            <w:r w:rsidRPr="003C486E">
              <w:rPr>
                <w:rFonts w:ascii="Arial" w:hAnsi="Arial" w:hint="eastAsia"/>
                <w:b/>
                <w:sz w:val="18"/>
                <w:lang w:eastAsia="zh-CN"/>
              </w:rPr>
              <w:t>Data1</w:t>
            </w:r>
          </w:p>
        </w:tc>
        <w:tc>
          <w:tcPr>
            <w:tcW w:w="0" w:type="auto"/>
            <w:shd w:val="clear" w:color="auto" w:fill="E6E6E6"/>
            <w:vAlign w:val="center"/>
          </w:tcPr>
          <w:p w:rsidR="00233ABA" w:rsidRPr="003C486E" w:rsidRDefault="00233ABA" w:rsidP="0038062F">
            <w:pPr>
              <w:jc w:val="center"/>
              <w:rPr>
                <w:rFonts w:ascii="Arial" w:hAnsi="Arial" w:hint="eastAsia"/>
                <w:b/>
                <w:sz w:val="18"/>
                <w:lang w:eastAsia="zh-CN"/>
              </w:rPr>
            </w:pPr>
            <w:r w:rsidRPr="003C486E">
              <w:rPr>
                <w:rFonts w:ascii="Arial" w:hAnsi="Arial" w:hint="eastAsia"/>
                <w:b/>
                <w:sz w:val="18"/>
                <w:lang w:eastAsia="zh-CN"/>
              </w:rPr>
              <w:t>Data2</w:t>
            </w:r>
          </w:p>
        </w:tc>
        <w:tc>
          <w:tcPr>
            <w:tcW w:w="0" w:type="auto"/>
            <w:shd w:val="clear" w:color="auto" w:fill="E6E6E6"/>
            <w:vAlign w:val="center"/>
          </w:tcPr>
          <w:p w:rsidR="00233ABA" w:rsidRPr="003C486E" w:rsidRDefault="00233ABA" w:rsidP="0038062F">
            <w:pPr>
              <w:jc w:val="center"/>
              <w:rPr>
                <w:rFonts w:ascii="Arial" w:hAnsi="Arial" w:hint="eastAsia"/>
                <w:b/>
                <w:sz w:val="18"/>
                <w:lang w:eastAsia="zh-CN"/>
              </w:rPr>
            </w:pPr>
            <w:r w:rsidRPr="003C486E">
              <w:rPr>
                <w:rFonts w:ascii="Arial" w:hAnsi="Arial" w:hint="eastAsia"/>
                <w:b/>
                <w:sz w:val="18"/>
                <w:lang w:eastAsia="zh-CN"/>
              </w:rPr>
              <w:t>Data3</w:t>
            </w:r>
          </w:p>
        </w:tc>
        <w:tc>
          <w:tcPr>
            <w:tcW w:w="0" w:type="auto"/>
            <w:shd w:val="clear" w:color="auto" w:fill="E6E6E6"/>
            <w:vAlign w:val="center"/>
          </w:tcPr>
          <w:p w:rsidR="00233ABA" w:rsidRPr="003C486E" w:rsidRDefault="00233ABA" w:rsidP="0038062F">
            <w:pPr>
              <w:jc w:val="center"/>
              <w:rPr>
                <w:rFonts w:ascii="Arial" w:hAnsi="Arial" w:hint="eastAsia"/>
                <w:b/>
                <w:sz w:val="18"/>
                <w:lang w:eastAsia="zh-CN"/>
              </w:rPr>
            </w:pPr>
            <w:r w:rsidRPr="003C486E">
              <w:rPr>
                <w:rFonts w:ascii="Arial" w:hAnsi="Arial" w:hint="eastAsia"/>
                <w:b/>
                <w:sz w:val="18"/>
                <w:lang w:eastAsia="zh-CN"/>
              </w:rPr>
              <w:t>Data4</w:t>
            </w:r>
          </w:p>
        </w:tc>
        <w:tc>
          <w:tcPr>
            <w:tcW w:w="0" w:type="auto"/>
            <w:shd w:val="clear" w:color="auto" w:fill="E6E6E6"/>
            <w:vAlign w:val="center"/>
          </w:tcPr>
          <w:p w:rsidR="00233ABA" w:rsidRPr="003C486E" w:rsidRDefault="00233ABA" w:rsidP="0038062F">
            <w:pPr>
              <w:jc w:val="center"/>
              <w:rPr>
                <w:rFonts w:ascii="Arial" w:hAnsi="Arial" w:hint="eastAsia"/>
                <w:b/>
                <w:sz w:val="18"/>
                <w:lang w:eastAsia="zh-CN"/>
              </w:rPr>
            </w:pPr>
            <w:r w:rsidRPr="003C486E">
              <w:rPr>
                <w:rFonts w:ascii="Arial" w:hAnsi="Arial" w:hint="eastAsia"/>
                <w:b/>
                <w:sz w:val="18"/>
                <w:lang w:eastAsia="zh-CN"/>
              </w:rPr>
              <w:t>Data5</w:t>
            </w:r>
          </w:p>
        </w:tc>
        <w:tc>
          <w:tcPr>
            <w:tcW w:w="0" w:type="auto"/>
            <w:shd w:val="clear" w:color="auto" w:fill="E6E6E6"/>
            <w:vAlign w:val="center"/>
          </w:tcPr>
          <w:p w:rsidR="00233ABA" w:rsidRPr="003C486E" w:rsidRDefault="00233ABA" w:rsidP="0038062F">
            <w:pPr>
              <w:jc w:val="center"/>
              <w:rPr>
                <w:rFonts w:ascii="Arial" w:hAnsi="Arial" w:hint="eastAsia"/>
                <w:b/>
                <w:sz w:val="18"/>
                <w:lang w:eastAsia="zh-CN"/>
              </w:rPr>
            </w:pPr>
            <w:r w:rsidRPr="003C486E">
              <w:rPr>
                <w:rFonts w:ascii="Arial" w:hAnsi="Arial" w:hint="eastAsia"/>
                <w:b/>
                <w:sz w:val="18"/>
                <w:lang w:eastAsia="zh-CN"/>
              </w:rPr>
              <w:t>Data6</w:t>
            </w:r>
          </w:p>
        </w:tc>
        <w:tc>
          <w:tcPr>
            <w:tcW w:w="0" w:type="auto"/>
            <w:shd w:val="clear" w:color="auto" w:fill="E6E6E6"/>
            <w:vAlign w:val="center"/>
          </w:tcPr>
          <w:p w:rsidR="00233ABA" w:rsidRPr="003C486E" w:rsidRDefault="00233ABA" w:rsidP="0038062F">
            <w:pPr>
              <w:jc w:val="center"/>
              <w:rPr>
                <w:rFonts w:ascii="Arial" w:hAnsi="Arial" w:hint="eastAsia"/>
                <w:b/>
                <w:sz w:val="18"/>
                <w:lang w:eastAsia="zh-CN"/>
              </w:rPr>
            </w:pPr>
            <w:r w:rsidRPr="003C486E">
              <w:rPr>
                <w:rFonts w:ascii="Arial" w:hAnsi="Arial" w:hint="eastAsia"/>
                <w:b/>
                <w:sz w:val="18"/>
                <w:lang w:eastAsia="zh-CN"/>
              </w:rPr>
              <w:t>Data7</w:t>
            </w:r>
          </w:p>
        </w:tc>
      </w:tr>
      <w:tr w:rsidR="00233ABA" w:rsidRPr="003C486E" w:rsidTr="0038062F">
        <w:trPr>
          <w:trHeight w:val="243"/>
        </w:trPr>
        <w:tc>
          <w:tcPr>
            <w:tcW w:w="0" w:type="auto"/>
            <w:shd w:val="clear" w:color="auto" w:fill="auto"/>
            <w:vAlign w:val="center"/>
          </w:tcPr>
          <w:p w:rsidR="00233ABA" w:rsidRPr="003C486E" w:rsidRDefault="00F554E9" w:rsidP="0038062F">
            <w:pPr>
              <w:jc w:val="center"/>
              <w:rPr>
                <w:rFonts w:ascii="Arial" w:hAnsi="Arial" w:hint="eastAsia"/>
                <w:sz w:val="18"/>
                <w:lang w:eastAsia="zh-CN"/>
              </w:rPr>
            </w:pPr>
            <w:r w:rsidRPr="003C486E">
              <w:rPr>
                <w:rFonts w:ascii="Arial" w:hAnsi="Arial"/>
                <w:sz w:val="18"/>
              </w:rPr>
              <w:t>0x774</w:t>
            </w:r>
          </w:p>
        </w:tc>
        <w:tc>
          <w:tcPr>
            <w:tcW w:w="0" w:type="auto"/>
            <w:shd w:val="clear" w:color="auto" w:fill="auto"/>
            <w:vAlign w:val="center"/>
          </w:tcPr>
          <w:p w:rsidR="00233ABA" w:rsidRPr="003C486E" w:rsidRDefault="00233ABA" w:rsidP="0038062F">
            <w:pPr>
              <w:jc w:val="center"/>
              <w:rPr>
                <w:rFonts w:ascii="Arial" w:hAnsi="Arial"/>
                <w:sz w:val="18"/>
                <w:lang w:eastAsia="zh-CN"/>
              </w:rPr>
            </w:pPr>
            <w:r w:rsidRPr="003C486E">
              <w:rPr>
                <w:rFonts w:ascii="Arial" w:hAnsi="Arial"/>
                <w:sz w:val="18"/>
              </w:rPr>
              <w:t>0x</w:t>
            </w:r>
            <w:r w:rsidRPr="003C486E">
              <w:rPr>
                <w:rFonts w:ascii="Arial" w:hAnsi="Arial" w:hint="eastAsia"/>
                <w:sz w:val="18"/>
                <w:lang w:eastAsia="zh-CN"/>
              </w:rPr>
              <w:t>61</w:t>
            </w:r>
          </w:p>
        </w:tc>
        <w:tc>
          <w:tcPr>
            <w:tcW w:w="1036" w:type="dxa"/>
            <w:shd w:val="clear" w:color="auto" w:fill="auto"/>
          </w:tcPr>
          <w:p w:rsidR="00233ABA" w:rsidRPr="003C486E" w:rsidRDefault="00233ABA" w:rsidP="00CE04AC">
            <w:pPr>
              <w:ind w:firstLineChars="100" w:firstLine="180"/>
            </w:pPr>
            <w:r w:rsidRPr="003C486E">
              <w:rPr>
                <w:rFonts w:ascii="Arial" w:hAnsi="Arial"/>
                <w:sz w:val="18"/>
                <w:lang w:val="en-GB"/>
              </w:rPr>
              <w:t>0x</w:t>
            </w:r>
            <w:r w:rsidRPr="003C486E">
              <w:rPr>
                <w:rFonts w:ascii="Arial" w:hAnsi="Arial" w:hint="eastAsia"/>
                <w:sz w:val="18"/>
                <w:lang w:val="en-GB" w:eastAsia="zh-CN"/>
              </w:rPr>
              <w:t>41</w:t>
            </w:r>
          </w:p>
        </w:tc>
        <w:tc>
          <w:tcPr>
            <w:tcW w:w="0" w:type="auto"/>
          </w:tcPr>
          <w:p w:rsidR="00233ABA" w:rsidRPr="003C486E" w:rsidRDefault="00233ABA" w:rsidP="0038062F">
            <w:pPr>
              <w:rPr>
                <w:rFonts w:hint="eastAsia"/>
                <w:lang w:eastAsia="zh-CN"/>
              </w:rPr>
            </w:pPr>
            <w:r w:rsidRPr="003C486E">
              <w:rPr>
                <w:rFonts w:ascii="Arial" w:hAnsi="Arial" w:hint="eastAsia"/>
                <w:sz w:val="18"/>
                <w:lang w:val="en-GB" w:eastAsia="zh-CN"/>
              </w:rPr>
              <w:t>0xXX</w:t>
            </w:r>
          </w:p>
        </w:tc>
        <w:tc>
          <w:tcPr>
            <w:tcW w:w="0" w:type="auto"/>
          </w:tcPr>
          <w:p w:rsidR="00233ABA" w:rsidRPr="003C486E" w:rsidRDefault="008D539B" w:rsidP="0038062F">
            <w:r w:rsidRPr="003C486E">
              <w:rPr>
                <w:rFonts w:ascii="Arial" w:hAnsi="Arial" w:hint="eastAsia"/>
                <w:sz w:val="18"/>
                <w:lang w:val="en-GB" w:eastAsia="zh-CN"/>
              </w:rPr>
              <w:t>---</w:t>
            </w:r>
          </w:p>
        </w:tc>
        <w:tc>
          <w:tcPr>
            <w:tcW w:w="0" w:type="auto"/>
          </w:tcPr>
          <w:p w:rsidR="00233ABA" w:rsidRPr="003C486E" w:rsidRDefault="008D539B" w:rsidP="0038062F">
            <w:r w:rsidRPr="003C486E">
              <w:rPr>
                <w:rFonts w:ascii="Arial" w:hAnsi="Arial" w:hint="eastAsia"/>
                <w:sz w:val="18"/>
                <w:lang w:val="en-GB" w:eastAsia="zh-CN"/>
              </w:rPr>
              <w:t>---</w:t>
            </w:r>
          </w:p>
        </w:tc>
        <w:tc>
          <w:tcPr>
            <w:tcW w:w="0" w:type="auto"/>
          </w:tcPr>
          <w:p w:rsidR="00233ABA" w:rsidRPr="003C486E" w:rsidRDefault="00233ABA" w:rsidP="0038062F">
            <w:r w:rsidRPr="003C486E">
              <w:rPr>
                <w:rFonts w:ascii="Arial" w:hAnsi="Arial" w:hint="eastAsia"/>
                <w:sz w:val="18"/>
                <w:lang w:val="en-GB" w:eastAsia="zh-CN"/>
              </w:rPr>
              <w:t>---</w:t>
            </w:r>
          </w:p>
        </w:tc>
        <w:tc>
          <w:tcPr>
            <w:tcW w:w="0" w:type="auto"/>
          </w:tcPr>
          <w:p w:rsidR="00233ABA" w:rsidRPr="003C486E" w:rsidRDefault="00233ABA" w:rsidP="0038062F">
            <w:r w:rsidRPr="003C486E">
              <w:rPr>
                <w:rFonts w:ascii="Arial" w:hAnsi="Arial" w:hint="eastAsia"/>
                <w:sz w:val="18"/>
                <w:lang w:val="en-GB" w:eastAsia="zh-CN"/>
              </w:rPr>
              <w:t>---</w:t>
            </w:r>
          </w:p>
        </w:tc>
        <w:tc>
          <w:tcPr>
            <w:tcW w:w="0" w:type="auto"/>
          </w:tcPr>
          <w:p w:rsidR="00233ABA" w:rsidRPr="003C486E" w:rsidRDefault="00233ABA" w:rsidP="0038062F">
            <w:pPr>
              <w:jc w:val="center"/>
              <w:rPr>
                <w:rFonts w:ascii="Arial" w:hAnsi="Arial" w:hint="eastAsia"/>
                <w:sz w:val="18"/>
                <w:lang w:val="en-GB" w:eastAsia="zh-CN"/>
              </w:rPr>
            </w:pPr>
            <w:r w:rsidRPr="003C486E">
              <w:rPr>
                <w:rFonts w:ascii="Arial" w:hAnsi="Arial" w:hint="eastAsia"/>
                <w:sz w:val="18"/>
                <w:lang w:val="en-GB" w:eastAsia="zh-CN"/>
              </w:rPr>
              <w:t>---</w:t>
            </w:r>
          </w:p>
        </w:tc>
      </w:tr>
    </w:tbl>
    <w:p w:rsidR="003C486E" w:rsidRDefault="003C486E" w:rsidP="003C486E">
      <w:pPr>
        <w:rPr>
          <w:rFonts w:ascii="Arial" w:eastAsia="Arial Unicode MS" w:hAnsi="Arial" w:cs="Arial" w:hint="eastAsia"/>
          <w:color w:val="0000FF"/>
          <w:sz w:val="21"/>
          <w:szCs w:val="21"/>
          <w:lang w:val="en-GB" w:eastAsia="zh-CN"/>
        </w:rPr>
      </w:pPr>
      <w:bookmarkStart w:id="180" w:name="_Toc139085738"/>
      <w:bookmarkStart w:id="181" w:name="_Toc332632392"/>
      <w:bookmarkStart w:id="182" w:name="_Toc332634422"/>
      <w:bookmarkStart w:id="183" w:name="_Toc34457807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78"/>
        <w:gridCol w:w="1276"/>
        <w:gridCol w:w="747"/>
        <w:gridCol w:w="1239"/>
        <w:gridCol w:w="888"/>
        <w:gridCol w:w="1237"/>
        <w:gridCol w:w="1596"/>
        <w:gridCol w:w="1834"/>
      </w:tblGrid>
      <w:tr w:rsidR="003C486E" w:rsidRPr="0044486C" w:rsidTr="00F25550">
        <w:trPr>
          <w:cantSplit/>
          <w:trHeight w:val="20"/>
          <w:tblHeader/>
        </w:trPr>
        <w:tc>
          <w:tcPr>
            <w:tcW w:w="453" w:type="pct"/>
            <w:vMerge w:val="restart"/>
            <w:tcBorders>
              <w:top w:val="single" w:sz="4" w:space="0" w:color="auto"/>
            </w:tcBorders>
            <w:shd w:val="clear" w:color="auto" w:fill="E6E6E6"/>
            <w:vAlign w:val="center"/>
          </w:tcPr>
          <w:p w:rsidR="003C486E" w:rsidRPr="0044486C" w:rsidRDefault="003C486E" w:rsidP="00D33597">
            <w:pPr>
              <w:jc w:val="center"/>
              <w:rPr>
                <w:rFonts w:ascii="Arial" w:hAnsi="Arial" w:cs="Arial"/>
                <w:b/>
                <w:sz w:val="21"/>
                <w:szCs w:val="21"/>
                <w:lang w:eastAsia="zh-CN"/>
              </w:rPr>
            </w:pPr>
            <w:r w:rsidRPr="0044486C">
              <w:rPr>
                <w:rFonts w:ascii="Arial" w:hAnsi="Arial" w:cs="Arial" w:hint="eastAsia"/>
                <w:b/>
                <w:sz w:val="21"/>
                <w:szCs w:val="21"/>
                <w:lang w:eastAsia="zh-CN"/>
              </w:rPr>
              <w:t>Data2~4</w:t>
            </w:r>
          </w:p>
          <w:p w:rsidR="003C486E" w:rsidRPr="00DF41F5" w:rsidRDefault="003C486E" w:rsidP="00D33597">
            <w:pPr>
              <w:jc w:val="center"/>
              <w:rPr>
                <w:rFonts w:ascii="Arial" w:hAnsi="Arial" w:cs="Arial"/>
                <w:b/>
                <w:sz w:val="21"/>
                <w:szCs w:val="21"/>
                <w:lang w:eastAsia="zh-CN"/>
              </w:rPr>
            </w:pPr>
            <w:r w:rsidRPr="00DF41F5">
              <w:rPr>
                <w:rFonts w:ascii="Arial" w:hAnsi="Arial" w:cs="Arial" w:hint="eastAsia"/>
                <w:b/>
                <w:sz w:val="21"/>
                <w:szCs w:val="21"/>
                <w:lang w:eastAsia="zh-CN"/>
              </w:rPr>
              <w:t>Bit</w:t>
            </w:r>
          </w:p>
        </w:tc>
        <w:tc>
          <w:tcPr>
            <w:tcW w:w="658" w:type="pct"/>
            <w:vMerge w:val="restart"/>
            <w:tcBorders>
              <w:top w:val="single" w:sz="4" w:space="0" w:color="auto"/>
            </w:tcBorders>
            <w:shd w:val="clear" w:color="auto" w:fill="E6E6E6"/>
            <w:vAlign w:val="center"/>
          </w:tcPr>
          <w:p w:rsidR="003C486E" w:rsidRPr="0044486C" w:rsidRDefault="003C486E" w:rsidP="00D33597">
            <w:pPr>
              <w:jc w:val="center"/>
              <w:rPr>
                <w:rFonts w:ascii="Arial" w:hAnsi="Arial" w:cs="Arial"/>
                <w:b/>
                <w:sz w:val="21"/>
                <w:szCs w:val="21"/>
                <w:lang w:eastAsia="zh-CN"/>
              </w:rPr>
            </w:pPr>
            <w:r w:rsidRPr="0044486C">
              <w:rPr>
                <w:rFonts w:ascii="Arial" w:hAnsi="Arial" w:cs="Arial"/>
                <w:b/>
                <w:sz w:val="21"/>
                <w:szCs w:val="21"/>
                <w:lang w:eastAsia="zh-CN"/>
              </w:rPr>
              <w:t>Description</w:t>
            </w:r>
          </w:p>
        </w:tc>
        <w:tc>
          <w:tcPr>
            <w:tcW w:w="1024" w:type="pct"/>
            <w:gridSpan w:val="2"/>
            <w:tcBorders>
              <w:top w:val="single" w:sz="4" w:space="0" w:color="auto"/>
            </w:tcBorders>
            <w:shd w:val="clear" w:color="auto" w:fill="E6E6E6"/>
          </w:tcPr>
          <w:p w:rsidR="003C486E" w:rsidRPr="0044486C" w:rsidRDefault="003C486E" w:rsidP="00D33597">
            <w:pPr>
              <w:jc w:val="center"/>
              <w:rPr>
                <w:rFonts w:ascii="Arial" w:hAnsi="Arial" w:cs="Arial"/>
                <w:b/>
                <w:sz w:val="21"/>
                <w:szCs w:val="21"/>
                <w:lang w:eastAsia="zh-CN"/>
              </w:rPr>
            </w:pPr>
            <w:r w:rsidRPr="0044486C">
              <w:rPr>
                <w:rFonts w:ascii="Arial" w:hAnsi="Arial" w:cs="Arial" w:hint="eastAsia"/>
                <w:b/>
                <w:sz w:val="21"/>
                <w:szCs w:val="21"/>
                <w:lang w:eastAsia="zh-CN"/>
              </w:rPr>
              <w:t>Control</w:t>
            </w:r>
          </w:p>
        </w:tc>
        <w:tc>
          <w:tcPr>
            <w:tcW w:w="458" w:type="pct"/>
            <w:vMerge w:val="restart"/>
            <w:tcBorders>
              <w:top w:val="single" w:sz="4" w:space="0" w:color="auto"/>
            </w:tcBorders>
            <w:shd w:val="clear" w:color="auto" w:fill="EAEAEA"/>
            <w:vAlign w:val="center"/>
          </w:tcPr>
          <w:p w:rsidR="003C486E" w:rsidRPr="0044486C" w:rsidRDefault="003C486E" w:rsidP="00D33597">
            <w:pPr>
              <w:jc w:val="center"/>
              <w:rPr>
                <w:rFonts w:ascii="Arial" w:hAnsi="Arial" w:cs="Arial"/>
                <w:b/>
                <w:sz w:val="18"/>
                <w:szCs w:val="18"/>
                <w:lang w:eastAsia="zh-CN"/>
              </w:rPr>
            </w:pPr>
            <w:r w:rsidRPr="0044486C">
              <w:rPr>
                <w:rFonts w:ascii="Arial" w:hAnsi="Arial" w:cs="Arial"/>
                <w:b/>
                <w:sz w:val="18"/>
                <w:szCs w:val="18"/>
                <w:lang w:eastAsia="zh-CN"/>
              </w:rPr>
              <w:t>Test Voltage</w:t>
            </w:r>
          </w:p>
        </w:tc>
        <w:tc>
          <w:tcPr>
            <w:tcW w:w="638" w:type="pct"/>
            <w:vMerge w:val="restart"/>
            <w:tcBorders>
              <w:top w:val="single" w:sz="4" w:space="0" w:color="auto"/>
            </w:tcBorders>
            <w:shd w:val="clear" w:color="auto" w:fill="EAEAEA"/>
            <w:vAlign w:val="center"/>
          </w:tcPr>
          <w:p w:rsidR="003C486E" w:rsidRPr="0044486C" w:rsidRDefault="003C486E" w:rsidP="00D33597">
            <w:pPr>
              <w:jc w:val="center"/>
              <w:rPr>
                <w:rFonts w:ascii="Arial" w:hAnsi="Arial" w:cs="Arial"/>
                <w:b/>
                <w:sz w:val="18"/>
                <w:szCs w:val="18"/>
                <w:lang w:eastAsia="zh-CN"/>
              </w:rPr>
            </w:pPr>
            <w:r w:rsidRPr="0044486C">
              <w:rPr>
                <w:rFonts w:ascii="Arial" w:hAnsi="Arial" w:cs="Arial"/>
                <w:b/>
                <w:sz w:val="18"/>
                <w:szCs w:val="18"/>
                <w:lang w:eastAsia="zh-CN"/>
              </w:rPr>
              <w:t xml:space="preserve">Test  </w:t>
            </w:r>
            <w:r w:rsidRPr="0044486C">
              <w:rPr>
                <w:rFonts w:ascii="Arial" w:hAnsi="Arial" w:cs="Arial" w:hint="eastAsia"/>
                <w:b/>
                <w:sz w:val="18"/>
                <w:szCs w:val="18"/>
                <w:lang w:eastAsia="zh-CN"/>
              </w:rPr>
              <w:t>Pin</w:t>
            </w:r>
          </w:p>
        </w:tc>
        <w:tc>
          <w:tcPr>
            <w:tcW w:w="823" w:type="pct"/>
            <w:vMerge w:val="restart"/>
            <w:tcBorders>
              <w:top w:val="single" w:sz="4" w:space="0" w:color="auto"/>
            </w:tcBorders>
            <w:shd w:val="clear" w:color="auto" w:fill="EAEAEA"/>
            <w:vAlign w:val="center"/>
          </w:tcPr>
          <w:p w:rsidR="003C486E" w:rsidRDefault="003C486E" w:rsidP="00D33597">
            <w:pPr>
              <w:jc w:val="center"/>
              <w:rPr>
                <w:rFonts w:ascii="Arial" w:hAnsi="Arial" w:cs="Arial" w:hint="eastAsia"/>
                <w:b/>
                <w:sz w:val="18"/>
                <w:szCs w:val="18"/>
                <w:lang w:eastAsia="zh-CN"/>
              </w:rPr>
            </w:pPr>
            <w:r w:rsidRPr="0044486C">
              <w:rPr>
                <w:rFonts w:ascii="Arial" w:hAnsi="Arial" w:cs="Arial" w:hint="eastAsia"/>
                <w:b/>
                <w:sz w:val="18"/>
                <w:szCs w:val="18"/>
                <w:lang w:eastAsia="zh-CN"/>
              </w:rPr>
              <w:t>Test Point</w:t>
            </w:r>
          </w:p>
          <w:p w:rsidR="003C486E" w:rsidRPr="0044486C" w:rsidRDefault="003C486E" w:rsidP="00D33597">
            <w:pPr>
              <w:jc w:val="center"/>
              <w:rPr>
                <w:rFonts w:ascii="Arial" w:hAnsi="Arial" w:cs="Arial"/>
                <w:b/>
                <w:sz w:val="18"/>
                <w:szCs w:val="18"/>
                <w:lang w:eastAsia="zh-CN"/>
              </w:rPr>
            </w:pPr>
            <w:r>
              <w:rPr>
                <w:rFonts w:ascii="Arial" w:hAnsi="Arial" w:cs="Arial" w:hint="eastAsia"/>
                <w:b/>
                <w:sz w:val="18"/>
                <w:szCs w:val="18"/>
                <w:lang w:eastAsia="zh-CN"/>
              </w:rPr>
              <w:t>（</w:t>
            </w:r>
            <w:r>
              <w:rPr>
                <w:rFonts w:ascii="Arial" w:hAnsi="Arial" w:cs="Arial" w:hint="eastAsia"/>
                <w:b/>
                <w:sz w:val="18"/>
                <w:szCs w:val="18"/>
                <w:lang w:eastAsia="zh-CN"/>
              </w:rPr>
              <w:t>BLOCK</w:t>
            </w:r>
            <w:r>
              <w:rPr>
                <w:rFonts w:ascii="Arial" w:hAnsi="Arial" w:cs="Arial" w:hint="eastAsia"/>
                <w:b/>
                <w:sz w:val="18"/>
                <w:szCs w:val="18"/>
                <w:lang w:eastAsia="zh-CN"/>
              </w:rPr>
              <w:t>）</w:t>
            </w:r>
          </w:p>
        </w:tc>
        <w:tc>
          <w:tcPr>
            <w:tcW w:w="946" w:type="pct"/>
            <w:vMerge w:val="restart"/>
            <w:tcBorders>
              <w:top w:val="single" w:sz="4" w:space="0" w:color="auto"/>
            </w:tcBorders>
            <w:shd w:val="clear" w:color="auto" w:fill="EAEAEA"/>
          </w:tcPr>
          <w:p w:rsidR="003C486E" w:rsidRDefault="003C486E" w:rsidP="00D33597">
            <w:pPr>
              <w:jc w:val="center"/>
              <w:rPr>
                <w:rFonts w:ascii="Arial" w:hAnsi="Arial" w:cs="Arial" w:hint="eastAsia"/>
                <w:b/>
                <w:sz w:val="18"/>
                <w:szCs w:val="18"/>
                <w:lang w:eastAsia="zh-CN"/>
              </w:rPr>
            </w:pPr>
          </w:p>
          <w:p w:rsidR="003C486E" w:rsidRDefault="003C486E" w:rsidP="00D33597">
            <w:pPr>
              <w:jc w:val="center"/>
              <w:rPr>
                <w:rFonts w:ascii="Arial" w:hAnsi="Arial" w:cs="Arial" w:hint="eastAsia"/>
                <w:b/>
                <w:sz w:val="18"/>
                <w:szCs w:val="18"/>
                <w:lang w:eastAsia="zh-CN"/>
              </w:rPr>
            </w:pPr>
            <w:r>
              <w:rPr>
                <w:rFonts w:ascii="Arial" w:hAnsi="Arial" w:cs="Arial" w:hint="eastAsia"/>
                <w:b/>
                <w:sz w:val="18"/>
                <w:szCs w:val="18"/>
                <w:lang w:eastAsia="zh-CN"/>
              </w:rPr>
              <w:t>Test Points</w:t>
            </w:r>
          </w:p>
          <w:p w:rsidR="003C486E" w:rsidRPr="0044486C" w:rsidRDefault="003C486E" w:rsidP="00D33597">
            <w:pPr>
              <w:jc w:val="center"/>
              <w:rPr>
                <w:rFonts w:ascii="Arial" w:hAnsi="Arial" w:cs="Arial" w:hint="eastAsia"/>
                <w:b/>
                <w:sz w:val="18"/>
                <w:szCs w:val="18"/>
                <w:lang w:eastAsia="zh-CN"/>
              </w:rPr>
            </w:pPr>
            <w:r>
              <w:rPr>
                <w:rFonts w:ascii="Arial" w:hAnsi="Arial" w:cs="Arial" w:hint="eastAsia"/>
                <w:b/>
                <w:sz w:val="18"/>
                <w:szCs w:val="18"/>
                <w:lang w:eastAsia="zh-CN"/>
              </w:rPr>
              <w:t>（</w:t>
            </w:r>
            <w:r>
              <w:rPr>
                <w:rFonts w:ascii="Arial" w:hAnsi="Arial" w:cs="Arial" w:hint="eastAsia"/>
                <w:b/>
                <w:sz w:val="18"/>
                <w:szCs w:val="18"/>
                <w:lang w:eastAsia="zh-CN"/>
              </w:rPr>
              <w:t>MCU Port</w:t>
            </w:r>
            <w:r>
              <w:rPr>
                <w:rFonts w:ascii="Arial" w:hAnsi="Arial" w:cs="Arial" w:hint="eastAsia"/>
                <w:b/>
                <w:sz w:val="18"/>
                <w:szCs w:val="18"/>
                <w:lang w:eastAsia="zh-CN"/>
              </w:rPr>
              <w:t>）</w:t>
            </w:r>
          </w:p>
        </w:tc>
      </w:tr>
      <w:tr w:rsidR="003C486E" w:rsidRPr="0044486C" w:rsidTr="00F25550">
        <w:trPr>
          <w:cantSplit/>
          <w:trHeight w:val="20"/>
          <w:tblHeader/>
        </w:trPr>
        <w:tc>
          <w:tcPr>
            <w:tcW w:w="453" w:type="pct"/>
            <w:vMerge/>
            <w:tcBorders>
              <w:bottom w:val="single" w:sz="4" w:space="0" w:color="auto"/>
            </w:tcBorders>
            <w:shd w:val="clear" w:color="auto" w:fill="E6E6E6"/>
            <w:vAlign w:val="center"/>
          </w:tcPr>
          <w:p w:rsidR="003C486E" w:rsidRPr="0044486C" w:rsidRDefault="003C486E" w:rsidP="00D33597">
            <w:pPr>
              <w:jc w:val="center"/>
              <w:rPr>
                <w:rFonts w:ascii="Arial" w:hAnsi="Arial" w:cs="Arial" w:hint="eastAsia"/>
                <w:b/>
                <w:color w:val="0000FF"/>
                <w:sz w:val="21"/>
                <w:szCs w:val="21"/>
                <w:lang w:eastAsia="zh-CN"/>
              </w:rPr>
            </w:pPr>
          </w:p>
        </w:tc>
        <w:tc>
          <w:tcPr>
            <w:tcW w:w="658" w:type="pct"/>
            <w:vMerge/>
            <w:tcBorders>
              <w:bottom w:val="single" w:sz="4" w:space="0" w:color="auto"/>
            </w:tcBorders>
            <w:shd w:val="clear" w:color="auto" w:fill="E6E6E6"/>
            <w:vAlign w:val="center"/>
          </w:tcPr>
          <w:p w:rsidR="003C486E" w:rsidRPr="0044486C" w:rsidRDefault="003C486E" w:rsidP="00D33597">
            <w:pPr>
              <w:jc w:val="center"/>
              <w:rPr>
                <w:rFonts w:ascii="Arial" w:hAnsi="Arial" w:cs="Arial"/>
                <w:b/>
                <w:color w:val="0000FF"/>
                <w:sz w:val="21"/>
                <w:szCs w:val="21"/>
                <w:lang w:eastAsia="zh-CN"/>
              </w:rPr>
            </w:pPr>
          </w:p>
        </w:tc>
        <w:tc>
          <w:tcPr>
            <w:tcW w:w="385" w:type="pct"/>
            <w:tcBorders>
              <w:bottom w:val="single" w:sz="4" w:space="0" w:color="auto"/>
            </w:tcBorders>
            <w:shd w:val="clear" w:color="auto" w:fill="E6E6E6"/>
          </w:tcPr>
          <w:p w:rsidR="003C486E" w:rsidRPr="0044486C" w:rsidRDefault="003C486E" w:rsidP="00D33597">
            <w:pPr>
              <w:ind w:firstLineChars="50" w:firstLine="90"/>
              <w:rPr>
                <w:b/>
              </w:rPr>
            </w:pPr>
            <w:r w:rsidRPr="0044486C">
              <w:rPr>
                <w:rFonts w:ascii="Arial" w:hAnsi="Arial" w:cs="Arial"/>
                <w:b/>
                <w:bCs/>
                <w:sz w:val="18"/>
                <w:szCs w:val="18"/>
                <w:lang w:eastAsia="zh-CN"/>
              </w:rPr>
              <w:t>Value</w:t>
            </w:r>
          </w:p>
        </w:tc>
        <w:tc>
          <w:tcPr>
            <w:tcW w:w="639" w:type="pct"/>
            <w:tcBorders>
              <w:top w:val="single" w:sz="4" w:space="0" w:color="auto"/>
              <w:bottom w:val="single" w:sz="4" w:space="0" w:color="auto"/>
            </w:tcBorders>
            <w:shd w:val="clear" w:color="auto" w:fill="E6E6E6"/>
            <w:vAlign w:val="center"/>
          </w:tcPr>
          <w:p w:rsidR="003C486E" w:rsidRPr="0044486C" w:rsidRDefault="003C486E" w:rsidP="00D33597">
            <w:pPr>
              <w:rPr>
                <w:rFonts w:ascii="Arial" w:hAnsi="Arial" w:cs="Arial"/>
                <w:b/>
                <w:sz w:val="21"/>
                <w:szCs w:val="21"/>
                <w:lang w:eastAsia="zh-CN"/>
              </w:rPr>
            </w:pPr>
            <w:r w:rsidRPr="0044486C">
              <w:rPr>
                <w:rFonts w:ascii="Arial" w:hAnsi="Arial" w:cs="Arial" w:hint="eastAsia"/>
                <w:b/>
                <w:sz w:val="21"/>
                <w:szCs w:val="21"/>
                <w:lang w:eastAsia="zh-CN"/>
              </w:rPr>
              <w:t>Description</w:t>
            </w:r>
          </w:p>
        </w:tc>
        <w:tc>
          <w:tcPr>
            <w:tcW w:w="458" w:type="pct"/>
            <w:vMerge/>
            <w:tcBorders>
              <w:bottom w:val="single" w:sz="4" w:space="0" w:color="auto"/>
            </w:tcBorders>
            <w:shd w:val="clear" w:color="auto" w:fill="EAEAEA"/>
            <w:vAlign w:val="center"/>
          </w:tcPr>
          <w:p w:rsidR="003C486E" w:rsidRPr="0044486C" w:rsidRDefault="003C486E" w:rsidP="00D33597">
            <w:pPr>
              <w:jc w:val="center"/>
              <w:rPr>
                <w:rFonts w:ascii="Arial" w:hAnsi="Arial" w:cs="Arial"/>
                <w:b/>
                <w:color w:val="0000FF"/>
                <w:sz w:val="21"/>
                <w:szCs w:val="21"/>
                <w:lang w:eastAsia="zh-CN"/>
              </w:rPr>
            </w:pPr>
          </w:p>
        </w:tc>
        <w:tc>
          <w:tcPr>
            <w:tcW w:w="638" w:type="pct"/>
            <w:vMerge/>
            <w:tcBorders>
              <w:bottom w:val="single" w:sz="4" w:space="0" w:color="auto"/>
            </w:tcBorders>
            <w:shd w:val="clear" w:color="auto" w:fill="EAEAEA"/>
            <w:vAlign w:val="center"/>
          </w:tcPr>
          <w:p w:rsidR="003C486E" w:rsidRPr="0044486C" w:rsidRDefault="003C486E" w:rsidP="00D33597">
            <w:pPr>
              <w:jc w:val="center"/>
              <w:rPr>
                <w:rFonts w:ascii="Arial" w:hAnsi="Arial" w:cs="Arial"/>
                <w:b/>
                <w:color w:val="0000FF"/>
                <w:sz w:val="21"/>
                <w:szCs w:val="21"/>
                <w:lang w:eastAsia="zh-CN"/>
              </w:rPr>
            </w:pPr>
          </w:p>
        </w:tc>
        <w:tc>
          <w:tcPr>
            <w:tcW w:w="823" w:type="pct"/>
            <w:vMerge/>
            <w:tcBorders>
              <w:bottom w:val="single" w:sz="4" w:space="0" w:color="auto"/>
            </w:tcBorders>
            <w:shd w:val="clear" w:color="auto" w:fill="EAEAEA"/>
          </w:tcPr>
          <w:p w:rsidR="003C486E" w:rsidRPr="0044486C" w:rsidRDefault="003C486E" w:rsidP="00D33597">
            <w:pPr>
              <w:jc w:val="center"/>
              <w:rPr>
                <w:rFonts w:ascii="Arial" w:hAnsi="Arial" w:cs="Arial"/>
                <w:b/>
                <w:color w:val="0000FF"/>
                <w:sz w:val="21"/>
                <w:szCs w:val="21"/>
                <w:lang w:eastAsia="zh-CN"/>
              </w:rPr>
            </w:pPr>
          </w:p>
        </w:tc>
        <w:tc>
          <w:tcPr>
            <w:tcW w:w="946" w:type="pct"/>
            <w:vMerge/>
            <w:tcBorders>
              <w:bottom w:val="single" w:sz="4" w:space="0" w:color="auto"/>
            </w:tcBorders>
            <w:shd w:val="clear" w:color="auto" w:fill="EAEAEA"/>
          </w:tcPr>
          <w:p w:rsidR="003C486E" w:rsidRPr="0044486C" w:rsidRDefault="003C486E" w:rsidP="00D33597">
            <w:pPr>
              <w:jc w:val="center"/>
              <w:rPr>
                <w:rFonts w:ascii="Arial" w:hAnsi="Arial" w:cs="Arial"/>
                <w:b/>
                <w:color w:val="0000FF"/>
                <w:sz w:val="21"/>
                <w:szCs w:val="21"/>
                <w:lang w:eastAsia="zh-CN"/>
              </w:rPr>
            </w:pPr>
          </w:p>
        </w:tc>
      </w:tr>
      <w:tr w:rsidR="003C486E" w:rsidRPr="0044486C" w:rsidTr="005B09A1">
        <w:trPr>
          <w:cantSplit/>
          <w:trHeight w:val="20"/>
        </w:trPr>
        <w:tc>
          <w:tcPr>
            <w:tcW w:w="453" w:type="pct"/>
            <w:vMerge w:val="restart"/>
            <w:tcBorders>
              <w:top w:val="single" w:sz="4" w:space="0" w:color="auto"/>
            </w:tcBorders>
          </w:tcPr>
          <w:p w:rsidR="003C486E" w:rsidRPr="0044486C" w:rsidRDefault="003C486E" w:rsidP="00D33597">
            <w:pPr>
              <w:rPr>
                <w:rFonts w:hint="eastAsia"/>
                <w:lang w:eastAsia="zh-CN"/>
              </w:rPr>
            </w:pPr>
            <w:r w:rsidRPr="0044486C">
              <w:rPr>
                <w:rFonts w:hint="eastAsia"/>
                <w:lang w:eastAsia="zh-CN"/>
              </w:rPr>
              <w:t>7</w:t>
            </w:r>
          </w:p>
        </w:tc>
        <w:tc>
          <w:tcPr>
            <w:tcW w:w="658" w:type="pct"/>
            <w:vMerge w:val="restart"/>
            <w:tcBorders>
              <w:top w:val="single" w:sz="4" w:space="0" w:color="auto"/>
            </w:tcBorders>
            <w:vAlign w:val="center"/>
          </w:tcPr>
          <w:p w:rsidR="003C486E" w:rsidRPr="005B09A1" w:rsidRDefault="005B09A1" w:rsidP="00D33597">
            <w:pPr>
              <w:rPr>
                <w:rFonts w:ascii="Arial" w:hAnsi="Arial" w:cs="Arial"/>
                <w:b/>
                <w:sz w:val="21"/>
                <w:szCs w:val="21"/>
                <w:lang w:eastAsia="zh-CN"/>
              </w:rPr>
            </w:pPr>
            <w:r w:rsidRPr="005B09A1">
              <w:rPr>
                <w:b/>
                <w:sz w:val="22"/>
                <w:szCs w:val="22"/>
              </w:rPr>
              <w:t>Driver Seatbelt</w:t>
            </w:r>
          </w:p>
        </w:tc>
        <w:tc>
          <w:tcPr>
            <w:tcW w:w="385" w:type="pct"/>
            <w:tcBorders>
              <w:top w:val="single" w:sz="4" w:space="0" w:color="auto"/>
            </w:tcBorders>
          </w:tcPr>
          <w:p w:rsidR="003C486E" w:rsidRPr="0044486C" w:rsidRDefault="003C486E" w:rsidP="00D33597">
            <w:pPr>
              <w:ind w:firstLineChars="50" w:firstLine="105"/>
              <w:jc w:val="center"/>
              <w:rPr>
                <w:rFonts w:ascii="Arial" w:hAnsi="Arial" w:cs="Arial"/>
                <w:sz w:val="21"/>
                <w:szCs w:val="21"/>
                <w:lang w:eastAsia="zh-CN"/>
              </w:rPr>
            </w:pPr>
            <w:r w:rsidRPr="0044486C">
              <w:rPr>
                <w:rFonts w:ascii="Arial" w:hAnsi="Arial" w:cs="Arial" w:hint="eastAsia"/>
                <w:sz w:val="21"/>
                <w:szCs w:val="21"/>
                <w:lang w:eastAsia="zh-CN"/>
              </w:rPr>
              <w:t>0</w:t>
            </w:r>
          </w:p>
        </w:tc>
        <w:tc>
          <w:tcPr>
            <w:tcW w:w="639" w:type="pct"/>
            <w:tcBorders>
              <w:top w:val="single" w:sz="4" w:space="0" w:color="auto"/>
              <w:bottom w:val="single" w:sz="4" w:space="0" w:color="auto"/>
            </w:tcBorders>
            <w:vAlign w:val="center"/>
          </w:tcPr>
          <w:p w:rsidR="003C486E" w:rsidRPr="0044486C" w:rsidRDefault="003C486E" w:rsidP="00D33597">
            <w:pPr>
              <w:rPr>
                <w:rFonts w:ascii="Arial" w:hAnsi="Arial" w:cs="Arial"/>
                <w:sz w:val="21"/>
                <w:szCs w:val="21"/>
                <w:lang w:eastAsia="zh-CN"/>
              </w:rPr>
            </w:pPr>
            <w:r w:rsidRPr="0044486C">
              <w:rPr>
                <w:rFonts w:ascii="Arial" w:hAnsi="Arial" w:cs="Arial" w:hint="eastAsia"/>
                <w:sz w:val="21"/>
                <w:szCs w:val="21"/>
                <w:lang w:eastAsia="zh-CN"/>
              </w:rPr>
              <w:t>Low Level</w:t>
            </w:r>
          </w:p>
        </w:tc>
        <w:tc>
          <w:tcPr>
            <w:tcW w:w="458" w:type="pct"/>
            <w:tcBorders>
              <w:top w:val="single" w:sz="4" w:space="0" w:color="auto"/>
              <w:bottom w:val="single" w:sz="4" w:space="0" w:color="auto"/>
            </w:tcBorders>
            <w:shd w:val="clear" w:color="auto" w:fill="auto"/>
            <w:vAlign w:val="center"/>
          </w:tcPr>
          <w:p w:rsidR="003C486E" w:rsidRPr="008B78BF" w:rsidRDefault="003C486E" w:rsidP="00D33597">
            <w:pPr>
              <w:jc w:val="both"/>
              <w:rPr>
                <w:rFonts w:ascii="Arial" w:hAnsi="Arial" w:cs="Arial"/>
                <w:sz w:val="18"/>
                <w:szCs w:val="18"/>
                <w:lang w:eastAsia="zh-CN"/>
              </w:rPr>
            </w:pPr>
            <w:r w:rsidRPr="008B78BF">
              <w:rPr>
                <w:rFonts w:ascii="Arial" w:hAnsi="Arial" w:cs="Arial" w:hint="eastAsia"/>
                <w:sz w:val="18"/>
                <w:szCs w:val="18"/>
                <w:lang w:eastAsia="zh-CN"/>
              </w:rPr>
              <w:t>&lt;1V</w:t>
            </w:r>
          </w:p>
        </w:tc>
        <w:tc>
          <w:tcPr>
            <w:tcW w:w="638" w:type="pct"/>
            <w:vMerge w:val="restart"/>
            <w:tcBorders>
              <w:top w:val="single" w:sz="4" w:space="0" w:color="auto"/>
            </w:tcBorders>
            <w:shd w:val="clear" w:color="auto" w:fill="auto"/>
            <w:vAlign w:val="center"/>
          </w:tcPr>
          <w:p w:rsidR="003C486E" w:rsidRPr="008B78BF" w:rsidRDefault="003C486E" w:rsidP="00E638FC">
            <w:pPr>
              <w:rPr>
                <w:rFonts w:ascii="Arial" w:hAnsi="Arial" w:cs="Arial"/>
                <w:sz w:val="18"/>
                <w:szCs w:val="18"/>
                <w:lang w:eastAsia="zh-CN"/>
              </w:rPr>
            </w:pPr>
            <w:r w:rsidRPr="008B78BF">
              <w:rPr>
                <w:rFonts w:ascii="Arial" w:hAnsi="Arial" w:cs="Arial" w:hint="eastAsia"/>
                <w:sz w:val="18"/>
                <w:szCs w:val="18"/>
                <w:lang w:eastAsia="zh-CN"/>
              </w:rPr>
              <w:t>PIN</w:t>
            </w:r>
            <w:r w:rsidR="00E638FC" w:rsidRPr="008B78BF">
              <w:rPr>
                <w:rFonts w:ascii="Arial" w:hAnsi="Arial" w:cs="Arial" w:hint="eastAsia"/>
                <w:sz w:val="18"/>
                <w:szCs w:val="18"/>
                <w:lang w:eastAsia="zh-CN"/>
              </w:rPr>
              <w:t>5</w:t>
            </w:r>
          </w:p>
        </w:tc>
        <w:tc>
          <w:tcPr>
            <w:tcW w:w="823" w:type="pct"/>
            <w:vMerge w:val="restart"/>
            <w:tcBorders>
              <w:top w:val="single" w:sz="4" w:space="0" w:color="auto"/>
            </w:tcBorders>
            <w:shd w:val="clear" w:color="auto" w:fill="auto"/>
          </w:tcPr>
          <w:p w:rsidR="003C486E" w:rsidRPr="008B78BF" w:rsidRDefault="003C486E" w:rsidP="00D33597">
            <w:pPr>
              <w:rPr>
                <w:rFonts w:ascii="Arial" w:hAnsi="Arial" w:cs="Arial"/>
                <w:sz w:val="21"/>
                <w:szCs w:val="21"/>
                <w:lang w:eastAsia="zh-CN"/>
              </w:rPr>
            </w:pPr>
            <w:r w:rsidRPr="008B78BF">
              <w:rPr>
                <w:rFonts w:ascii="Arial" w:hAnsi="Arial" w:cs="Arial" w:hint="eastAsia"/>
                <w:sz w:val="21"/>
                <w:szCs w:val="21"/>
                <w:lang w:eastAsia="zh-CN"/>
              </w:rPr>
              <w:t>F1</w:t>
            </w:r>
            <w:r w:rsidR="00E638FC" w:rsidRPr="008B78BF">
              <w:rPr>
                <w:rFonts w:ascii="Arial" w:hAnsi="Arial" w:cs="Arial" w:hint="eastAsia"/>
                <w:sz w:val="21"/>
                <w:szCs w:val="21"/>
                <w:lang w:eastAsia="zh-CN"/>
              </w:rPr>
              <w:t>0</w:t>
            </w:r>
            <w:r w:rsidRPr="008B78BF">
              <w:rPr>
                <w:rFonts w:ascii="Arial" w:hAnsi="Arial" w:cs="Arial" w:hint="eastAsia"/>
                <w:sz w:val="21"/>
                <w:szCs w:val="21"/>
                <w:lang w:eastAsia="zh-CN"/>
              </w:rPr>
              <w:t>2 (Bottom)</w:t>
            </w:r>
          </w:p>
        </w:tc>
        <w:tc>
          <w:tcPr>
            <w:tcW w:w="946" w:type="pct"/>
            <w:vMerge w:val="restart"/>
            <w:tcBorders>
              <w:top w:val="single" w:sz="4" w:space="0" w:color="auto"/>
            </w:tcBorders>
          </w:tcPr>
          <w:p w:rsidR="003C486E" w:rsidRPr="008B78BF" w:rsidRDefault="00C05E8C" w:rsidP="00D33597">
            <w:pPr>
              <w:rPr>
                <w:rFonts w:ascii="Arial" w:hAnsi="Arial" w:cs="Arial" w:hint="eastAsia"/>
                <w:sz w:val="21"/>
                <w:szCs w:val="21"/>
                <w:lang w:eastAsia="zh-CN"/>
              </w:rPr>
            </w:pPr>
            <w:r w:rsidRPr="008B78BF">
              <w:rPr>
                <w:rFonts w:ascii="Arial" w:hAnsi="Arial" w:cs="Arial" w:hint="eastAsia"/>
                <w:sz w:val="21"/>
                <w:szCs w:val="21"/>
                <w:lang w:eastAsia="zh-CN"/>
              </w:rPr>
              <w:t>F188</w:t>
            </w:r>
            <w:r w:rsidR="003C486E" w:rsidRPr="008B78BF">
              <w:rPr>
                <w:rFonts w:ascii="Arial" w:hAnsi="Arial" w:cs="Arial" w:hint="eastAsia"/>
                <w:sz w:val="21"/>
                <w:szCs w:val="21"/>
                <w:lang w:eastAsia="zh-CN"/>
              </w:rPr>
              <w:t xml:space="preserve"> (</w:t>
            </w:r>
            <w:r w:rsidR="005C7420" w:rsidRPr="008B78BF">
              <w:rPr>
                <w:rFonts w:ascii="Arial" w:hAnsi="Arial" w:cs="Arial" w:hint="eastAsia"/>
                <w:sz w:val="21"/>
                <w:szCs w:val="21"/>
                <w:lang w:eastAsia="zh-CN"/>
              </w:rPr>
              <w:t>Bottom</w:t>
            </w:r>
            <w:r w:rsidR="003C486E" w:rsidRPr="008B78BF">
              <w:rPr>
                <w:rFonts w:ascii="Arial" w:hAnsi="Arial" w:cs="Arial" w:hint="eastAsia"/>
                <w:sz w:val="21"/>
                <w:szCs w:val="21"/>
                <w:lang w:eastAsia="zh-CN"/>
              </w:rPr>
              <w:t>)</w:t>
            </w:r>
          </w:p>
        </w:tc>
      </w:tr>
      <w:tr w:rsidR="003C486E" w:rsidRPr="0044486C" w:rsidTr="005B09A1">
        <w:trPr>
          <w:cantSplit/>
          <w:trHeight w:val="20"/>
        </w:trPr>
        <w:tc>
          <w:tcPr>
            <w:tcW w:w="453" w:type="pct"/>
            <w:vMerge/>
            <w:tcBorders>
              <w:bottom w:val="single" w:sz="4" w:space="0" w:color="auto"/>
            </w:tcBorders>
          </w:tcPr>
          <w:p w:rsidR="003C486E" w:rsidRPr="0044486C" w:rsidRDefault="003C486E" w:rsidP="00D33597">
            <w:pPr>
              <w:ind w:firstLineChars="50" w:firstLine="105"/>
              <w:jc w:val="both"/>
              <w:rPr>
                <w:rFonts w:ascii="Arial" w:hAnsi="Arial" w:cs="Arial"/>
                <w:color w:val="0000FF"/>
                <w:sz w:val="21"/>
                <w:szCs w:val="21"/>
                <w:lang w:eastAsia="zh-CN"/>
              </w:rPr>
            </w:pPr>
          </w:p>
        </w:tc>
        <w:tc>
          <w:tcPr>
            <w:tcW w:w="658" w:type="pct"/>
            <w:vMerge/>
            <w:tcBorders>
              <w:bottom w:val="single" w:sz="4" w:space="0" w:color="auto"/>
            </w:tcBorders>
            <w:vAlign w:val="center"/>
          </w:tcPr>
          <w:p w:rsidR="003C486E" w:rsidRPr="005B09A1" w:rsidRDefault="003C486E" w:rsidP="00D33597">
            <w:pPr>
              <w:ind w:firstLineChars="50" w:firstLine="105"/>
              <w:jc w:val="both"/>
              <w:rPr>
                <w:rFonts w:ascii="Arial" w:hAnsi="Arial" w:cs="Arial"/>
                <w:b/>
                <w:sz w:val="21"/>
                <w:szCs w:val="21"/>
                <w:lang w:eastAsia="zh-CN"/>
              </w:rPr>
            </w:pPr>
          </w:p>
        </w:tc>
        <w:tc>
          <w:tcPr>
            <w:tcW w:w="385" w:type="pct"/>
            <w:tcBorders>
              <w:bottom w:val="single" w:sz="4" w:space="0" w:color="auto"/>
            </w:tcBorders>
          </w:tcPr>
          <w:p w:rsidR="003C486E" w:rsidRPr="0044486C" w:rsidRDefault="003C486E" w:rsidP="00D33597">
            <w:pPr>
              <w:ind w:firstLineChars="50" w:firstLine="105"/>
              <w:jc w:val="center"/>
              <w:rPr>
                <w:rFonts w:ascii="Arial" w:hAnsi="Arial" w:cs="Arial"/>
                <w:sz w:val="21"/>
                <w:szCs w:val="21"/>
                <w:lang w:eastAsia="zh-CN"/>
              </w:rPr>
            </w:pPr>
            <w:r w:rsidRPr="0044486C">
              <w:rPr>
                <w:rFonts w:ascii="Arial" w:hAnsi="Arial" w:cs="Arial" w:hint="eastAsia"/>
                <w:sz w:val="21"/>
                <w:szCs w:val="21"/>
                <w:lang w:eastAsia="zh-CN"/>
              </w:rPr>
              <w:t>1</w:t>
            </w:r>
          </w:p>
        </w:tc>
        <w:tc>
          <w:tcPr>
            <w:tcW w:w="639" w:type="pct"/>
            <w:tcBorders>
              <w:top w:val="single" w:sz="4" w:space="0" w:color="auto"/>
              <w:bottom w:val="single" w:sz="4" w:space="0" w:color="auto"/>
            </w:tcBorders>
            <w:vAlign w:val="center"/>
          </w:tcPr>
          <w:p w:rsidR="003C486E" w:rsidRPr="0044486C" w:rsidRDefault="003C486E" w:rsidP="00D33597">
            <w:pPr>
              <w:rPr>
                <w:rFonts w:ascii="Arial" w:hAnsi="Arial" w:cs="Arial" w:hint="eastAsia"/>
                <w:sz w:val="21"/>
                <w:szCs w:val="21"/>
                <w:lang w:eastAsia="zh-CN"/>
              </w:rPr>
            </w:pPr>
            <w:r w:rsidRPr="0044486C">
              <w:rPr>
                <w:rFonts w:ascii="Arial" w:hAnsi="Arial" w:cs="Arial" w:hint="eastAsia"/>
                <w:sz w:val="21"/>
                <w:szCs w:val="21"/>
                <w:lang w:eastAsia="zh-CN"/>
              </w:rPr>
              <w:t>High Level</w:t>
            </w:r>
          </w:p>
        </w:tc>
        <w:tc>
          <w:tcPr>
            <w:tcW w:w="458" w:type="pct"/>
            <w:tcBorders>
              <w:top w:val="single" w:sz="4" w:space="0" w:color="auto"/>
              <w:bottom w:val="single" w:sz="4" w:space="0" w:color="auto"/>
            </w:tcBorders>
            <w:shd w:val="clear" w:color="auto" w:fill="auto"/>
            <w:vAlign w:val="center"/>
          </w:tcPr>
          <w:p w:rsidR="003C486E" w:rsidRPr="008B78BF" w:rsidRDefault="003C486E" w:rsidP="00D33597">
            <w:pPr>
              <w:jc w:val="both"/>
              <w:rPr>
                <w:rFonts w:ascii="Arial" w:hAnsi="Arial" w:cs="Arial"/>
                <w:sz w:val="18"/>
                <w:szCs w:val="18"/>
                <w:lang w:eastAsia="zh-CN"/>
              </w:rPr>
            </w:pPr>
            <w:r w:rsidRPr="008B78BF">
              <w:rPr>
                <w:rFonts w:ascii="Arial" w:hAnsi="Arial" w:cs="Arial" w:hint="eastAsia"/>
                <w:sz w:val="18"/>
                <w:szCs w:val="18"/>
                <w:lang w:eastAsia="zh-CN"/>
              </w:rPr>
              <w:t>&gt;9V</w:t>
            </w:r>
          </w:p>
        </w:tc>
        <w:tc>
          <w:tcPr>
            <w:tcW w:w="638" w:type="pct"/>
            <w:vMerge/>
            <w:tcBorders>
              <w:bottom w:val="single" w:sz="4" w:space="0" w:color="auto"/>
            </w:tcBorders>
            <w:shd w:val="clear" w:color="auto" w:fill="auto"/>
            <w:vAlign w:val="center"/>
          </w:tcPr>
          <w:p w:rsidR="003C486E" w:rsidRPr="008B78BF" w:rsidRDefault="003C486E" w:rsidP="00D33597">
            <w:pPr>
              <w:jc w:val="both"/>
              <w:rPr>
                <w:rFonts w:ascii="Arial" w:hAnsi="Arial" w:cs="Arial"/>
                <w:sz w:val="18"/>
                <w:szCs w:val="18"/>
                <w:lang w:eastAsia="zh-CN"/>
              </w:rPr>
            </w:pPr>
          </w:p>
        </w:tc>
        <w:tc>
          <w:tcPr>
            <w:tcW w:w="823" w:type="pct"/>
            <w:vMerge/>
            <w:tcBorders>
              <w:bottom w:val="single" w:sz="4" w:space="0" w:color="auto"/>
            </w:tcBorders>
            <w:shd w:val="clear" w:color="auto" w:fill="auto"/>
          </w:tcPr>
          <w:p w:rsidR="003C486E" w:rsidRPr="008B78BF" w:rsidRDefault="003C486E" w:rsidP="00D33597">
            <w:pPr>
              <w:jc w:val="both"/>
              <w:rPr>
                <w:rFonts w:ascii="Arial" w:hAnsi="Arial" w:cs="Arial"/>
                <w:sz w:val="18"/>
                <w:szCs w:val="18"/>
                <w:lang w:eastAsia="zh-CN"/>
              </w:rPr>
            </w:pPr>
          </w:p>
        </w:tc>
        <w:tc>
          <w:tcPr>
            <w:tcW w:w="946" w:type="pct"/>
            <w:vMerge/>
            <w:tcBorders>
              <w:bottom w:val="single" w:sz="4" w:space="0" w:color="auto"/>
            </w:tcBorders>
          </w:tcPr>
          <w:p w:rsidR="003C486E" w:rsidRPr="008B78BF" w:rsidRDefault="003C486E" w:rsidP="00D33597">
            <w:pPr>
              <w:jc w:val="both"/>
              <w:rPr>
                <w:rFonts w:ascii="Arial" w:hAnsi="Arial" w:cs="Arial"/>
                <w:sz w:val="18"/>
                <w:szCs w:val="18"/>
                <w:lang w:eastAsia="zh-CN"/>
              </w:rPr>
            </w:pPr>
          </w:p>
        </w:tc>
      </w:tr>
      <w:tr w:rsidR="003C486E" w:rsidRPr="0044486C" w:rsidTr="005B09A1">
        <w:trPr>
          <w:cantSplit/>
          <w:trHeight w:val="20"/>
        </w:trPr>
        <w:tc>
          <w:tcPr>
            <w:tcW w:w="453" w:type="pct"/>
            <w:vMerge w:val="restart"/>
            <w:tcBorders>
              <w:top w:val="single" w:sz="4" w:space="0" w:color="auto"/>
            </w:tcBorders>
          </w:tcPr>
          <w:p w:rsidR="003C486E" w:rsidRPr="0044486C" w:rsidRDefault="003C486E" w:rsidP="00D33597">
            <w:pPr>
              <w:rPr>
                <w:rFonts w:hint="eastAsia"/>
                <w:lang w:eastAsia="zh-CN"/>
              </w:rPr>
            </w:pPr>
            <w:r w:rsidRPr="0044486C">
              <w:rPr>
                <w:rFonts w:hint="eastAsia"/>
                <w:lang w:eastAsia="zh-CN"/>
              </w:rPr>
              <w:t>6</w:t>
            </w:r>
          </w:p>
        </w:tc>
        <w:tc>
          <w:tcPr>
            <w:tcW w:w="658" w:type="pct"/>
            <w:vMerge w:val="restart"/>
            <w:tcBorders>
              <w:top w:val="single" w:sz="4" w:space="0" w:color="auto"/>
            </w:tcBorders>
            <w:vAlign w:val="center"/>
          </w:tcPr>
          <w:p w:rsidR="003C486E" w:rsidRPr="005B09A1" w:rsidRDefault="005B09A1" w:rsidP="00D33597">
            <w:pPr>
              <w:rPr>
                <w:rFonts w:ascii="Arial" w:hAnsi="Arial" w:cs="Arial"/>
                <w:b/>
                <w:sz w:val="21"/>
                <w:szCs w:val="21"/>
                <w:lang w:eastAsia="zh-CN"/>
              </w:rPr>
            </w:pPr>
            <w:r w:rsidRPr="005B09A1">
              <w:rPr>
                <w:b/>
                <w:sz w:val="22"/>
                <w:szCs w:val="22"/>
              </w:rPr>
              <w:t>Park Brake</w:t>
            </w:r>
          </w:p>
        </w:tc>
        <w:tc>
          <w:tcPr>
            <w:tcW w:w="385" w:type="pct"/>
            <w:tcBorders>
              <w:top w:val="single" w:sz="4" w:space="0" w:color="auto"/>
              <w:left w:val="single" w:sz="4" w:space="0" w:color="auto"/>
              <w:bottom w:val="single" w:sz="4" w:space="0" w:color="auto"/>
              <w:right w:val="single" w:sz="4" w:space="0" w:color="auto"/>
            </w:tcBorders>
            <w:shd w:val="clear" w:color="auto" w:fill="auto"/>
          </w:tcPr>
          <w:p w:rsidR="003C486E" w:rsidRPr="0044486C" w:rsidRDefault="003C486E" w:rsidP="00D33597">
            <w:pPr>
              <w:ind w:firstLineChars="50" w:firstLine="105"/>
              <w:jc w:val="center"/>
              <w:rPr>
                <w:rFonts w:ascii="Arial" w:hAnsi="Arial" w:cs="Arial"/>
                <w:sz w:val="21"/>
                <w:szCs w:val="21"/>
                <w:lang w:eastAsia="zh-CN"/>
              </w:rPr>
            </w:pPr>
            <w:r w:rsidRPr="0044486C">
              <w:rPr>
                <w:rFonts w:ascii="Arial" w:hAnsi="Arial" w:cs="Arial" w:hint="eastAsia"/>
                <w:sz w:val="21"/>
                <w:szCs w:val="21"/>
                <w:lang w:eastAsia="zh-CN"/>
              </w:rPr>
              <w:t>0</w:t>
            </w:r>
          </w:p>
        </w:tc>
        <w:tc>
          <w:tcPr>
            <w:tcW w:w="639" w:type="pct"/>
            <w:tcBorders>
              <w:top w:val="single" w:sz="4" w:space="0" w:color="auto"/>
              <w:left w:val="single" w:sz="4" w:space="0" w:color="auto"/>
              <w:bottom w:val="single" w:sz="4" w:space="0" w:color="auto"/>
              <w:right w:val="single" w:sz="4" w:space="0" w:color="auto"/>
            </w:tcBorders>
            <w:shd w:val="clear" w:color="auto" w:fill="auto"/>
            <w:vAlign w:val="center"/>
          </w:tcPr>
          <w:p w:rsidR="003C486E" w:rsidRPr="0044486C" w:rsidRDefault="003C486E" w:rsidP="00D33597">
            <w:pPr>
              <w:rPr>
                <w:rFonts w:ascii="Arial" w:hAnsi="Arial" w:cs="Arial"/>
                <w:sz w:val="21"/>
                <w:szCs w:val="21"/>
                <w:lang w:eastAsia="zh-CN"/>
              </w:rPr>
            </w:pPr>
            <w:r w:rsidRPr="0044486C">
              <w:rPr>
                <w:rFonts w:ascii="Arial" w:hAnsi="Arial" w:cs="Arial" w:hint="eastAsia"/>
                <w:sz w:val="21"/>
                <w:szCs w:val="21"/>
                <w:lang w:eastAsia="zh-CN"/>
              </w:rPr>
              <w:t>Low Level</w:t>
            </w:r>
          </w:p>
        </w:tc>
        <w:tc>
          <w:tcPr>
            <w:tcW w:w="458" w:type="pct"/>
            <w:tcBorders>
              <w:top w:val="single" w:sz="4" w:space="0" w:color="auto"/>
              <w:left w:val="single" w:sz="4" w:space="0" w:color="auto"/>
              <w:bottom w:val="single" w:sz="4" w:space="0" w:color="auto"/>
              <w:right w:val="single" w:sz="4" w:space="0" w:color="auto"/>
            </w:tcBorders>
            <w:shd w:val="clear" w:color="auto" w:fill="auto"/>
            <w:vAlign w:val="center"/>
          </w:tcPr>
          <w:p w:rsidR="003C486E" w:rsidRPr="008B78BF" w:rsidRDefault="003C486E" w:rsidP="00D33597">
            <w:pPr>
              <w:jc w:val="both"/>
              <w:rPr>
                <w:rFonts w:ascii="Arial" w:hAnsi="Arial" w:cs="Arial"/>
                <w:sz w:val="18"/>
                <w:szCs w:val="18"/>
                <w:lang w:eastAsia="zh-CN"/>
              </w:rPr>
            </w:pPr>
            <w:r w:rsidRPr="008B78BF">
              <w:rPr>
                <w:rFonts w:ascii="Arial" w:hAnsi="Arial" w:cs="Arial" w:hint="eastAsia"/>
                <w:sz w:val="18"/>
                <w:szCs w:val="18"/>
                <w:lang w:eastAsia="zh-CN"/>
              </w:rPr>
              <w:t>&lt;1V</w:t>
            </w:r>
          </w:p>
        </w:tc>
        <w:tc>
          <w:tcPr>
            <w:tcW w:w="638" w:type="pct"/>
            <w:vMerge w:val="restart"/>
            <w:tcBorders>
              <w:top w:val="single" w:sz="4" w:space="0" w:color="auto"/>
              <w:left w:val="single" w:sz="4" w:space="0" w:color="auto"/>
              <w:right w:val="single" w:sz="4" w:space="0" w:color="auto"/>
            </w:tcBorders>
            <w:shd w:val="clear" w:color="auto" w:fill="auto"/>
            <w:vAlign w:val="center"/>
          </w:tcPr>
          <w:p w:rsidR="003C486E" w:rsidRPr="008B78BF" w:rsidRDefault="003C486E" w:rsidP="00E638FC">
            <w:pPr>
              <w:rPr>
                <w:rFonts w:ascii="Arial" w:hAnsi="Arial" w:cs="Arial"/>
                <w:sz w:val="18"/>
                <w:szCs w:val="18"/>
                <w:lang w:eastAsia="zh-CN"/>
              </w:rPr>
            </w:pPr>
            <w:r w:rsidRPr="008B78BF">
              <w:rPr>
                <w:rFonts w:ascii="Arial" w:hAnsi="Arial" w:cs="Arial" w:hint="eastAsia"/>
                <w:sz w:val="18"/>
                <w:szCs w:val="18"/>
                <w:lang w:eastAsia="zh-CN"/>
              </w:rPr>
              <w:t>PIN</w:t>
            </w:r>
            <w:r w:rsidR="00E638FC" w:rsidRPr="008B78BF">
              <w:rPr>
                <w:rFonts w:ascii="Arial" w:hAnsi="Arial" w:cs="Arial" w:hint="eastAsia"/>
                <w:sz w:val="18"/>
                <w:szCs w:val="18"/>
                <w:lang w:eastAsia="zh-CN"/>
              </w:rPr>
              <w:t>6</w:t>
            </w:r>
          </w:p>
        </w:tc>
        <w:tc>
          <w:tcPr>
            <w:tcW w:w="823" w:type="pct"/>
            <w:vMerge w:val="restart"/>
            <w:tcBorders>
              <w:top w:val="single" w:sz="4" w:space="0" w:color="auto"/>
              <w:left w:val="single" w:sz="4" w:space="0" w:color="auto"/>
              <w:right w:val="single" w:sz="4" w:space="0" w:color="auto"/>
            </w:tcBorders>
            <w:shd w:val="clear" w:color="auto" w:fill="auto"/>
          </w:tcPr>
          <w:p w:rsidR="003C486E" w:rsidRPr="008B78BF" w:rsidRDefault="003C486E" w:rsidP="00D33597">
            <w:pPr>
              <w:rPr>
                <w:rFonts w:ascii="Arial" w:hAnsi="Arial" w:cs="Arial"/>
                <w:sz w:val="21"/>
                <w:szCs w:val="21"/>
                <w:lang w:eastAsia="zh-CN"/>
              </w:rPr>
            </w:pPr>
            <w:r w:rsidRPr="008B78BF">
              <w:rPr>
                <w:rFonts w:ascii="Arial" w:hAnsi="Arial" w:cs="Arial" w:hint="eastAsia"/>
                <w:sz w:val="21"/>
                <w:szCs w:val="21"/>
                <w:lang w:eastAsia="zh-CN"/>
              </w:rPr>
              <w:t>F1</w:t>
            </w:r>
            <w:r w:rsidR="00E638FC" w:rsidRPr="008B78BF">
              <w:rPr>
                <w:rFonts w:ascii="Arial" w:hAnsi="Arial" w:cs="Arial" w:hint="eastAsia"/>
                <w:sz w:val="21"/>
                <w:szCs w:val="21"/>
                <w:lang w:eastAsia="zh-CN"/>
              </w:rPr>
              <w:t>0</w:t>
            </w:r>
            <w:r w:rsidRPr="008B78BF">
              <w:rPr>
                <w:rFonts w:ascii="Arial" w:hAnsi="Arial" w:cs="Arial" w:hint="eastAsia"/>
                <w:sz w:val="21"/>
                <w:szCs w:val="21"/>
                <w:lang w:eastAsia="zh-CN"/>
              </w:rPr>
              <w:t>3 (Bottom)</w:t>
            </w:r>
          </w:p>
        </w:tc>
        <w:tc>
          <w:tcPr>
            <w:tcW w:w="946" w:type="pct"/>
            <w:vMerge w:val="restart"/>
            <w:tcBorders>
              <w:top w:val="single" w:sz="4" w:space="0" w:color="auto"/>
              <w:left w:val="single" w:sz="4" w:space="0" w:color="auto"/>
              <w:right w:val="single" w:sz="4" w:space="0" w:color="auto"/>
            </w:tcBorders>
          </w:tcPr>
          <w:p w:rsidR="003C486E" w:rsidRPr="008B78BF" w:rsidRDefault="00C05E8C" w:rsidP="00D33597">
            <w:pPr>
              <w:rPr>
                <w:rFonts w:ascii="Arial" w:hAnsi="Arial" w:cs="Arial" w:hint="eastAsia"/>
                <w:sz w:val="21"/>
                <w:szCs w:val="21"/>
                <w:lang w:eastAsia="zh-CN"/>
              </w:rPr>
            </w:pPr>
            <w:r w:rsidRPr="008B78BF">
              <w:rPr>
                <w:rFonts w:ascii="Arial" w:hAnsi="Arial" w:cs="Arial" w:hint="eastAsia"/>
                <w:sz w:val="21"/>
                <w:szCs w:val="21"/>
                <w:lang w:eastAsia="zh-CN"/>
              </w:rPr>
              <w:t>F189</w:t>
            </w:r>
            <w:r w:rsidR="003C486E" w:rsidRPr="008B78BF">
              <w:rPr>
                <w:rFonts w:ascii="Arial" w:hAnsi="Arial" w:cs="Arial" w:hint="eastAsia"/>
                <w:sz w:val="21"/>
                <w:szCs w:val="21"/>
                <w:lang w:eastAsia="zh-CN"/>
              </w:rPr>
              <w:t xml:space="preserve"> (Bottom)</w:t>
            </w:r>
          </w:p>
        </w:tc>
      </w:tr>
      <w:tr w:rsidR="003C486E" w:rsidRPr="0044486C" w:rsidTr="005B09A1">
        <w:trPr>
          <w:cantSplit/>
          <w:trHeight w:val="20"/>
        </w:trPr>
        <w:tc>
          <w:tcPr>
            <w:tcW w:w="453" w:type="pct"/>
            <w:vMerge/>
            <w:tcBorders>
              <w:bottom w:val="single" w:sz="4" w:space="0" w:color="auto"/>
            </w:tcBorders>
          </w:tcPr>
          <w:p w:rsidR="003C486E" w:rsidRPr="0044486C" w:rsidRDefault="003C486E" w:rsidP="00D33597">
            <w:pPr>
              <w:ind w:firstLineChars="50" w:firstLine="105"/>
              <w:jc w:val="both"/>
              <w:rPr>
                <w:rFonts w:ascii="Arial" w:hAnsi="Arial" w:cs="Arial"/>
                <w:color w:val="0000FF"/>
                <w:sz w:val="21"/>
                <w:szCs w:val="21"/>
                <w:lang w:eastAsia="zh-CN"/>
              </w:rPr>
            </w:pPr>
          </w:p>
        </w:tc>
        <w:tc>
          <w:tcPr>
            <w:tcW w:w="658" w:type="pct"/>
            <w:vMerge/>
            <w:tcBorders>
              <w:bottom w:val="single" w:sz="4" w:space="0" w:color="auto"/>
            </w:tcBorders>
            <w:vAlign w:val="center"/>
          </w:tcPr>
          <w:p w:rsidR="003C486E" w:rsidRPr="005B09A1" w:rsidRDefault="003C486E" w:rsidP="00D33597">
            <w:pPr>
              <w:rPr>
                <w:rFonts w:ascii="Arial" w:hAnsi="Arial" w:cs="Arial"/>
                <w:b/>
                <w:sz w:val="21"/>
                <w:szCs w:val="21"/>
                <w:lang w:eastAsia="zh-CN"/>
              </w:rPr>
            </w:pPr>
          </w:p>
        </w:tc>
        <w:tc>
          <w:tcPr>
            <w:tcW w:w="385" w:type="pct"/>
            <w:tcBorders>
              <w:top w:val="single" w:sz="4" w:space="0" w:color="auto"/>
              <w:left w:val="single" w:sz="4" w:space="0" w:color="auto"/>
              <w:bottom w:val="single" w:sz="4" w:space="0" w:color="auto"/>
              <w:right w:val="single" w:sz="4" w:space="0" w:color="auto"/>
            </w:tcBorders>
            <w:shd w:val="clear" w:color="auto" w:fill="auto"/>
          </w:tcPr>
          <w:p w:rsidR="003C486E" w:rsidRPr="0044486C" w:rsidRDefault="003C486E" w:rsidP="00D33597">
            <w:pPr>
              <w:ind w:firstLineChars="50" w:firstLine="105"/>
              <w:jc w:val="center"/>
              <w:rPr>
                <w:rFonts w:ascii="Arial" w:hAnsi="Arial" w:cs="Arial"/>
                <w:sz w:val="21"/>
                <w:szCs w:val="21"/>
                <w:lang w:eastAsia="zh-CN"/>
              </w:rPr>
            </w:pPr>
            <w:r w:rsidRPr="0044486C">
              <w:rPr>
                <w:rFonts w:ascii="Arial" w:hAnsi="Arial" w:cs="Arial" w:hint="eastAsia"/>
                <w:sz w:val="21"/>
                <w:szCs w:val="21"/>
                <w:lang w:eastAsia="zh-CN"/>
              </w:rPr>
              <w:t>1</w:t>
            </w:r>
          </w:p>
        </w:tc>
        <w:tc>
          <w:tcPr>
            <w:tcW w:w="639" w:type="pct"/>
            <w:tcBorders>
              <w:top w:val="single" w:sz="4" w:space="0" w:color="auto"/>
              <w:left w:val="single" w:sz="4" w:space="0" w:color="auto"/>
              <w:bottom w:val="single" w:sz="4" w:space="0" w:color="auto"/>
              <w:right w:val="single" w:sz="4" w:space="0" w:color="auto"/>
            </w:tcBorders>
            <w:shd w:val="clear" w:color="auto" w:fill="auto"/>
            <w:vAlign w:val="center"/>
          </w:tcPr>
          <w:p w:rsidR="003C486E" w:rsidRPr="0044486C" w:rsidRDefault="003C486E" w:rsidP="00D33597">
            <w:pPr>
              <w:rPr>
                <w:rFonts w:ascii="Arial" w:hAnsi="Arial" w:cs="Arial" w:hint="eastAsia"/>
                <w:sz w:val="21"/>
                <w:szCs w:val="21"/>
                <w:lang w:eastAsia="zh-CN"/>
              </w:rPr>
            </w:pPr>
            <w:r w:rsidRPr="0044486C">
              <w:rPr>
                <w:rFonts w:ascii="Arial" w:hAnsi="Arial" w:cs="Arial" w:hint="eastAsia"/>
                <w:sz w:val="21"/>
                <w:szCs w:val="21"/>
                <w:lang w:eastAsia="zh-CN"/>
              </w:rPr>
              <w:t>High Level</w:t>
            </w:r>
          </w:p>
        </w:tc>
        <w:tc>
          <w:tcPr>
            <w:tcW w:w="458" w:type="pct"/>
            <w:tcBorders>
              <w:top w:val="single" w:sz="4" w:space="0" w:color="auto"/>
              <w:left w:val="single" w:sz="4" w:space="0" w:color="auto"/>
              <w:bottom w:val="single" w:sz="4" w:space="0" w:color="auto"/>
              <w:right w:val="single" w:sz="4" w:space="0" w:color="auto"/>
            </w:tcBorders>
            <w:shd w:val="clear" w:color="auto" w:fill="auto"/>
            <w:vAlign w:val="center"/>
          </w:tcPr>
          <w:p w:rsidR="003C486E" w:rsidRPr="008B78BF" w:rsidRDefault="003C486E" w:rsidP="00D33597">
            <w:pPr>
              <w:jc w:val="both"/>
              <w:rPr>
                <w:rFonts w:ascii="Arial" w:hAnsi="Arial" w:cs="Arial"/>
                <w:sz w:val="18"/>
                <w:szCs w:val="18"/>
                <w:lang w:eastAsia="zh-CN"/>
              </w:rPr>
            </w:pPr>
            <w:r w:rsidRPr="008B78BF">
              <w:rPr>
                <w:rFonts w:ascii="Arial" w:hAnsi="Arial" w:cs="Arial" w:hint="eastAsia"/>
                <w:sz w:val="18"/>
                <w:szCs w:val="18"/>
                <w:lang w:eastAsia="zh-CN"/>
              </w:rPr>
              <w:t>&gt;9V</w:t>
            </w:r>
          </w:p>
        </w:tc>
        <w:tc>
          <w:tcPr>
            <w:tcW w:w="638" w:type="pct"/>
            <w:vMerge/>
            <w:tcBorders>
              <w:left w:val="single" w:sz="4" w:space="0" w:color="auto"/>
              <w:bottom w:val="single" w:sz="4" w:space="0" w:color="auto"/>
              <w:right w:val="single" w:sz="4" w:space="0" w:color="auto"/>
            </w:tcBorders>
            <w:shd w:val="clear" w:color="auto" w:fill="auto"/>
            <w:vAlign w:val="center"/>
          </w:tcPr>
          <w:p w:rsidR="003C486E" w:rsidRPr="008B78BF" w:rsidRDefault="003C486E" w:rsidP="00D33597">
            <w:pPr>
              <w:rPr>
                <w:rFonts w:ascii="Arial" w:hAnsi="Arial" w:cs="Arial"/>
                <w:sz w:val="18"/>
                <w:szCs w:val="18"/>
                <w:lang w:eastAsia="zh-CN"/>
              </w:rPr>
            </w:pPr>
          </w:p>
        </w:tc>
        <w:tc>
          <w:tcPr>
            <w:tcW w:w="823" w:type="pct"/>
            <w:vMerge/>
            <w:tcBorders>
              <w:left w:val="single" w:sz="4" w:space="0" w:color="auto"/>
              <w:bottom w:val="single" w:sz="4" w:space="0" w:color="auto"/>
              <w:right w:val="single" w:sz="4" w:space="0" w:color="auto"/>
            </w:tcBorders>
            <w:shd w:val="clear" w:color="auto" w:fill="auto"/>
          </w:tcPr>
          <w:p w:rsidR="003C486E" w:rsidRPr="008B78BF" w:rsidRDefault="003C486E" w:rsidP="00D33597">
            <w:pPr>
              <w:rPr>
                <w:rFonts w:ascii="Arial" w:hAnsi="Arial" w:cs="Arial"/>
                <w:sz w:val="21"/>
                <w:szCs w:val="21"/>
                <w:lang w:eastAsia="zh-CN"/>
              </w:rPr>
            </w:pPr>
          </w:p>
        </w:tc>
        <w:tc>
          <w:tcPr>
            <w:tcW w:w="946" w:type="pct"/>
            <w:vMerge/>
            <w:tcBorders>
              <w:left w:val="single" w:sz="4" w:space="0" w:color="auto"/>
              <w:bottom w:val="single" w:sz="4" w:space="0" w:color="auto"/>
              <w:right w:val="single" w:sz="4" w:space="0" w:color="auto"/>
            </w:tcBorders>
          </w:tcPr>
          <w:p w:rsidR="003C486E" w:rsidRPr="008B78BF" w:rsidRDefault="003C486E" w:rsidP="00D33597">
            <w:pPr>
              <w:rPr>
                <w:rFonts w:ascii="Arial" w:hAnsi="Arial" w:cs="Arial"/>
                <w:sz w:val="21"/>
                <w:szCs w:val="21"/>
                <w:lang w:eastAsia="zh-CN"/>
              </w:rPr>
            </w:pPr>
          </w:p>
        </w:tc>
      </w:tr>
      <w:tr w:rsidR="003C486E" w:rsidRPr="0044486C" w:rsidTr="005B09A1">
        <w:trPr>
          <w:cantSplit/>
          <w:trHeight w:val="20"/>
        </w:trPr>
        <w:tc>
          <w:tcPr>
            <w:tcW w:w="453" w:type="pct"/>
            <w:vMerge w:val="restart"/>
            <w:tcBorders>
              <w:top w:val="single" w:sz="4" w:space="0" w:color="auto"/>
            </w:tcBorders>
          </w:tcPr>
          <w:p w:rsidR="003C486E" w:rsidRPr="0044486C" w:rsidRDefault="003C486E" w:rsidP="00D33597">
            <w:pPr>
              <w:rPr>
                <w:rFonts w:hint="eastAsia"/>
                <w:lang w:eastAsia="zh-CN"/>
              </w:rPr>
            </w:pPr>
            <w:r w:rsidRPr="0044486C">
              <w:rPr>
                <w:rFonts w:hint="eastAsia"/>
                <w:lang w:eastAsia="zh-CN"/>
              </w:rPr>
              <w:t>5</w:t>
            </w:r>
          </w:p>
        </w:tc>
        <w:tc>
          <w:tcPr>
            <w:tcW w:w="658" w:type="pct"/>
            <w:vMerge w:val="restart"/>
            <w:tcBorders>
              <w:top w:val="single" w:sz="4" w:space="0" w:color="auto"/>
            </w:tcBorders>
            <w:vAlign w:val="center"/>
          </w:tcPr>
          <w:p w:rsidR="003C486E" w:rsidRPr="005B09A1" w:rsidRDefault="005B09A1" w:rsidP="00D33597">
            <w:pPr>
              <w:jc w:val="both"/>
              <w:rPr>
                <w:rFonts w:ascii="Arial" w:hAnsi="Arial" w:cs="Arial"/>
                <w:b/>
                <w:sz w:val="21"/>
                <w:szCs w:val="21"/>
                <w:lang w:eastAsia="zh-CN"/>
              </w:rPr>
            </w:pPr>
            <w:r w:rsidRPr="005B09A1">
              <w:rPr>
                <w:b/>
                <w:sz w:val="22"/>
                <w:szCs w:val="22"/>
              </w:rPr>
              <w:t>Air Bag</w:t>
            </w:r>
          </w:p>
        </w:tc>
        <w:tc>
          <w:tcPr>
            <w:tcW w:w="385" w:type="pct"/>
            <w:tcBorders>
              <w:top w:val="single" w:sz="4" w:space="0" w:color="auto"/>
              <w:left w:val="single" w:sz="4" w:space="0" w:color="auto"/>
              <w:bottom w:val="single" w:sz="4" w:space="0" w:color="auto"/>
              <w:right w:val="single" w:sz="4" w:space="0" w:color="auto"/>
            </w:tcBorders>
            <w:shd w:val="clear" w:color="auto" w:fill="auto"/>
          </w:tcPr>
          <w:p w:rsidR="003C486E" w:rsidRPr="0044486C" w:rsidRDefault="003C486E" w:rsidP="00D33597">
            <w:pPr>
              <w:ind w:firstLineChars="50" w:firstLine="105"/>
              <w:jc w:val="center"/>
              <w:rPr>
                <w:rFonts w:ascii="Arial" w:hAnsi="Arial" w:cs="Arial"/>
                <w:sz w:val="21"/>
                <w:szCs w:val="21"/>
                <w:lang w:eastAsia="zh-CN"/>
              </w:rPr>
            </w:pPr>
            <w:r w:rsidRPr="0044486C">
              <w:rPr>
                <w:rFonts w:ascii="Arial" w:hAnsi="Arial" w:cs="Arial" w:hint="eastAsia"/>
                <w:sz w:val="21"/>
                <w:szCs w:val="21"/>
                <w:lang w:eastAsia="zh-CN"/>
              </w:rPr>
              <w:t>0</w:t>
            </w:r>
          </w:p>
        </w:tc>
        <w:tc>
          <w:tcPr>
            <w:tcW w:w="639" w:type="pct"/>
            <w:tcBorders>
              <w:top w:val="single" w:sz="4" w:space="0" w:color="auto"/>
              <w:left w:val="single" w:sz="4" w:space="0" w:color="auto"/>
              <w:bottom w:val="single" w:sz="4" w:space="0" w:color="auto"/>
              <w:right w:val="single" w:sz="4" w:space="0" w:color="auto"/>
            </w:tcBorders>
            <w:shd w:val="clear" w:color="auto" w:fill="auto"/>
            <w:vAlign w:val="center"/>
          </w:tcPr>
          <w:p w:rsidR="003C486E" w:rsidRPr="0044486C" w:rsidRDefault="003C486E" w:rsidP="00D33597">
            <w:pPr>
              <w:rPr>
                <w:rFonts w:ascii="Arial" w:hAnsi="Arial" w:cs="Arial"/>
                <w:sz w:val="21"/>
                <w:szCs w:val="21"/>
                <w:lang w:eastAsia="zh-CN"/>
              </w:rPr>
            </w:pPr>
            <w:r w:rsidRPr="0044486C">
              <w:rPr>
                <w:rFonts w:ascii="Arial" w:hAnsi="Arial" w:cs="Arial" w:hint="eastAsia"/>
                <w:sz w:val="21"/>
                <w:szCs w:val="21"/>
                <w:lang w:eastAsia="zh-CN"/>
              </w:rPr>
              <w:t>Low Level</w:t>
            </w:r>
          </w:p>
        </w:tc>
        <w:tc>
          <w:tcPr>
            <w:tcW w:w="458" w:type="pct"/>
            <w:tcBorders>
              <w:top w:val="single" w:sz="4" w:space="0" w:color="auto"/>
              <w:left w:val="single" w:sz="4" w:space="0" w:color="auto"/>
              <w:bottom w:val="single" w:sz="4" w:space="0" w:color="auto"/>
              <w:right w:val="single" w:sz="4" w:space="0" w:color="auto"/>
            </w:tcBorders>
            <w:shd w:val="clear" w:color="auto" w:fill="auto"/>
            <w:vAlign w:val="center"/>
          </w:tcPr>
          <w:p w:rsidR="003C486E" w:rsidRPr="008B78BF" w:rsidRDefault="003C486E" w:rsidP="00D33597">
            <w:pPr>
              <w:jc w:val="both"/>
              <w:rPr>
                <w:rFonts w:ascii="Arial" w:hAnsi="Arial" w:cs="Arial"/>
                <w:sz w:val="18"/>
                <w:szCs w:val="18"/>
                <w:lang w:eastAsia="zh-CN"/>
              </w:rPr>
            </w:pPr>
            <w:r w:rsidRPr="008B78BF">
              <w:rPr>
                <w:rFonts w:ascii="Arial" w:hAnsi="Arial" w:cs="Arial" w:hint="eastAsia"/>
                <w:sz w:val="18"/>
                <w:szCs w:val="18"/>
                <w:lang w:eastAsia="zh-CN"/>
              </w:rPr>
              <w:t>&lt;1V</w:t>
            </w:r>
          </w:p>
        </w:tc>
        <w:tc>
          <w:tcPr>
            <w:tcW w:w="638" w:type="pct"/>
            <w:vMerge w:val="restart"/>
            <w:tcBorders>
              <w:top w:val="single" w:sz="4" w:space="0" w:color="auto"/>
              <w:left w:val="single" w:sz="4" w:space="0" w:color="auto"/>
              <w:right w:val="single" w:sz="4" w:space="0" w:color="auto"/>
            </w:tcBorders>
            <w:shd w:val="clear" w:color="auto" w:fill="auto"/>
            <w:vAlign w:val="center"/>
          </w:tcPr>
          <w:p w:rsidR="003C486E" w:rsidRPr="008B78BF" w:rsidRDefault="003C486E" w:rsidP="00E638FC">
            <w:pPr>
              <w:rPr>
                <w:rFonts w:ascii="Arial" w:hAnsi="Arial" w:cs="Arial"/>
                <w:sz w:val="18"/>
                <w:szCs w:val="18"/>
                <w:lang w:eastAsia="zh-CN"/>
              </w:rPr>
            </w:pPr>
            <w:r w:rsidRPr="008B78BF">
              <w:rPr>
                <w:rFonts w:ascii="Arial" w:hAnsi="Arial" w:cs="Arial" w:hint="eastAsia"/>
                <w:sz w:val="18"/>
                <w:szCs w:val="18"/>
                <w:lang w:eastAsia="zh-CN"/>
              </w:rPr>
              <w:t>PIN</w:t>
            </w:r>
            <w:r w:rsidR="00E638FC" w:rsidRPr="008B78BF">
              <w:rPr>
                <w:rFonts w:ascii="Arial" w:hAnsi="Arial" w:cs="Arial" w:hint="eastAsia"/>
                <w:sz w:val="18"/>
                <w:szCs w:val="18"/>
                <w:lang w:eastAsia="zh-CN"/>
              </w:rPr>
              <w:t>7</w:t>
            </w:r>
          </w:p>
        </w:tc>
        <w:tc>
          <w:tcPr>
            <w:tcW w:w="823" w:type="pct"/>
            <w:vMerge w:val="restart"/>
            <w:tcBorders>
              <w:top w:val="single" w:sz="4" w:space="0" w:color="auto"/>
              <w:left w:val="single" w:sz="4" w:space="0" w:color="auto"/>
              <w:right w:val="single" w:sz="4" w:space="0" w:color="auto"/>
            </w:tcBorders>
            <w:shd w:val="clear" w:color="auto" w:fill="auto"/>
          </w:tcPr>
          <w:p w:rsidR="003C486E" w:rsidRPr="008B78BF" w:rsidRDefault="003C486E" w:rsidP="00E638FC">
            <w:pPr>
              <w:rPr>
                <w:rFonts w:ascii="Arial" w:hAnsi="Arial" w:cs="Arial"/>
                <w:sz w:val="21"/>
                <w:szCs w:val="21"/>
                <w:lang w:eastAsia="zh-CN"/>
              </w:rPr>
            </w:pPr>
            <w:r w:rsidRPr="008B78BF">
              <w:rPr>
                <w:rFonts w:ascii="Arial" w:hAnsi="Arial" w:cs="Arial" w:hint="eastAsia"/>
                <w:sz w:val="21"/>
                <w:szCs w:val="21"/>
                <w:lang w:eastAsia="zh-CN"/>
              </w:rPr>
              <w:t>F</w:t>
            </w:r>
            <w:r w:rsidR="00E638FC" w:rsidRPr="008B78BF">
              <w:rPr>
                <w:rFonts w:ascii="Arial" w:hAnsi="Arial" w:cs="Arial" w:hint="eastAsia"/>
                <w:sz w:val="21"/>
                <w:szCs w:val="21"/>
                <w:lang w:eastAsia="zh-CN"/>
              </w:rPr>
              <w:t>104</w:t>
            </w:r>
            <w:r w:rsidRPr="008B78BF">
              <w:rPr>
                <w:rFonts w:ascii="Arial" w:hAnsi="Arial" w:cs="Arial" w:hint="eastAsia"/>
                <w:sz w:val="21"/>
                <w:szCs w:val="21"/>
                <w:lang w:eastAsia="zh-CN"/>
              </w:rPr>
              <w:t xml:space="preserve"> (</w:t>
            </w:r>
            <w:r w:rsidR="00895563" w:rsidRPr="008B78BF">
              <w:rPr>
                <w:rFonts w:ascii="Arial" w:hAnsi="Arial" w:cs="Arial" w:hint="eastAsia"/>
                <w:sz w:val="21"/>
                <w:szCs w:val="21"/>
                <w:lang w:eastAsia="zh-CN"/>
              </w:rPr>
              <w:t>Bottom</w:t>
            </w:r>
            <w:r w:rsidRPr="008B78BF">
              <w:rPr>
                <w:rFonts w:ascii="Arial" w:hAnsi="Arial" w:cs="Arial" w:hint="eastAsia"/>
                <w:sz w:val="21"/>
                <w:szCs w:val="21"/>
                <w:lang w:eastAsia="zh-CN"/>
              </w:rPr>
              <w:t>)</w:t>
            </w:r>
          </w:p>
        </w:tc>
        <w:tc>
          <w:tcPr>
            <w:tcW w:w="946" w:type="pct"/>
            <w:vMerge w:val="restart"/>
            <w:tcBorders>
              <w:top w:val="single" w:sz="4" w:space="0" w:color="auto"/>
              <w:left w:val="single" w:sz="4" w:space="0" w:color="auto"/>
              <w:right w:val="single" w:sz="4" w:space="0" w:color="auto"/>
            </w:tcBorders>
          </w:tcPr>
          <w:p w:rsidR="003C486E" w:rsidRPr="008B78BF" w:rsidRDefault="00C05E8C" w:rsidP="00D33597">
            <w:pPr>
              <w:rPr>
                <w:rFonts w:ascii="Arial" w:hAnsi="Arial" w:cs="Arial" w:hint="eastAsia"/>
                <w:sz w:val="21"/>
                <w:szCs w:val="21"/>
                <w:lang w:eastAsia="zh-CN"/>
              </w:rPr>
            </w:pPr>
            <w:r w:rsidRPr="008B78BF">
              <w:rPr>
                <w:rFonts w:ascii="Arial" w:hAnsi="Arial" w:cs="Arial" w:hint="eastAsia"/>
                <w:sz w:val="21"/>
                <w:szCs w:val="21"/>
                <w:lang w:eastAsia="zh-CN"/>
              </w:rPr>
              <w:t>F190</w:t>
            </w:r>
            <w:r w:rsidR="003C486E" w:rsidRPr="008B78BF">
              <w:rPr>
                <w:rFonts w:ascii="Arial" w:hAnsi="Arial" w:cs="Arial" w:hint="eastAsia"/>
                <w:sz w:val="21"/>
                <w:szCs w:val="21"/>
                <w:lang w:eastAsia="zh-CN"/>
              </w:rPr>
              <w:t xml:space="preserve"> (</w:t>
            </w:r>
            <w:r w:rsidR="005C7420" w:rsidRPr="008B78BF">
              <w:rPr>
                <w:rFonts w:ascii="Arial" w:hAnsi="Arial" w:cs="Arial" w:hint="eastAsia"/>
                <w:sz w:val="21"/>
                <w:szCs w:val="21"/>
                <w:lang w:eastAsia="zh-CN"/>
              </w:rPr>
              <w:t>Bottom</w:t>
            </w:r>
            <w:r w:rsidR="003C486E" w:rsidRPr="008B78BF">
              <w:rPr>
                <w:rFonts w:ascii="Arial" w:hAnsi="Arial" w:cs="Arial" w:hint="eastAsia"/>
                <w:sz w:val="21"/>
                <w:szCs w:val="21"/>
                <w:lang w:eastAsia="zh-CN"/>
              </w:rPr>
              <w:t>)</w:t>
            </w:r>
          </w:p>
        </w:tc>
      </w:tr>
      <w:tr w:rsidR="003C486E" w:rsidRPr="0044486C" w:rsidTr="005B09A1">
        <w:trPr>
          <w:cantSplit/>
          <w:trHeight w:val="20"/>
        </w:trPr>
        <w:tc>
          <w:tcPr>
            <w:tcW w:w="453" w:type="pct"/>
            <w:vMerge/>
            <w:tcBorders>
              <w:bottom w:val="single" w:sz="4" w:space="0" w:color="auto"/>
            </w:tcBorders>
          </w:tcPr>
          <w:p w:rsidR="003C486E" w:rsidRPr="0044486C" w:rsidRDefault="003C486E" w:rsidP="00D33597">
            <w:pPr>
              <w:ind w:firstLineChars="50" w:firstLine="105"/>
              <w:jc w:val="both"/>
              <w:rPr>
                <w:rFonts w:ascii="Arial" w:hAnsi="Arial" w:cs="Arial"/>
                <w:color w:val="0000FF"/>
                <w:sz w:val="21"/>
                <w:szCs w:val="21"/>
                <w:lang w:eastAsia="zh-CN"/>
              </w:rPr>
            </w:pPr>
          </w:p>
        </w:tc>
        <w:tc>
          <w:tcPr>
            <w:tcW w:w="658" w:type="pct"/>
            <w:vMerge/>
            <w:tcBorders>
              <w:bottom w:val="single" w:sz="4" w:space="0" w:color="auto"/>
            </w:tcBorders>
            <w:vAlign w:val="center"/>
          </w:tcPr>
          <w:p w:rsidR="003C486E" w:rsidRPr="005B09A1" w:rsidRDefault="003C486E" w:rsidP="00D33597">
            <w:pPr>
              <w:rPr>
                <w:rFonts w:ascii="Arial" w:hAnsi="Arial" w:cs="Arial"/>
                <w:b/>
                <w:sz w:val="21"/>
                <w:szCs w:val="21"/>
                <w:lang w:eastAsia="zh-CN"/>
              </w:rPr>
            </w:pPr>
          </w:p>
        </w:tc>
        <w:tc>
          <w:tcPr>
            <w:tcW w:w="385" w:type="pct"/>
            <w:tcBorders>
              <w:top w:val="single" w:sz="4" w:space="0" w:color="auto"/>
              <w:left w:val="single" w:sz="4" w:space="0" w:color="auto"/>
              <w:bottom w:val="single" w:sz="4" w:space="0" w:color="auto"/>
              <w:right w:val="single" w:sz="4" w:space="0" w:color="auto"/>
            </w:tcBorders>
            <w:shd w:val="clear" w:color="auto" w:fill="auto"/>
          </w:tcPr>
          <w:p w:rsidR="003C486E" w:rsidRPr="0044486C" w:rsidRDefault="003C486E" w:rsidP="00D33597">
            <w:pPr>
              <w:ind w:firstLineChars="50" w:firstLine="105"/>
              <w:jc w:val="center"/>
              <w:rPr>
                <w:rFonts w:ascii="Arial" w:hAnsi="Arial" w:cs="Arial"/>
                <w:sz w:val="21"/>
                <w:szCs w:val="21"/>
                <w:lang w:eastAsia="zh-CN"/>
              </w:rPr>
            </w:pPr>
            <w:r w:rsidRPr="0044486C">
              <w:rPr>
                <w:rFonts w:ascii="Arial" w:hAnsi="Arial" w:cs="Arial" w:hint="eastAsia"/>
                <w:sz w:val="21"/>
                <w:szCs w:val="21"/>
                <w:lang w:eastAsia="zh-CN"/>
              </w:rPr>
              <w:t>1</w:t>
            </w:r>
          </w:p>
        </w:tc>
        <w:tc>
          <w:tcPr>
            <w:tcW w:w="639" w:type="pct"/>
            <w:tcBorders>
              <w:top w:val="single" w:sz="4" w:space="0" w:color="auto"/>
              <w:left w:val="single" w:sz="4" w:space="0" w:color="auto"/>
              <w:bottom w:val="single" w:sz="4" w:space="0" w:color="auto"/>
              <w:right w:val="single" w:sz="4" w:space="0" w:color="auto"/>
            </w:tcBorders>
            <w:shd w:val="clear" w:color="auto" w:fill="auto"/>
            <w:vAlign w:val="center"/>
          </w:tcPr>
          <w:p w:rsidR="003C486E" w:rsidRPr="0044486C" w:rsidRDefault="003C486E" w:rsidP="00D33597">
            <w:pPr>
              <w:rPr>
                <w:rFonts w:ascii="Arial" w:hAnsi="Arial" w:cs="Arial" w:hint="eastAsia"/>
                <w:sz w:val="21"/>
                <w:szCs w:val="21"/>
                <w:lang w:eastAsia="zh-CN"/>
              </w:rPr>
            </w:pPr>
            <w:r w:rsidRPr="0044486C">
              <w:rPr>
                <w:rFonts w:ascii="Arial" w:hAnsi="Arial" w:cs="Arial" w:hint="eastAsia"/>
                <w:sz w:val="21"/>
                <w:szCs w:val="21"/>
                <w:lang w:eastAsia="zh-CN"/>
              </w:rPr>
              <w:t>High Level</w:t>
            </w:r>
          </w:p>
        </w:tc>
        <w:tc>
          <w:tcPr>
            <w:tcW w:w="458" w:type="pct"/>
            <w:tcBorders>
              <w:top w:val="single" w:sz="4" w:space="0" w:color="auto"/>
              <w:left w:val="single" w:sz="4" w:space="0" w:color="auto"/>
              <w:bottom w:val="single" w:sz="4" w:space="0" w:color="auto"/>
              <w:right w:val="single" w:sz="4" w:space="0" w:color="auto"/>
            </w:tcBorders>
            <w:shd w:val="clear" w:color="auto" w:fill="auto"/>
            <w:vAlign w:val="center"/>
          </w:tcPr>
          <w:p w:rsidR="003C486E" w:rsidRPr="008B78BF" w:rsidRDefault="003C486E" w:rsidP="00D33597">
            <w:pPr>
              <w:jc w:val="both"/>
              <w:rPr>
                <w:rFonts w:ascii="Arial" w:hAnsi="Arial" w:cs="Arial"/>
                <w:sz w:val="18"/>
                <w:szCs w:val="18"/>
                <w:lang w:eastAsia="zh-CN"/>
              </w:rPr>
            </w:pPr>
            <w:r w:rsidRPr="008B78BF">
              <w:rPr>
                <w:rFonts w:ascii="Arial" w:hAnsi="Arial" w:cs="Arial" w:hint="eastAsia"/>
                <w:sz w:val="18"/>
                <w:szCs w:val="18"/>
                <w:lang w:eastAsia="zh-CN"/>
              </w:rPr>
              <w:t>&gt;9V</w:t>
            </w:r>
          </w:p>
        </w:tc>
        <w:tc>
          <w:tcPr>
            <w:tcW w:w="638" w:type="pct"/>
            <w:vMerge/>
            <w:tcBorders>
              <w:left w:val="single" w:sz="4" w:space="0" w:color="auto"/>
              <w:bottom w:val="single" w:sz="4" w:space="0" w:color="auto"/>
              <w:right w:val="single" w:sz="4" w:space="0" w:color="auto"/>
            </w:tcBorders>
            <w:shd w:val="clear" w:color="auto" w:fill="auto"/>
            <w:vAlign w:val="center"/>
          </w:tcPr>
          <w:p w:rsidR="003C486E" w:rsidRPr="008B78BF" w:rsidRDefault="003C486E" w:rsidP="00D33597">
            <w:pPr>
              <w:rPr>
                <w:rFonts w:ascii="Arial" w:hAnsi="Arial" w:cs="Arial"/>
                <w:sz w:val="18"/>
                <w:szCs w:val="18"/>
                <w:lang w:eastAsia="zh-CN"/>
              </w:rPr>
            </w:pPr>
          </w:p>
        </w:tc>
        <w:tc>
          <w:tcPr>
            <w:tcW w:w="823" w:type="pct"/>
            <w:vMerge/>
            <w:tcBorders>
              <w:left w:val="single" w:sz="4" w:space="0" w:color="auto"/>
              <w:bottom w:val="single" w:sz="4" w:space="0" w:color="auto"/>
              <w:right w:val="single" w:sz="4" w:space="0" w:color="auto"/>
            </w:tcBorders>
            <w:shd w:val="clear" w:color="auto" w:fill="auto"/>
          </w:tcPr>
          <w:p w:rsidR="003C486E" w:rsidRPr="008B78BF" w:rsidRDefault="003C486E" w:rsidP="00D33597">
            <w:pPr>
              <w:rPr>
                <w:rFonts w:ascii="Arial" w:hAnsi="Arial" w:cs="Arial"/>
                <w:sz w:val="21"/>
                <w:szCs w:val="21"/>
                <w:lang w:eastAsia="zh-CN"/>
              </w:rPr>
            </w:pPr>
          </w:p>
        </w:tc>
        <w:tc>
          <w:tcPr>
            <w:tcW w:w="946" w:type="pct"/>
            <w:vMerge/>
            <w:tcBorders>
              <w:left w:val="single" w:sz="4" w:space="0" w:color="auto"/>
              <w:bottom w:val="single" w:sz="4" w:space="0" w:color="auto"/>
              <w:right w:val="single" w:sz="4" w:space="0" w:color="auto"/>
            </w:tcBorders>
          </w:tcPr>
          <w:p w:rsidR="003C486E" w:rsidRPr="008B78BF" w:rsidRDefault="003C486E" w:rsidP="00D33597">
            <w:pPr>
              <w:rPr>
                <w:rFonts w:ascii="Arial" w:hAnsi="Arial" w:cs="Arial"/>
                <w:sz w:val="21"/>
                <w:szCs w:val="21"/>
                <w:lang w:eastAsia="zh-CN"/>
              </w:rPr>
            </w:pPr>
          </w:p>
        </w:tc>
      </w:tr>
      <w:tr w:rsidR="003C486E" w:rsidRPr="0044486C" w:rsidTr="005B09A1">
        <w:trPr>
          <w:cantSplit/>
          <w:trHeight w:val="20"/>
        </w:trPr>
        <w:tc>
          <w:tcPr>
            <w:tcW w:w="453" w:type="pct"/>
            <w:vMerge w:val="restart"/>
            <w:tcBorders>
              <w:top w:val="single" w:sz="4" w:space="0" w:color="auto"/>
            </w:tcBorders>
          </w:tcPr>
          <w:p w:rsidR="003C486E" w:rsidRPr="0044486C" w:rsidRDefault="003C486E" w:rsidP="00D33597">
            <w:pPr>
              <w:rPr>
                <w:rFonts w:hint="eastAsia"/>
                <w:lang w:eastAsia="zh-CN"/>
              </w:rPr>
            </w:pPr>
            <w:r w:rsidRPr="0044486C">
              <w:rPr>
                <w:rFonts w:hint="eastAsia"/>
                <w:lang w:eastAsia="zh-CN"/>
              </w:rPr>
              <w:t>4</w:t>
            </w:r>
          </w:p>
        </w:tc>
        <w:tc>
          <w:tcPr>
            <w:tcW w:w="658" w:type="pct"/>
            <w:vMerge w:val="restart"/>
            <w:tcBorders>
              <w:top w:val="single" w:sz="4" w:space="0" w:color="auto"/>
            </w:tcBorders>
            <w:vAlign w:val="center"/>
          </w:tcPr>
          <w:p w:rsidR="003C486E" w:rsidRPr="005B09A1" w:rsidRDefault="005B09A1" w:rsidP="00D33597">
            <w:pPr>
              <w:jc w:val="both"/>
              <w:rPr>
                <w:rFonts w:ascii="Arial" w:hAnsi="Arial" w:cs="Arial"/>
                <w:b/>
                <w:sz w:val="21"/>
                <w:szCs w:val="21"/>
                <w:lang w:eastAsia="zh-CN"/>
              </w:rPr>
            </w:pPr>
            <w:r w:rsidRPr="005B09A1">
              <w:rPr>
                <w:b/>
                <w:sz w:val="22"/>
                <w:szCs w:val="22"/>
              </w:rPr>
              <w:t>EPS</w:t>
            </w:r>
          </w:p>
        </w:tc>
        <w:tc>
          <w:tcPr>
            <w:tcW w:w="385" w:type="pct"/>
            <w:tcBorders>
              <w:top w:val="single" w:sz="4" w:space="0" w:color="auto"/>
              <w:left w:val="single" w:sz="4" w:space="0" w:color="auto"/>
              <w:bottom w:val="single" w:sz="4" w:space="0" w:color="auto"/>
              <w:right w:val="single" w:sz="4" w:space="0" w:color="auto"/>
            </w:tcBorders>
            <w:shd w:val="clear" w:color="auto" w:fill="auto"/>
          </w:tcPr>
          <w:p w:rsidR="003C486E" w:rsidRPr="0044486C" w:rsidRDefault="003C486E" w:rsidP="00D33597">
            <w:pPr>
              <w:ind w:firstLineChars="50" w:firstLine="105"/>
              <w:jc w:val="center"/>
              <w:rPr>
                <w:rFonts w:ascii="Arial" w:hAnsi="Arial" w:cs="Arial"/>
                <w:sz w:val="21"/>
                <w:szCs w:val="21"/>
                <w:lang w:eastAsia="zh-CN"/>
              </w:rPr>
            </w:pPr>
            <w:r w:rsidRPr="0044486C">
              <w:rPr>
                <w:rFonts w:ascii="Arial" w:hAnsi="Arial" w:cs="Arial" w:hint="eastAsia"/>
                <w:sz w:val="21"/>
                <w:szCs w:val="21"/>
                <w:lang w:eastAsia="zh-CN"/>
              </w:rPr>
              <w:t>0</w:t>
            </w:r>
          </w:p>
        </w:tc>
        <w:tc>
          <w:tcPr>
            <w:tcW w:w="639" w:type="pct"/>
            <w:tcBorders>
              <w:top w:val="single" w:sz="4" w:space="0" w:color="auto"/>
              <w:left w:val="single" w:sz="4" w:space="0" w:color="auto"/>
              <w:bottom w:val="single" w:sz="4" w:space="0" w:color="auto"/>
              <w:right w:val="single" w:sz="4" w:space="0" w:color="auto"/>
            </w:tcBorders>
            <w:shd w:val="clear" w:color="auto" w:fill="auto"/>
            <w:vAlign w:val="center"/>
          </w:tcPr>
          <w:p w:rsidR="003C486E" w:rsidRPr="0044486C" w:rsidRDefault="003C486E" w:rsidP="00D33597">
            <w:pPr>
              <w:rPr>
                <w:rFonts w:ascii="Arial" w:hAnsi="Arial" w:cs="Arial"/>
                <w:sz w:val="21"/>
                <w:szCs w:val="21"/>
                <w:lang w:eastAsia="zh-CN"/>
              </w:rPr>
            </w:pPr>
            <w:r w:rsidRPr="0044486C">
              <w:rPr>
                <w:rFonts w:ascii="Arial" w:hAnsi="Arial" w:cs="Arial" w:hint="eastAsia"/>
                <w:sz w:val="21"/>
                <w:szCs w:val="21"/>
                <w:lang w:eastAsia="zh-CN"/>
              </w:rPr>
              <w:t>Low Level</w:t>
            </w:r>
          </w:p>
        </w:tc>
        <w:tc>
          <w:tcPr>
            <w:tcW w:w="458" w:type="pct"/>
            <w:tcBorders>
              <w:top w:val="single" w:sz="4" w:space="0" w:color="auto"/>
              <w:left w:val="single" w:sz="4" w:space="0" w:color="auto"/>
              <w:bottom w:val="single" w:sz="4" w:space="0" w:color="auto"/>
              <w:right w:val="single" w:sz="4" w:space="0" w:color="auto"/>
            </w:tcBorders>
            <w:shd w:val="clear" w:color="auto" w:fill="auto"/>
            <w:vAlign w:val="center"/>
          </w:tcPr>
          <w:p w:rsidR="003C486E" w:rsidRPr="008B78BF" w:rsidRDefault="003C486E" w:rsidP="00D33597">
            <w:pPr>
              <w:jc w:val="both"/>
              <w:rPr>
                <w:rFonts w:ascii="Arial" w:hAnsi="Arial" w:cs="Arial"/>
                <w:sz w:val="18"/>
                <w:szCs w:val="18"/>
                <w:lang w:eastAsia="zh-CN"/>
              </w:rPr>
            </w:pPr>
            <w:r w:rsidRPr="008B78BF">
              <w:rPr>
                <w:rFonts w:ascii="Arial" w:hAnsi="Arial" w:cs="Arial" w:hint="eastAsia"/>
                <w:sz w:val="18"/>
                <w:szCs w:val="18"/>
                <w:lang w:eastAsia="zh-CN"/>
              </w:rPr>
              <w:t>&lt;1V</w:t>
            </w:r>
          </w:p>
        </w:tc>
        <w:tc>
          <w:tcPr>
            <w:tcW w:w="638" w:type="pct"/>
            <w:vMerge w:val="restart"/>
            <w:tcBorders>
              <w:top w:val="single" w:sz="4" w:space="0" w:color="auto"/>
              <w:left w:val="single" w:sz="4" w:space="0" w:color="auto"/>
              <w:right w:val="single" w:sz="4" w:space="0" w:color="auto"/>
            </w:tcBorders>
            <w:shd w:val="clear" w:color="auto" w:fill="auto"/>
            <w:vAlign w:val="center"/>
          </w:tcPr>
          <w:p w:rsidR="003C486E" w:rsidRPr="008B78BF" w:rsidRDefault="003C486E" w:rsidP="00E638FC">
            <w:pPr>
              <w:rPr>
                <w:rFonts w:ascii="Arial" w:hAnsi="Arial" w:cs="Arial"/>
                <w:sz w:val="18"/>
                <w:szCs w:val="18"/>
                <w:lang w:eastAsia="zh-CN"/>
              </w:rPr>
            </w:pPr>
            <w:r w:rsidRPr="008B78BF">
              <w:rPr>
                <w:rFonts w:ascii="Arial" w:hAnsi="Arial" w:cs="Arial" w:hint="eastAsia"/>
                <w:sz w:val="18"/>
                <w:szCs w:val="18"/>
                <w:lang w:eastAsia="zh-CN"/>
              </w:rPr>
              <w:t>PIN</w:t>
            </w:r>
            <w:r w:rsidR="00E638FC" w:rsidRPr="008B78BF">
              <w:rPr>
                <w:rFonts w:ascii="Arial" w:hAnsi="Arial" w:cs="Arial" w:hint="eastAsia"/>
                <w:sz w:val="18"/>
                <w:szCs w:val="18"/>
                <w:lang w:eastAsia="zh-CN"/>
              </w:rPr>
              <w:t>8</w:t>
            </w:r>
          </w:p>
        </w:tc>
        <w:tc>
          <w:tcPr>
            <w:tcW w:w="823" w:type="pct"/>
            <w:vMerge w:val="restart"/>
            <w:tcBorders>
              <w:top w:val="single" w:sz="4" w:space="0" w:color="auto"/>
              <w:left w:val="single" w:sz="4" w:space="0" w:color="auto"/>
              <w:right w:val="single" w:sz="4" w:space="0" w:color="auto"/>
            </w:tcBorders>
            <w:shd w:val="clear" w:color="auto" w:fill="auto"/>
          </w:tcPr>
          <w:p w:rsidR="003C486E" w:rsidRPr="008B78BF" w:rsidRDefault="003C486E" w:rsidP="00E638FC">
            <w:pPr>
              <w:rPr>
                <w:rFonts w:ascii="Arial" w:hAnsi="Arial" w:cs="Arial"/>
                <w:sz w:val="21"/>
                <w:szCs w:val="21"/>
                <w:lang w:eastAsia="zh-CN"/>
              </w:rPr>
            </w:pPr>
            <w:r w:rsidRPr="008B78BF">
              <w:rPr>
                <w:rFonts w:ascii="Arial" w:hAnsi="Arial" w:cs="Arial" w:hint="eastAsia"/>
                <w:sz w:val="21"/>
                <w:szCs w:val="21"/>
                <w:lang w:eastAsia="zh-CN"/>
              </w:rPr>
              <w:t>F</w:t>
            </w:r>
            <w:r w:rsidR="00E638FC" w:rsidRPr="008B78BF">
              <w:rPr>
                <w:rFonts w:ascii="Arial" w:hAnsi="Arial" w:cs="Arial" w:hint="eastAsia"/>
                <w:sz w:val="21"/>
                <w:szCs w:val="21"/>
                <w:lang w:eastAsia="zh-CN"/>
              </w:rPr>
              <w:t>105</w:t>
            </w:r>
            <w:r w:rsidRPr="008B78BF">
              <w:rPr>
                <w:rFonts w:ascii="Arial" w:hAnsi="Arial" w:cs="Arial" w:hint="eastAsia"/>
                <w:sz w:val="21"/>
                <w:szCs w:val="21"/>
                <w:lang w:eastAsia="zh-CN"/>
              </w:rPr>
              <w:t xml:space="preserve"> (Bottom)</w:t>
            </w:r>
          </w:p>
        </w:tc>
        <w:tc>
          <w:tcPr>
            <w:tcW w:w="946" w:type="pct"/>
            <w:vMerge w:val="restart"/>
            <w:tcBorders>
              <w:top w:val="single" w:sz="4" w:space="0" w:color="auto"/>
              <w:left w:val="single" w:sz="4" w:space="0" w:color="auto"/>
              <w:right w:val="single" w:sz="4" w:space="0" w:color="auto"/>
            </w:tcBorders>
          </w:tcPr>
          <w:p w:rsidR="003C486E" w:rsidRPr="008B78BF" w:rsidRDefault="00C05E8C" w:rsidP="00D33597">
            <w:pPr>
              <w:rPr>
                <w:rFonts w:ascii="Arial" w:hAnsi="Arial" w:cs="Arial" w:hint="eastAsia"/>
                <w:sz w:val="21"/>
                <w:szCs w:val="21"/>
                <w:lang w:eastAsia="zh-CN"/>
              </w:rPr>
            </w:pPr>
            <w:r w:rsidRPr="008B78BF">
              <w:rPr>
                <w:rFonts w:ascii="Arial" w:hAnsi="Arial" w:cs="Arial"/>
                <w:sz w:val="21"/>
                <w:szCs w:val="21"/>
                <w:lang w:eastAsia="zh-CN"/>
              </w:rPr>
              <w:t>F</w:t>
            </w:r>
            <w:r w:rsidRPr="008B78BF">
              <w:rPr>
                <w:rFonts w:ascii="Arial" w:hAnsi="Arial" w:cs="Arial" w:hint="eastAsia"/>
                <w:sz w:val="21"/>
                <w:szCs w:val="21"/>
                <w:lang w:eastAsia="zh-CN"/>
              </w:rPr>
              <w:t>187</w:t>
            </w:r>
            <w:r w:rsidR="003C486E" w:rsidRPr="008B78BF">
              <w:rPr>
                <w:rFonts w:ascii="Arial" w:hAnsi="Arial" w:cs="Arial" w:hint="eastAsia"/>
                <w:sz w:val="21"/>
                <w:szCs w:val="21"/>
                <w:lang w:eastAsia="zh-CN"/>
              </w:rPr>
              <w:t xml:space="preserve"> (</w:t>
            </w:r>
            <w:r w:rsidR="005C7420" w:rsidRPr="008B78BF">
              <w:rPr>
                <w:rFonts w:ascii="Arial" w:hAnsi="Arial" w:cs="Arial" w:hint="eastAsia"/>
                <w:sz w:val="21"/>
                <w:szCs w:val="21"/>
                <w:lang w:eastAsia="zh-CN"/>
              </w:rPr>
              <w:t>Bottom</w:t>
            </w:r>
            <w:r w:rsidR="003C486E" w:rsidRPr="008B78BF">
              <w:rPr>
                <w:rFonts w:ascii="Arial" w:hAnsi="Arial" w:cs="Arial" w:hint="eastAsia"/>
                <w:sz w:val="21"/>
                <w:szCs w:val="21"/>
                <w:lang w:eastAsia="zh-CN"/>
              </w:rPr>
              <w:t>)</w:t>
            </w:r>
          </w:p>
        </w:tc>
      </w:tr>
      <w:tr w:rsidR="003C486E" w:rsidRPr="0044486C" w:rsidTr="005B09A1">
        <w:trPr>
          <w:cantSplit/>
          <w:trHeight w:val="20"/>
        </w:trPr>
        <w:tc>
          <w:tcPr>
            <w:tcW w:w="453" w:type="pct"/>
            <w:vMerge/>
            <w:tcBorders>
              <w:bottom w:val="single" w:sz="4" w:space="0" w:color="auto"/>
            </w:tcBorders>
          </w:tcPr>
          <w:p w:rsidR="003C486E" w:rsidRPr="0044486C" w:rsidRDefault="003C486E" w:rsidP="00D33597">
            <w:pPr>
              <w:ind w:firstLineChars="50" w:firstLine="105"/>
              <w:jc w:val="both"/>
              <w:rPr>
                <w:rFonts w:ascii="Arial" w:hAnsi="Arial" w:cs="Arial"/>
                <w:color w:val="0000FF"/>
                <w:sz w:val="21"/>
                <w:szCs w:val="21"/>
                <w:lang w:eastAsia="zh-CN"/>
              </w:rPr>
            </w:pPr>
          </w:p>
        </w:tc>
        <w:tc>
          <w:tcPr>
            <w:tcW w:w="658" w:type="pct"/>
            <w:vMerge/>
            <w:tcBorders>
              <w:bottom w:val="single" w:sz="4" w:space="0" w:color="auto"/>
            </w:tcBorders>
            <w:vAlign w:val="center"/>
          </w:tcPr>
          <w:p w:rsidR="003C486E" w:rsidRPr="005B09A1" w:rsidRDefault="003C486E" w:rsidP="00D33597">
            <w:pPr>
              <w:rPr>
                <w:rFonts w:ascii="Arial" w:hAnsi="Arial" w:cs="Arial"/>
                <w:b/>
                <w:sz w:val="21"/>
                <w:szCs w:val="21"/>
                <w:lang w:eastAsia="zh-CN"/>
              </w:rPr>
            </w:pPr>
          </w:p>
        </w:tc>
        <w:tc>
          <w:tcPr>
            <w:tcW w:w="385" w:type="pct"/>
            <w:tcBorders>
              <w:top w:val="single" w:sz="4" w:space="0" w:color="auto"/>
              <w:left w:val="single" w:sz="4" w:space="0" w:color="auto"/>
              <w:bottom w:val="single" w:sz="4" w:space="0" w:color="auto"/>
              <w:right w:val="single" w:sz="4" w:space="0" w:color="auto"/>
            </w:tcBorders>
            <w:shd w:val="clear" w:color="auto" w:fill="auto"/>
          </w:tcPr>
          <w:p w:rsidR="003C486E" w:rsidRPr="0044486C" w:rsidRDefault="003C486E" w:rsidP="00D33597">
            <w:pPr>
              <w:ind w:firstLineChars="50" w:firstLine="105"/>
              <w:jc w:val="center"/>
              <w:rPr>
                <w:rFonts w:ascii="Arial" w:hAnsi="Arial" w:cs="Arial"/>
                <w:sz w:val="21"/>
                <w:szCs w:val="21"/>
                <w:lang w:eastAsia="zh-CN"/>
              </w:rPr>
            </w:pPr>
            <w:r w:rsidRPr="0044486C">
              <w:rPr>
                <w:rFonts w:ascii="Arial" w:hAnsi="Arial" w:cs="Arial" w:hint="eastAsia"/>
                <w:sz w:val="21"/>
                <w:szCs w:val="21"/>
                <w:lang w:eastAsia="zh-CN"/>
              </w:rPr>
              <w:t>1</w:t>
            </w:r>
          </w:p>
        </w:tc>
        <w:tc>
          <w:tcPr>
            <w:tcW w:w="639" w:type="pct"/>
            <w:tcBorders>
              <w:top w:val="single" w:sz="4" w:space="0" w:color="auto"/>
              <w:left w:val="single" w:sz="4" w:space="0" w:color="auto"/>
              <w:bottom w:val="single" w:sz="4" w:space="0" w:color="auto"/>
              <w:right w:val="single" w:sz="4" w:space="0" w:color="auto"/>
            </w:tcBorders>
            <w:shd w:val="clear" w:color="auto" w:fill="auto"/>
            <w:vAlign w:val="center"/>
          </w:tcPr>
          <w:p w:rsidR="003C486E" w:rsidRPr="0044486C" w:rsidRDefault="003C486E" w:rsidP="00D33597">
            <w:pPr>
              <w:rPr>
                <w:rFonts w:ascii="Arial" w:hAnsi="Arial" w:cs="Arial" w:hint="eastAsia"/>
                <w:sz w:val="21"/>
                <w:szCs w:val="21"/>
                <w:lang w:eastAsia="zh-CN"/>
              </w:rPr>
            </w:pPr>
            <w:r w:rsidRPr="0044486C">
              <w:rPr>
                <w:rFonts w:ascii="Arial" w:hAnsi="Arial" w:cs="Arial" w:hint="eastAsia"/>
                <w:sz w:val="21"/>
                <w:szCs w:val="21"/>
                <w:lang w:eastAsia="zh-CN"/>
              </w:rPr>
              <w:t>High Level</w:t>
            </w:r>
          </w:p>
        </w:tc>
        <w:tc>
          <w:tcPr>
            <w:tcW w:w="458" w:type="pct"/>
            <w:tcBorders>
              <w:top w:val="single" w:sz="4" w:space="0" w:color="auto"/>
              <w:left w:val="single" w:sz="4" w:space="0" w:color="auto"/>
              <w:bottom w:val="single" w:sz="4" w:space="0" w:color="auto"/>
              <w:right w:val="single" w:sz="4" w:space="0" w:color="auto"/>
            </w:tcBorders>
            <w:shd w:val="clear" w:color="auto" w:fill="auto"/>
            <w:vAlign w:val="center"/>
          </w:tcPr>
          <w:p w:rsidR="003C486E" w:rsidRPr="008B78BF" w:rsidRDefault="003C486E" w:rsidP="00D33597">
            <w:pPr>
              <w:jc w:val="both"/>
              <w:rPr>
                <w:rFonts w:ascii="Arial" w:hAnsi="Arial" w:cs="Arial"/>
                <w:sz w:val="18"/>
                <w:szCs w:val="18"/>
                <w:lang w:eastAsia="zh-CN"/>
              </w:rPr>
            </w:pPr>
            <w:r w:rsidRPr="008B78BF">
              <w:rPr>
                <w:rFonts w:ascii="Arial" w:hAnsi="Arial" w:cs="Arial" w:hint="eastAsia"/>
                <w:sz w:val="18"/>
                <w:szCs w:val="18"/>
                <w:lang w:eastAsia="zh-CN"/>
              </w:rPr>
              <w:t>&gt;9V</w:t>
            </w:r>
          </w:p>
        </w:tc>
        <w:tc>
          <w:tcPr>
            <w:tcW w:w="638" w:type="pct"/>
            <w:vMerge/>
            <w:tcBorders>
              <w:left w:val="single" w:sz="4" w:space="0" w:color="auto"/>
              <w:bottom w:val="single" w:sz="4" w:space="0" w:color="auto"/>
              <w:right w:val="single" w:sz="4" w:space="0" w:color="auto"/>
            </w:tcBorders>
            <w:shd w:val="clear" w:color="auto" w:fill="auto"/>
            <w:vAlign w:val="center"/>
          </w:tcPr>
          <w:p w:rsidR="003C486E" w:rsidRPr="008B78BF" w:rsidRDefault="003C486E" w:rsidP="00D33597">
            <w:pPr>
              <w:rPr>
                <w:rFonts w:ascii="Arial" w:hAnsi="Arial" w:cs="Arial"/>
                <w:sz w:val="18"/>
                <w:szCs w:val="18"/>
                <w:lang w:eastAsia="zh-CN"/>
              </w:rPr>
            </w:pPr>
          </w:p>
        </w:tc>
        <w:tc>
          <w:tcPr>
            <w:tcW w:w="823" w:type="pct"/>
            <w:vMerge/>
            <w:tcBorders>
              <w:left w:val="single" w:sz="4" w:space="0" w:color="auto"/>
              <w:bottom w:val="single" w:sz="4" w:space="0" w:color="auto"/>
              <w:right w:val="single" w:sz="4" w:space="0" w:color="auto"/>
            </w:tcBorders>
            <w:shd w:val="clear" w:color="auto" w:fill="auto"/>
          </w:tcPr>
          <w:p w:rsidR="003C486E" w:rsidRPr="008B78BF" w:rsidRDefault="003C486E" w:rsidP="00D33597">
            <w:pPr>
              <w:rPr>
                <w:rFonts w:ascii="Arial" w:hAnsi="Arial" w:cs="Arial"/>
                <w:sz w:val="21"/>
                <w:szCs w:val="21"/>
                <w:lang w:eastAsia="zh-CN"/>
              </w:rPr>
            </w:pPr>
          </w:p>
        </w:tc>
        <w:tc>
          <w:tcPr>
            <w:tcW w:w="946" w:type="pct"/>
            <w:vMerge/>
            <w:tcBorders>
              <w:left w:val="single" w:sz="4" w:space="0" w:color="auto"/>
              <w:bottom w:val="single" w:sz="4" w:space="0" w:color="auto"/>
              <w:right w:val="single" w:sz="4" w:space="0" w:color="auto"/>
            </w:tcBorders>
          </w:tcPr>
          <w:p w:rsidR="003C486E" w:rsidRPr="008B78BF" w:rsidRDefault="003C486E" w:rsidP="00D33597">
            <w:pPr>
              <w:rPr>
                <w:rFonts w:ascii="Arial" w:hAnsi="Arial" w:cs="Arial"/>
                <w:sz w:val="21"/>
                <w:szCs w:val="21"/>
                <w:lang w:eastAsia="zh-CN"/>
              </w:rPr>
            </w:pPr>
          </w:p>
        </w:tc>
      </w:tr>
      <w:tr w:rsidR="003C486E" w:rsidRPr="0044486C" w:rsidTr="005B09A1">
        <w:trPr>
          <w:cantSplit/>
          <w:trHeight w:val="20"/>
        </w:trPr>
        <w:tc>
          <w:tcPr>
            <w:tcW w:w="453" w:type="pct"/>
            <w:vMerge w:val="restart"/>
            <w:tcBorders>
              <w:top w:val="single" w:sz="4" w:space="0" w:color="auto"/>
            </w:tcBorders>
          </w:tcPr>
          <w:p w:rsidR="003C486E" w:rsidRPr="0044486C" w:rsidRDefault="003C486E" w:rsidP="00D33597">
            <w:pPr>
              <w:rPr>
                <w:rFonts w:hint="eastAsia"/>
                <w:lang w:eastAsia="zh-CN"/>
              </w:rPr>
            </w:pPr>
            <w:r w:rsidRPr="0044486C">
              <w:rPr>
                <w:rFonts w:hint="eastAsia"/>
                <w:lang w:eastAsia="zh-CN"/>
              </w:rPr>
              <w:t>3</w:t>
            </w:r>
          </w:p>
        </w:tc>
        <w:tc>
          <w:tcPr>
            <w:tcW w:w="658" w:type="pct"/>
            <w:vMerge w:val="restart"/>
            <w:tcBorders>
              <w:top w:val="single" w:sz="4" w:space="0" w:color="auto"/>
            </w:tcBorders>
            <w:vAlign w:val="center"/>
          </w:tcPr>
          <w:p w:rsidR="003C486E" w:rsidRPr="005B09A1" w:rsidRDefault="005B09A1" w:rsidP="00D33597">
            <w:pPr>
              <w:jc w:val="both"/>
              <w:rPr>
                <w:rFonts w:ascii="Arial" w:hAnsi="Arial" w:cs="Arial"/>
                <w:b/>
                <w:sz w:val="21"/>
                <w:szCs w:val="21"/>
                <w:lang w:eastAsia="zh-CN"/>
              </w:rPr>
            </w:pPr>
            <w:r w:rsidRPr="005B09A1">
              <w:rPr>
                <w:b/>
                <w:sz w:val="22"/>
                <w:szCs w:val="22"/>
              </w:rPr>
              <w:t>Door Open</w:t>
            </w:r>
          </w:p>
        </w:tc>
        <w:tc>
          <w:tcPr>
            <w:tcW w:w="385" w:type="pct"/>
            <w:tcBorders>
              <w:top w:val="single" w:sz="4" w:space="0" w:color="auto"/>
              <w:left w:val="single" w:sz="4" w:space="0" w:color="auto"/>
              <w:bottom w:val="single" w:sz="4" w:space="0" w:color="auto"/>
              <w:right w:val="single" w:sz="4" w:space="0" w:color="auto"/>
            </w:tcBorders>
            <w:shd w:val="clear" w:color="auto" w:fill="auto"/>
          </w:tcPr>
          <w:p w:rsidR="003C486E" w:rsidRPr="0044486C" w:rsidRDefault="003C486E" w:rsidP="00D33597">
            <w:pPr>
              <w:ind w:firstLineChars="50" w:firstLine="105"/>
              <w:jc w:val="center"/>
              <w:rPr>
                <w:rFonts w:ascii="Arial" w:hAnsi="Arial" w:cs="Arial"/>
                <w:sz w:val="21"/>
                <w:szCs w:val="21"/>
                <w:lang w:eastAsia="zh-CN"/>
              </w:rPr>
            </w:pPr>
            <w:r w:rsidRPr="0044486C">
              <w:rPr>
                <w:rFonts w:ascii="Arial" w:hAnsi="Arial" w:cs="Arial" w:hint="eastAsia"/>
                <w:sz w:val="21"/>
                <w:szCs w:val="21"/>
                <w:lang w:eastAsia="zh-CN"/>
              </w:rPr>
              <w:t>0</w:t>
            </w:r>
          </w:p>
        </w:tc>
        <w:tc>
          <w:tcPr>
            <w:tcW w:w="639" w:type="pct"/>
            <w:tcBorders>
              <w:top w:val="single" w:sz="4" w:space="0" w:color="auto"/>
              <w:left w:val="single" w:sz="4" w:space="0" w:color="auto"/>
              <w:bottom w:val="single" w:sz="4" w:space="0" w:color="auto"/>
              <w:right w:val="single" w:sz="4" w:space="0" w:color="auto"/>
            </w:tcBorders>
            <w:shd w:val="clear" w:color="auto" w:fill="auto"/>
            <w:vAlign w:val="center"/>
          </w:tcPr>
          <w:p w:rsidR="003C486E" w:rsidRPr="0044486C" w:rsidRDefault="003C486E" w:rsidP="00D33597">
            <w:pPr>
              <w:rPr>
                <w:rFonts w:ascii="Arial" w:hAnsi="Arial" w:cs="Arial"/>
                <w:sz w:val="21"/>
                <w:szCs w:val="21"/>
                <w:lang w:eastAsia="zh-CN"/>
              </w:rPr>
            </w:pPr>
            <w:r w:rsidRPr="0044486C">
              <w:rPr>
                <w:rFonts w:ascii="Arial" w:hAnsi="Arial" w:cs="Arial" w:hint="eastAsia"/>
                <w:sz w:val="21"/>
                <w:szCs w:val="21"/>
                <w:lang w:eastAsia="zh-CN"/>
              </w:rPr>
              <w:t>Low Level</w:t>
            </w:r>
          </w:p>
        </w:tc>
        <w:tc>
          <w:tcPr>
            <w:tcW w:w="458" w:type="pct"/>
            <w:tcBorders>
              <w:top w:val="single" w:sz="4" w:space="0" w:color="auto"/>
              <w:left w:val="single" w:sz="4" w:space="0" w:color="auto"/>
              <w:bottom w:val="single" w:sz="4" w:space="0" w:color="auto"/>
              <w:right w:val="single" w:sz="4" w:space="0" w:color="auto"/>
            </w:tcBorders>
            <w:shd w:val="clear" w:color="auto" w:fill="auto"/>
            <w:vAlign w:val="center"/>
          </w:tcPr>
          <w:p w:rsidR="003C486E" w:rsidRPr="008B78BF" w:rsidRDefault="003C486E" w:rsidP="00D33597">
            <w:pPr>
              <w:jc w:val="both"/>
              <w:rPr>
                <w:rFonts w:ascii="Arial" w:hAnsi="Arial" w:cs="Arial"/>
                <w:sz w:val="18"/>
                <w:szCs w:val="18"/>
                <w:lang w:eastAsia="zh-CN"/>
              </w:rPr>
            </w:pPr>
            <w:r w:rsidRPr="008B78BF">
              <w:rPr>
                <w:rFonts w:ascii="Arial" w:hAnsi="Arial" w:cs="Arial" w:hint="eastAsia"/>
                <w:sz w:val="18"/>
                <w:szCs w:val="18"/>
                <w:lang w:eastAsia="zh-CN"/>
              </w:rPr>
              <w:t>&lt;1V</w:t>
            </w:r>
          </w:p>
        </w:tc>
        <w:tc>
          <w:tcPr>
            <w:tcW w:w="638" w:type="pct"/>
            <w:vMerge w:val="restart"/>
            <w:tcBorders>
              <w:top w:val="single" w:sz="4" w:space="0" w:color="auto"/>
              <w:left w:val="single" w:sz="4" w:space="0" w:color="auto"/>
              <w:right w:val="single" w:sz="4" w:space="0" w:color="auto"/>
            </w:tcBorders>
            <w:shd w:val="clear" w:color="auto" w:fill="auto"/>
            <w:vAlign w:val="center"/>
          </w:tcPr>
          <w:p w:rsidR="003C486E" w:rsidRPr="008B78BF" w:rsidRDefault="003C486E" w:rsidP="00E638FC">
            <w:pPr>
              <w:rPr>
                <w:rFonts w:ascii="Arial" w:hAnsi="Arial" w:cs="Arial"/>
                <w:sz w:val="18"/>
                <w:szCs w:val="18"/>
                <w:lang w:eastAsia="zh-CN"/>
              </w:rPr>
            </w:pPr>
            <w:r w:rsidRPr="008B78BF">
              <w:rPr>
                <w:rFonts w:ascii="Arial" w:hAnsi="Arial" w:cs="Arial" w:hint="eastAsia"/>
                <w:sz w:val="18"/>
                <w:szCs w:val="18"/>
                <w:lang w:eastAsia="zh-CN"/>
              </w:rPr>
              <w:t>PIN1</w:t>
            </w:r>
            <w:r w:rsidR="00E638FC" w:rsidRPr="008B78BF">
              <w:rPr>
                <w:rFonts w:ascii="Arial" w:hAnsi="Arial" w:cs="Arial" w:hint="eastAsia"/>
                <w:sz w:val="18"/>
                <w:szCs w:val="18"/>
                <w:lang w:eastAsia="zh-CN"/>
              </w:rPr>
              <w:t>9</w:t>
            </w:r>
          </w:p>
        </w:tc>
        <w:tc>
          <w:tcPr>
            <w:tcW w:w="823" w:type="pct"/>
            <w:vMerge w:val="restart"/>
            <w:tcBorders>
              <w:top w:val="single" w:sz="4" w:space="0" w:color="auto"/>
              <w:left w:val="single" w:sz="4" w:space="0" w:color="auto"/>
              <w:right w:val="single" w:sz="4" w:space="0" w:color="auto"/>
            </w:tcBorders>
            <w:shd w:val="clear" w:color="auto" w:fill="auto"/>
          </w:tcPr>
          <w:p w:rsidR="003C486E" w:rsidRPr="008B78BF" w:rsidRDefault="003C486E" w:rsidP="00E638FC">
            <w:pPr>
              <w:rPr>
                <w:rFonts w:ascii="Arial" w:hAnsi="Arial" w:cs="Arial"/>
                <w:sz w:val="21"/>
                <w:szCs w:val="21"/>
                <w:lang w:eastAsia="zh-CN"/>
              </w:rPr>
            </w:pPr>
            <w:r w:rsidRPr="008B78BF">
              <w:rPr>
                <w:rFonts w:ascii="Arial" w:hAnsi="Arial" w:cs="Arial" w:hint="eastAsia"/>
                <w:sz w:val="21"/>
                <w:szCs w:val="21"/>
                <w:lang w:eastAsia="zh-CN"/>
              </w:rPr>
              <w:t>F</w:t>
            </w:r>
            <w:r w:rsidR="00E638FC" w:rsidRPr="008B78BF">
              <w:rPr>
                <w:rFonts w:ascii="Arial" w:hAnsi="Arial" w:cs="Arial" w:hint="eastAsia"/>
                <w:sz w:val="21"/>
                <w:szCs w:val="21"/>
                <w:lang w:eastAsia="zh-CN"/>
              </w:rPr>
              <w:t>117</w:t>
            </w:r>
            <w:r w:rsidRPr="008B78BF">
              <w:rPr>
                <w:rFonts w:ascii="Arial" w:hAnsi="Arial" w:cs="Arial" w:hint="eastAsia"/>
                <w:sz w:val="21"/>
                <w:szCs w:val="21"/>
                <w:lang w:eastAsia="zh-CN"/>
              </w:rPr>
              <w:t xml:space="preserve"> (</w:t>
            </w:r>
            <w:r w:rsidR="00895563" w:rsidRPr="008B78BF">
              <w:rPr>
                <w:rFonts w:ascii="Arial" w:hAnsi="Arial" w:cs="Arial" w:hint="eastAsia"/>
                <w:sz w:val="21"/>
                <w:szCs w:val="21"/>
                <w:lang w:eastAsia="zh-CN"/>
              </w:rPr>
              <w:t>TOP</w:t>
            </w:r>
            <w:r w:rsidRPr="008B78BF">
              <w:rPr>
                <w:rFonts w:ascii="Arial" w:hAnsi="Arial" w:cs="Arial" w:hint="eastAsia"/>
                <w:sz w:val="21"/>
                <w:szCs w:val="21"/>
                <w:lang w:eastAsia="zh-CN"/>
              </w:rPr>
              <w:t>)</w:t>
            </w:r>
          </w:p>
        </w:tc>
        <w:tc>
          <w:tcPr>
            <w:tcW w:w="946" w:type="pct"/>
            <w:vMerge w:val="restart"/>
            <w:tcBorders>
              <w:top w:val="single" w:sz="4" w:space="0" w:color="auto"/>
              <w:left w:val="single" w:sz="4" w:space="0" w:color="auto"/>
              <w:right w:val="single" w:sz="4" w:space="0" w:color="auto"/>
            </w:tcBorders>
          </w:tcPr>
          <w:p w:rsidR="003C486E" w:rsidRPr="008B78BF" w:rsidRDefault="00C05E8C" w:rsidP="00D33597">
            <w:pPr>
              <w:rPr>
                <w:rFonts w:ascii="Arial" w:hAnsi="Arial" w:cs="Arial" w:hint="eastAsia"/>
                <w:sz w:val="21"/>
                <w:szCs w:val="21"/>
                <w:lang w:eastAsia="zh-CN"/>
              </w:rPr>
            </w:pPr>
            <w:r w:rsidRPr="008B78BF">
              <w:rPr>
                <w:rFonts w:ascii="Arial" w:hAnsi="Arial" w:cs="Arial" w:hint="eastAsia"/>
                <w:sz w:val="21"/>
                <w:szCs w:val="21"/>
                <w:lang w:eastAsia="zh-CN"/>
              </w:rPr>
              <w:t>F133</w:t>
            </w:r>
            <w:r w:rsidR="003C486E" w:rsidRPr="008B78BF">
              <w:rPr>
                <w:rFonts w:ascii="Arial" w:hAnsi="Arial" w:cs="Arial" w:hint="eastAsia"/>
                <w:sz w:val="21"/>
                <w:szCs w:val="21"/>
                <w:lang w:eastAsia="zh-CN"/>
              </w:rPr>
              <w:t xml:space="preserve"> (Bottom)</w:t>
            </w:r>
          </w:p>
        </w:tc>
      </w:tr>
      <w:tr w:rsidR="003C486E" w:rsidRPr="0044486C" w:rsidTr="005B09A1">
        <w:trPr>
          <w:cantSplit/>
          <w:trHeight w:val="20"/>
        </w:trPr>
        <w:tc>
          <w:tcPr>
            <w:tcW w:w="453" w:type="pct"/>
            <w:vMerge/>
            <w:tcBorders>
              <w:bottom w:val="single" w:sz="4" w:space="0" w:color="auto"/>
            </w:tcBorders>
          </w:tcPr>
          <w:p w:rsidR="003C486E" w:rsidRPr="0044486C" w:rsidRDefault="003C486E" w:rsidP="00D33597">
            <w:pPr>
              <w:ind w:firstLineChars="50" w:firstLine="105"/>
              <w:jc w:val="both"/>
              <w:rPr>
                <w:rFonts w:ascii="Arial" w:hAnsi="Arial" w:cs="Arial"/>
                <w:color w:val="0000FF"/>
                <w:sz w:val="21"/>
                <w:szCs w:val="21"/>
                <w:lang w:eastAsia="zh-CN"/>
              </w:rPr>
            </w:pPr>
          </w:p>
        </w:tc>
        <w:tc>
          <w:tcPr>
            <w:tcW w:w="658" w:type="pct"/>
            <w:vMerge/>
            <w:tcBorders>
              <w:bottom w:val="single" w:sz="4" w:space="0" w:color="auto"/>
            </w:tcBorders>
            <w:vAlign w:val="center"/>
          </w:tcPr>
          <w:p w:rsidR="003C486E" w:rsidRPr="005B09A1" w:rsidRDefault="003C486E" w:rsidP="00D33597">
            <w:pPr>
              <w:jc w:val="both"/>
              <w:rPr>
                <w:rFonts w:ascii="Arial" w:hAnsi="Arial" w:cs="Arial"/>
                <w:b/>
                <w:sz w:val="21"/>
                <w:szCs w:val="21"/>
                <w:lang w:eastAsia="zh-CN"/>
              </w:rPr>
            </w:pPr>
          </w:p>
        </w:tc>
        <w:tc>
          <w:tcPr>
            <w:tcW w:w="385" w:type="pct"/>
            <w:tcBorders>
              <w:top w:val="single" w:sz="4" w:space="0" w:color="auto"/>
              <w:left w:val="single" w:sz="4" w:space="0" w:color="auto"/>
              <w:bottom w:val="single" w:sz="4" w:space="0" w:color="auto"/>
              <w:right w:val="single" w:sz="4" w:space="0" w:color="auto"/>
            </w:tcBorders>
            <w:shd w:val="clear" w:color="auto" w:fill="auto"/>
          </w:tcPr>
          <w:p w:rsidR="003C486E" w:rsidRPr="0044486C" w:rsidRDefault="003C486E" w:rsidP="00D33597">
            <w:pPr>
              <w:ind w:firstLineChars="50" w:firstLine="105"/>
              <w:jc w:val="center"/>
              <w:rPr>
                <w:rFonts w:ascii="Arial" w:hAnsi="Arial" w:cs="Arial"/>
                <w:sz w:val="21"/>
                <w:szCs w:val="21"/>
                <w:lang w:eastAsia="zh-CN"/>
              </w:rPr>
            </w:pPr>
            <w:r w:rsidRPr="0044486C">
              <w:rPr>
                <w:rFonts w:ascii="Arial" w:hAnsi="Arial" w:cs="Arial" w:hint="eastAsia"/>
                <w:sz w:val="21"/>
                <w:szCs w:val="21"/>
                <w:lang w:eastAsia="zh-CN"/>
              </w:rPr>
              <w:t>1</w:t>
            </w:r>
          </w:p>
        </w:tc>
        <w:tc>
          <w:tcPr>
            <w:tcW w:w="639" w:type="pct"/>
            <w:tcBorders>
              <w:top w:val="single" w:sz="4" w:space="0" w:color="auto"/>
              <w:left w:val="single" w:sz="4" w:space="0" w:color="auto"/>
              <w:bottom w:val="single" w:sz="4" w:space="0" w:color="auto"/>
              <w:right w:val="single" w:sz="4" w:space="0" w:color="auto"/>
            </w:tcBorders>
            <w:shd w:val="clear" w:color="auto" w:fill="auto"/>
            <w:vAlign w:val="center"/>
          </w:tcPr>
          <w:p w:rsidR="003C486E" w:rsidRPr="0044486C" w:rsidRDefault="003C486E" w:rsidP="00D33597">
            <w:pPr>
              <w:rPr>
                <w:rFonts w:ascii="Arial" w:hAnsi="Arial" w:cs="Arial" w:hint="eastAsia"/>
                <w:sz w:val="21"/>
                <w:szCs w:val="21"/>
                <w:lang w:eastAsia="zh-CN"/>
              </w:rPr>
            </w:pPr>
            <w:r w:rsidRPr="0044486C">
              <w:rPr>
                <w:rFonts w:ascii="Arial" w:hAnsi="Arial" w:cs="Arial" w:hint="eastAsia"/>
                <w:sz w:val="21"/>
                <w:szCs w:val="21"/>
                <w:lang w:eastAsia="zh-CN"/>
              </w:rPr>
              <w:t>High Level</w:t>
            </w:r>
          </w:p>
        </w:tc>
        <w:tc>
          <w:tcPr>
            <w:tcW w:w="458" w:type="pct"/>
            <w:tcBorders>
              <w:top w:val="single" w:sz="4" w:space="0" w:color="auto"/>
              <w:left w:val="single" w:sz="4" w:space="0" w:color="auto"/>
              <w:bottom w:val="single" w:sz="4" w:space="0" w:color="auto"/>
              <w:right w:val="single" w:sz="4" w:space="0" w:color="auto"/>
            </w:tcBorders>
            <w:shd w:val="clear" w:color="auto" w:fill="auto"/>
            <w:vAlign w:val="center"/>
          </w:tcPr>
          <w:p w:rsidR="003C486E" w:rsidRPr="008B78BF" w:rsidRDefault="003C486E" w:rsidP="00D33597">
            <w:pPr>
              <w:jc w:val="both"/>
              <w:rPr>
                <w:rFonts w:ascii="Arial" w:hAnsi="Arial" w:cs="Arial"/>
                <w:sz w:val="18"/>
                <w:szCs w:val="18"/>
                <w:lang w:eastAsia="zh-CN"/>
              </w:rPr>
            </w:pPr>
            <w:r w:rsidRPr="008B78BF">
              <w:rPr>
                <w:rFonts w:ascii="Arial" w:hAnsi="Arial" w:cs="Arial" w:hint="eastAsia"/>
                <w:sz w:val="18"/>
                <w:szCs w:val="18"/>
                <w:lang w:eastAsia="zh-CN"/>
              </w:rPr>
              <w:t>&gt;9V</w:t>
            </w:r>
          </w:p>
        </w:tc>
        <w:tc>
          <w:tcPr>
            <w:tcW w:w="638" w:type="pct"/>
            <w:vMerge/>
            <w:tcBorders>
              <w:left w:val="single" w:sz="4" w:space="0" w:color="auto"/>
              <w:bottom w:val="single" w:sz="4" w:space="0" w:color="auto"/>
              <w:right w:val="single" w:sz="4" w:space="0" w:color="auto"/>
            </w:tcBorders>
            <w:shd w:val="clear" w:color="auto" w:fill="auto"/>
            <w:vAlign w:val="center"/>
          </w:tcPr>
          <w:p w:rsidR="003C486E" w:rsidRPr="008B78BF" w:rsidRDefault="003C486E" w:rsidP="00D33597">
            <w:pPr>
              <w:rPr>
                <w:rFonts w:ascii="Arial" w:hAnsi="Arial" w:cs="Arial"/>
                <w:sz w:val="18"/>
                <w:szCs w:val="18"/>
                <w:lang w:eastAsia="zh-CN"/>
              </w:rPr>
            </w:pPr>
          </w:p>
        </w:tc>
        <w:tc>
          <w:tcPr>
            <w:tcW w:w="823" w:type="pct"/>
            <w:vMerge/>
            <w:tcBorders>
              <w:left w:val="single" w:sz="4" w:space="0" w:color="auto"/>
              <w:bottom w:val="single" w:sz="4" w:space="0" w:color="auto"/>
              <w:right w:val="single" w:sz="4" w:space="0" w:color="auto"/>
            </w:tcBorders>
            <w:shd w:val="clear" w:color="auto" w:fill="auto"/>
          </w:tcPr>
          <w:p w:rsidR="003C486E" w:rsidRPr="008B78BF" w:rsidRDefault="003C486E" w:rsidP="00D33597">
            <w:pPr>
              <w:rPr>
                <w:rFonts w:ascii="Arial" w:hAnsi="Arial" w:cs="Arial"/>
                <w:sz w:val="21"/>
                <w:szCs w:val="21"/>
                <w:lang w:eastAsia="zh-CN"/>
              </w:rPr>
            </w:pPr>
          </w:p>
        </w:tc>
        <w:tc>
          <w:tcPr>
            <w:tcW w:w="946" w:type="pct"/>
            <w:vMerge/>
            <w:tcBorders>
              <w:left w:val="single" w:sz="4" w:space="0" w:color="auto"/>
              <w:bottom w:val="single" w:sz="4" w:space="0" w:color="auto"/>
              <w:right w:val="single" w:sz="4" w:space="0" w:color="auto"/>
            </w:tcBorders>
          </w:tcPr>
          <w:p w:rsidR="003C486E" w:rsidRPr="008B78BF" w:rsidRDefault="003C486E" w:rsidP="00D33597">
            <w:pPr>
              <w:rPr>
                <w:rFonts w:ascii="Arial" w:hAnsi="Arial" w:cs="Arial"/>
                <w:sz w:val="21"/>
                <w:szCs w:val="21"/>
                <w:lang w:eastAsia="zh-CN"/>
              </w:rPr>
            </w:pPr>
          </w:p>
        </w:tc>
      </w:tr>
      <w:tr w:rsidR="003C486E" w:rsidRPr="0044486C" w:rsidTr="005B09A1">
        <w:trPr>
          <w:cantSplit/>
          <w:trHeight w:val="20"/>
        </w:trPr>
        <w:tc>
          <w:tcPr>
            <w:tcW w:w="453" w:type="pct"/>
            <w:vMerge w:val="restart"/>
            <w:tcBorders>
              <w:top w:val="single" w:sz="4" w:space="0" w:color="auto"/>
            </w:tcBorders>
          </w:tcPr>
          <w:p w:rsidR="003C486E" w:rsidRPr="0044486C" w:rsidRDefault="003C486E" w:rsidP="00D33597">
            <w:pPr>
              <w:rPr>
                <w:rFonts w:hint="eastAsia"/>
                <w:lang w:eastAsia="zh-CN"/>
              </w:rPr>
            </w:pPr>
            <w:r w:rsidRPr="0044486C">
              <w:rPr>
                <w:rFonts w:hint="eastAsia"/>
                <w:lang w:eastAsia="zh-CN"/>
              </w:rPr>
              <w:t>2</w:t>
            </w:r>
          </w:p>
        </w:tc>
        <w:tc>
          <w:tcPr>
            <w:tcW w:w="658" w:type="pct"/>
            <w:vMerge w:val="restart"/>
            <w:tcBorders>
              <w:top w:val="single" w:sz="4" w:space="0" w:color="auto"/>
            </w:tcBorders>
            <w:vAlign w:val="center"/>
          </w:tcPr>
          <w:p w:rsidR="003C486E" w:rsidRPr="005B09A1" w:rsidRDefault="005B09A1" w:rsidP="00D33597">
            <w:pPr>
              <w:rPr>
                <w:rFonts w:ascii="Arial" w:hAnsi="Arial" w:cs="Arial"/>
                <w:b/>
                <w:sz w:val="21"/>
                <w:szCs w:val="21"/>
                <w:lang w:eastAsia="zh-CN"/>
              </w:rPr>
            </w:pPr>
            <w:r w:rsidRPr="005B09A1">
              <w:rPr>
                <w:b/>
                <w:sz w:val="22"/>
                <w:szCs w:val="22"/>
              </w:rPr>
              <w:t>Rear Fog</w:t>
            </w:r>
          </w:p>
        </w:tc>
        <w:tc>
          <w:tcPr>
            <w:tcW w:w="385" w:type="pct"/>
            <w:tcBorders>
              <w:top w:val="single" w:sz="4" w:space="0" w:color="auto"/>
              <w:left w:val="single" w:sz="4" w:space="0" w:color="auto"/>
              <w:bottom w:val="single" w:sz="4" w:space="0" w:color="auto"/>
              <w:right w:val="single" w:sz="4" w:space="0" w:color="auto"/>
            </w:tcBorders>
            <w:shd w:val="clear" w:color="auto" w:fill="auto"/>
          </w:tcPr>
          <w:p w:rsidR="003C486E" w:rsidRPr="0044486C" w:rsidRDefault="003C486E" w:rsidP="00D33597">
            <w:pPr>
              <w:ind w:firstLineChars="50" w:firstLine="105"/>
              <w:jc w:val="center"/>
              <w:rPr>
                <w:rFonts w:ascii="Arial" w:hAnsi="Arial" w:cs="Arial"/>
                <w:sz w:val="21"/>
                <w:szCs w:val="21"/>
                <w:lang w:eastAsia="zh-CN"/>
              </w:rPr>
            </w:pPr>
            <w:r w:rsidRPr="0044486C">
              <w:rPr>
                <w:rFonts w:ascii="Arial" w:hAnsi="Arial" w:cs="Arial" w:hint="eastAsia"/>
                <w:sz w:val="21"/>
                <w:szCs w:val="21"/>
                <w:lang w:eastAsia="zh-CN"/>
              </w:rPr>
              <w:t>0</w:t>
            </w:r>
          </w:p>
        </w:tc>
        <w:tc>
          <w:tcPr>
            <w:tcW w:w="639" w:type="pct"/>
            <w:tcBorders>
              <w:top w:val="single" w:sz="4" w:space="0" w:color="auto"/>
              <w:left w:val="single" w:sz="4" w:space="0" w:color="auto"/>
              <w:bottom w:val="single" w:sz="4" w:space="0" w:color="auto"/>
              <w:right w:val="single" w:sz="4" w:space="0" w:color="auto"/>
            </w:tcBorders>
            <w:shd w:val="clear" w:color="auto" w:fill="auto"/>
            <w:vAlign w:val="center"/>
          </w:tcPr>
          <w:p w:rsidR="003C486E" w:rsidRPr="0044486C" w:rsidRDefault="003C486E" w:rsidP="00D33597">
            <w:pPr>
              <w:rPr>
                <w:rFonts w:ascii="Arial" w:hAnsi="Arial" w:cs="Arial"/>
                <w:sz w:val="21"/>
                <w:szCs w:val="21"/>
                <w:lang w:eastAsia="zh-CN"/>
              </w:rPr>
            </w:pPr>
            <w:r w:rsidRPr="0044486C">
              <w:rPr>
                <w:rFonts w:ascii="Arial" w:hAnsi="Arial" w:cs="Arial" w:hint="eastAsia"/>
                <w:sz w:val="21"/>
                <w:szCs w:val="21"/>
                <w:lang w:eastAsia="zh-CN"/>
              </w:rPr>
              <w:t>Low Level</w:t>
            </w:r>
          </w:p>
        </w:tc>
        <w:tc>
          <w:tcPr>
            <w:tcW w:w="458" w:type="pct"/>
            <w:tcBorders>
              <w:top w:val="single" w:sz="4" w:space="0" w:color="auto"/>
              <w:left w:val="single" w:sz="4" w:space="0" w:color="auto"/>
              <w:bottom w:val="single" w:sz="4" w:space="0" w:color="auto"/>
              <w:right w:val="single" w:sz="4" w:space="0" w:color="auto"/>
            </w:tcBorders>
            <w:shd w:val="clear" w:color="auto" w:fill="auto"/>
            <w:vAlign w:val="center"/>
          </w:tcPr>
          <w:p w:rsidR="003C486E" w:rsidRPr="008B78BF" w:rsidRDefault="003C486E" w:rsidP="00D33597">
            <w:pPr>
              <w:jc w:val="both"/>
              <w:rPr>
                <w:rFonts w:ascii="Arial" w:hAnsi="Arial" w:cs="Arial"/>
                <w:sz w:val="18"/>
                <w:szCs w:val="18"/>
                <w:lang w:eastAsia="zh-CN"/>
              </w:rPr>
            </w:pPr>
            <w:r w:rsidRPr="008B78BF">
              <w:rPr>
                <w:rFonts w:ascii="Arial" w:hAnsi="Arial" w:cs="Arial" w:hint="eastAsia"/>
                <w:sz w:val="18"/>
                <w:szCs w:val="18"/>
                <w:lang w:eastAsia="zh-CN"/>
              </w:rPr>
              <w:t>&lt;1V</w:t>
            </w:r>
          </w:p>
        </w:tc>
        <w:tc>
          <w:tcPr>
            <w:tcW w:w="638" w:type="pct"/>
            <w:vMerge w:val="restart"/>
            <w:tcBorders>
              <w:top w:val="single" w:sz="4" w:space="0" w:color="auto"/>
              <w:left w:val="single" w:sz="4" w:space="0" w:color="auto"/>
              <w:right w:val="single" w:sz="4" w:space="0" w:color="auto"/>
            </w:tcBorders>
            <w:shd w:val="clear" w:color="auto" w:fill="auto"/>
            <w:vAlign w:val="center"/>
          </w:tcPr>
          <w:p w:rsidR="003C486E" w:rsidRPr="008B78BF" w:rsidRDefault="003C486E" w:rsidP="00E638FC">
            <w:pPr>
              <w:rPr>
                <w:rFonts w:ascii="Arial" w:hAnsi="Arial" w:cs="Arial"/>
                <w:sz w:val="18"/>
                <w:szCs w:val="18"/>
                <w:lang w:eastAsia="zh-CN"/>
              </w:rPr>
            </w:pPr>
            <w:r w:rsidRPr="008B78BF">
              <w:rPr>
                <w:rFonts w:ascii="Arial" w:hAnsi="Arial" w:cs="Arial" w:hint="eastAsia"/>
                <w:sz w:val="18"/>
                <w:szCs w:val="18"/>
                <w:lang w:eastAsia="zh-CN"/>
              </w:rPr>
              <w:t>PIN</w:t>
            </w:r>
            <w:r w:rsidR="00E638FC" w:rsidRPr="008B78BF">
              <w:rPr>
                <w:rFonts w:ascii="Arial" w:hAnsi="Arial" w:cs="Arial" w:hint="eastAsia"/>
                <w:sz w:val="18"/>
                <w:szCs w:val="18"/>
                <w:lang w:eastAsia="zh-CN"/>
              </w:rPr>
              <w:t>20</w:t>
            </w:r>
          </w:p>
        </w:tc>
        <w:tc>
          <w:tcPr>
            <w:tcW w:w="823" w:type="pct"/>
            <w:vMerge w:val="restart"/>
            <w:tcBorders>
              <w:top w:val="single" w:sz="4" w:space="0" w:color="auto"/>
              <w:left w:val="single" w:sz="4" w:space="0" w:color="auto"/>
              <w:right w:val="single" w:sz="4" w:space="0" w:color="auto"/>
            </w:tcBorders>
            <w:shd w:val="clear" w:color="auto" w:fill="auto"/>
          </w:tcPr>
          <w:p w:rsidR="003C486E" w:rsidRPr="008B78BF" w:rsidRDefault="003C486E" w:rsidP="00E638FC">
            <w:pPr>
              <w:rPr>
                <w:rFonts w:ascii="Arial" w:hAnsi="Arial" w:cs="Arial"/>
                <w:sz w:val="21"/>
                <w:szCs w:val="21"/>
                <w:lang w:eastAsia="zh-CN"/>
              </w:rPr>
            </w:pPr>
            <w:r w:rsidRPr="008B78BF">
              <w:rPr>
                <w:rFonts w:ascii="Arial" w:hAnsi="Arial" w:cs="Arial" w:hint="eastAsia"/>
                <w:sz w:val="21"/>
                <w:szCs w:val="21"/>
                <w:lang w:eastAsia="zh-CN"/>
              </w:rPr>
              <w:t>F</w:t>
            </w:r>
            <w:r w:rsidR="00E638FC" w:rsidRPr="008B78BF">
              <w:rPr>
                <w:rFonts w:ascii="Arial" w:hAnsi="Arial" w:cs="Arial" w:hint="eastAsia"/>
                <w:sz w:val="21"/>
                <w:szCs w:val="21"/>
                <w:lang w:eastAsia="zh-CN"/>
              </w:rPr>
              <w:t>116</w:t>
            </w:r>
            <w:r w:rsidRPr="008B78BF">
              <w:rPr>
                <w:rFonts w:ascii="Arial" w:hAnsi="Arial" w:cs="Arial" w:hint="eastAsia"/>
                <w:sz w:val="21"/>
                <w:szCs w:val="21"/>
                <w:lang w:eastAsia="zh-CN"/>
              </w:rPr>
              <w:t xml:space="preserve"> (</w:t>
            </w:r>
            <w:r w:rsidR="00895563" w:rsidRPr="008B78BF">
              <w:rPr>
                <w:rFonts w:ascii="Arial" w:hAnsi="Arial" w:cs="Arial" w:hint="eastAsia"/>
                <w:sz w:val="21"/>
                <w:szCs w:val="21"/>
                <w:lang w:eastAsia="zh-CN"/>
              </w:rPr>
              <w:t>TOP</w:t>
            </w:r>
            <w:r w:rsidRPr="008B78BF">
              <w:rPr>
                <w:rFonts w:ascii="Arial" w:hAnsi="Arial" w:cs="Arial" w:hint="eastAsia"/>
                <w:sz w:val="21"/>
                <w:szCs w:val="21"/>
                <w:lang w:eastAsia="zh-CN"/>
              </w:rPr>
              <w:t>)</w:t>
            </w:r>
          </w:p>
        </w:tc>
        <w:tc>
          <w:tcPr>
            <w:tcW w:w="946" w:type="pct"/>
            <w:vMerge w:val="restart"/>
            <w:tcBorders>
              <w:top w:val="single" w:sz="4" w:space="0" w:color="auto"/>
              <w:left w:val="single" w:sz="4" w:space="0" w:color="auto"/>
              <w:right w:val="single" w:sz="4" w:space="0" w:color="auto"/>
            </w:tcBorders>
          </w:tcPr>
          <w:p w:rsidR="003C486E" w:rsidRPr="008B78BF" w:rsidRDefault="00C05E8C" w:rsidP="00D33597">
            <w:pPr>
              <w:rPr>
                <w:rFonts w:ascii="Arial" w:hAnsi="Arial" w:cs="Arial" w:hint="eastAsia"/>
                <w:sz w:val="21"/>
                <w:szCs w:val="21"/>
                <w:lang w:eastAsia="zh-CN"/>
              </w:rPr>
            </w:pPr>
            <w:r w:rsidRPr="008B78BF">
              <w:rPr>
                <w:rFonts w:ascii="Arial" w:hAnsi="Arial" w:cs="Arial" w:hint="eastAsia"/>
                <w:sz w:val="21"/>
                <w:szCs w:val="21"/>
                <w:lang w:eastAsia="zh-CN"/>
              </w:rPr>
              <w:t>F161</w:t>
            </w:r>
            <w:r w:rsidR="003C486E" w:rsidRPr="008B78BF">
              <w:rPr>
                <w:rFonts w:ascii="Arial" w:hAnsi="Arial" w:cs="Arial" w:hint="eastAsia"/>
                <w:sz w:val="21"/>
                <w:szCs w:val="21"/>
                <w:lang w:eastAsia="zh-CN"/>
              </w:rPr>
              <w:t xml:space="preserve"> (Bottom)</w:t>
            </w:r>
          </w:p>
        </w:tc>
      </w:tr>
      <w:tr w:rsidR="003C486E" w:rsidRPr="0044486C" w:rsidTr="005B09A1">
        <w:trPr>
          <w:cantSplit/>
          <w:trHeight w:val="20"/>
        </w:trPr>
        <w:tc>
          <w:tcPr>
            <w:tcW w:w="453" w:type="pct"/>
            <w:vMerge/>
            <w:tcBorders>
              <w:bottom w:val="single" w:sz="4" w:space="0" w:color="auto"/>
            </w:tcBorders>
          </w:tcPr>
          <w:p w:rsidR="003C486E" w:rsidRPr="0044486C" w:rsidRDefault="003C486E" w:rsidP="00D33597">
            <w:pPr>
              <w:ind w:firstLineChars="50" w:firstLine="105"/>
              <w:jc w:val="both"/>
              <w:rPr>
                <w:rFonts w:ascii="Arial" w:hAnsi="Arial" w:cs="Arial"/>
                <w:color w:val="0000FF"/>
                <w:sz w:val="21"/>
                <w:szCs w:val="21"/>
                <w:lang w:eastAsia="zh-CN"/>
              </w:rPr>
            </w:pPr>
          </w:p>
        </w:tc>
        <w:tc>
          <w:tcPr>
            <w:tcW w:w="658" w:type="pct"/>
            <w:vMerge/>
            <w:tcBorders>
              <w:bottom w:val="single" w:sz="4" w:space="0" w:color="auto"/>
            </w:tcBorders>
            <w:vAlign w:val="center"/>
          </w:tcPr>
          <w:p w:rsidR="003C486E" w:rsidRPr="005B09A1" w:rsidRDefault="003C486E" w:rsidP="00D33597">
            <w:pPr>
              <w:ind w:firstLineChars="50" w:firstLine="105"/>
              <w:jc w:val="both"/>
              <w:rPr>
                <w:rFonts w:ascii="Arial" w:hAnsi="Arial" w:cs="Arial"/>
                <w:b/>
                <w:sz w:val="21"/>
                <w:szCs w:val="21"/>
                <w:lang w:eastAsia="zh-CN"/>
              </w:rPr>
            </w:pPr>
          </w:p>
        </w:tc>
        <w:tc>
          <w:tcPr>
            <w:tcW w:w="385" w:type="pct"/>
            <w:tcBorders>
              <w:top w:val="single" w:sz="4" w:space="0" w:color="auto"/>
              <w:left w:val="single" w:sz="4" w:space="0" w:color="auto"/>
              <w:bottom w:val="single" w:sz="4" w:space="0" w:color="auto"/>
              <w:right w:val="single" w:sz="4" w:space="0" w:color="auto"/>
            </w:tcBorders>
            <w:shd w:val="clear" w:color="auto" w:fill="auto"/>
          </w:tcPr>
          <w:p w:rsidR="003C486E" w:rsidRPr="0044486C" w:rsidRDefault="003C486E" w:rsidP="00D33597">
            <w:pPr>
              <w:ind w:firstLineChars="50" w:firstLine="105"/>
              <w:jc w:val="center"/>
              <w:rPr>
                <w:rFonts w:ascii="Arial" w:hAnsi="Arial" w:cs="Arial"/>
                <w:sz w:val="21"/>
                <w:szCs w:val="21"/>
                <w:lang w:eastAsia="zh-CN"/>
              </w:rPr>
            </w:pPr>
            <w:r w:rsidRPr="0044486C">
              <w:rPr>
                <w:rFonts w:ascii="Arial" w:hAnsi="Arial" w:cs="Arial" w:hint="eastAsia"/>
                <w:sz w:val="21"/>
                <w:szCs w:val="21"/>
                <w:lang w:eastAsia="zh-CN"/>
              </w:rPr>
              <w:t>1</w:t>
            </w:r>
          </w:p>
        </w:tc>
        <w:tc>
          <w:tcPr>
            <w:tcW w:w="639" w:type="pct"/>
            <w:tcBorders>
              <w:top w:val="single" w:sz="4" w:space="0" w:color="auto"/>
              <w:left w:val="single" w:sz="4" w:space="0" w:color="auto"/>
              <w:bottom w:val="single" w:sz="4" w:space="0" w:color="auto"/>
              <w:right w:val="single" w:sz="4" w:space="0" w:color="auto"/>
            </w:tcBorders>
            <w:shd w:val="clear" w:color="auto" w:fill="auto"/>
            <w:vAlign w:val="center"/>
          </w:tcPr>
          <w:p w:rsidR="003C486E" w:rsidRPr="0044486C" w:rsidRDefault="003C486E" w:rsidP="00D33597">
            <w:pPr>
              <w:rPr>
                <w:rFonts w:ascii="Arial" w:hAnsi="Arial" w:cs="Arial" w:hint="eastAsia"/>
                <w:sz w:val="21"/>
                <w:szCs w:val="21"/>
                <w:lang w:eastAsia="zh-CN"/>
              </w:rPr>
            </w:pPr>
            <w:r w:rsidRPr="0044486C">
              <w:rPr>
                <w:rFonts w:ascii="Arial" w:hAnsi="Arial" w:cs="Arial" w:hint="eastAsia"/>
                <w:sz w:val="21"/>
                <w:szCs w:val="21"/>
                <w:lang w:eastAsia="zh-CN"/>
              </w:rPr>
              <w:t>High Level</w:t>
            </w:r>
          </w:p>
        </w:tc>
        <w:tc>
          <w:tcPr>
            <w:tcW w:w="458" w:type="pct"/>
            <w:tcBorders>
              <w:top w:val="single" w:sz="4" w:space="0" w:color="auto"/>
              <w:left w:val="single" w:sz="4" w:space="0" w:color="auto"/>
              <w:bottom w:val="single" w:sz="4" w:space="0" w:color="auto"/>
              <w:right w:val="single" w:sz="4" w:space="0" w:color="auto"/>
            </w:tcBorders>
            <w:shd w:val="clear" w:color="auto" w:fill="auto"/>
            <w:vAlign w:val="center"/>
          </w:tcPr>
          <w:p w:rsidR="003C486E" w:rsidRPr="008B78BF" w:rsidRDefault="003C486E" w:rsidP="00D33597">
            <w:pPr>
              <w:jc w:val="both"/>
              <w:rPr>
                <w:rFonts w:ascii="Arial" w:hAnsi="Arial" w:cs="Arial"/>
                <w:sz w:val="18"/>
                <w:szCs w:val="18"/>
                <w:lang w:eastAsia="zh-CN"/>
              </w:rPr>
            </w:pPr>
            <w:r w:rsidRPr="008B78BF">
              <w:rPr>
                <w:rFonts w:ascii="Arial" w:hAnsi="Arial" w:cs="Arial" w:hint="eastAsia"/>
                <w:sz w:val="18"/>
                <w:szCs w:val="18"/>
                <w:lang w:eastAsia="zh-CN"/>
              </w:rPr>
              <w:t>&gt;9V</w:t>
            </w:r>
          </w:p>
        </w:tc>
        <w:tc>
          <w:tcPr>
            <w:tcW w:w="638" w:type="pct"/>
            <w:vMerge/>
            <w:tcBorders>
              <w:left w:val="single" w:sz="4" w:space="0" w:color="auto"/>
              <w:bottom w:val="single" w:sz="4" w:space="0" w:color="auto"/>
              <w:right w:val="single" w:sz="4" w:space="0" w:color="auto"/>
            </w:tcBorders>
            <w:shd w:val="clear" w:color="auto" w:fill="auto"/>
            <w:vAlign w:val="center"/>
          </w:tcPr>
          <w:p w:rsidR="003C486E" w:rsidRPr="008B78BF" w:rsidRDefault="003C486E" w:rsidP="00D33597">
            <w:pPr>
              <w:rPr>
                <w:rFonts w:ascii="Arial" w:hAnsi="Arial" w:cs="Arial"/>
                <w:sz w:val="18"/>
                <w:szCs w:val="18"/>
                <w:lang w:eastAsia="zh-CN"/>
              </w:rPr>
            </w:pPr>
          </w:p>
        </w:tc>
        <w:tc>
          <w:tcPr>
            <w:tcW w:w="823" w:type="pct"/>
            <w:vMerge/>
            <w:tcBorders>
              <w:left w:val="single" w:sz="4" w:space="0" w:color="auto"/>
              <w:bottom w:val="single" w:sz="4" w:space="0" w:color="auto"/>
              <w:right w:val="single" w:sz="4" w:space="0" w:color="auto"/>
            </w:tcBorders>
            <w:shd w:val="clear" w:color="auto" w:fill="auto"/>
          </w:tcPr>
          <w:p w:rsidR="003C486E" w:rsidRPr="008B78BF" w:rsidRDefault="003C486E" w:rsidP="00D33597">
            <w:pPr>
              <w:rPr>
                <w:rFonts w:ascii="Arial" w:hAnsi="Arial" w:cs="Arial"/>
                <w:sz w:val="21"/>
                <w:szCs w:val="21"/>
                <w:lang w:eastAsia="zh-CN"/>
              </w:rPr>
            </w:pPr>
          </w:p>
        </w:tc>
        <w:tc>
          <w:tcPr>
            <w:tcW w:w="946" w:type="pct"/>
            <w:vMerge/>
            <w:tcBorders>
              <w:left w:val="single" w:sz="4" w:space="0" w:color="auto"/>
              <w:bottom w:val="single" w:sz="4" w:space="0" w:color="auto"/>
              <w:right w:val="single" w:sz="4" w:space="0" w:color="auto"/>
            </w:tcBorders>
          </w:tcPr>
          <w:p w:rsidR="003C486E" w:rsidRPr="008B78BF" w:rsidRDefault="003C486E" w:rsidP="00D33597">
            <w:pPr>
              <w:rPr>
                <w:rFonts w:ascii="Arial" w:hAnsi="Arial" w:cs="Arial"/>
                <w:sz w:val="21"/>
                <w:szCs w:val="21"/>
                <w:lang w:eastAsia="zh-CN"/>
              </w:rPr>
            </w:pPr>
          </w:p>
        </w:tc>
      </w:tr>
      <w:tr w:rsidR="003C486E" w:rsidRPr="0044486C" w:rsidTr="005B09A1">
        <w:trPr>
          <w:cantSplit/>
          <w:trHeight w:val="20"/>
        </w:trPr>
        <w:tc>
          <w:tcPr>
            <w:tcW w:w="453" w:type="pct"/>
            <w:vMerge w:val="restart"/>
            <w:tcBorders>
              <w:top w:val="single" w:sz="4" w:space="0" w:color="auto"/>
            </w:tcBorders>
          </w:tcPr>
          <w:p w:rsidR="003C486E" w:rsidRPr="0044486C" w:rsidRDefault="003C486E" w:rsidP="00D33597">
            <w:pPr>
              <w:rPr>
                <w:rFonts w:hint="eastAsia"/>
                <w:lang w:eastAsia="zh-CN"/>
              </w:rPr>
            </w:pPr>
            <w:r w:rsidRPr="0044486C">
              <w:rPr>
                <w:rFonts w:hint="eastAsia"/>
                <w:lang w:eastAsia="zh-CN"/>
              </w:rPr>
              <w:t>1</w:t>
            </w:r>
          </w:p>
        </w:tc>
        <w:tc>
          <w:tcPr>
            <w:tcW w:w="658" w:type="pct"/>
            <w:vMerge w:val="restart"/>
            <w:tcBorders>
              <w:top w:val="single" w:sz="4" w:space="0" w:color="auto"/>
            </w:tcBorders>
            <w:vAlign w:val="center"/>
          </w:tcPr>
          <w:p w:rsidR="003C486E" w:rsidRPr="005B09A1" w:rsidRDefault="005B09A1" w:rsidP="00D33597">
            <w:pPr>
              <w:jc w:val="both"/>
              <w:rPr>
                <w:rFonts w:ascii="Arial" w:hAnsi="Arial" w:cs="Arial"/>
                <w:b/>
                <w:sz w:val="21"/>
                <w:szCs w:val="21"/>
                <w:lang w:eastAsia="zh-CN"/>
              </w:rPr>
            </w:pPr>
            <w:r w:rsidRPr="0025615C">
              <w:rPr>
                <w:b/>
                <w:sz w:val="22"/>
                <w:szCs w:val="22"/>
              </w:rPr>
              <w:t>BMS wakeup</w:t>
            </w:r>
          </w:p>
        </w:tc>
        <w:tc>
          <w:tcPr>
            <w:tcW w:w="385" w:type="pct"/>
            <w:tcBorders>
              <w:top w:val="single" w:sz="4" w:space="0" w:color="auto"/>
              <w:left w:val="single" w:sz="4" w:space="0" w:color="auto"/>
              <w:bottom w:val="single" w:sz="4" w:space="0" w:color="auto"/>
              <w:right w:val="single" w:sz="4" w:space="0" w:color="auto"/>
            </w:tcBorders>
            <w:shd w:val="clear" w:color="auto" w:fill="auto"/>
          </w:tcPr>
          <w:p w:rsidR="003C486E" w:rsidRPr="0044486C" w:rsidRDefault="003C486E" w:rsidP="00D33597">
            <w:pPr>
              <w:ind w:firstLineChars="50" w:firstLine="105"/>
              <w:jc w:val="center"/>
              <w:rPr>
                <w:rFonts w:ascii="Arial" w:hAnsi="Arial" w:cs="Arial"/>
                <w:sz w:val="21"/>
                <w:szCs w:val="21"/>
                <w:lang w:eastAsia="zh-CN"/>
              </w:rPr>
            </w:pPr>
            <w:r w:rsidRPr="0044486C">
              <w:rPr>
                <w:rFonts w:ascii="Arial" w:hAnsi="Arial" w:cs="Arial" w:hint="eastAsia"/>
                <w:sz w:val="21"/>
                <w:szCs w:val="21"/>
                <w:lang w:eastAsia="zh-CN"/>
              </w:rPr>
              <w:t>0</w:t>
            </w:r>
          </w:p>
        </w:tc>
        <w:tc>
          <w:tcPr>
            <w:tcW w:w="639" w:type="pct"/>
            <w:tcBorders>
              <w:top w:val="single" w:sz="4" w:space="0" w:color="auto"/>
              <w:left w:val="single" w:sz="4" w:space="0" w:color="auto"/>
              <w:bottom w:val="single" w:sz="4" w:space="0" w:color="auto"/>
              <w:right w:val="single" w:sz="4" w:space="0" w:color="auto"/>
            </w:tcBorders>
            <w:shd w:val="clear" w:color="auto" w:fill="auto"/>
            <w:vAlign w:val="center"/>
          </w:tcPr>
          <w:p w:rsidR="003C486E" w:rsidRPr="0044486C" w:rsidRDefault="003C486E" w:rsidP="00D33597">
            <w:pPr>
              <w:rPr>
                <w:rFonts w:ascii="Arial" w:hAnsi="Arial" w:cs="Arial"/>
                <w:sz w:val="21"/>
                <w:szCs w:val="21"/>
                <w:lang w:eastAsia="zh-CN"/>
              </w:rPr>
            </w:pPr>
            <w:r w:rsidRPr="0044486C">
              <w:rPr>
                <w:rFonts w:ascii="Arial" w:hAnsi="Arial" w:cs="Arial" w:hint="eastAsia"/>
                <w:sz w:val="21"/>
                <w:szCs w:val="21"/>
                <w:lang w:eastAsia="zh-CN"/>
              </w:rPr>
              <w:t>Low Level</w:t>
            </w:r>
          </w:p>
        </w:tc>
        <w:tc>
          <w:tcPr>
            <w:tcW w:w="458" w:type="pct"/>
            <w:tcBorders>
              <w:top w:val="single" w:sz="4" w:space="0" w:color="auto"/>
              <w:left w:val="single" w:sz="4" w:space="0" w:color="auto"/>
              <w:bottom w:val="single" w:sz="4" w:space="0" w:color="auto"/>
              <w:right w:val="single" w:sz="4" w:space="0" w:color="auto"/>
            </w:tcBorders>
            <w:shd w:val="clear" w:color="auto" w:fill="auto"/>
            <w:vAlign w:val="center"/>
          </w:tcPr>
          <w:p w:rsidR="003C486E" w:rsidRPr="008B78BF" w:rsidRDefault="003C486E" w:rsidP="00D33597">
            <w:pPr>
              <w:jc w:val="both"/>
              <w:rPr>
                <w:rFonts w:ascii="Arial" w:hAnsi="Arial" w:cs="Arial"/>
                <w:sz w:val="18"/>
                <w:szCs w:val="18"/>
                <w:lang w:eastAsia="zh-CN"/>
              </w:rPr>
            </w:pPr>
            <w:r w:rsidRPr="008B78BF">
              <w:rPr>
                <w:rFonts w:ascii="Arial" w:hAnsi="Arial" w:cs="Arial" w:hint="eastAsia"/>
                <w:sz w:val="18"/>
                <w:szCs w:val="18"/>
                <w:lang w:eastAsia="zh-CN"/>
              </w:rPr>
              <w:t>&lt;1V</w:t>
            </w:r>
          </w:p>
        </w:tc>
        <w:tc>
          <w:tcPr>
            <w:tcW w:w="638" w:type="pct"/>
            <w:vMerge w:val="restart"/>
            <w:tcBorders>
              <w:top w:val="single" w:sz="4" w:space="0" w:color="auto"/>
              <w:left w:val="single" w:sz="4" w:space="0" w:color="auto"/>
              <w:right w:val="single" w:sz="4" w:space="0" w:color="auto"/>
            </w:tcBorders>
            <w:shd w:val="clear" w:color="auto" w:fill="auto"/>
            <w:vAlign w:val="center"/>
          </w:tcPr>
          <w:p w:rsidR="003C486E" w:rsidRPr="008B78BF" w:rsidRDefault="003C486E" w:rsidP="00E638FC">
            <w:pPr>
              <w:rPr>
                <w:rFonts w:ascii="Arial" w:hAnsi="Arial" w:cs="Arial"/>
                <w:sz w:val="18"/>
                <w:szCs w:val="18"/>
                <w:lang w:eastAsia="zh-CN"/>
              </w:rPr>
            </w:pPr>
            <w:r w:rsidRPr="008B78BF">
              <w:rPr>
                <w:rFonts w:ascii="Arial" w:hAnsi="Arial" w:cs="Arial" w:hint="eastAsia"/>
                <w:sz w:val="18"/>
                <w:szCs w:val="18"/>
                <w:lang w:eastAsia="zh-CN"/>
              </w:rPr>
              <w:t>PIN</w:t>
            </w:r>
            <w:r w:rsidR="00E638FC" w:rsidRPr="008B78BF">
              <w:rPr>
                <w:rFonts w:ascii="Arial" w:hAnsi="Arial" w:cs="Arial" w:hint="eastAsia"/>
                <w:sz w:val="18"/>
                <w:szCs w:val="18"/>
                <w:lang w:eastAsia="zh-CN"/>
              </w:rPr>
              <w:t>21</w:t>
            </w:r>
          </w:p>
        </w:tc>
        <w:tc>
          <w:tcPr>
            <w:tcW w:w="823" w:type="pct"/>
            <w:vMerge w:val="restart"/>
            <w:tcBorders>
              <w:top w:val="single" w:sz="4" w:space="0" w:color="auto"/>
              <w:left w:val="single" w:sz="4" w:space="0" w:color="auto"/>
              <w:right w:val="single" w:sz="4" w:space="0" w:color="auto"/>
            </w:tcBorders>
            <w:shd w:val="clear" w:color="auto" w:fill="auto"/>
          </w:tcPr>
          <w:p w:rsidR="003C486E" w:rsidRPr="008B78BF" w:rsidRDefault="003C486E" w:rsidP="00E638FC">
            <w:pPr>
              <w:rPr>
                <w:rFonts w:ascii="Arial" w:hAnsi="Arial" w:cs="Arial"/>
                <w:sz w:val="21"/>
                <w:szCs w:val="21"/>
                <w:lang w:eastAsia="zh-CN"/>
              </w:rPr>
            </w:pPr>
            <w:r w:rsidRPr="008B78BF">
              <w:rPr>
                <w:rFonts w:ascii="Arial" w:hAnsi="Arial" w:cs="Arial" w:hint="eastAsia"/>
                <w:sz w:val="21"/>
                <w:szCs w:val="21"/>
                <w:lang w:eastAsia="zh-CN"/>
              </w:rPr>
              <w:t>F1</w:t>
            </w:r>
            <w:r w:rsidR="00E638FC" w:rsidRPr="008B78BF">
              <w:rPr>
                <w:rFonts w:ascii="Arial" w:hAnsi="Arial" w:cs="Arial" w:hint="eastAsia"/>
                <w:sz w:val="21"/>
                <w:szCs w:val="21"/>
                <w:lang w:eastAsia="zh-CN"/>
              </w:rPr>
              <w:t>15</w:t>
            </w:r>
            <w:r w:rsidRPr="008B78BF">
              <w:rPr>
                <w:rFonts w:ascii="Arial" w:hAnsi="Arial" w:cs="Arial" w:hint="eastAsia"/>
                <w:sz w:val="21"/>
                <w:szCs w:val="21"/>
                <w:lang w:eastAsia="zh-CN"/>
              </w:rPr>
              <w:t xml:space="preserve"> (</w:t>
            </w:r>
            <w:r w:rsidR="00895563" w:rsidRPr="008B78BF">
              <w:rPr>
                <w:rFonts w:ascii="Arial" w:hAnsi="Arial" w:cs="Arial" w:hint="eastAsia"/>
                <w:sz w:val="21"/>
                <w:szCs w:val="21"/>
                <w:lang w:eastAsia="zh-CN"/>
              </w:rPr>
              <w:t>TOP</w:t>
            </w:r>
            <w:r w:rsidRPr="008B78BF">
              <w:rPr>
                <w:rFonts w:ascii="Arial" w:hAnsi="Arial" w:cs="Arial" w:hint="eastAsia"/>
                <w:sz w:val="21"/>
                <w:szCs w:val="21"/>
                <w:lang w:eastAsia="zh-CN"/>
              </w:rPr>
              <w:t>)</w:t>
            </w:r>
          </w:p>
        </w:tc>
        <w:tc>
          <w:tcPr>
            <w:tcW w:w="946" w:type="pct"/>
            <w:vMerge w:val="restart"/>
            <w:tcBorders>
              <w:top w:val="single" w:sz="4" w:space="0" w:color="auto"/>
              <w:left w:val="single" w:sz="4" w:space="0" w:color="auto"/>
              <w:right w:val="single" w:sz="4" w:space="0" w:color="auto"/>
            </w:tcBorders>
          </w:tcPr>
          <w:p w:rsidR="003C486E" w:rsidRPr="008B78BF" w:rsidRDefault="00C05E8C" w:rsidP="00D33597">
            <w:pPr>
              <w:rPr>
                <w:rFonts w:ascii="Arial" w:hAnsi="Arial" w:cs="Arial" w:hint="eastAsia"/>
                <w:sz w:val="21"/>
                <w:szCs w:val="21"/>
                <w:lang w:eastAsia="zh-CN"/>
              </w:rPr>
            </w:pPr>
            <w:r w:rsidRPr="008B78BF">
              <w:rPr>
                <w:rFonts w:ascii="Arial" w:hAnsi="Arial" w:cs="Arial" w:hint="eastAsia"/>
                <w:sz w:val="21"/>
                <w:szCs w:val="21"/>
                <w:lang w:eastAsia="zh-CN"/>
              </w:rPr>
              <w:t>F165</w:t>
            </w:r>
            <w:r w:rsidR="003C486E" w:rsidRPr="008B78BF">
              <w:rPr>
                <w:rFonts w:ascii="Arial" w:hAnsi="Arial" w:cs="Arial" w:hint="eastAsia"/>
                <w:sz w:val="21"/>
                <w:szCs w:val="21"/>
                <w:lang w:eastAsia="zh-CN"/>
              </w:rPr>
              <w:t xml:space="preserve"> (Bottom)</w:t>
            </w:r>
          </w:p>
        </w:tc>
      </w:tr>
      <w:tr w:rsidR="003C486E" w:rsidRPr="0044486C" w:rsidTr="005B09A1">
        <w:trPr>
          <w:cantSplit/>
          <w:trHeight w:val="20"/>
        </w:trPr>
        <w:tc>
          <w:tcPr>
            <w:tcW w:w="453" w:type="pct"/>
            <w:vMerge/>
            <w:tcBorders>
              <w:bottom w:val="single" w:sz="4" w:space="0" w:color="auto"/>
            </w:tcBorders>
          </w:tcPr>
          <w:p w:rsidR="003C486E" w:rsidRPr="0044486C" w:rsidRDefault="003C486E" w:rsidP="00D33597">
            <w:pPr>
              <w:ind w:firstLineChars="50" w:firstLine="105"/>
              <w:jc w:val="both"/>
              <w:rPr>
                <w:rFonts w:ascii="Arial" w:hAnsi="Arial" w:cs="Arial"/>
                <w:color w:val="0000FF"/>
                <w:sz w:val="21"/>
                <w:szCs w:val="21"/>
                <w:lang w:eastAsia="zh-CN"/>
              </w:rPr>
            </w:pPr>
          </w:p>
        </w:tc>
        <w:tc>
          <w:tcPr>
            <w:tcW w:w="658" w:type="pct"/>
            <w:vMerge/>
            <w:tcBorders>
              <w:bottom w:val="single" w:sz="4" w:space="0" w:color="auto"/>
            </w:tcBorders>
            <w:vAlign w:val="center"/>
          </w:tcPr>
          <w:p w:rsidR="003C486E" w:rsidRPr="005B09A1" w:rsidRDefault="003C486E" w:rsidP="00D33597">
            <w:pPr>
              <w:ind w:firstLineChars="50" w:firstLine="105"/>
              <w:rPr>
                <w:rFonts w:ascii="Arial" w:hAnsi="Arial" w:cs="Arial"/>
                <w:b/>
                <w:sz w:val="21"/>
                <w:szCs w:val="21"/>
                <w:lang w:eastAsia="zh-CN"/>
              </w:rPr>
            </w:pPr>
          </w:p>
        </w:tc>
        <w:tc>
          <w:tcPr>
            <w:tcW w:w="385" w:type="pct"/>
            <w:tcBorders>
              <w:top w:val="single" w:sz="4" w:space="0" w:color="auto"/>
              <w:left w:val="single" w:sz="4" w:space="0" w:color="auto"/>
              <w:bottom w:val="single" w:sz="4" w:space="0" w:color="auto"/>
              <w:right w:val="single" w:sz="4" w:space="0" w:color="auto"/>
            </w:tcBorders>
            <w:shd w:val="clear" w:color="auto" w:fill="auto"/>
          </w:tcPr>
          <w:p w:rsidR="003C486E" w:rsidRPr="0044486C" w:rsidRDefault="003C486E" w:rsidP="00D33597">
            <w:pPr>
              <w:ind w:firstLineChars="50" w:firstLine="105"/>
              <w:jc w:val="center"/>
              <w:rPr>
                <w:rFonts w:ascii="Arial" w:hAnsi="Arial" w:cs="Arial"/>
                <w:sz w:val="21"/>
                <w:szCs w:val="21"/>
                <w:lang w:eastAsia="zh-CN"/>
              </w:rPr>
            </w:pPr>
            <w:r w:rsidRPr="0044486C">
              <w:rPr>
                <w:rFonts w:ascii="Arial" w:hAnsi="Arial" w:cs="Arial" w:hint="eastAsia"/>
                <w:sz w:val="21"/>
                <w:szCs w:val="21"/>
                <w:lang w:eastAsia="zh-CN"/>
              </w:rPr>
              <w:t>1</w:t>
            </w:r>
          </w:p>
        </w:tc>
        <w:tc>
          <w:tcPr>
            <w:tcW w:w="639" w:type="pct"/>
            <w:tcBorders>
              <w:top w:val="single" w:sz="4" w:space="0" w:color="auto"/>
              <w:left w:val="single" w:sz="4" w:space="0" w:color="auto"/>
              <w:bottom w:val="single" w:sz="4" w:space="0" w:color="auto"/>
              <w:right w:val="single" w:sz="4" w:space="0" w:color="auto"/>
            </w:tcBorders>
            <w:shd w:val="clear" w:color="auto" w:fill="auto"/>
            <w:vAlign w:val="center"/>
          </w:tcPr>
          <w:p w:rsidR="003C486E" w:rsidRPr="0044486C" w:rsidRDefault="003C486E" w:rsidP="00D33597">
            <w:pPr>
              <w:rPr>
                <w:rFonts w:ascii="Arial" w:hAnsi="Arial" w:cs="Arial" w:hint="eastAsia"/>
                <w:sz w:val="21"/>
                <w:szCs w:val="21"/>
                <w:lang w:eastAsia="zh-CN"/>
              </w:rPr>
            </w:pPr>
            <w:r w:rsidRPr="0044486C">
              <w:rPr>
                <w:rFonts w:ascii="Arial" w:hAnsi="Arial" w:cs="Arial" w:hint="eastAsia"/>
                <w:sz w:val="21"/>
                <w:szCs w:val="21"/>
                <w:lang w:eastAsia="zh-CN"/>
              </w:rPr>
              <w:t>High Level</w:t>
            </w:r>
          </w:p>
        </w:tc>
        <w:tc>
          <w:tcPr>
            <w:tcW w:w="458" w:type="pct"/>
            <w:tcBorders>
              <w:top w:val="single" w:sz="4" w:space="0" w:color="auto"/>
              <w:left w:val="single" w:sz="4" w:space="0" w:color="auto"/>
              <w:bottom w:val="single" w:sz="4" w:space="0" w:color="auto"/>
              <w:right w:val="single" w:sz="4" w:space="0" w:color="auto"/>
            </w:tcBorders>
            <w:shd w:val="clear" w:color="auto" w:fill="auto"/>
            <w:vAlign w:val="center"/>
          </w:tcPr>
          <w:p w:rsidR="003C486E" w:rsidRPr="008B78BF" w:rsidRDefault="003C486E" w:rsidP="00D33597">
            <w:pPr>
              <w:jc w:val="both"/>
              <w:rPr>
                <w:rFonts w:ascii="Arial" w:hAnsi="Arial" w:cs="Arial"/>
                <w:sz w:val="18"/>
                <w:szCs w:val="18"/>
                <w:lang w:eastAsia="zh-CN"/>
              </w:rPr>
            </w:pPr>
            <w:r w:rsidRPr="008B78BF">
              <w:rPr>
                <w:rFonts w:ascii="Arial" w:hAnsi="Arial" w:cs="Arial" w:hint="eastAsia"/>
                <w:sz w:val="18"/>
                <w:szCs w:val="18"/>
                <w:lang w:eastAsia="zh-CN"/>
              </w:rPr>
              <w:t>&gt;9V</w:t>
            </w:r>
          </w:p>
        </w:tc>
        <w:tc>
          <w:tcPr>
            <w:tcW w:w="638" w:type="pct"/>
            <w:vMerge/>
            <w:tcBorders>
              <w:left w:val="single" w:sz="4" w:space="0" w:color="auto"/>
              <w:bottom w:val="single" w:sz="4" w:space="0" w:color="auto"/>
              <w:right w:val="single" w:sz="4" w:space="0" w:color="auto"/>
            </w:tcBorders>
            <w:shd w:val="clear" w:color="auto" w:fill="auto"/>
            <w:vAlign w:val="center"/>
          </w:tcPr>
          <w:p w:rsidR="003C486E" w:rsidRPr="008B78BF" w:rsidRDefault="003C486E" w:rsidP="00D33597">
            <w:pPr>
              <w:rPr>
                <w:rFonts w:ascii="Arial" w:hAnsi="Arial" w:cs="Arial"/>
                <w:sz w:val="18"/>
                <w:szCs w:val="18"/>
                <w:lang w:eastAsia="zh-CN"/>
              </w:rPr>
            </w:pPr>
          </w:p>
        </w:tc>
        <w:tc>
          <w:tcPr>
            <w:tcW w:w="823" w:type="pct"/>
            <w:vMerge/>
            <w:tcBorders>
              <w:left w:val="single" w:sz="4" w:space="0" w:color="auto"/>
              <w:bottom w:val="single" w:sz="4" w:space="0" w:color="auto"/>
              <w:right w:val="single" w:sz="4" w:space="0" w:color="auto"/>
            </w:tcBorders>
            <w:shd w:val="clear" w:color="auto" w:fill="auto"/>
          </w:tcPr>
          <w:p w:rsidR="003C486E" w:rsidRPr="008B78BF" w:rsidRDefault="003C486E" w:rsidP="00D33597">
            <w:pPr>
              <w:rPr>
                <w:rFonts w:ascii="Arial" w:hAnsi="Arial" w:cs="Arial"/>
                <w:sz w:val="21"/>
                <w:szCs w:val="21"/>
                <w:lang w:eastAsia="zh-CN"/>
              </w:rPr>
            </w:pPr>
          </w:p>
        </w:tc>
        <w:tc>
          <w:tcPr>
            <w:tcW w:w="946" w:type="pct"/>
            <w:vMerge/>
            <w:tcBorders>
              <w:left w:val="single" w:sz="4" w:space="0" w:color="auto"/>
              <w:bottom w:val="single" w:sz="4" w:space="0" w:color="auto"/>
              <w:right w:val="single" w:sz="4" w:space="0" w:color="auto"/>
            </w:tcBorders>
          </w:tcPr>
          <w:p w:rsidR="003C486E" w:rsidRPr="008B78BF" w:rsidRDefault="003C486E" w:rsidP="00D33597">
            <w:pPr>
              <w:rPr>
                <w:rFonts w:ascii="Arial" w:hAnsi="Arial" w:cs="Arial"/>
                <w:sz w:val="21"/>
                <w:szCs w:val="21"/>
                <w:lang w:eastAsia="zh-CN"/>
              </w:rPr>
            </w:pPr>
          </w:p>
        </w:tc>
      </w:tr>
      <w:tr w:rsidR="003C486E" w:rsidRPr="0044486C" w:rsidTr="005B09A1">
        <w:trPr>
          <w:cantSplit/>
          <w:trHeight w:val="20"/>
        </w:trPr>
        <w:tc>
          <w:tcPr>
            <w:tcW w:w="453" w:type="pct"/>
            <w:vMerge w:val="restart"/>
            <w:tcBorders>
              <w:top w:val="single" w:sz="4" w:space="0" w:color="auto"/>
            </w:tcBorders>
          </w:tcPr>
          <w:p w:rsidR="003C486E" w:rsidRPr="0044486C" w:rsidRDefault="003C486E" w:rsidP="00D33597">
            <w:pPr>
              <w:rPr>
                <w:rFonts w:hint="eastAsia"/>
                <w:lang w:eastAsia="zh-CN"/>
              </w:rPr>
            </w:pPr>
            <w:r w:rsidRPr="0044486C">
              <w:rPr>
                <w:rFonts w:hint="eastAsia"/>
                <w:lang w:eastAsia="zh-CN"/>
              </w:rPr>
              <w:t>0</w:t>
            </w:r>
          </w:p>
        </w:tc>
        <w:tc>
          <w:tcPr>
            <w:tcW w:w="658" w:type="pct"/>
            <w:vMerge w:val="restart"/>
            <w:tcBorders>
              <w:top w:val="single" w:sz="4" w:space="0" w:color="auto"/>
            </w:tcBorders>
            <w:vAlign w:val="center"/>
          </w:tcPr>
          <w:p w:rsidR="003C486E" w:rsidRPr="005B09A1" w:rsidRDefault="005B09A1" w:rsidP="00D33597">
            <w:pPr>
              <w:jc w:val="both"/>
              <w:rPr>
                <w:rFonts w:ascii="Arial" w:hAnsi="Arial" w:cs="Arial"/>
                <w:b/>
                <w:sz w:val="21"/>
                <w:szCs w:val="21"/>
                <w:lang w:eastAsia="zh-CN"/>
              </w:rPr>
            </w:pPr>
            <w:r w:rsidRPr="005B09A1">
              <w:rPr>
                <w:b/>
                <w:sz w:val="22"/>
                <w:szCs w:val="22"/>
              </w:rPr>
              <w:t>Turn Left</w:t>
            </w:r>
          </w:p>
        </w:tc>
        <w:tc>
          <w:tcPr>
            <w:tcW w:w="385" w:type="pct"/>
            <w:tcBorders>
              <w:top w:val="single" w:sz="4" w:space="0" w:color="auto"/>
              <w:left w:val="single" w:sz="4" w:space="0" w:color="auto"/>
              <w:bottom w:val="single" w:sz="4" w:space="0" w:color="auto"/>
              <w:right w:val="single" w:sz="4" w:space="0" w:color="auto"/>
            </w:tcBorders>
            <w:shd w:val="clear" w:color="auto" w:fill="auto"/>
          </w:tcPr>
          <w:p w:rsidR="003C486E" w:rsidRPr="0044486C" w:rsidRDefault="003C486E" w:rsidP="00D33597">
            <w:pPr>
              <w:ind w:firstLineChars="50" w:firstLine="105"/>
              <w:jc w:val="center"/>
              <w:rPr>
                <w:rFonts w:ascii="Arial" w:hAnsi="Arial" w:cs="Arial"/>
                <w:sz w:val="21"/>
                <w:szCs w:val="21"/>
                <w:lang w:eastAsia="zh-CN"/>
              </w:rPr>
            </w:pPr>
            <w:r w:rsidRPr="0044486C">
              <w:rPr>
                <w:rFonts w:ascii="Arial" w:hAnsi="Arial" w:cs="Arial" w:hint="eastAsia"/>
                <w:sz w:val="21"/>
                <w:szCs w:val="21"/>
                <w:lang w:eastAsia="zh-CN"/>
              </w:rPr>
              <w:t>0</w:t>
            </w:r>
          </w:p>
        </w:tc>
        <w:tc>
          <w:tcPr>
            <w:tcW w:w="639" w:type="pct"/>
            <w:tcBorders>
              <w:top w:val="single" w:sz="4" w:space="0" w:color="auto"/>
              <w:left w:val="single" w:sz="4" w:space="0" w:color="auto"/>
              <w:bottom w:val="single" w:sz="4" w:space="0" w:color="auto"/>
              <w:right w:val="single" w:sz="4" w:space="0" w:color="auto"/>
            </w:tcBorders>
            <w:shd w:val="clear" w:color="auto" w:fill="auto"/>
            <w:vAlign w:val="center"/>
          </w:tcPr>
          <w:p w:rsidR="003C486E" w:rsidRPr="0044486C" w:rsidRDefault="003C486E" w:rsidP="00D33597">
            <w:pPr>
              <w:rPr>
                <w:rFonts w:ascii="Arial" w:hAnsi="Arial" w:cs="Arial"/>
                <w:sz w:val="21"/>
                <w:szCs w:val="21"/>
                <w:lang w:eastAsia="zh-CN"/>
              </w:rPr>
            </w:pPr>
            <w:r w:rsidRPr="0044486C">
              <w:rPr>
                <w:rFonts w:ascii="Arial" w:hAnsi="Arial" w:cs="Arial" w:hint="eastAsia"/>
                <w:sz w:val="21"/>
                <w:szCs w:val="21"/>
                <w:lang w:eastAsia="zh-CN"/>
              </w:rPr>
              <w:t>Low Level</w:t>
            </w:r>
          </w:p>
        </w:tc>
        <w:tc>
          <w:tcPr>
            <w:tcW w:w="458" w:type="pct"/>
            <w:tcBorders>
              <w:top w:val="single" w:sz="4" w:space="0" w:color="auto"/>
              <w:left w:val="single" w:sz="4" w:space="0" w:color="auto"/>
              <w:bottom w:val="single" w:sz="4" w:space="0" w:color="auto"/>
              <w:right w:val="single" w:sz="4" w:space="0" w:color="auto"/>
            </w:tcBorders>
            <w:shd w:val="clear" w:color="auto" w:fill="auto"/>
            <w:vAlign w:val="center"/>
          </w:tcPr>
          <w:p w:rsidR="003C486E" w:rsidRPr="008B78BF" w:rsidRDefault="003C486E" w:rsidP="00D33597">
            <w:pPr>
              <w:jc w:val="both"/>
              <w:rPr>
                <w:rFonts w:ascii="Arial" w:hAnsi="Arial" w:cs="Arial"/>
                <w:sz w:val="18"/>
                <w:szCs w:val="18"/>
                <w:lang w:eastAsia="zh-CN"/>
              </w:rPr>
            </w:pPr>
            <w:r w:rsidRPr="008B78BF">
              <w:rPr>
                <w:rFonts w:ascii="Arial" w:hAnsi="Arial" w:cs="Arial" w:hint="eastAsia"/>
                <w:sz w:val="18"/>
                <w:szCs w:val="18"/>
                <w:lang w:eastAsia="zh-CN"/>
              </w:rPr>
              <w:t>&lt;1V</w:t>
            </w:r>
          </w:p>
        </w:tc>
        <w:tc>
          <w:tcPr>
            <w:tcW w:w="638" w:type="pct"/>
            <w:vMerge w:val="restart"/>
            <w:tcBorders>
              <w:top w:val="single" w:sz="4" w:space="0" w:color="auto"/>
              <w:left w:val="single" w:sz="4" w:space="0" w:color="auto"/>
              <w:right w:val="single" w:sz="4" w:space="0" w:color="auto"/>
            </w:tcBorders>
            <w:shd w:val="clear" w:color="auto" w:fill="auto"/>
            <w:vAlign w:val="center"/>
          </w:tcPr>
          <w:p w:rsidR="003C486E" w:rsidRPr="008B78BF" w:rsidRDefault="003C486E" w:rsidP="00E638FC">
            <w:pPr>
              <w:rPr>
                <w:rFonts w:ascii="Arial" w:hAnsi="Arial" w:cs="Arial"/>
                <w:sz w:val="18"/>
                <w:szCs w:val="18"/>
                <w:lang w:eastAsia="zh-CN"/>
              </w:rPr>
            </w:pPr>
            <w:r w:rsidRPr="008B78BF">
              <w:rPr>
                <w:rFonts w:ascii="Arial" w:hAnsi="Arial" w:cs="Arial" w:hint="eastAsia"/>
                <w:sz w:val="18"/>
                <w:szCs w:val="18"/>
                <w:lang w:eastAsia="zh-CN"/>
              </w:rPr>
              <w:t>PIN</w:t>
            </w:r>
            <w:r w:rsidR="00E638FC" w:rsidRPr="008B78BF">
              <w:rPr>
                <w:rFonts w:ascii="Arial" w:hAnsi="Arial" w:cs="Arial" w:hint="eastAsia"/>
                <w:sz w:val="18"/>
                <w:szCs w:val="18"/>
                <w:lang w:eastAsia="zh-CN"/>
              </w:rPr>
              <w:t>22</w:t>
            </w:r>
          </w:p>
        </w:tc>
        <w:tc>
          <w:tcPr>
            <w:tcW w:w="823" w:type="pct"/>
            <w:vMerge w:val="restart"/>
            <w:tcBorders>
              <w:top w:val="single" w:sz="4" w:space="0" w:color="auto"/>
              <w:left w:val="single" w:sz="4" w:space="0" w:color="auto"/>
              <w:right w:val="single" w:sz="4" w:space="0" w:color="auto"/>
            </w:tcBorders>
            <w:shd w:val="clear" w:color="auto" w:fill="auto"/>
          </w:tcPr>
          <w:p w:rsidR="003C486E" w:rsidRPr="008B78BF" w:rsidRDefault="003C486E" w:rsidP="00E638FC">
            <w:pPr>
              <w:rPr>
                <w:rFonts w:ascii="Arial" w:hAnsi="Arial" w:cs="Arial"/>
                <w:sz w:val="21"/>
                <w:szCs w:val="21"/>
                <w:lang w:eastAsia="zh-CN"/>
              </w:rPr>
            </w:pPr>
            <w:r w:rsidRPr="008B78BF">
              <w:rPr>
                <w:rFonts w:ascii="Arial" w:hAnsi="Arial" w:cs="Arial" w:hint="eastAsia"/>
                <w:sz w:val="21"/>
                <w:szCs w:val="21"/>
                <w:lang w:eastAsia="zh-CN"/>
              </w:rPr>
              <w:t>F1</w:t>
            </w:r>
            <w:r w:rsidR="00E638FC" w:rsidRPr="008B78BF">
              <w:rPr>
                <w:rFonts w:ascii="Arial" w:hAnsi="Arial" w:cs="Arial" w:hint="eastAsia"/>
                <w:sz w:val="21"/>
                <w:szCs w:val="21"/>
                <w:lang w:eastAsia="zh-CN"/>
              </w:rPr>
              <w:t>14</w:t>
            </w:r>
            <w:r w:rsidRPr="008B78BF">
              <w:rPr>
                <w:rFonts w:ascii="Arial" w:hAnsi="Arial" w:cs="Arial" w:hint="eastAsia"/>
                <w:sz w:val="21"/>
                <w:szCs w:val="21"/>
                <w:lang w:eastAsia="zh-CN"/>
              </w:rPr>
              <w:t xml:space="preserve"> (TOP)</w:t>
            </w:r>
          </w:p>
        </w:tc>
        <w:tc>
          <w:tcPr>
            <w:tcW w:w="946" w:type="pct"/>
            <w:vMerge w:val="restart"/>
            <w:tcBorders>
              <w:top w:val="single" w:sz="4" w:space="0" w:color="auto"/>
              <w:left w:val="single" w:sz="4" w:space="0" w:color="auto"/>
              <w:right w:val="single" w:sz="4" w:space="0" w:color="auto"/>
            </w:tcBorders>
          </w:tcPr>
          <w:p w:rsidR="003C486E" w:rsidRPr="008B78BF" w:rsidRDefault="00C05E8C" w:rsidP="00D33597">
            <w:pPr>
              <w:rPr>
                <w:rFonts w:ascii="Arial" w:hAnsi="Arial" w:cs="Arial" w:hint="eastAsia"/>
                <w:sz w:val="21"/>
                <w:szCs w:val="21"/>
                <w:lang w:eastAsia="zh-CN"/>
              </w:rPr>
            </w:pPr>
            <w:r w:rsidRPr="008B78BF">
              <w:rPr>
                <w:rFonts w:ascii="Arial" w:hAnsi="Arial" w:cs="Arial" w:hint="eastAsia"/>
                <w:sz w:val="21"/>
                <w:szCs w:val="21"/>
                <w:lang w:eastAsia="zh-CN"/>
              </w:rPr>
              <w:t>F159</w:t>
            </w:r>
            <w:r w:rsidR="003C486E" w:rsidRPr="008B78BF">
              <w:rPr>
                <w:rFonts w:ascii="Arial" w:hAnsi="Arial" w:cs="Arial" w:hint="eastAsia"/>
                <w:sz w:val="21"/>
                <w:szCs w:val="21"/>
                <w:lang w:eastAsia="zh-CN"/>
              </w:rPr>
              <w:t xml:space="preserve"> (Bottom)</w:t>
            </w:r>
          </w:p>
        </w:tc>
      </w:tr>
      <w:tr w:rsidR="003C486E" w:rsidRPr="0044486C" w:rsidTr="005B09A1">
        <w:trPr>
          <w:cantSplit/>
          <w:trHeight w:val="20"/>
        </w:trPr>
        <w:tc>
          <w:tcPr>
            <w:tcW w:w="453" w:type="pct"/>
            <w:vMerge/>
            <w:vAlign w:val="center"/>
          </w:tcPr>
          <w:p w:rsidR="003C486E" w:rsidRPr="0044486C" w:rsidRDefault="003C486E" w:rsidP="00D33597">
            <w:pPr>
              <w:ind w:firstLineChars="50" w:firstLine="105"/>
              <w:jc w:val="both"/>
              <w:rPr>
                <w:rFonts w:ascii="Arial" w:hAnsi="Arial" w:cs="Arial"/>
                <w:color w:val="0000FF"/>
                <w:sz w:val="21"/>
                <w:szCs w:val="21"/>
                <w:lang w:eastAsia="zh-CN"/>
              </w:rPr>
            </w:pPr>
          </w:p>
        </w:tc>
        <w:tc>
          <w:tcPr>
            <w:tcW w:w="658" w:type="pct"/>
            <w:vMerge/>
            <w:vAlign w:val="center"/>
          </w:tcPr>
          <w:p w:rsidR="003C486E" w:rsidRPr="005B09A1" w:rsidRDefault="003C486E" w:rsidP="00D33597">
            <w:pPr>
              <w:ind w:firstLineChars="50" w:firstLine="105"/>
              <w:jc w:val="both"/>
              <w:rPr>
                <w:rFonts w:ascii="Arial" w:hAnsi="Arial" w:cs="Arial"/>
                <w:b/>
                <w:sz w:val="21"/>
                <w:szCs w:val="21"/>
                <w:lang w:eastAsia="zh-CN"/>
              </w:rPr>
            </w:pPr>
          </w:p>
        </w:tc>
        <w:tc>
          <w:tcPr>
            <w:tcW w:w="385" w:type="pct"/>
            <w:tcBorders>
              <w:top w:val="single" w:sz="4" w:space="0" w:color="auto"/>
              <w:left w:val="single" w:sz="4" w:space="0" w:color="auto"/>
              <w:bottom w:val="single" w:sz="4" w:space="0" w:color="auto"/>
              <w:right w:val="single" w:sz="4" w:space="0" w:color="auto"/>
            </w:tcBorders>
            <w:shd w:val="clear" w:color="auto" w:fill="auto"/>
          </w:tcPr>
          <w:p w:rsidR="003C486E" w:rsidRPr="0044486C" w:rsidRDefault="003C486E" w:rsidP="00D33597">
            <w:pPr>
              <w:ind w:firstLineChars="50" w:firstLine="105"/>
              <w:jc w:val="center"/>
              <w:rPr>
                <w:rFonts w:ascii="Arial" w:hAnsi="Arial" w:cs="Arial"/>
                <w:sz w:val="21"/>
                <w:szCs w:val="21"/>
                <w:lang w:eastAsia="zh-CN"/>
              </w:rPr>
            </w:pPr>
            <w:r w:rsidRPr="0044486C">
              <w:rPr>
                <w:rFonts w:ascii="Arial" w:hAnsi="Arial" w:cs="Arial" w:hint="eastAsia"/>
                <w:sz w:val="21"/>
                <w:szCs w:val="21"/>
                <w:lang w:eastAsia="zh-CN"/>
              </w:rPr>
              <w:t>1</w:t>
            </w:r>
          </w:p>
        </w:tc>
        <w:tc>
          <w:tcPr>
            <w:tcW w:w="639" w:type="pct"/>
            <w:tcBorders>
              <w:top w:val="single" w:sz="4" w:space="0" w:color="auto"/>
              <w:left w:val="single" w:sz="4" w:space="0" w:color="auto"/>
              <w:bottom w:val="single" w:sz="4" w:space="0" w:color="auto"/>
              <w:right w:val="single" w:sz="4" w:space="0" w:color="auto"/>
            </w:tcBorders>
            <w:shd w:val="clear" w:color="auto" w:fill="auto"/>
            <w:vAlign w:val="center"/>
          </w:tcPr>
          <w:p w:rsidR="003C486E" w:rsidRPr="0044486C" w:rsidRDefault="003C486E" w:rsidP="00D33597">
            <w:pPr>
              <w:rPr>
                <w:rFonts w:ascii="Arial" w:hAnsi="Arial" w:cs="Arial" w:hint="eastAsia"/>
                <w:sz w:val="21"/>
                <w:szCs w:val="21"/>
                <w:lang w:eastAsia="zh-CN"/>
              </w:rPr>
            </w:pPr>
            <w:r w:rsidRPr="0044486C">
              <w:rPr>
                <w:rFonts w:ascii="Arial" w:hAnsi="Arial" w:cs="Arial" w:hint="eastAsia"/>
                <w:sz w:val="21"/>
                <w:szCs w:val="21"/>
                <w:lang w:eastAsia="zh-CN"/>
              </w:rPr>
              <w:t>High Level</w:t>
            </w:r>
          </w:p>
        </w:tc>
        <w:tc>
          <w:tcPr>
            <w:tcW w:w="458" w:type="pct"/>
            <w:tcBorders>
              <w:top w:val="single" w:sz="4" w:space="0" w:color="auto"/>
              <w:left w:val="single" w:sz="4" w:space="0" w:color="auto"/>
              <w:bottom w:val="single" w:sz="4" w:space="0" w:color="auto"/>
              <w:right w:val="single" w:sz="4" w:space="0" w:color="auto"/>
            </w:tcBorders>
            <w:shd w:val="clear" w:color="auto" w:fill="auto"/>
            <w:vAlign w:val="center"/>
          </w:tcPr>
          <w:p w:rsidR="003C486E" w:rsidRPr="008B78BF" w:rsidRDefault="003C486E" w:rsidP="00D33597">
            <w:pPr>
              <w:jc w:val="both"/>
              <w:rPr>
                <w:rFonts w:ascii="Arial" w:hAnsi="Arial" w:cs="Arial"/>
                <w:sz w:val="18"/>
                <w:szCs w:val="18"/>
                <w:lang w:eastAsia="zh-CN"/>
              </w:rPr>
            </w:pPr>
            <w:r w:rsidRPr="008B78BF">
              <w:rPr>
                <w:rFonts w:ascii="Arial" w:hAnsi="Arial" w:cs="Arial" w:hint="eastAsia"/>
                <w:sz w:val="18"/>
                <w:szCs w:val="18"/>
                <w:lang w:eastAsia="zh-CN"/>
              </w:rPr>
              <w:t>&gt;9V</w:t>
            </w:r>
          </w:p>
        </w:tc>
        <w:tc>
          <w:tcPr>
            <w:tcW w:w="638" w:type="pct"/>
            <w:vMerge/>
            <w:tcBorders>
              <w:left w:val="single" w:sz="4" w:space="0" w:color="auto"/>
              <w:bottom w:val="single" w:sz="4" w:space="0" w:color="auto"/>
              <w:right w:val="single" w:sz="4" w:space="0" w:color="auto"/>
            </w:tcBorders>
            <w:shd w:val="clear" w:color="auto" w:fill="auto"/>
            <w:vAlign w:val="center"/>
          </w:tcPr>
          <w:p w:rsidR="003C486E" w:rsidRPr="008B78BF" w:rsidRDefault="003C486E" w:rsidP="00D33597">
            <w:pPr>
              <w:rPr>
                <w:rFonts w:ascii="Arial" w:hAnsi="Arial" w:cs="Arial"/>
                <w:sz w:val="18"/>
                <w:szCs w:val="18"/>
                <w:lang w:eastAsia="zh-CN"/>
              </w:rPr>
            </w:pPr>
          </w:p>
        </w:tc>
        <w:tc>
          <w:tcPr>
            <w:tcW w:w="823" w:type="pct"/>
            <w:vMerge/>
            <w:tcBorders>
              <w:left w:val="single" w:sz="4" w:space="0" w:color="auto"/>
              <w:bottom w:val="single" w:sz="4" w:space="0" w:color="auto"/>
              <w:right w:val="single" w:sz="4" w:space="0" w:color="auto"/>
            </w:tcBorders>
            <w:shd w:val="clear" w:color="auto" w:fill="auto"/>
          </w:tcPr>
          <w:p w:rsidR="003C486E" w:rsidRPr="008B78BF" w:rsidRDefault="003C486E" w:rsidP="00D33597">
            <w:pPr>
              <w:rPr>
                <w:rFonts w:ascii="Arial" w:hAnsi="Arial" w:cs="Arial"/>
                <w:sz w:val="21"/>
                <w:szCs w:val="21"/>
                <w:lang w:eastAsia="zh-CN"/>
              </w:rPr>
            </w:pPr>
          </w:p>
        </w:tc>
        <w:tc>
          <w:tcPr>
            <w:tcW w:w="946" w:type="pct"/>
            <w:vMerge/>
            <w:tcBorders>
              <w:left w:val="single" w:sz="4" w:space="0" w:color="auto"/>
              <w:bottom w:val="single" w:sz="4" w:space="0" w:color="auto"/>
              <w:right w:val="single" w:sz="4" w:space="0" w:color="auto"/>
            </w:tcBorders>
          </w:tcPr>
          <w:p w:rsidR="003C486E" w:rsidRPr="008B78BF" w:rsidRDefault="003C486E" w:rsidP="00D33597">
            <w:pPr>
              <w:rPr>
                <w:rFonts w:ascii="Arial" w:hAnsi="Arial" w:cs="Arial"/>
                <w:sz w:val="21"/>
                <w:szCs w:val="21"/>
                <w:lang w:eastAsia="zh-CN"/>
              </w:rPr>
            </w:pPr>
          </w:p>
        </w:tc>
      </w:tr>
      <w:tr w:rsidR="003C486E" w:rsidRPr="0044486C" w:rsidTr="005B09A1">
        <w:trPr>
          <w:cantSplit/>
          <w:trHeight w:val="20"/>
        </w:trPr>
        <w:tc>
          <w:tcPr>
            <w:tcW w:w="453" w:type="pct"/>
            <w:vMerge w:val="restart"/>
            <w:vAlign w:val="center"/>
          </w:tcPr>
          <w:p w:rsidR="003C486E" w:rsidRPr="0044486C" w:rsidRDefault="003C486E" w:rsidP="00D33597">
            <w:pPr>
              <w:rPr>
                <w:lang w:eastAsia="zh-CN"/>
              </w:rPr>
            </w:pPr>
            <w:r w:rsidRPr="0044486C">
              <w:rPr>
                <w:rFonts w:hint="eastAsia"/>
                <w:lang w:eastAsia="zh-CN"/>
              </w:rPr>
              <w:lastRenderedPageBreak/>
              <w:t>7</w:t>
            </w:r>
          </w:p>
        </w:tc>
        <w:tc>
          <w:tcPr>
            <w:tcW w:w="658" w:type="pct"/>
            <w:vMerge w:val="restart"/>
            <w:vAlign w:val="center"/>
          </w:tcPr>
          <w:p w:rsidR="003C486E" w:rsidRPr="005B09A1" w:rsidRDefault="005B09A1" w:rsidP="00D33597">
            <w:pPr>
              <w:jc w:val="both"/>
              <w:rPr>
                <w:rFonts w:ascii="Arial" w:hAnsi="Arial" w:cs="Arial"/>
                <w:b/>
                <w:sz w:val="21"/>
                <w:szCs w:val="21"/>
                <w:lang w:eastAsia="zh-CN"/>
              </w:rPr>
            </w:pPr>
            <w:r w:rsidRPr="005B09A1">
              <w:rPr>
                <w:b/>
                <w:sz w:val="22"/>
                <w:szCs w:val="22"/>
              </w:rPr>
              <w:t>Turn Right</w:t>
            </w:r>
          </w:p>
        </w:tc>
        <w:tc>
          <w:tcPr>
            <w:tcW w:w="385" w:type="pct"/>
            <w:tcBorders>
              <w:top w:val="single" w:sz="4" w:space="0" w:color="auto"/>
              <w:left w:val="single" w:sz="4" w:space="0" w:color="auto"/>
              <w:bottom w:val="single" w:sz="4" w:space="0" w:color="auto"/>
              <w:right w:val="single" w:sz="4" w:space="0" w:color="auto"/>
            </w:tcBorders>
            <w:shd w:val="clear" w:color="auto" w:fill="auto"/>
          </w:tcPr>
          <w:p w:rsidR="003C486E" w:rsidRPr="0044486C" w:rsidRDefault="003C486E" w:rsidP="00D33597">
            <w:pPr>
              <w:ind w:firstLineChars="50" w:firstLine="105"/>
              <w:jc w:val="center"/>
              <w:rPr>
                <w:rFonts w:ascii="Arial" w:hAnsi="Arial" w:cs="Arial"/>
                <w:sz w:val="21"/>
                <w:szCs w:val="21"/>
                <w:lang w:eastAsia="zh-CN"/>
              </w:rPr>
            </w:pPr>
            <w:r w:rsidRPr="0044486C">
              <w:rPr>
                <w:rFonts w:ascii="Arial" w:hAnsi="Arial" w:cs="Arial" w:hint="eastAsia"/>
                <w:sz w:val="21"/>
                <w:szCs w:val="21"/>
                <w:lang w:eastAsia="zh-CN"/>
              </w:rPr>
              <w:t>0</w:t>
            </w:r>
          </w:p>
        </w:tc>
        <w:tc>
          <w:tcPr>
            <w:tcW w:w="639" w:type="pct"/>
            <w:tcBorders>
              <w:top w:val="single" w:sz="4" w:space="0" w:color="auto"/>
              <w:left w:val="single" w:sz="4" w:space="0" w:color="auto"/>
              <w:bottom w:val="single" w:sz="4" w:space="0" w:color="auto"/>
              <w:right w:val="single" w:sz="4" w:space="0" w:color="auto"/>
            </w:tcBorders>
            <w:shd w:val="clear" w:color="auto" w:fill="auto"/>
            <w:vAlign w:val="center"/>
          </w:tcPr>
          <w:p w:rsidR="003C486E" w:rsidRPr="0044486C" w:rsidRDefault="003C486E" w:rsidP="00D33597">
            <w:pPr>
              <w:rPr>
                <w:rFonts w:ascii="Arial" w:hAnsi="Arial" w:cs="Arial"/>
                <w:sz w:val="21"/>
                <w:szCs w:val="21"/>
                <w:lang w:eastAsia="zh-CN"/>
              </w:rPr>
            </w:pPr>
            <w:r w:rsidRPr="0044486C">
              <w:rPr>
                <w:rFonts w:ascii="Arial" w:hAnsi="Arial" w:cs="Arial" w:hint="eastAsia"/>
                <w:sz w:val="21"/>
                <w:szCs w:val="21"/>
                <w:lang w:eastAsia="zh-CN"/>
              </w:rPr>
              <w:t>Low Level</w:t>
            </w:r>
          </w:p>
        </w:tc>
        <w:tc>
          <w:tcPr>
            <w:tcW w:w="458" w:type="pct"/>
            <w:tcBorders>
              <w:top w:val="single" w:sz="4" w:space="0" w:color="auto"/>
              <w:left w:val="single" w:sz="4" w:space="0" w:color="auto"/>
              <w:bottom w:val="single" w:sz="4" w:space="0" w:color="auto"/>
              <w:right w:val="single" w:sz="4" w:space="0" w:color="auto"/>
            </w:tcBorders>
            <w:shd w:val="clear" w:color="auto" w:fill="auto"/>
            <w:vAlign w:val="center"/>
          </w:tcPr>
          <w:p w:rsidR="003C486E" w:rsidRPr="008B78BF" w:rsidRDefault="003C486E" w:rsidP="00D33597">
            <w:pPr>
              <w:jc w:val="both"/>
              <w:rPr>
                <w:rFonts w:ascii="Arial" w:hAnsi="Arial" w:cs="Arial"/>
                <w:sz w:val="18"/>
                <w:szCs w:val="18"/>
                <w:lang w:eastAsia="zh-CN"/>
              </w:rPr>
            </w:pPr>
            <w:r w:rsidRPr="008B78BF">
              <w:rPr>
                <w:rFonts w:ascii="Arial" w:hAnsi="Arial" w:cs="Arial" w:hint="eastAsia"/>
                <w:sz w:val="18"/>
                <w:szCs w:val="18"/>
                <w:lang w:eastAsia="zh-CN"/>
              </w:rPr>
              <w:t>&lt;1V</w:t>
            </w:r>
          </w:p>
        </w:tc>
        <w:tc>
          <w:tcPr>
            <w:tcW w:w="638" w:type="pct"/>
            <w:vMerge w:val="restart"/>
            <w:tcBorders>
              <w:top w:val="single" w:sz="4" w:space="0" w:color="auto"/>
              <w:left w:val="single" w:sz="4" w:space="0" w:color="auto"/>
              <w:right w:val="single" w:sz="4" w:space="0" w:color="auto"/>
            </w:tcBorders>
            <w:shd w:val="clear" w:color="auto" w:fill="auto"/>
            <w:vAlign w:val="center"/>
          </w:tcPr>
          <w:p w:rsidR="003C486E" w:rsidRPr="008B78BF" w:rsidRDefault="003C486E" w:rsidP="00E638FC">
            <w:pPr>
              <w:rPr>
                <w:rFonts w:ascii="Arial" w:hAnsi="Arial" w:cs="Arial"/>
                <w:sz w:val="18"/>
                <w:szCs w:val="18"/>
                <w:lang w:eastAsia="zh-CN"/>
              </w:rPr>
            </w:pPr>
            <w:r w:rsidRPr="008B78BF">
              <w:rPr>
                <w:rFonts w:ascii="Arial" w:hAnsi="Arial" w:cs="Arial" w:hint="eastAsia"/>
                <w:sz w:val="18"/>
                <w:szCs w:val="18"/>
                <w:lang w:eastAsia="zh-CN"/>
              </w:rPr>
              <w:t>PIN</w:t>
            </w:r>
            <w:r w:rsidR="00E638FC" w:rsidRPr="008B78BF">
              <w:rPr>
                <w:rFonts w:ascii="Arial" w:hAnsi="Arial" w:cs="Arial" w:hint="eastAsia"/>
                <w:sz w:val="18"/>
                <w:szCs w:val="18"/>
                <w:lang w:eastAsia="zh-CN"/>
              </w:rPr>
              <w:t>23</w:t>
            </w:r>
          </w:p>
        </w:tc>
        <w:tc>
          <w:tcPr>
            <w:tcW w:w="823" w:type="pct"/>
            <w:vMerge w:val="restart"/>
            <w:tcBorders>
              <w:top w:val="single" w:sz="4" w:space="0" w:color="auto"/>
              <w:left w:val="single" w:sz="4" w:space="0" w:color="auto"/>
              <w:right w:val="single" w:sz="4" w:space="0" w:color="auto"/>
            </w:tcBorders>
            <w:shd w:val="clear" w:color="auto" w:fill="auto"/>
          </w:tcPr>
          <w:p w:rsidR="003C486E" w:rsidRPr="008B78BF" w:rsidRDefault="003C486E" w:rsidP="00E638FC">
            <w:pPr>
              <w:rPr>
                <w:rFonts w:ascii="Arial" w:hAnsi="Arial" w:cs="Arial"/>
                <w:sz w:val="21"/>
                <w:szCs w:val="21"/>
                <w:lang w:eastAsia="zh-CN"/>
              </w:rPr>
            </w:pPr>
            <w:r w:rsidRPr="008B78BF">
              <w:rPr>
                <w:rFonts w:ascii="Arial" w:hAnsi="Arial" w:cs="Arial" w:hint="eastAsia"/>
                <w:sz w:val="21"/>
                <w:szCs w:val="21"/>
                <w:lang w:eastAsia="zh-CN"/>
              </w:rPr>
              <w:t>F</w:t>
            </w:r>
            <w:r w:rsidR="00E638FC" w:rsidRPr="008B78BF">
              <w:rPr>
                <w:rFonts w:ascii="Arial" w:hAnsi="Arial" w:cs="Arial" w:hint="eastAsia"/>
                <w:sz w:val="21"/>
                <w:szCs w:val="21"/>
                <w:lang w:eastAsia="zh-CN"/>
              </w:rPr>
              <w:t>113</w:t>
            </w:r>
            <w:r w:rsidRPr="008B78BF">
              <w:rPr>
                <w:rFonts w:ascii="Arial" w:hAnsi="Arial" w:cs="Arial" w:hint="eastAsia"/>
                <w:sz w:val="21"/>
                <w:szCs w:val="21"/>
                <w:lang w:eastAsia="zh-CN"/>
              </w:rPr>
              <w:t xml:space="preserve"> (</w:t>
            </w:r>
            <w:r w:rsidR="00895563" w:rsidRPr="008B78BF">
              <w:rPr>
                <w:rFonts w:ascii="Arial" w:hAnsi="Arial" w:cs="Arial" w:hint="eastAsia"/>
                <w:sz w:val="21"/>
                <w:szCs w:val="21"/>
                <w:lang w:eastAsia="zh-CN"/>
              </w:rPr>
              <w:t>TOP</w:t>
            </w:r>
            <w:r w:rsidRPr="008B78BF">
              <w:rPr>
                <w:rFonts w:ascii="Arial" w:hAnsi="Arial" w:cs="Arial" w:hint="eastAsia"/>
                <w:sz w:val="21"/>
                <w:szCs w:val="21"/>
                <w:lang w:eastAsia="zh-CN"/>
              </w:rPr>
              <w:t>)</w:t>
            </w:r>
          </w:p>
        </w:tc>
        <w:tc>
          <w:tcPr>
            <w:tcW w:w="946" w:type="pct"/>
            <w:vMerge w:val="restart"/>
            <w:tcBorders>
              <w:top w:val="single" w:sz="4" w:space="0" w:color="auto"/>
              <w:left w:val="single" w:sz="4" w:space="0" w:color="auto"/>
              <w:right w:val="single" w:sz="4" w:space="0" w:color="auto"/>
            </w:tcBorders>
          </w:tcPr>
          <w:p w:rsidR="003C486E" w:rsidRPr="008B78BF" w:rsidRDefault="00C05E8C" w:rsidP="00D33597">
            <w:pPr>
              <w:rPr>
                <w:rFonts w:ascii="Arial" w:hAnsi="Arial" w:cs="Arial" w:hint="eastAsia"/>
                <w:sz w:val="21"/>
                <w:szCs w:val="21"/>
                <w:lang w:eastAsia="zh-CN"/>
              </w:rPr>
            </w:pPr>
            <w:r w:rsidRPr="008B78BF">
              <w:rPr>
                <w:rFonts w:ascii="Arial" w:hAnsi="Arial" w:cs="Arial" w:hint="eastAsia"/>
                <w:sz w:val="21"/>
                <w:szCs w:val="21"/>
                <w:lang w:eastAsia="zh-CN"/>
              </w:rPr>
              <w:t>F160</w:t>
            </w:r>
            <w:r w:rsidR="003C486E" w:rsidRPr="008B78BF">
              <w:rPr>
                <w:rFonts w:ascii="Arial" w:hAnsi="Arial" w:cs="Arial" w:hint="eastAsia"/>
                <w:sz w:val="21"/>
                <w:szCs w:val="21"/>
                <w:lang w:eastAsia="zh-CN"/>
              </w:rPr>
              <w:t xml:space="preserve"> (Bottom)</w:t>
            </w:r>
          </w:p>
        </w:tc>
      </w:tr>
      <w:tr w:rsidR="003C486E" w:rsidRPr="0044486C" w:rsidTr="005B09A1">
        <w:trPr>
          <w:cantSplit/>
          <w:trHeight w:val="20"/>
        </w:trPr>
        <w:tc>
          <w:tcPr>
            <w:tcW w:w="453" w:type="pct"/>
            <w:vMerge/>
            <w:vAlign w:val="center"/>
          </w:tcPr>
          <w:p w:rsidR="003C486E" w:rsidRPr="0044486C" w:rsidRDefault="003C486E" w:rsidP="00D33597">
            <w:pPr>
              <w:rPr>
                <w:lang w:eastAsia="zh-CN"/>
              </w:rPr>
            </w:pPr>
          </w:p>
        </w:tc>
        <w:tc>
          <w:tcPr>
            <w:tcW w:w="658" w:type="pct"/>
            <w:vMerge/>
            <w:vAlign w:val="center"/>
          </w:tcPr>
          <w:p w:rsidR="003C486E" w:rsidRPr="005B09A1" w:rsidRDefault="003C486E" w:rsidP="00D33597">
            <w:pPr>
              <w:jc w:val="both"/>
              <w:rPr>
                <w:rFonts w:ascii="Arial" w:hAnsi="Arial" w:cs="Arial"/>
                <w:b/>
                <w:sz w:val="21"/>
                <w:szCs w:val="21"/>
                <w:lang w:eastAsia="zh-CN"/>
              </w:rPr>
            </w:pPr>
          </w:p>
        </w:tc>
        <w:tc>
          <w:tcPr>
            <w:tcW w:w="385" w:type="pct"/>
            <w:tcBorders>
              <w:top w:val="single" w:sz="4" w:space="0" w:color="auto"/>
              <w:left w:val="single" w:sz="4" w:space="0" w:color="auto"/>
              <w:bottom w:val="single" w:sz="4" w:space="0" w:color="auto"/>
              <w:right w:val="single" w:sz="4" w:space="0" w:color="auto"/>
            </w:tcBorders>
            <w:shd w:val="clear" w:color="auto" w:fill="auto"/>
          </w:tcPr>
          <w:p w:rsidR="003C486E" w:rsidRPr="0044486C" w:rsidRDefault="003C486E" w:rsidP="00D33597">
            <w:pPr>
              <w:ind w:firstLineChars="50" w:firstLine="105"/>
              <w:jc w:val="center"/>
              <w:rPr>
                <w:rFonts w:ascii="Arial" w:hAnsi="Arial" w:cs="Arial"/>
                <w:sz w:val="21"/>
                <w:szCs w:val="21"/>
                <w:lang w:eastAsia="zh-CN"/>
              </w:rPr>
            </w:pPr>
            <w:r w:rsidRPr="0044486C">
              <w:rPr>
                <w:rFonts w:ascii="Arial" w:hAnsi="Arial" w:cs="Arial" w:hint="eastAsia"/>
                <w:sz w:val="21"/>
                <w:szCs w:val="21"/>
                <w:lang w:eastAsia="zh-CN"/>
              </w:rPr>
              <w:t>1</w:t>
            </w:r>
          </w:p>
        </w:tc>
        <w:tc>
          <w:tcPr>
            <w:tcW w:w="639" w:type="pct"/>
            <w:tcBorders>
              <w:top w:val="single" w:sz="4" w:space="0" w:color="auto"/>
              <w:left w:val="single" w:sz="4" w:space="0" w:color="auto"/>
              <w:bottom w:val="single" w:sz="4" w:space="0" w:color="auto"/>
              <w:right w:val="single" w:sz="4" w:space="0" w:color="auto"/>
            </w:tcBorders>
            <w:shd w:val="clear" w:color="auto" w:fill="auto"/>
            <w:vAlign w:val="center"/>
          </w:tcPr>
          <w:p w:rsidR="003C486E" w:rsidRPr="0044486C" w:rsidRDefault="003C486E" w:rsidP="00D33597">
            <w:pPr>
              <w:rPr>
                <w:rFonts w:ascii="Arial" w:hAnsi="Arial" w:cs="Arial" w:hint="eastAsia"/>
                <w:sz w:val="21"/>
                <w:szCs w:val="21"/>
                <w:lang w:eastAsia="zh-CN"/>
              </w:rPr>
            </w:pPr>
            <w:r w:rsidRPr="0044486C">
              <w:rPr>
                <w:rFonts w:ascii="Arial" w:hAnsi="Arial" w:cs="Arial" w:hint="eastAsia"/>
                <w:sz w:val="21"/>
                <w:szCs w:val="21"/>
                <w:lang w:eastAsia="zh-CN"/>
              </w:rPr>
              <w:t>High Level</w:t>
            </w:r>
          </w:p>
        </w:tc>
        <w:tc>
          <w:tcPr>
            <w:tcW w:w="458" w:type="pct"/>
            <w:tcBorders>
              <w:top w:val="single" w:sz="4" w:space="0" w:color="auto"/>
              <w:left w:val="single" w:sz="4" w:space="0" w:color="auto"/>
              <w:bottom w:val="single" w:sz="4" w:space="0" w:color="auto"/>
              <w:right w:val="single" w:sz="4" w:space="0" w:color="auto"/>
            </w:tcBorders>
            <w:shd w:val="clear" w:color="auto" w:fill="auto"/>
            <w:vAlign w:val="center"/>
          </w:tcPr>
          <w:p w:rsidR="003C486E" w:rsidRPr="008B78BF" w:rsidRDefault="003C486E" w:rsidP="00D33597">
            <w:pPr>
              <w:jc w:val="both"/>
              <w:rPr>
                <w:rFonts w:ascii="Arial" w:hAnsi="Arial" w:cs="Arial"/>
                <w:sz w:val="18"/>
                <w:szCs w:val="18"/>
                <w:lang w:eastAsia="zh-CN"/>
              </w:rPr>
            </w:pPr>
            <w:r w:rsidRPr="008B78BF">
              <w:rPr>
                <w:rFonts w:ascii="Arial" w:hAnsi="Arial" w:cs="Arial" w:hint="eastAsia"/>
                <w:sz w:val="18"/>
                <w:szCs w:val="18"/>
                <w:lang w:eastAsia="zh-CN"/>
              </w:rPr>
              <w:t>&gt;9V</w:t>
            </w:r>
          </w:p>
        </w:tc>
        <w:tc>
          <w:tcPr>
            <w:tcW w:w="638" w:type="pct"/>
            <w:vMerge/>
            <w:tcBorders>
              <w:left w:val="single" w:sz="4" w:space="0" w:color="auto"/>
              <w:bottom w:val="single" w:sz="4" w:space="0" w:color="auto"/>
              <w:right w:val="single" w:sz="4" w:space="0" w:color="auto"/>
            </w:tcBorders>
            <w:shd w:val="clear" w:color="auto" w:fill="auto"/>
            <w:vAlign w:val="center"/>
          </w:tcPr>
          <w:p w:rsidR="003C486E" w:rsidRPr="008B78BF" w:rsidRDefault="003C486E" w:rsidP="00D33597">
            <w:pPr>
              <w:rPr>
                <w:rFonts w:ascii="Arial" w:hAnsi="Arial" w:cs="Arial"/>
                <w:sz w:val="18"/>
                <w:szCs w:val="18"/>
                <w:lang w:eastAsia="zh-CN"/>
              </w:rPr>
            </w:pPr>
          </w:p>
        </w:tc>
        <w:tc>
          <w:tcPr>
            <w:tcW w:w="823" w:type="pct"/>
            <w:vMerge/>
            <w:tcBorders>
              <w:left w:val="single" w:sz="4" w:space="0" w:color="auto"/>
              <w:bottom w:val="single" w:sz="4" w:space="0" w:color="auto"/>
              <w:right w:val="single" w:sz="4" w:space="0" w:color="auto"/>
            </w:tcBorders>
            <w:shd w:val="clear" w:color="auto" w:fill="auto"/>
          </w:tcPr>
          <w:p w:rsidR="003C486E" w:rsidRPr="008B78BF" w:rsidRDefault="003C486E" w:rsidP="00D33597">
            <w:pPr>
              <w:rPr>
                <w:rFonts w:ascii="Arial" w:hAnsi="Arial" w:cs="Arial"/>
                <w:sz w:val="21"/>
                <w:szCs w:val="21"/>
                <w:lang w:eastAsia="zh-CN"/>
              </w:rPr>
            </w:pPr>
          </w:p>
        </w:tc>
        <w:tc>
          <w:tcPr>
            <w:tcW w:w="946" w:type="pct"/>
            <w:vMerge/>
            <w:tcBorders>
              <w:left w:val="single" w:sz="4" w:space="0" w:color="auto"/>
              <w:bottom w:val="single" w:sz="4" w:space="0" w:color="auto"/>
              <w:right w:val="single" w:sz="4" w:space="0" w:color="auto"/>
            </w:tcBorders>
          </w:tcPr>
          <w:p w:rsidR="003C486E" w:rsidRPr="008B78BF" w:rsidRDefault="003C486E" w:rsidP="00D33597">
            <w:pPr>
              <w:rPr>
                <w:rFonts w:ascii="Arial" w:hAnsi="Arial" w:cs="Arial"/>
                <w:sz w:val="21"/>
                <w:szCs w:val="21"/>
                <w:lang w:eastAsia="zh-CN"/>
              </w:rPr>
            </w:pPr>
          </w:p>
        </w:tc>
      </w:tr>
      <w:tr w:rsidR="003C486E" w:rsidRPr="0044486C" w:rsidTr="005B09A1">
        <w:trPr>
          <w:cantSplit/>
          <w:trHeight w:val="20"/>
        </w:trPr>
        <w:tc>
          <w:tcPr>
            <w:tcW w:w="453" w:type="pct"/>
            <w:vMerge w:val="restart"/>
            <w:vAlign w:val="center"/>
          </w:tcPr>
          <w:p w:rsidR="003C486E" w:rsidRPr="0044486C" w:rsidRDefault="003C486E" w:rsidP="00D33597">
            <w:pPr>
              <w:rPr>
                <w:lang w:eastAsia="zh-CN"/>
              </w:rPr>
            </w:pPr>
            <w:r w:rsidRPr="0044486C">
              <w:rPr>
                <w:rFonts w:hint="eastAsia"/>
                <w:lang w:eastAsia="zh-CN"/>
              </w:rPr>
              <w:t>6</w:t>
            </w:r>
          </w:p>
        </w:tc>
        <w:tc>
          <w:tcPr>
            <w:tcW w:w="658" w:type="pct"/>
            <w:vMerge w:val="restart"/>
            <w:vAlign w:val="center"/>
          </w:tcPr>
          <w:p w:rsidR="003C486E" w:rsidRPr="005B09A1" w:rsidRDefault="005B09A1" w:rsidP="00D33597">
            <w:pPr>
              <w:jc w:val="both"/>
              <w:rPr>
                <w:rFonts w:ascii="Arial" w:hAnsi="Arial" w:cs="Arial"/>
                <w:b/>
                <w:sz w:val="21"/>
                <w:szCs w:val="21"/>
                <w:lang w:eastAsia="zh-CN"/>
              </w:rPr>
            </w:pPr>
            <w:r w:rsidRPr="005B09A1">
              <w:rPr>
                <w:b/>
                <w:sz w:val="22"/>
                <w:szCs w:val="22"/>
              </w:rPr>
              <w:t>Lights On</w:t>
            </w:r>
          </w:p>
        </w:tc>
        <w:tc>
          <w:tcPr>
            <w:tcW w:w="385" w:type="pct"/>
            <w:tcBorders>
              <w:top w:val="single" w:sz="4" w:space="0" w:color="auto"/>
              <w:left w:val="single" w:sz="4" w:space="0" w:color="auto"/>
              <w:bottom w:val="single" w:sz="4" w:space="0" w:color="auto"/>
              <w:right w:val="single" w:sz="4" w:space="0" w:color="auto"/>
            </w:tcBorders>
            <w:shd w:val="clear" w:color="auto" w:fill="auto"/>
          </w:tcPr>
          <w:p w:rsidR="003C486E" w:rsidRPr="0044486C" w:rsidRDefault="003C486E" w:rsidP="00D33597">
            <w:pPr>
              <w:ind w:firstLineChars="50" w:firstLine="105"/>
              <w:jc w:val="center"/>
              <w:rPr>
                <w:rFonts w:ascii="Arial" w:hAnsi="Arial" w:cs="Arial"/>
                <w:sz w:val="21"/>
                <w:szCs w:val="21"/>
                <w:lang w:eastAsia="zh-CN"/>
              </w:rPr>
            </w:pPr>
            <w:r w:rsidRPr="0044486C">
              <w:rPr>
                <w:rFonts w:ascii="Arial" w:hAnsi="Arial" w:cs="Arial" w:hint="eastAsia"/>
                <w:sz w:val="21"/>
                <w:szCs w:val="21"/>
                <w:lang w:eastAsia="zh-CN"/>
              </w:rPr>
              <w:t>0</w:t>
            </w:r>
          </w:p>
        </w:tc>
        <w:tc>
          <w:tcPr>
            <w:tcW w:w="639" w:type="pct"/>
            <w:tcBorders>
              <w:top w:val="single" w:sz="4" w:space="0" w:color="auto"/>
              <w:left w:val="single" w:sz="4" w:space="0" w:color="auto"/>
              <w:bottom w:val="single" w:sz="4" w:space="0" w:color="auto"/>
              <w:right w:val="single" w:sz="4" w:space="0" w:color="auto"/>
            </w:tcBorders>
            <w:shd w:val="clear" w:color="auto" w:fill="auto"/>
            <w:vAlign w:val="center"/>
          </w:tcPr>
          <w:p w:rsidR="003C486E" w:rsidRPr="0044486C" w:rsidRDefault="003C486E" w:rsidP="00D33597">
            <w:pPr>
              <w:rPr>
                <w:rFonts w:ascii="Arial" w:hAnsi="Arial" w:cs="Arial"/>
                <w:sz w:val="21"/>
                <w:szCs w:val="21"/>
                <w:lang w:eastAsia="zh-CN"/>
              </w:rPr>
            </w:pPr>
            <w:r w:rsidRPr="0044486C">
              <w:rPr>
                <w:rFonts w:ascii="Arial" w:hAnsi="Arial" w:cs="Arial" w:hint="eastAsia"/>
                <w:sz w:val="21"/>
                <w:szCs w:val="21"/>
                <w:lang w:eastAsia="zh-CN"/>
              </w:rPr>
              <w:t>Low Level</w:t>
            </w:r>
          </w:p>
        </w:tc>
        <w:tc>
          <w:tcPr>
            <w:tcW w:w="458" w:type="pct"/>
            <w:tcBorders>
              <w:top w:val="single" w:sz="4" w:space="0" w:color="auto"/>
              <w:left w:val="single" w:sz="4" w:space="0" w:color="auto"/>
              <w:bottom w:val="single" w:sz="4" w:space="0" w:color="auto"/>
              <w:right w:val="single" w:sz="4" w:space="0" w:color="auto"/>
            </w:tcBorders>
            <w:shd w:val="clear" w:color="auto" w:fill="auto"/>
            <w:vAlign w:val="center"/>
          </w:tcPr>
          <w:p w:rsidR="003C486E" w:rsidRPr="008B78BF" w:rsidRDefault="003C486E" w:rsidP="00D33597">
            <w:pPr>
              <w:jc w:val="both"/>
              <w:rPr>
                <w:rFonts w:ascii="Arial" w:hAnsi="Arial" w:cs="Arial"/>
                <w:sz w:val="18"/>
                <w:szCs w:val="18"/>
                <w:lang w:eastAsia="zh-CN"/>
              </w:rPr>
            </w:pPr>
            <w:r w:rsidRPr="008B78BF">
              <w:rPr>
                <w:rFonts w:ascii="Arial" w:hAnsi="Arial" w:cs="Arial" w:hint="eastAsia"/>
                <w:sz w:val="18"/>
                <w:szCs w:val="18"/>
                <w:lang w:eastAsia="zh-CN"/>
              </w:rPr>
              <w:t>&lt;1V</w:t>
            </w:r>
          </w:p>
        </w:tc>
        <w:tc>
          <w:tcPr>
            <w:tcW w:w="638" w:type="pct"/>
            <w:vMerge w:val="restart"/>
            <w:tcBorders>
              <w:top w:val="single" w:sz="4" w:space="0" w:color="auto"/>
              <w:left w:val="single" w:sz="4" w:space="0" w:color="auto"/>
              <w:right w:val="single" w:sz="4" w:space="0" w:color="auto"/>
            </w:tcBorders>
            <w:shd w:val="clear" w:color="auto" w:fill="auto"/>
            <w:vAlign w:val="center"/>
          </w:tcPr>
          <w:p w:rsidR="003C486E" w:rsidRPr="008B78BF" w:rsidRDefault="003C486E" w:rsidP="00E638FC">
            <w:pPr>
              <w:rPr>
                <w:rFonts w:ascii="Arial" w:hAnsi="Arial" w:cs="Arial"/>
                <w:sz w:val="18"/>
                <w:szCs w:val="18"/>
                <w:lang w:eastAsia="zh-CN"/>
              </w:rPr>
            </w:pPr>
            <w:r w:rsidRPr="008B78BF">
              <w:rPr>
                <w:rFonts w:ascii="Arial" w:hAnsi="Arial" w:cs="Arial" w:hint="eastAsia"/>
                <w:sz w:val="18"/>
                <w:szCs w:val="18"/>
                <w:lang w:eastAsia="zh-CN"/>
              </w:rPr>
              <w:t>PIN2</w:t>
            </w:r>
            <w:r w:rsidR="00E638FC" w:rsidRPr="008B78BF">
              <w:rPr>
                <w:rFonts w:ascii="Arial" w:hAnsi="Arial" w:cs="Arial" w:hint="eastAsia"/>
                <w:sz w:val="18"/>
                <w:szCs w:val="18"/>
                <w:lang w:eastAsia="zh-CN"/>
              </w:rPr>
              <w:t>4</w:t>
            </w:r>
          </w:p>
        </w:tc>
        <w:tc>
          <w:tcPr>
            <w:tcW w:w="823" w:type="pct"/>
            <w:vMerge w:val="restart"/>
            <w:tcBorders>
              <w:top w:val="single" w:sz="4" w:space="0" w:color="auto"/>
              <w:left w:val="single" w:sz="4" w:space="0" w:color="auto"/>
              <w:right w:val="single" w:sz="4" w:space="0" w:color="auto"/>
            </w:tcBorders>
            <w:shd w:val="clear" w:color="auto" w:fill="auto"/>
          </w:tcPr>
          <w:p w:rsidR="003C486E" w:rsidRPr="008B78BF" w:rsidRDefault="003C486E" w:rsidP="00E638FC">
            <w:pPr>
              <w:rPr>
                <w:rFonts w:ascii="Arial" w:hAnsi="Arial" w:cs="Arial"/>
                <w:sz w:val="21"/>
                <w:szCs w:val="21"/>
                <w:lang w:eastAsia="zh-CN"/>
              </w:rPr>
            </w:pPr>
            <w:r w:rsidRPr="008B78BF">
              <w:rPr>
                <w:rFonts w:ascii="Arial" w:hAnsi="Arial" w:cs="Arial" w:hint="eastAsia"/>
                <w:sz w:val="21"/>
                <w:szCs w:val="21"/>
                <w:lang w:eastAsia="zh-CN"/>
              </w:rPr>
              <w:t>F</w:t>
            </w:r>
            <w:r w:rsidR="00E638FC" w:rsidRPr="008B78BF">
              <w:rPr>
                <w:rFonts w:ascii="Arial" w:hAnsi="Arial" w:cs="Arial" w:hint="eastAsia"/>
                <w:sz w:val="21"/>
                <w:szCs w:val="21"/>
                <w:lang w:eastAsia="zh-CN"/>
              </w:rPr>
              <w:t>112</w:t>
            </w:r>
            <w:r w:rsidRPr="008B78BF">
              <w:rPr>
                <w:rFonts w:ascii="Arial" w:hAnsi="Arial" w:cs="Arial" w:hint="eastAsia"/>
                <w:sz w:val="21"/>
                <w:szCs w:val="21"/>
                <w:lang w:eastAsia="zh-CN"/>
              </w:rPr>
              <w:t xml:space="preserve"> (</w:t>
            </w:r>
            <w:r w:rsidR="00895563" w:rsidRPr="008B78BF">
              <w:rPr>
                <w:rFonts w:ascii="Arial" w:hAnsi="Arial" w:cs="Arial" w:hint="eastAsia"/>
                <w:sz w:val="21"/>
                <w:szCs w:val="21"/>
                <w:lang w:eastAsia="zh-CN"/>
              </w:rPr>
              <w:t>TOP</w:t>
            </w:r>
            <w:r w:rsidRPr="008B78BF">
              <w:rPr>
                <w:rFonts w:ascii="Arial" w:hAnsi="Arial" w:cs="Arial" w:hint="eastAsia"/>
                <w:sz w:val="21"/>
                <w:szCs w:val="21"/>
                <w:lang w:eastAsia="zh-CN"/>
              </w:rPr>
              <w:t>)</w:t>
            </w:r>
          </w:p>
        </w:tc>
        <w:tc>
          <w:tcPr>
            <w:tcW w:w="946" w:type="pct"/>
            <w:vMerge w:val="restart"/>
            <w:tcBorders>
              <w:top w:val="single" w:sz="4" w:space="0" w:color="auto"/>
              <w:left w:val="single" w:sz="4" w:space="0" w:color="auto"/>
              <w:right w:val="single" w:sz="4" w:space="0" w:color="auto"/>
            </w:tcBorders>
          </w:tcPr>
          <w:p w:rsidR="003C486E" w:rsidRPr="008B78BF" w:rsidRDefault="00C05E8C" w:rsidP="00D33597">
            <w:pPr>
              <w:rPr>
                <w:rFonts w:ascii="Arial" w:hAnsi="Arial" w:cs="Arial" w:hint="eastAsia"/>
                <w:sz w:val="21"/>
                <w:szCs w:val="21"/>
                <w:lang w:eastAsia="zh-CN"/>
              </w:rPr>
            </w:pPr>
            <w:r w:rsidRPr="008B78BF">
              <w:rPr>
                <w:rFonts w:ascii="Arial" w:hAnsi="Arial" w:cs="Arial" w:hint="eastAsia"/>
                <w:sz w:val="21"/>
                <w:szCs w:val="21"/>
                <w:lang w:eastAsia="zh-CN"/>
              </w:rPr>
              <w:t>F163</w:t>
            </w:r>
            <w:r w:rsidR="003C486E" w:rsidRPr="008B78BF">
              <w:rPr>
                <w:rFonts w:ascii="Arial" w:hAnsi="Arial" w:cs="Arial" w:hint="eastAsia"/>
                <w:sz w:val="21"/>
                <w:szCs w:val="21"/>
                <w:lang w:eastAsia="zh-CN"/>
              </w:rPr>
              <w:t xml:space="preserve"> (Bottom)</w:t>
            </w:r>
          </w:p>
        </w:tc>
      </w:tr>
      <w:tr w:rsidR="003C486E" w:rsidRPr="0044486C" w:rsidTr="005B09A1">
        <w:trPr>
          <w:cantSplit/>
          <w:trHeight w:val="20"/>
        </w:trPr>
        <w:tc>
          <w:tcPr>
            <w:tcW w:w="453" w:type="pct"/>
            <w:vMerge/>
            <w:vAlign w:val="center"/>
          </w:tcPr>
          <w:p w:rsidR="003C486E" w:rsidRPr="0044486C" w:rsidRDefault="003C486E" w:rsidP="00D33597">
            <w:pPr>
              <w:rPr>
                <w:lang w:eastAsia="zh-CN"/>
              </w:rPr>
            </w:pPr>
          </w:p>
        </w:tc>
        <w:tc>
          <w:tcPr>
            <w:tcW w:w="658" w:type="pct"/>
            <w:vMerge/>
            <w:vAlign w:val="center"/>
          </w:tcPr>
          <w:p w:rsidR="003C486E" w:rsidRPr="005B09A1" w:rsidRDefault="003C486E" w:rsidP="00D33597">
            <w:pPr>
              <w:jc w:val="both"/>
              <w:rPr>
                <w:rFonts w:ascii="Arial" w:hAnsi="Arial" w:cs="Arial"/>
                <w:b/>
                <w:sz w:val="21"/>
                <w:szCs w:val="21"/>
                <w:lang w:eastAsia="zh-CN"/>
              </w:rPr>
            </w:pPr>
          </w:p>
        </w:tc>
        <w:tc>
          <w:tcPr>
            <w:tcW w:w="385" w:type="pct"/>
            <w:tcBorders>
              <w:top w:val="single" w:sz="4" w:space="0" w:color="auto"/>
              <w:left w:val="single" w:sz="4" w:space="0" w:color="auto"/>
              <w:bottom w:val="single" w:sz="4" w:space="0" w:color="auto"/>
              <w:right w:val="single" w:sz="4" w:space="0" w:color="auto"/>
            </w:tcBorders>
            <w:shd w:val="clear" w:color="auto" w:fill="auto"/>
          </w:tcPr>
          <w:p w:rsidR="003C486E" w:rsidRPr="0044486C" w:rsidRDefault="003C486E" w:rsidP="00D33597">
            <w:pPr>
              <w:ind w:firstLineChars="50" w:firstLine="105"/>
              <w:jc w:val="center"/>
              <w:rPr>
                <w:rFonts w:ascii="Arial" w:hAnsi="Arial" w:cs="Arial"/>
                <w:sz w:val="21"/>
                <w:szCs w:val="21"/>
                <w:lang w:eastAsia="zh-CN"/>
              </w:rPr>
            </w:pPr>
            <w:r w:rsidRPr="0044486C">
              <w:rPr>
                <w:rFonts w:ascii="Arial" w:hAnsi="Arial" w:cs="Arial" w:hint="eastAsia"/>
                <w:sz w:val="21"/>
                <w:szCs w:val="21"/>
                <w:lang w:eastAsia="zh-CN"/>
              </w:rPr>
              <w:t>1</w:t>
            </w:r>
          </w:p>
        </w:tc>
        <w:tc>
          <w:tcPr>
            <w:tcW w:w="639" w:type="pct"/>
            <w:tcBorders>
              <w:top w:val="single" w:sz="4" w:space="0" w:color="auto"/>
              <w:left w:val="single" w:sz="4" w:space="0" w:color="auto"/>
              <w:bottom w:val="single" w:sz="4" w:space="0" w:color="auto"/>
              <w:right w:val="single" w:sz="4" w:space="0" w:color="auto"/>
            </w:tcBorders>
            <w:shd w:val="clear" w:color="auto" w:fill="auto"/>
            <w:vAlign w:val="center"/>
          </w:tcPr>
          <w:p w:rsidR="003C486E" w:rsidRPr="0044486C" w:rsidRDefault="003C486E" w:rsidP="00D33597">
            <w:pPr>
              <w:rPr>
                <w:rFonts w:ascii="Arial" w:hAnsi="Arial" w:cs="Arial" w:hint="eastAsia"/>
                <w:sz w:val="21"/>
                <w:szCs w:val="21"/>
                <w:lang w:eastAsia="zh-CN"/>
              </w:rPr>
            </w:pPr>
            <w:r w:rsidRPr="0044486C">
              <w:rPr>
                <w:rFonts w:ascii="Arial" w:hAnsi="Arial" w:cs="Arial" w:hint="eastAsia"/>
                <w:sz w:val="21"/>
                <w:szCs w:val="21"/>
                <w:lang w:eastAsia="zh-CN"/>
              </w:rPr>
              <w:t>High Level</w:t>
            </w:r>
          </w:p>
        </w:tc>
        <w:tc>
          <w:tcPr>
            <w:tcW w:w="458" w:type="pct"/>
            <w:tcBorders>
              <w:top w:val="single" w:sz="4" w:space="0" w:color="auto"/>
              <w:left w:val="single" w:sz="4" w:space="0" w:color="auto"/>
              <w:bottom w:val="single" w:sz="4" w:space="0" w:color="auto"/>
              <w:right w:val="single" w:sz="4" w:space="0" w:color="auto"/>
            </w:tcBorders>
            <w:shd w:val="clear" w:color="auto" w:fill="auto"/>
            <w:vAlign w:val="center"/>
          </w:tcPr>
          <w:p w:rsidR="003C486E" w:rsidRPr="008B78BF" w:rsidRDefault="003C486E" w:rsidP="00D33597">
            <w:pPr>
              <w:jc w:val="both"/>
              <w:rPr>
                <w:rFonts w:ascii="Arial" w:hAnsi="Arial" w:cs="Arial"/>
                <w:sz w:val="18"/>
                <w:szCs w:val="18"/>
                <w:lang w:eastAsia="zh-CN"/>
              </w:rPr>
            </w:pPr>
            <w:r w:rsidRPr="008B78BF">
              <w:rPr>
                <w:rFonts w:ascii="Arial" w:hAnsi="Arial" w:cs="Arial" w:hint="eastAsia"/>
                <w:sz w:val="18"/>
                <w:szCs w:val="18"/>
                <w:lang w:eastAsia="zh-CN"/>
              </w:rPr>
              <w:t>&gt;9V</w:t>
            </w:r>
          </w:p>
        </w:tc>
        <w:tc>
          <w:tcPr>
            <w:tcW w:w="638" w:type="pct"/>
            <w:vMerge/>
            <w:tcBorders>
              <w:left w:val="single" w:sz="4" w:space="0" w:color="auto"/>
              <w:bottom w:val="single" w:sz="4" w:space="0" w:color="auto"/>
              <w:right w:val="single" w:sz="4" w:space="0" w:color="auto"/>
            </w:tcBorders>
            <w:shd w:val="clear" w:color="auto" w:fill="auto"/>
            <w:vAlign w:val="center"/>
          </w:tcPr>
          <w:p w:rsidR="003C486E" w:rsidRPr="008B78BF" w:rsidRDefault="003C486E" w:rsidP="00D33597">
            <w:pPr>
              <w:rPr>
                <w:rFonts w:ascii="Arial" w:hAnsi="Arial" w:cs="Arial"/>
                <w:sz w:val="18"/>
                <w:szCs w:val="18"/>
                <w:lang w:eastAsia="zh-CN"/>
              </w:rPr>
            </w:pPr>
          </w:p>
        </w:tc>
        <w:tc>
          <w:tcPr>
            <w:tcW w:w="823" w:type="pct"/>
            <w:vMerge/>
            <w:tcBorders>
              <w:left w:val="single" w:sz="4" w:space="0" w:color="auto"/>
              <w:bottom w:val="single" w:sz="4" w:space="0" w:color="auto"/>
              <w:right w:val="single" w:sz="4" w:space="0" w:color="auto"/>
            </w:tcBorders>
            <w:shd w:val="clear" w:color="auto" w:fill="auto"/>
          </w:tcPr>
          <w:p w:rsidR="003C486E" w:rsidRPr="008B78BF" w:rsidRDefault="003C486E" w:rsidP="00D33597">
            <w:pPr>
              <w:rPr>
                <w:rFonts w:ascii="Arial" w:hAnsi="Arial" w:cs="Arial"/>
                <w:sz w:val="21"/>
                <w:szCs w:val="21"/>
                <w:lang w:eastAsia="zh-CN"/>
              </w:rPr>
            </w:pPr>
          </w:p>
        </w:tc>
        <w:tc>
          <w:tcPr>
            <w:tcW w:w="946" w:type="pct"/>
            <w:vMerge/>
            <w:tcBorders>
              <w:left w:val="single" w:sz="4" w:space="0" w:color="auto"/>
              <w:bottom w:val="single" w:sz="4" w:space="0" w:color="auto"/>
              <w:right w:val="single" w:sz="4" w:space="0" w:color="auto"/>
            </w:tcBorders>
          </w:tcPr>
          <w:p w:rsidR="003C486E" w:rsidRPr="008B78BF" w:rsidRDefault="003C486E" w:rsidP="00D33597">
            <w:pPr>
              <w:rPr>
                <w:rFonts w:ascii="Arial" w:hAnsi="Arial" w:cs="Arial"/>
                <w:sz w:val="21"/>
                <w:szCs w:val="21"/>
                <w:lang w:eastAsia="zh-CN"/>
              </w:rPr>
            </w:pPr>
          </w:p>
        </w:tc>
      </w:tr>
      <w:tr w:rsidR="003C486E" w:rsidRPr="0044486C" w:rsidTr="005B09A1">
        <w:trPr>
          <w:cantSplit/>
          <w:trHeight w:val="20"/>
        </w:trPr>
        <w:tc>
          <w:tcPr>
            <w:tcW w:w="453" w:type="pct"/>
            <w:vMerge w:val="restart"/>
            <w:vAlign w:val="center"/>
          </w:tcPr>
          <w:p w:rsidR="003C486E" w:rsidRPr="0044486C" w:rsidRDefault="003C486E" w:rsidP="00D33597">
            <w:pPr>
              <w:rPr>
                <w:lang w:eastAsia="zh-CN"/>
              </w:rPr>
            </w:pPr>
            <w:r w:rsidRPr="0044486C">
              <w:rPr>
                <w:rFonts w:hint="eastAsia"/>
                <w:lang w:eastAsia="zh-CN"/>
              </w:rPr>
              <w:t>5</w:t>
            </w:r>
          </w:p>
        </w:tc>
        <w:tc>
          <w:tcPr>
            <w:tcW w:w="658" w:type="pct"/>
            <w:vMerge w:val="restart"/>
            <w:vAlign w:val="center"/>
          </w:tcPr>
          <w:p w:rsidR="003C486E" w:rsidRPr="005B09A1" w:rsidRDefault="005B09A1" w:rsidP="00D33597">
            <w:pPr>
              <w:rPr>
                <w:rFonts w:ascii="Arial" w:hAnsi="Arial" w:cs="Arial"/>
                <w:b/>
                <w:sz w:val="21"/>
                <w:szCs w:val="21"/>
                <w:lang w:eastAsia="zh-CN"/>
              </w:rPr>
            </w:pPr>
            <w:r w:rsidRPr="005B09A1">
              <w:rPr>
                <w:b/>
                <w:sz w:val="22"/>
                <w:szCs w:val="22"/>
              </w:rPr>
              <w:t>High Beam</w:t>
            </w:r>
          </w:p>
        </w:tc>
        <w:tc>
          <w:tcPr>
            <w:tcW w:w="385" w:type="pct"/>
            <w:tcBorders>
              <w:top w:val="single" w:sz="4" w:space="0" w:color="auto"/>
              <w:left w:val="single" w:sz="4" w:space="0" w:color="auto"/>
              <w:bottom w:val="single" w:sz="4" w:space="0" w:color="auto"/>
              <w:right w:val="single" w:sz="4" w:space="0" w:color="auto"/>
            </w:tcBorders>
            <w:shd w:val="clear" w:color="auto" w:fill="auto"/>
          </w:tcPr>
          <w:p w:rsidR="003C486E" w:rsidRPr="0044486C" w:rsidRDefault="003C486E" w:rsidP="00D33597">
            <w:pPr>
              <w:jc w:val="center"/>
              <w:rPr>
                <w:rFonts w:ascii="Arial" w:hAnsi="Arial" w:cs="Arial"/>
                <w:sz w:val="21"/>
                <w:szCs w:val="21"/>
                <w:lang w:eastAsia="zh-CN"/>
              </w:rPr>
            </w:pPr>
            <w:r w:rsidRPr="0044486C">
              <w:rPr>
                <w:rFonts w:ascii="Arial" w:hAnsi="Arial" w:cs="Arial" w:hint="eastAsia"/>
                <w:sz w:val="21"/>
                <w:szCs w:val="21"/>
                <w:lang w:eastAsia="zh-CN"/>
              </w:rPr>
              <w:t>0</w:t>
            </w:r>
          </w:p>
        </w:tc>
        <w:tc>
          <w:tcPr>
            <w:tcW w:w="639" w:type="pct"/>
            <w:tcBorders>
              <w:top w:val="single" w:sz="4" w:space="0" w:color="auto"/>
              <w:left w:val="single" w:sz="4" w:space="0" w:color="auto"/>
              <w:bottom w:val="single" w:sz="4" w:space="0" w:color="auto"/>
              <w:right w:val="single" w:sz="4" w:space="0" w:color="auto"/>
            </w:tcBorders>
            <w:shd w:val="clear" w:color="auto" w:fill="auto"/>
            <w:vAlign w:val="center"/>
          </w:tcPr>
          <w:p w:rsidR="003C486E" w:rsidRPr="0044486C" w:rsidRDefault="003C486E" w:rsidP="00D33597">
            <w:pPr>
              <w:rPr>
                <w:rFonts w:ascii="Arial" w:hAnsi="Arial" w:cs="Arial"/>
                <w:sz w:val="21"/>
                <w:szCs w:val="21"/>
                <w:lang w:eastAsia="zh-CN"/>
              </w:rPr>
            </w:pPr>
            <w:r w:rsidRPr="0044486C">
              <w:rPr>
                <w:rFonts w:ascii="Arial" w:hAnsi="Arial" w:cs="Arial" w:hint="eastAsia"/>
                <w:sz w:val="21"/>
                <w:szCs w:val="21"/>
                <w:lang w:eastAsia="zh-CN"/>
              </w:rPr>
              <w:t>Low Level</w:t>
            </w:r>
          </w:p>
        </w:tc>
        <w:tc>
          <w:tcPr>
            <w:tcW w:w="458" w:type="pct"/>
            <w:tcBorders>
              <w:top w:val="single" w:sz="4" w:space="0" w:color="auto"/>
              <w:left w:val="single" w:sz="4" w:space="0" w:color="auto"/>
              <w:bottom w:val="single" w:sz="4" w:space="0" w:color="auto"/>
              <w:right w:val="single" w:sz="4" w:space="0" w:color="auto"/>
            </w:tcBorders>
            <w:shd w:val="clear" w:color="auto" w:fill="auto"/>
            <w:vAlign w:val="center"/>
          </w:tcPr>
          <w:p w:rsidR="003C486E" w:rsidRPr="008B78BF" w:rsidRDefault="003C486E" w:rsidP="00D33597">
            <w:pPr>
              <w:jc w:val="both"/>
              <w:rPr>
                <w:rFonts w:ascii="Arial" w:hAnsi="Arial" w:cs="Arial"/>
                <w:sz w:val="18"/>
                <w:szCs w:val="18"/>
                <w:lang w:eastAsia="zh-CN"/>
              </w:rPr>
            </w:pPr>
            <w:r w:rsidRPr="008B78BF">
              <w:rPr>
                <w:rFonts w:ascii="Arial" w:hAnsi="Arial" w:cs="Arial" w:hint="eastAsia"/>
                <w:sz w:val="18"/>
                <w:szCs w:val="18"/>
                <w:lang w:eastAsia="zh-CN"/>
              </w:rPr>
              <w:t>&lt;1V</w:t>
            </w:r>
          </w:p>
        </w:tc>
        <w:tc>
          <w:tcPr>
            <w:tcW w:w="638" w:type="pct"/>
            <w:vMerge w:val="restart"/>
            <w:tcBorders>
              <w:top w:val="single" w:sz="4" w:space="0" w:color="auto"/>
              <w:left w:val="single" w:sz="4" w:space="0" w:color="auto"/>
              <w:right w:val="single" w:sz="4" w:space="0" w:color="auto"/>
            </w:tcBorders>
            <w:shd w:val="clear" w:color="auto" w:fill="auto"/>
            <w:vAlign w:val="center"/>
          </w:tcPr>
          <w:p w:rsidR="003C486E" w:rsidRPr="008B78BF" w:rsidRDefault="003C486E" w:rsidP="00E638FC">
            <w:pPr>
              <w:rPr>
                <w:rFonts w:ascii="Arial" w:hAnsi="Arial" w:cs="Arial"/>
                <w:sz w:val="18"/>
                <w:szCs w:val="18"/>
                <w:lang w:eastAsia="zh-CN"/>
              </w:rPr>
            </w:pPr>
            <w:r w:rsidRPr="008B78BF">
              <w:rPr>
                <w:rFonts w:ascii="Arial" w:hAnsi="Arial" w:cs="Arial" w:hint="eastAsia"/>
                <w:sz w:val="18"/>
                <w:szCs w:val="18"/>
                <w:lang w:eastAsia="zh-CN"/>
              </w:rPr>
              <w:t>PIN</w:t>
            </w:r>
            <w:r w:rsidR="00E638FC" w:rsidRPr="008B78BF">
              <w:rPr>
                <w:rFonts w:ascii="Arial" w:hAnsi="Arial" w:cs="Arial" w:hint="eastAsia"/>
                <w:sz w:val="18"/>
                <w:szCs w:val="18"/>
                <w:lang w:eastAsia="zh-CN"/>
              </w:rPr>
              <w:t>25</w:t>
            </w:r>
          </w:p>
        </w:tc>
        <w:tc>
          <w:tcPr>
            <w:tcW w:w="823" w:type="pct"/>
            <w:vMerge w:val="restart"/>
            <w:tcBorders>
              <w:top w:val="single" w:sz="4" w:space="0" w:color="auto"/>
              <w:left w:val="single" w:sz="4" w:space="0" w:color="auto"/>
              <w:right w:val="single" w:sz="4" w:space="0" w:color="auto"/>
            </w:tcBorders>
            <w:shd w:val="clear" w:color="auto" w:fill="auto"/>
          </w:tcPr>
          <w:p w:rsidR="003C486E" w:rsidRPr="008B78BF" w:rsidRDefault="003C486E" w:rsidP="00E638FC">
            <w:pPr>
              <w:rPr>
                <w:rFonts w:ascii="Arial" w:hAnsi="Arial" w:cs="Arial"/>
                <w:sz w:val="21"/>
                <w:szCs w:val="21"/>
                <w:lang w:eastAsia="zh-CN"/>
              </w:rPr>
            </w:pPr>
            <w:r w:rsidRPr="008B78BF">
              <w:rPr>
                <w:rFonts w:ascii="Arial" w:hAnsi="Arial" w:cs="Arial" w:hint="eastAsia"/>
                <w:sz w:val="21"/>
                <w:szCs w:val="21"/>
                <w:lang w:eastAsia="zh-CN"/>
              </w:rPr>
              <w:t>F1</w:t>
            </w:r>
            <w:r w:rsidR="00E638FC" w:rsidRPr="008B78BF">
              <w:rPr>
                <w:rFonts w:ascii="Arial" w:hAnsi="Arial" w:cs="Arial" w:hint="eastAsia"/>
                <w:sz w:val="21"/>
                <w:szCs w:val="21"/>
                <w:lang w:eastAsia="zh-CN"/>
              </w:rPr>
              <w:t>11</w:t>
            </w:r>
            <w:r w:rsidRPr="008B78BF">
              <w:rPr>
                <w:rFonts w:ascii="Arial" w:hAnsi="Arial" w:cs="Arial" w:hint="eastAsia"/>
                <w:sz w:val="21"/>
                <w:szCs w:val="21"/>
                <w:lang w:eastAsia="zh-CN"/>
              </w:rPr>
              <w:t xml:space="preserve"> (</w:t>
            </w:r>
            <w:r w:rsidR="00895563" w:rsidRPr="008B78BF">
              <w:rPr>
                <w:rFonts w:ascii="Arial" w:hAnsi="Arial" w:cs="Arial" w:hint="eastAsia"/>
                <w:sz w:val="21"/>
                <w:szCs w:val="21"/>
                <w:lang w:eastAsia="zh-CN"/>
              </w:rPr>
              <w:t>TOP</w:t>
            </w:r>
            <w:r w:rsidRPr="008B78BF">
              <w:rPr>
                <w:rFonts w:ascii="Arial" w:hAnsi="Arial" w:cs="Arial" w:hint="eastAsia"/>
                <w:sz w:val="21"/>
                <w:szCs w:val="21"/>
                <w:lang w:eastAsia="zh-CN"/>
              </w:rPr>
              <w:t>)</w:t>
            </w:r>
          </w:p>
        </w:tc>
        <w:tc>
          <w:tcPr>
            <w:tcW w:w="946" w:type="pct"/>
            <w:vMerge w:val="restart"/>
            <w:tcBorders>
              <w:top w:val="single" w:sz="4" w:space="0" w:color="auto"/>
              <w:left w:val="single" w:sz="4" w:space="0" w:color="auto"/>
              <w:right w:val="single" w:sz="4" w:space="0" w:color="auto"/>
            </w:tcBorders>
          </w:tcPr>
          <w:p w:rsidR="003C486E" w:rsidRPr="008B78BF" w:rsidRDefault="005C7420" w:rsidP="00D33597">
            <w:pPr>
              <w:rPr>
                <w:rFonts w:ascii="Arial" w:hAnsi="Arial" w:cs="Arial" w:hint="eastAsia"/>
                <w:sz w:val="21"/>
                <w:szCs w:val="21"/>
                <w:lang w:eastAsia="zh-CN"/>
              </w:rPr>
            </w:pPr>
            <w:r w:rsidRPr="008B78BF">
              <w:rPr>
                <w:rFonts w:ascii="Arial" w:hAnsi="Arial" w:cs="Arial" w:hint="eastAsia"/>
                <w:sz w:val="21"/>
                <w:szCs w:val="21"/>
                <w:lang w:eastAsia="zh-CN"/>
              </w:rPr>
              <w:t>F162</w:t>
            </w:r>
            <w:r w:rsidR="003C486E" w:rsidRPr="008B78BF">
              <w:rPr>
                <w:rFonts w:ascii="Arial" w:hAnsi="Arial" w:cs="Arial" w:hint="eastAsia"/>
                <w:sz w:val="21"/>
                <w:szCs w:val="21"/>
                <w:lang w:eastAsia="zh-CN"/>
              </w:rPr>
              <w:t xml:space="preserve"> (Bottom)</w:t>
            </w:r>
          </w:p>
        </w:tc>
      </w:tr>
      <w:tr w:rsidR="003C486E" w:rsidRPr="0044486C" w:rsidTr="005B09A1">
        <w:trPr>
          <w:cantSplit/>
          <w:trHeight w:val="20"/>
        </w:trPr>
        <w:tc>
          <w:tcPr>
            <w:tcW w:w="453" w:type="pct"/>
            <w:vMerge/>
            <w:vAlign w:val="center"/>
          </w:tcPr>
          <w:p w:rsidR="003C486E" w:rsidRPr="0044486C" w:rsidRDefault="003C486E" w:rsidP="00D33597">
            <w:pPr>
              <w:rPr>
                <w:lang w:eastAsia="zh-CN"/>
              </w:rPr>
            </w:pPr>
          </w:p>
        </w:tc>
        <w:tc>
          <w:tcPr>
            <w:tcW w:w="658" w:type="pct"/>
            <w:vMerge/>
            <w:vAlign w:val="center"/>
          </w:tcPr>
          <w:p w:rsidR="003C486E" w:rsidRPr="005B09A1" w:rsidRDefault="003C486E" w:rsidP="00D33597">
            <w:pPr>
              <w:jc w:val="both"/>
              <w:rPr>
                <w:rFonts w:ascii="Arial" w:hAnsi="Arial" w:cs="Arial"/>
                <w:b/>
                <w:sz w:val="21"/>
                <w:szCs w:val="21"/>
                <w:lang w:eastAsia="zh-CN"/>
              </w:rPr>
            </w:pPr>
          </w:p>
        </w:tc>
        <w:tc>
          <w:tcPr>
            <w:tcW w:w="385" w:type="pct"/>
            <w:tcBorders>
              <w:top w:val="single" w:sz="4" w:space="0" w:color="auto"/>
              <w:left w:val="single" w:sz="4" w:space="0" w:color="auto"/>
              <w:bottom w:val="single" w:sz="4" w:space="0" w:color="auto"/>
              <w:right w:val="single" w:sz="4" w:space="0" w:color="auto"/>
            </w:tcBorders>
            <w:shd w:val="clear" w:color="auto" w:fill="auto"/>
          </w:tcPr>
          <w:p w:rsidR="003C486E" w:rsidRPr="0044486C" w:rsidRDefault="003C486E" w:rsidP="00D33597">
            <w:pPr>
              <w:ind w:firstLineChars="50" w:firstLine="105"/>
              <w:jc w:val="center"/>
              <w:rPr>
                <w:rFonts w:ascii="Arial" w:hAnsi="Arial" w:cs="Arial"/>
                <w:sz w:val="21"/>
                <w:szCs w:val="21"/>
                <w:lang w:eastAsia="zh-CN"/>
              </w:rPr>
            </w:pPr>
            <w:r w:rsidRPr="0044486C">
              <w:rPr>
                <w:rFonts w:ascii="Arial" w:hAnsi="Arial" w:cs="Arial" w:hint="eastAsia"/>
                <w:sz w:val="21"/>
                <w:szCs w:val="21"/>
                <w:lang w:eastAsia="zh-CN"/>
              </w:rPr>
              <w:t>1</w:t>
            </w:r>
          </w:p>
        </w:tc>
        <w:tc>
          <w:tcPr>
            <w:tcW w:w="639" w:type="pct"/>
            <w:tcBorders>
              <w:top w:val="single" w:sz="4" w:space="0" w:color="auto"/>
              <w:left w:val="single" w:sz="4" w:space="0" w:color="auto"/>
              <w:bottom w:val="single" w:sz="4" w:space="0" w:color="auto"/>
              <w:right w:val="single" w:sz="4" w:space="0" w:color="auto"/>
            </w:tcBorders>
            <w:shd w:val="clear" w:color="auto" w:fill="auto"/>
            <w:vAlign w:val="center"/>
          </w:tcPr>
          <w:p w:rsidR="003C486E" w:rsidRPr="0044486C" w:rsidRDefault="003C486E" w:rsidP="00D33597">
            <w:pPr>
              <w:rPr>
                <w:rFonts w:ascii="Arial" w:hAnsi="Arial" w:cs="Arial" w:hint="eastAsia"/>
                <w:sz w:val="21"/>
                <w:szCs w:val="21"/>
                <w:lang w:eastAsia="zh-CN"/>
              </w:rPr>
            </w:pPr>
            <w:r w:rsidRPr="0044486C">
              <w:rPr>
                <w:rFonts w:ascii="Arial" w:hAnsi="Arial" w:cs="Arial" w:hint="eastAsia"/>
                <w:sz w:val="21"/>
                <w:szCs w:val="21"/>
                <w:lang w:eastAsia="zh-CN"/>
              </w:rPr>
              <w:t>High Level</w:t>
            </w:r>
          </w:p>
        </w:tc>
        <w:tc>
          <w:tcPr>
            <w:tcW w:w="458" w:type="pct"/>
            <w:tcBorders>
              <w:top w:val="single" w:sz="4" w:space="0" w:color="auto"/>
              <w:left w:val="single" w:sz="4" w:space="0" w:color="auto"/>
              <w:bottom w:val="single" w:sz="4" w:space="0" w:color="auto"/>
              <w:right w:val="single" w:sz="4" w:space="0" w:color="auto"/>
            </w:tcBorders>
            <w:shd w:val="clear" w:color="auto" w:fill="auto"/>
            <w:vAlign w:val="center"/>
          </w:tcPr>
          <w:p w:rsidR="003C486E" w:rsidRPr="008B78BF" w:rsidRDefault="003C486E" w:rsidP="00D33597">
            <w:pPr>
              <w:jc w:val="both"/>
              <w:rPr>
                <w:rFonts w:ascii="Arial" w:hAnsi="Arial" w:cs="Arial"/>
                <w:sz w:val="18"/>
                <w:szCs w:val="18"/>
                <w:lang w:eastAsia="zh-CN"/>
              </w:rPr>
            </w:pPr>
            <w:r w:rsidRPr="008B78BF">
              <w:rPr>
                <w:rFonts w:ascii="Arial" w:hAnsi="Arial" w:cs="Arial" w:hint="eastAsia"/>
                <w:sz w:val="18"/>
                <w:szCs w:val="18"/>
                <w:lang w:eastAsia="zh-CN"/>
              </w:rPr>
              <w:t>&gt;9V</w:t>
            </w:r>
          </w:p>
        </w:tc>
        <w:tc>
          <w:tcPr>
            <w:tcW w:w="638" w:type="pct"/>
            <w:vMerge/>
            <w:tcBorders>
              <w:left w:val="single" w:sz="4" w:space="0" w:color="auto"/>
              <w:bottom w:val="single" w:sz="4" w:space="0" w:color="auto"/>
              <w:right w:val="single" w:sz="4" w:space="0" w:color="auto"/>
            </w:tcBorders>
            <w:shd w:val="clear" w:color="auto" w:fill="auto"/>
            <w:vAlign w:val="center"/>
          </w:tcPr>
          <w:p w:rsidR="003C486E" w:rsidRPr="008B78BF" w:rsidRDefault="003C486E" w:rsidP="00D33597">
            <w:pPr>
              <w:rPr>
                <w:rFonts w:ascii="Arial" w:hAnsi="Arial" w:cs="Arial"/>
                <w:sz w:val="18"/>
                <w:szCs w:val="18"/>
                <w:lang w:eastAsia="zh-CN"/>
              </w:rPr>
            </w:pPr>
          </w:p>
        </w:tc>
        <w:tc>
          <w:tcPr>
            <w:tcW w:w="823" w:type="pct"/>
            <w:vMerge/>
            <w:tcBorders>
              <w:left w:val="single" w:sz="4" w:space="0" w:color="auto"/>
              <w:bottom w:val="single" w:sz="4" w:space="0" w:color="auto"/>
              <w:right w:val="single" w:sz="4" w:space="0" w:color="auto"/>
            </w:tcBorders>
            <w:shd w:val="clear" w:color="auto" w:fill="auto"/>
          </w:tcPr>
          <w:p w:rsidR="003C486E" w:rsidRPr="008B78BF" w:rsidRDefault="003C486E" w:rsidP="00D33597">
            <w:pPr>
              <w:rPr>
                <w:rFonts w:ascii="Arial" w:hAnsi="Arial" w:cs="Arial"/>
                <w:sz w:val="21"/>
                <w:szCs w:val="21"/>
                <w:lang w:eastAsia="zh-CN"/>
              </w:rPr>
            </w:pPr>
          </w:p>
        </w:tc>
        <w:tc>
          <w:tcPr>
            <w:tcW w:w="946" w:type="pct"/>
            <w:vMerge/>
            <w:tcBorders>
              <w:left w:val="single" w:sz="4" w:space="0" w:color="auto"/>
              <w:bottom w:val="single" w:sz="4" w:space="0" w:color="auto"/>
              <w:right w:val="single" w:sz="4" w:space="0" w:color="auto"/>
            </w:tcBorders>
          </w:tcPr>
          <w:p w:rsidR="003C486E" w:rsidRPr="008B78BF" w:rsidRDefault="003C486E" w:rsidP="00D33597">
            <w:pPr>
              <w:rPr>
                <w:rFonts w:ascii="Arial" w:hAnsi="Arial" w:cs="Arial"/>
                <w:sz w:val="21"/>
                <w:szCs w:val="21"/>
                <w:lang w:eastAsia="zh-CN"/>
              </w:rPr>
            </w:pPr>
          </w:p>
        </w:tc>
      </w:tr>
      <w:tr w:rsidR="003C486E" w:rsidRPr="0044486C" w:rsidTr="005B09A1">
        <w:trPr>
          <w:cantSplit/>
          <w:trHeight w:val="20"/>
        </w:trPr>
        <w:tc>
          <w:tcPr>
            <w:tcW w:w="453" w:type="pct"/>
            <w:vMerge w:val="restart"/>
            <w:vAlign w:val="center"/>
          </w:tcPr>
          <w:p w:rsidR="003C486E" w:rsidRPr="0044486C" w:rsidRDefault="003C486E" w:rsidP="00D33597">
            <w:pPr>
              <w:rPr>
                <w:lang w:eastAsia="zh-CN"/>
              </w:rPr>
            </w:pPr>
            <w:r w:rsidRPr="0044486C">
              <w:rPr>
                <w:rFonts w:hint="eastAsia"/>
                <w:lang w:eastAsia="zh-CN"/>
              </w:rPr>
              <w:t>4</w:t>
            </w:r>
          </w:p>
        </w:tc>
        <w:tc>
          <w:tcPr>
            <w:tcW w:w="658" w:type="pct"/>
            <w:vMerge w:val="restart"/>
            <w:vAlign w:val="center"/>
          </w:tcPr>
          <w:p w:rsidR="003C486E" w:rsidRPr="005B09A1" w:rsidRDefault="005B09A1" w:rsidP="00D33597">
            <w:pPr>
              <w:rPr>
                <w:rFonts w:ascii="Arial" w:hAnsi="Arial" w:cs="Arial"/>
                <w:b/>
                <w:sz w:val="21"/>
                <w:szCs w:val="21"/>
                <w:lang w:eastAsia="zh-CN"/>
              </w:rPr>
            </w:pPr>
            <w:r w:rsidRPr="005B09A1">
              <w:rPr>
                <w:rFonts w:hint="eastAsia"/>
                <w:b/>
                <w:sz w:val="22"/>
                <w:szCs w:val="22"/>
              </w:rPr>
              <w:t>Low</w:t>
            </w:r>
            <w:r w:rsidRPr="005B09A1">
              <w:rPr>
                <w:b/>
                <w:sz w:val="22"/>
                <w:szCs w:val="22"/>
              </w:rPr>
              <w:t xml:space="preserve"> Beam</w:t>
            </w:r>
          </w:p>
        </w:tc>
        <w:tc>
          <w:tcPr>
            <w:tcW w:w="385" w:type="pct"/>
            <w:tcBorders>
              <w:top w:val="single" w:sz="4" w:space="0" w:color="auto"/>
              <w:left w:val="single" w:sz="4" w:space="0" w:color="auto"/>
              <w:bottom w:val="single" w:sz="4" w:space="0" w:color="auto"/>
              <w:right w:val="single" w:sz="4" w:space="0" w:color="auto"/>
            </w:tcBorders>
            <w:shd w:val="clear" w:color="auto" w:fill="auto"/>
          </w:tcPr>
          <w:p w:rsidR="003C486E" w:rsidRPr="0044486C" w:rsidRDefault="003C486E" w:rsidP="00D33597">
            <w:pPr>
              <w:ind w:firstLineChars="50" w:firstLine="105"/>
              <w:jc w:val="center"/>
              <w:rPr>
                <w:rFonts w:ascii="Arial" w:hAnsi="Arial" w:cs="Arial"/>
                <w:sz w:val="21"/>
                <w:szCs w:val="21"/>
                <w:lang w:eastAsia="zh-CN"/>
              </w:rPr>
            </w:pPr>
            <w:r w:rsidRPr="0044486C">
              <w:rPr>
                <w:rFonts w:ascii="Arial" w:hAnsi="Arial" w:cs="Arial" w:hint="eastAsia"/>
                <w:sz w:val="21"/>
                <w:szCs w:val="21"/>
                <w:lang w:eastAsia="zh-CN"/>
              </w:rPr>
              <w:t>0</w:t>
            </w:r>
          </w:p>
        </w:tc>
        <w:tc>
          <w:tcPr>
            <w:tcW w:w="639" w:type="pct"/>
            <w:tcBorders>
              <w:top w:val="single" w:sz="4" w:space="0" w:color="auto"/>
              <w:left w:val="single" w:sz="4" w:space="0" w:color="auto"/>
              <w:bottom w:val="single" w:sz="4" w:space="0" w:color="auto"/>
              <w:right w:val="single" w:sz="4" w:space="0" w:color="auto"/>
            </w:tcBorders>
            <w:shd w:val="clear" w:color="auto" w:fill="auto"/>
            <w:vAlign w:val="center"/>
          </w:tcPr>
          <w:p w:rsidR="003C486E" w:rsidRPr="0044486C" w:rsidRDefault="003C486E" w:rsidP="00D33597">
            <w:pPr>
              <w:rPr>
                <w:rFonts w:ascii="Arial" w:hAnsi="Arial" w:cs="Arial"/>
                <w:sz w:val="21"/>
                <w:szCs w:val="21"/>
                <w:lang w:eastAsia="zh-CN"/>
              </w:rPr>
            </w:pPr>
            <w:r w:rsidRPr="0044486C">
              <w:rPr>
                <w:rFonts w:ascii="Arial" w:hAnsi="Arial" w:cs="Arial" w:hint="eastAsia"/>
                <w:sz w:val="21"/>
                <w:szCs w:val="21"/>
                <w:lang w:eastAsia="zh-CN"/>
              </w:rPr>
              <w:t>Low Level</w:t>
            </w:r>
          </w:p>
        </w:tc>
        <w:tc>
          <w:tcPr>
            <w:tcW w:w="458" w:type="pct"/>
            <w:tcBorders>
              <w:top w:val="single" w:sz="4" w:space="0" w:color="auto"/>
              <w:left w:val="single" w:sz="4" w:space="0" w:color="auto"/>
              <w:bottom w:val="single" w:sz="4" w:space="0" w:color="auto"/>
              <w:right w:val="single" w:sz="4" w:space="0" w:color="auto"/>
            </w:tcBorders>
            <w:shd w:val="clear" w:color="auto" w:fill="auto"/>
            <w:vAlign w:val="center"/>
          </w:tcPr>
          <w:p w:rsidR="003C486E" w:rsidRPr="008B78BF" w:rsidRDefault="003C486E" w:rsidP="00D33597">
            <w:pPr>
              <w:jc w:val="both"/>
              <w:rPr>
                <w:rFonts w:ascii="Arial" w:hAnsi="Arial" w:cs="Arial"/>
                <w:sz w:val="18"/>
                <w:szCs w:val="18"/>
                <w:lang w:eastAsia="zh-CN"/>
              </w:rPr>
            </w:pPr>
            <w:r w:rsidRPr="008B78BF">
              <w:rPr>
                <w:rFonts w:ascii="Arial" w:hAnsi="Arial" w:cs="Arial" w:hint="eastAsia"/>
                <w:sz w:val="18"/>
                <w:szCs w:val="18"/>
                <w:lang w:eastAsia="zh-CN"/>
              </w:rPr>
              <w:t>&lt;1V</w:t>
            </w:r>
          </w:p>
        </w:tc>
        <w:tc>
          <w:tcPr>
            <w:tcW w:w="638" w:type="pct"/>
            <w:vMerge w:val="restart"/>
            <w:tcBorders>
              <w:top w:val="single" w:sz="4" w:space="0" w:color="auto"/>
              <w:left w:val="single" w:sz="4" w:space="0" w:color="auto"/>
              <w:right w:val="single" w:sz="4" w:space="0" w:color="auto"/>
            </w:tcBorders>
            <w:shd w:val="clear" w:color="auto" w:fill="auto"/>
            <w:vAlign w:val="center"/>
          </w:tcPr>
          <w:p w:rsidR="003C486E" w:rsidRPr="008B78BF" w:rsidRDefault="003C486E" w:rsidP="00E638FC">
            <w:pPr>
              <w:rPr>
                <w:rFonts w:ascii="Arial" w:hAnsi="Arial" w:cs="Arial"/>
                <w:sz w:val="18"/>
                <w:szCs w:val="18"/>
                <w:lang w:eastAsia="zh-CN"/>
              </w:rPr>
            </w:pPr>
            <w:r w:rsidRPr="008B78BF">
              <w:rPr>
                <w:rFonts w:ascii="Arial" w:hAnsi="Arial" w:cs="Arial" w:hint="eastAsia"/>
                <w:sz w:val="18"/>
                <w:szCs w:val="18"/>
                <w:lang w:eastAsia="zh-CN"/>
              </w:rPr>
              <w:t>PIN</w:t>
            </w:r>
            <w:r w:rsidR="00E638FC" w:rsidRPr="008B78BF">
              <w:rPr>
                <w:rFonts w:ascii="Arial" w:hAnsi="Arial" w:cs="Arial" w:hint="eastAsia"/>
                <w:sz w:val="18"/>
                <w:szCs w:val="18"/>
                <w:lang w:eastAsia="zh-CN"/>
              </w:rPr>
              <w:t>26</w:t>
            </w:r>
          </w:p>
        </w:tc>
        <w:tc>
          <w:tcPr>
            <w:tcW w:w="823" w:type="pct"/>
            <w:vMerge w:val="restart"/>
            <w:tcBorders>
              <w:top w:val="single" w:sz="4" w:space="0" w:color="auto"/>
              <w:left w:val="single" w:sz="4" w:space="0" w:color="auto"/>
              <w:right w:val="single" w:sz="4" w:space="0" w:color="auto"/>
            </w:tcBorders>
            <w:shd w:val="clear" w:color="auto" w:fill="auto"/>
          </w:tcPr>
          <w:p w:rsidR="003C486E" w:rsidRPr="008B78BF" w:rsidRDefault="003C486E" w:rsidP="00D33597">
            <w:pPr>
              <w:rPr>
                <w:rFonts w:ascii="Arial" w:hAnsi="Arial" w:cs="Arial"/>
                <w:sz w:val="21"/>
                <w:szCs w:val="21"/>
                <w:lang w:eastAsia="zh-CN"/>
              </w:rPr>
            </w:pPr>
            <w:r w:rsidRPr="008B78BF">
              <w:rPr>
                <w:rFonts w:ascii="Arial" w:hAnsi="Arial" w:cs="Arial" w:hint="eastAsia"/>
                <w:sz w:val="21"/>
                <w:szCs w:val="21"/>
                <w:lang w:eastAsia="zh-CN"/>
              </w:rPr>
              <w:t>F</w:t>
            </w:r>
            <w:r w:rsidR="00E638FC" w:rsidRPr="008B78BF">
              <w:rPr>
                <w:rFonts w:ascii="Arial" w:hAnsi="Arial" w:cs="Arial" w:hint="eastAsia"/>
                <w:sz w:val="21"/>
                <w:szCs w:val="21"/>
                <w:lang w:eastAsia="zh-CN"/>
              </w:rPr>
              <w:t>1</w:t>
            </w:r>
            <w:r w:rsidRPr="008B78BF">
              <w:rPr>
                <w:rFonts w:ascii="Arial" w:hAnsi="Arial" w:cs="Arial" w:hint="eastAsia"/>
                <w:sz w:val="21"/>
                <w:szCs w:val="21"/>
                <w:lang w:eastAsia="zh-CN"/>
              </w:rPr>
              <w:t>4</w:t>
            </w:r>
            <w:r w:rsidR="00E638FC" w:rsidRPr="008B78BF">
              <w:rPr>
                <w:rFonts w:ascii="Arial" w:hAnsi="Arial" w:cs="Arial" w:hint="eastAsia"/>
                <w:sz w:val="21"/>
                <w:szCs w:val="21"/>
                <w:lang w:eastAsia="zh-CN"/>
              </w:rPr>
              <w:t>0</w:t>
            </w:r>
            <w:r w:rsidRPr="008B78BF">
              <w:rPr>
                <w:rFonts w:ascii="Arial" w:hAnsi="Arial" w:cs="Arial" w:hint="eastAsia"/>
                <w:sz w:val="21"/>
                <w:szCs w:val="21"/>
                <w:lang w:eastAsia="zh-CN"/>
              </w:rPr>
              <w:t xml:space="preserve"> (</w:t>
            </w:r>
            <w:r w:rsidR="00895563" w:rsidRPr="008B78BF">
              <w:rPr>
                <w:rFonts w:ascii="Arial" w:hAnsi="Arial" w:cs="Arial" w:hint="eastAsia"/>
                <w:sz w:val="21"/>
                <w:szCs w:val="21"/>
                <w:lang w:eastAsia="zh-CN"/>
              </w:rPr>
              <w:t>TOP</w:t>
            </w:r>
            <w:r w:rsidRPr="008B78BF">
              <w:rPr>
                <w:rFonts w:ascii="Arial" w:hAnsi="Arial" w:cs="Arial" w:hint="eastAsia"/>
                <w:sz w:val="21"/>
                <w:szCs w:val="21"/>
                <w:lang w:eastAsia="zh-CN"/>
              </w:rPr>
              <w:t>)</w:t>
            </w:r>
          </w:p>
        </w:tc>
        <w:tc>
          <w:tcPr>
            <w:tcW w:w="946" w:type="pct"/>
            <w:vMerge w:val="restart"/>
            <w:tcBorders>
              <w:top w:val="single" w:sz="4" w:space="0" w:color="auto"/>
              <w:left w:val="single" w:sz="4" w:space="0" w:color="auto"/>
              <w:right w:val="single" w:sz="4" w:space="0" w:color="auto"/>
            </w:tcBorders>
          </w:tcPr>
          <w:p w:rsidR="003C486E" w:rsidRPr="008B78BF" w:rsidRDefault="005C7420" w:rsidP="00D33597">
            <w:pPr>
              <w:rPr>
                <w:rFonts w:ascii="Arial" w:hAnsi="Arial" w:cs="Arial" w:hint="eastAsia"/>
                <w:sz w:val="21"/>
                <w:szCs w:val="21"/>
                <w:lang w:eastAsia="zh-CN"/>
              </w:rPr>
            </w:pPr>
            <w:r w:rsidRPr="008B78BF">
              <w:rPr>
                <w:rFonts w:ascii="Arial" w:hAnsi="Arial" w:cs="Arial" w:hint="eastAsia"/>
                <w:sz w:val="21"/>
                <w:szCs w:val="21"/>
                <w:lang w:eastAsia="zh-CN"/>
              </w:rPr>
              <w:t>F164</w:t>
            </w:r>
            <w:r w:rsidR="003C486E" w:rsidRPr="008B78BF">
              <w:rPr>
                <w:rFonts w:ascii="Arial" w:hAnsi="Arial" w:cs="Arial" w:hint="eastAsia"/>
                <w:sz w:val="21"/>
                <w:szCs w:val="21"/>
                <w:lang w:eastAsia="zh-CN"/>
              </w:rPr>
              <w:t xml:space="preserve"> (Bottom)</w:t>
            </w:r>
          </w:p>
        </w:tc>
      </w:tr>
      <w:tr w:rsidR="003C486E" w:rsidRPr="0044486C" w:rsidTr="005B09A1">
        <w:trPr>
          <w:cantSplit/>
          <w:trHeight w:val="20"/>
        </w:trPr>
        <w:tc>
          <w:tcPr>
            <w:tcW w:w="453" w:type="pct"/>
            <w:vMerge/>
            <w:vAlign w:val="center"/>
          </w:tcPr>
          <w:p w:rsidR="003C486E" w:rsidRPr="0044486C" w:rsidRDefault="003C486E" w:rsidP="00D33597">
            <w:pPr>
              <w:rPr>
                <w:lang w:eastAsia="zh-CN"/>
              </w:rPr>
            </w:pPr>
          </w:p>
        </w:tc>
        <w:tc>
          <w:tcPr>
            <w:tcW w:w="658" w:type="pct"/>
            <w:vMerge/>
            <w:vAlign w:val="center"/>
          </w:tcPr>
          <w:p w:rsidR="003C486E" w:rsidRPr="0044486C" w:rsidRDefault="003C486E" w:rsidP="00D33597">
            <w:pPr>
              <w:jc w:val="both"/>
              <w:rPr>
                <w:rFonts w:ascii="Arial" w:hAnsi="Arial" w:cs="Arial"/>
                <w:sz w:val="21"/>
                <w:szCs w:val="21"/>
                <w:lang w:eastAsia="zh-CN"/>
              </w:rPr>
            </w:pPr>
          </w:p>
        </w:tc>
        <w:tc>
          <w:tcPr>
            <w:tcW w:w="385" w:type="pct"/>
            <w:tcBorders>
              <w:top w:val="single" w:sz="4" w:space="0" w:color="auto"/>
              <w:left w:val="single" w:sz="4" w:space="0" w:color="auto"/>
              <w:bottom w:val="single" w:sz="4" w:space="0" w:color="auto"/>
              <w:right w:val="single" w:sz="4" w:space="0" w:color="auto"/>
            </w:tcBorders>
            <w:shd w:val="clear" w:color="auto" w:fill="auto"/>
          </w:tcPr>
          <w:p w:rsidR="003C486E" w:rsidRPr="0044486C" w:rsidRDefault="003C486E" w:rsidP="00D33597">
            <w:pPr>
              <w:ind w:firstLineChars="50" w:firstLine="105"/>
              <w:jc w:val="center"/>
              <w:rPr>
                <w:rFonts w:ascii="Arial" w:hAnsi="Arial" w:cs="Arial"/>
                <w:sz w:val="21"/>
                <w:szCs w:val="21"/>
                <w:lang w:eastAsia="zh-CN"/>
              </w:rPr>
            </w:pPr>
            <w:r w:rsidRPr="0044486C">
              <w:rPr>
                <w:rFonts w:ascii="Arial" w:hAnsi="Arial" w:cs="Arial" w:hint="eastAsia"/>
                <w:sz w:val="21"/>
                <w:szCs w:val="21"/>
                <w:lang w:eastAsia="zh-CN"/>
              </w:rPr>
              <w:t>1</w:t>
            </w:r>
          </w:p>
        </w:tc>
        <w:tc>
          <w:tcPr>
            <w:tcW w:w="639" w:type="pct"/>
            <w:tcBorders>
              <w:top w:val="single" w:sz="4" w:space="0" w:color="auto"/>
              <w:left w:val="single" w:sz="4" w:space="0" w:color="auto"/>
              <w:bottom w:val="single" w:sz="4" w:space="0" w:color="auto"/>
              <w:right w:val="single" w:sz="4" w:space="0" w:color="auto"/>
            </w:tcBorders>
            <w:shd w:val="clear" w:color="auto" w:fill="auto"/>
            <w:vAlign w:val="center"/>
          </w:tcPr>
          <w:p w:rsidR="003C486E" w:rsidRPr="0044486C" w:rsidRDefault="003C486E" w:rsidP="00D33597">
            <w:pPr>
              <w:rPr>
                <w:rFonts w:ascii="Arial" w:hAnsi="Arial" w:cs="Arial" w:hint="eastAsia"/>
                <w:sz w:val="21"/>
                <w:szCs w:val="21"/>
                <w:lang w:eastAsia="zh-CN"/>
              </w:rPr>
            </w:pPr>
            <w:r w:rsidRPr="0044486C">
              <w:rPr>
                <w:rFonts w:ascii="Arial" w:hAnsi="Arial" w:cs="Arial" w:hint="eastAsia"/>
                <w:sz w:val="21"/>
                <w:szCs w:val="21"/>
                <w:lang w:eastAsia="zh-CN"/>
              </w:rPr>
              <w:t>High Level</w:t>
            </w:r>
          </w:p>
        </w:tc>
        <w:tc>
          <w:tcPr>
            <w:tcW w:w="458" w:type="pct"/>
            <w:tcBorders>
              <w:top w:val="single" w:sz="4" w:space="0" w:color="auto"/>
              <w:left w:val="single" w:sz="4" w:space="0" w:color="auto"/>
              <w:bottom w:val="single" w:sz="4" w:space="0" w:color="auto"/>
              <w:right w:val="single" w:sz="4" w:space="0" w:color="auto"/>
            </w:tcBorders>
            <w:shd w:val="clear" w:color="auto" w:fill="auto"/>
            <w:vAlign w:val="center"/>
          </w:tcPr>
          <w:p w:rsidR="003C486E" w:rsidRPr="008B78BF" w:rsidRDefault="003C486E" w:rsidP="00D33597">
            <w:pPr>
              <w:jc w:val="both"/>
              <w:rPr>
                <w:rFonts w:ascii="Arial" w:hAnsi="Arial" w:cs="Arial"/>
                <w:sz w:val="18"/>
                <w:szCs w:val="18"/>
                <w:lang w:eastAsia="zh-CN"/>
              </w:rPr>
            </w:pPr>
            <w:r w:rsidRPr="008B78BF">
              <w:rPr>
                <w:rFonts w:ascii="Arial" w:hAnsi="Arial" w:cs="Arial" w:hint="eastAsia"/>
                <w:sz w:val="18"/>
                <w:szCs w:val="18"/>
                <w:lang w:eastAsia="zh-CN"/>
              </w:rPr>
              <w:t>&gt;9V</w:t>
            </w:r>
          </w:p>
        </w:tc>
        <w:tc>
          <w:tcPr>
            <w:tcW w:w="638" w:type="pct"/>
            <w:vMerge/>
            <w:tcBorders>
              <w:left w:val="single" w:sz="4" w:space="0" w:color="auto"/>
              <w:bottom w:val="single" w:sz="4" w:space="0" w:color="auto"/>
              <w:right w:val="single" w:sz="4" w:space="0" w:color="auto"/>
            </w:tcBorders>
            <w:shd w:val="clear" w:color="auto" w:fill="auto"/>
            <w:vAlign w:val="center"/>
          </w:tcPr>
          <w:p w:rsidR="003C486E" w:rsidRPr="008155E6" w:rsidRDefault="003C486E" w:rsidP="00D33597">
            <w:pPr>
              <w:rPr>
                <w:rFonts w:ascii="Arial" w:hAnsi="Arial" w:cs="Arial"/>
                <w:sz w:val="18"/>
                <w:szCs w:val="18"/>
                <w:highlight w:val="red"/>
                <w:lang w:eastAsia="zh-CN"/>
              </w:rPr>
            </w:pPr>
          </w:p>
        </w:tc>
        <w:tc>
          <w:tcPr>
            <w:tcW w:w="823" w:type="pct"/>
            <w:vMerge/>
            <w:tcBorders>
              <w:left w:val="single" w:sz="4" w:space="0" w:color="auto"/>
              <w:bottom w:val="single" w:sz="4" w:space="0" w:color="auto"/>
              <w:right w:val="single" w:sz="4" w:space="0" w:color="auto"/>
            </w:tcBorders>
            <w:shd w:val="clear" w:color="auto" w:fill="auto"/>
          </w:tcPr>
          <w:p w:rsidR="003C486E" w:rsidRPr="008155E6" w:rsidRDefault="003C486E" w:rsidP="00D33597">
            <w:pPr>
              <w:rPr>
                <w:rFonts w:ascii="Arial" w:hAnsi="Arial" w:cs="Arial"/>
                <w:sz w:val="21"/>
                <w:szCs w:val="21"/>
                <w:highlight w:val="red"/>
                <w:lang w:eastAsia="zh-CN"/>
              </w:rPr>
            </w:pPr>
          </w:p>
        </w:tc>
        <w:tc>
          <w:tcPr>
            <w:tcW w:w="946" w:type="pct"/>
            <w:vMerge/>
            <w:tcBorders>
              <w:left w:val="single" w:sz="4" w:space="0" w:color="auto"/>
              <w:bottom w:val="single" w:sz="4" w:space="0" w:color="auto"/>
              <w:right w:val="single" w:sz="4" w:space="0" w:color="auto"/>
            </w:tcBorders>
          </w:tcPr>
          <w:p w:rsidR="003C486E" w:rsidRPr="008155E6" w:rsidRDefault="003C486E" w:rsidP="00D33597">
            <w:pPr>
              <w:rPr>
                <w:rFonts w:ascii="Arial" w:hAnsi="Arial" w:cs="Arial"/>
                <w:sz w:val="21"/>
                <w:szCs w:val="21"/>
                <w:highlight w:val="red"/>
                <w:lang w:eastAsia="zh-CN"/>
              </w:rPr>
            </w:pPr>
          </w:p>
        </w:tc>
      </w:tr>
    </w:tbl>
    <w:p w:rsidR="003C486E" w:rsidRPr="0044486C" w:rsidRDefault="003C486E" w:rsidP="003C486E">
      <w:pPr>
        <w:rPr>
          <w:rFonts w:ascii="Arial" w:eastAsia="Arial Unicode MS" w:hAnsi="Arial" w:cs="Arial" w:hint="eastAsia"/>
          <w:color w:val="0000FF"/>
          <w:sz w:val="21"/>
          <w:szCs w:val="21"/>
          <w:lang w:val="en-GB" w:eastAsia="zh-CN"/>
        </w:rPr>
      </w:pPr>
    </w:p>
    <w:tbl>
      <w:tblPr>
        <w:tblW w:w="462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461"/>
        <w:gridCol w:w="2268"/>
        <w:gridCol w:w="1412"/>
        <w:gridCol w:w="1557"/>
        <w:gridCol w:w="1560"/>
        <w:gridCol w:w="1700"/>
      </w:tblGrid>
      <w:tr w:rsidR="003C486E" w:rsidRPr="0044486C" w:rsidTr="00D33597">
        <w:trPr>
          <w:cantSplit/>
          <w:trHeight w:val="241"/>
          <w:tblHeader/>
        </w:trPr>
        <w:tc>
          <w:tcPr>
            <w:tcW w:w="257" w:type="pct"/>
            <w:tcBorders>
              <w:top w:val="single" w:sz="4" w:space="0" w:color="auto"/>
            </w:tcBorders>
            <w:shd w:val="clear" w:color="auto" w:fill="E6E6E6"/>
            <w:vAlign w:val="center"/>
          </w:tcPr>
          <w:p w:rsidR="003C486E" w:rsidRPr="0044486C" w:rsidRDefault="003C486E" w:rsidP="00D33597">
            <w:pPr>
              <w:jc w:val="center"/>
              <w:rPr>
                <w:rFonts w:ascii="Arial" w:hAnsi="Arial" w:cs="Arial"/>
                <w:b/>
                <w:sz w:val="21"/>
                <w:szCs w:val="21"/>
                <w:lang w:eastAsia="zh-CN"/>
              </w:rPr>
            </w:pPr>
            <w:r w:rsidRPr="0044486C">
              <w:rPr>
                <w:rFonts w:ascii="Arial" w:hAnsi="Arial" w:cs="Arial" w:hint="eastAsia"/>
                <w:b/>
                <w:sz w:val="21"/>
                <w:szCs w:val="21"/>
                <w:lang w:eastAsia="zh-CN"/>
              </w:rPr>
              <w:t>No</w:t>
            </w:r>
          </w:p>
        </w:tc>
        <w:tc>
          <w:tcPr>
            <w:tcW w:w="1266" w:type="pct"/>
            <w:tcBorders>
              <w:top w:val="single" w:sz="4" w:space="0" w:color="auto"/>
            </w:tcBorders>
            <w:shd w:val="clear" w:color="auto" w:fill="E6E6E6"/>
            <w:vAlign w:val="center"/>
          </w:tcPr>
          <w:p w:rsidR="003C486E" w:rsidRPr="0044486C" w:rsidRDefault="003C486E" w:rsidP="00D33597">
            <w:pPr>
              <w:rPr>
                <w:rFonts w:ascii="Arial" w:hAnsi="Arial" w:cs="Arial"/>
                <w:b/>
                <w:sz w:val="21"/>
                <w:szCs w:val="21"/>
                <w:lang w:eastAsia="zh-CN"/>
              </w:rPr>
            </w:pPr>
            <w:r w:rsidRPr="0044486C">
              <w:rPr>
                <w:rFonts w:ascii="Arial" w:hAnsi="Arial" w:cs="Arial"/>
                <w:b/>
                <w:sz w:val="21"/>
                <w:szCs w:val="21"/>
                <w:lang w:eastAsia="zh-CN"/>
              </w:rPr>
              <w:t>Description</w:t>
            </w:r>
          </w:p>
        </w:tc>
        <w:tc>
          <w:tcPr>
            <w:tcW w:w="788" w:type="pct"/>
            <w:tcBorders>
              <w:top w:val="single" w:sz="4" w:space="0" w:color="auto"/>
            </w:tcBorders>
            <w:shd w:val="clear" w:color="auto" w:fill="E6E6E6"/>
          </w:tcPr>
          <w:p w:rsidR="003C486E" w:rsidRPr="0044486C" w:rsidRDefault="003C486E" w:rsidP="00D33597">
            <w:pPr>
              <w:jc w:val="center"/>
              <w:rPr>
                <w:rFonts w:ascii="Arial" w:hAnsi="Arial" w:cs="Arial"/>
                <w:b/>
                <w:sz w:val="21"/>
                <w:szCs w:val="21"/>
                <w:lang w:eastAsia="zh-CN"/>
              </w:rPr>
            </w:pPr>
            <w:r w:rsidRPr="0044486C">
              <w:rPr>
                <w:rFonts w:ascii="Arial" w:hAnsi="Arial" w:cs="Arial"/>
                <w:b/>
                <w:sz w:val="21"/>
                <w:szCs w:val="21"/>
                <w:lang w:eastAsia="zh-CN"/>
              </w:rPr>
              <w:t>S</w:t>
            </w:r>
            <w:r w:rsidRPr="0044486C">
              <w:rPr>
                <w:rFonts w:ascii="Arial" w:hAnsi="Arial" w:cs="Arial" w:hint="eastAsia"/>
                <w:b/>
                <w:sz w:val="21"/>
                <w:szCs w:val="21"/>
                <w:lang w:eastAsia="zh-CN"/>
              </w:rPr>
              <w:t>tate1</w:t>
            </w:r>
          </w:p>
        </w:tc>
        <w:tc>
          <w:tcPr>
            <w:tcW w:w="869" w:type="pct"/>
            <w:tcBorders>
              <w:top w:val="single" w:sz="4" w:space="0" w:color="auto"/>
            </w:tcBorders>
            <w:shd w:val="clear" w:color="auto" w:fill="E6E6E6"/>
          </w:tcPr>
          <w:p w:rsidR="003C486E" w:rsidRPr="0044486C" w:rsidRDefault="003C486E" w:rsidP="00D33597">
            <w:pPr>
              <w:jc w:val="center"/>
              <w:rPr>
                <w:rFonts w:ascii="Arial" w:hAnsi="Arial" w:cs="Arial"/>
                <w:b/>
                <w:sz w:val="21"/>
                <w:szCs w:val="21"/>
                <w:lang w:eastAsia="zh-CN"/>
              </w:rPr>
            </w:pPr>
            <w:r w:rsidRPr="0044486C">
              <w:rPr>
                <w:rFonts w:ascii="Arial" w:hAnsi="Arial" w:cs="Arial"/>
                <w:b/>
                <w:sz w:val="21"/>
                <w:szCs w:val="21"/>
                <w:lang w:eastAsia="zh-CN"/>
              </w:rPr>
              <w:t>S</w:t>
            </w:r>
            <w:r w:rsidRPr="0044486C">
              <w:rPr>
                <w:rFonts w:ascii="Arial" w:hAnsi="Arial" w:cs="Arial" w:hint="eastAsia"/>
                <w:b/>
                <w:sz w:val="21"/>
                <w:szCs w:val="21"/>
                <w:lang w:eastAsia="zh-CN"/>
              </w:rPr>
              <w:t>tate2</w:t>
            </w:r>
          </w:p>
        </w:tc>
        <w:tc>
          <w:tcPr>
            <w:tcW w:w="871" w:type="pct"/>
            <w:tcBorders>
              <w:top w:val="single" w:sz="4" w:space="0" w:color="auto"/>
            </w:tcBorders>
            <w:shd w:val="clear" w:color="auto" w:fill="E6E6E6"/>
          </w:tcPr>
          <w:p w:rsidR="003C486E" w:rsidRPr="0044486C" w:rsidRDefault="003C486E" w:rsidP="00D33597">
            <w:pPr>
              <w:jc w:val="center"/>
              <w:rPr>
                <w:rFonts w:ascii="Arial" w:hAnsi="Arial" w:cs="Arial"/>
                <w:b/>
                <w:sz w:val="21"/>
                <w:szCs w:val="21"/>
                <w:lang w:eastAsia="zh-CN"/>
              </w:rPr>
            </w:pPr>
            <w:r w:rsidRPr="0044486C">
              <w:rPr>
                <w:rFonts w:ascii="Arial" w:hAnsi="Arial" w:cs="Arial"/>
                <w:b/>
                <w:sz w:val="21"/>
                <w:szCs w:val="21"/>
                <w:lang w:eastAsia="zh-CN"/>
              </w:rPr>
              <w:t>S</w:t>
            </w:r>
            <w:r w:rsidRPr="0044486C">
              <w:rPr>
                <w:rFonts w:ascii="Arial" w:hAnsi="Arial" w:cs="Arial" w:hint="eastAsia"/>
                <w:b/>
                <w:sz w:val="21"/>
                <w:szCs w:val="21"/>
                <w:lang w:eastAsia="zh-CN"/>
              </w:rPr>
              <w:t>tate3</w:t>
            </w:r>
          </w:p>
        </w:tc>
        <w:tc>
          <w:tcPr>
            <w:tcW w:w="949" w:type="pct"/>
            <w:tcBorders>
              <w:top w:val="single" w:sz="4" w:space="0" w:color="auto"/>
            </w:tcBorders>
            <w:shd w:val="clear" w:color="auto" w:fill="E6E6E6"/>
          </w:tcPr>
          <w:p w:rsidR="003C486E" w:rsidRPr="0044486C" w:rsidRDefault="003C486E" w:rsidP="00D33597">
            <w:pPr>
              <w:jc w:val="center"/>
              <w:rPr>
                <w:rFonts w:ascii="Arial" w:hAnsi="Arial" w:cs="Arial"/>
                <w:b/>
                <w:sz w:val="21"/>
                <w:szCs w:val="21"/>
                <w:lang w:eastAsia="zh-CN"/>
              </w:rPr>
            </w:pPr>
            <w:r w:rsidRPr="0044486C">
              <w:rPr>
                <w:rFonts w:ascii="Arial" w:hAnsi="Arial" w:cs="Arial"/>
                <w:b/>
                <w:sz w:val="21"/>
                <w:szCs w:val="21"/>
                <w:lang w:eastAsia="zh-CN"/>
              </w:rPr>
              <w:t>S</w:t>
            </w:r>
            <w:r w:rsidRPr="0044486C">
              <w:rPr>
                <w:rFonts w:ascii="Arial" w:hAnsi="Arial" w:cs="Arial" w:hint="eastAsia"/>
                <w:b/>
                <w:sz w:val="21"/>
                <w:szCs w:val="21"/>
                <w:lang w:eastAsia="zh-CN"/>
              </w:rPr>
              <w:t>tate4</w:t>
            </w:r>
          </w:p>
        </w:tc>
      </w:tr>
      <w:tr w:rsidR="00026F9D" w:rsidRPr="0044486C" w:rsidTr="00D33597">
        <w:trPr>
          <w:cantSplit/>
          <w:trHeight w:val="230"/>
        </w:trPr>
        <w:tc>
          <w:tcPr>
            <w:tcW w:w="257" w:type="pct"/>
            <w:tcBorders>
              <w:top w:val="single" w:sz="4" w:space="0" w:color="auto"/>
            </w:tcBorders>
          </w:tcPr>
          <w:p w:rsidR="00026F9D" w:rsidRPr="0044486C" w:rsidRDefault="00026F9D" w:rsidP="00D33597">
            <w:pPr>
              <w:rPr>
                <w:rFonts w:hint="eastAsia"/>
                <w:lang w:eastAsia="zh-CN"/>
              </w:rPr>
            </w:pPr>
            <w:r w:rsidRPr="0044486C">
              <w:rPr>
                <w:rFonts w:hint="eastAsia"/>
                <w:lang w:eastAsia="zh-CN"/>
              </w:rPr>
              <w:t>1</w:t>
            </w:r>
          </w:p>
        </w:tc>
        <w:tc>
          <w:tcPr>
            <w:tcW w:w="1266" w:type="pct"/>
            <w:tcBorders>
              <w:top w:val="single" w:sz="4" w:space="0" w:color="auto"/>
            </w:tcBorders>
            <w:vAlign w:val="center"/>
          </w:tcPr>
          <w:p w:rsidR="00026F9D" w:rsidRPr="00026F9D" w:rsidRDefault="00026F9D" w:rsidP="00026F9D">
            <w:pPr>
              <w:rPr>
                <w:rFonts w:ascii="Calibri" w:hAnsi="Calibri" w:cs="宋体"/>
                <w:b/>
                <w:color w:val="000000"/>
                <w:sz w:val="22"/>
                <w:szCs w:val="22"/>
              </w:rPr>
            </w:pPr>
            <w:r w:rsidRPr="00026F9D">
              <w:rPr>
                <w:b/>
                <w:color w:val="000000"/>
                <w:sz w:val="22"/>
                <w:szCs w:val="22"/>
              </w:rPr>
              <w:t>Driver Seatbelt</w:t>
            </w:r>
          </w:p>
        </w:tc>
        <w:tc>
          <w:tcPr>
            <w:tcW w:w="788" w:type="pct"/>
            <w:tcBorders>
              <w:top w:val="single" w:sz="4" w:space="0" w:color="auto"/>
            </w:tcBorders>
          </w:tcPr>
          <w:p w:rsidR="00026F9D" w:rsidRPr="0044486C" w:rsidRDefault="00026F9D" w:rsidP="00D33597">
            <w:pPr>
              <w:rPr>
                <w:rFonts w:ascii="Arial" w:hAnsi="Arial" w:cs="Arial"/>
                <w:sz w:val="21"/>
                <w:szCs w:val="21"/>
                <w:lang w:eastAsia="zh-CN"/>
              </w:rPr>
            </w:pPr>
            <w:r w:rsidRPr="0044486C">
              <w:rPr>
                <w:rFonts w:ascii="Arial" w:hAnsi="Arial" w:cs="Arial" w:hint="eastAsia"/>
                <w:sz w:val="21"/>
                <w:szCs w:val="21"/>
                <w:lang w:eastAsia="zh-CN"/>
              </w:rPr>
              <w:t>H</w:t>
            </w:r>
          </w:p>
        </w:tc>
        <w:tc>
          <w:tcPr>
            <w:tcW w:w="869" w:type="pct"/>
            <w:tcBorders>
              <w:top w:val="single" w:sz="4" w:space="0" w:color="auto"/>
            </w:tcBorders>
          </w:tcPr>
          <w:p w:rsidR="00026F9D" w:rsidRPr="0044486C" w:rsidRDefault="00026F9D" w:rsidP="00D33597">
            <w:pPr>
              <w:rPr>
                <w:rFonts w:ascii="Arial" w:hAnsi="Arial" w:cs="Arial"/>
                <w:sz w:val="21"/>
                <w:szCs w:val="21"/>
                <w:lang w:eastAsia="zh-CN"/>
              </w:rPr>
            </w:pPr>
            <w:r w:rsidRPr="0044486C">
              <w:rPr>
                <w:rFonts w:ascii="Arial" w:hAnsi="Arial" w:cs="Arial" w:hint="eastAsia"/>
                <w:sz w:val="21"/>
                <w:szCs w:val="21"/>
                <w:lang w:eastAsia="zh-CN"/>
              </w:rPr>
              <w:t>L</w:t>
            </w:r>
          </w:p>
        </w:tc>
        <w:tc>
          <w:tcPr>
            <w:tcW w:w="871" w:type="pct"/>
            <w:tcBorders>
              <w:top w:val="single" w:sz="4" w:space="0" w:color="auto"/>
            </w:tcBorders>
          </w:tcPr>
          <w:p w:rsidR="00026F9D" w:rsidRPr="0044486C" w:rsidRDefault="00026F9D" w:rsidP="00D33597">
            <w:pPr>
              <w:rPr>
                <w:rFonts w:ascii="Arial" w:hAnsi="Arial" w:cs="Arial"/>
                <w:sz w:val="21"/>
                <w:szCs w:val="21"/>
                <w:lang w:eastAsia="zh-CN"/>
              </w:rPr>
            </w:pPr>
            <w:r w:rsidRPr="0044486C">
              <w:rPr>
                <w:rFonts w:ascii="Arial" w:hAnsi="Arial" w:cs="Arial" w:hint="eastAsia"/>
                <w:sz w:val="21"/>
                <w:szCs w:val="21"/>
                <w:lang w:eastAsia="zh-CN"/>
              </w:rPr>
              <w:t>H</w:t>
            </w:r>
          </w:p>
        </w:tc>
        <w:tc>
          <w:tcPr>
            <w:tcW w:w="949" w:type="pct"/>
            <w:tcBorders>
              <w:top w:val="single" w:sz="4" w:space="0" w:color="auto"/>
            </w:tcBorders>
          </w:tcPr>
          <w:p w:rsidR="00026F9D" w:rsidRPr="0044486C" w:rsidRDefault="00026F9D" w:rsidP="00D33597">
            <w:pPr>
              <w:rPr>
                <w:rFonts w:ascii="Arial" w:hAnsi="Arial" w:cs="Arial"/>
                <w:sz w:val="21"/>
                <w:szCs w:val="21"/>
                <w:lang w:eastAsia="zh-CN"/>
              </w:rPr>
            </w:pPr>
            <w:r w:rsidRPr="0044486C">
              <w:rPr>
                <w:rFonts w:ascii="Arial" w:hAnsi="Arial" w:cs="Arial" w:hint="eastAsia"/>
                <w:sz w:val="21"/>
                <w:szCs w:val="21"/>
                <w:lang w:eastAsia="zh-CN"/>
              </w:rPr>
              <w:t>L</w:t>
            </w:r>
          </w:p>
        </w:tc>
      </w:tr>
      <w:tr w:rsidR="00026F9D" w:rsidRPr="0044486C" w:rsidTr="00D33597">
        <w:trPr>
          <w:cantSplit/>
          <w:trHeight w:val="230"/>
        </w:trPr>
        <w:tc>
          <w:tcPr>
            <w:tcW w:w="257" w:type="pct"/>
            <w:tcBorders>
              <w:top w:val="single" w:sz="4" w:space="0" w:color="auto"/>
            </w:tcBorders>
          </w:tcPr>
          <w:p w:rsidR="00026F9D" w:rsidRPr="0044486C" w:rsidRDefault="00026F9D" w:rsidP="00D33597">
            <w:pPr>
              <w:rPr>
                <w:rFonts w:hint="eastAsia"/>
                <w:lang w:eastAsia="zh-CN"/>
              </w:rPr>
            </w:pPr>
            <w:r w:rsidRPr="0044486C">
              <w:rPr>
                <w:rFonts w:hint="eastAsia"/>
                <w:lang w:eastAsia="zh-CN"/>
              </w:rPr>
              <w:t>2</w:t>
            </w:r>
          </w:p>
        </w:tc>
        <w:tc>
          <w:tcPr>
            <w:tcW w:w="1266" w:type="pct"/>
            <w:tcBorders>
              <w:top w:val="single" w:sz="4" w:space="0" w:color="auto"/>
            </w:tcBorders>
            <w:vAlign w:val="center"/>
          </w:tcPr>
          <w:p w:rsidR="00026F9D" w:rsidRPr="00026F9D" w:rsidRDefault="00026F9D" w:rsidP="00026F9D">
            <w:pPr>
              <w:rPr>
                <w:rFonts w:ascii="Calibri" w:hAnsi="Calibri" w:cs="宋体"/>
                <w:b/>
                <w:color w:val="000000"/>
                <w:sz w:val="22"/>
                <w:szCs w:val="22"/>
              </w:rPr>
            </w:pPr>
            <w:r w:rsidRPr="00026F9D">
              <w:rPr>
                <w:b/>
                <w:color w:val="000000"/>
                <w:sz w:val="22"/>
                <w:szCs w:val="22"/>
              </w:rPr>
              <w:t>Park Brake</w:t>
            </w:r>
          </w:p>
        </w:tc>
        <w:tc>
          <w:tcPr>
            <w:tcW w:w="788" w:type="pct"/>
            <w:tcBorders>
              <w:top w:val="single" w:sz="4" w:space="0" w:color="auto"/>
            </w:tcBorders>
          </w:tcPr>
          <w:p w:rsidR="00026F9D" w:rsidRPr="0044486C" w:rsidRDefault="00026F9D" w:rsidP="00D33597">
            <w:pPr>
              <w:rPr>
                <w:rFonts w:ascii="Arial" w:hAnsi="Arial" w:cs="Arial"/>
                <w:sz w:val="21"/>
                <w:szCs w:val="21"/>
                <w:lang w:eastAsia="zh-CN"/>
              </w:rPr>
            </w:pPr>
            <w:r w:rsidRPr="0044486C">
              <w:rPr>
                <w:rFonts w:ascii="Arial" w:hAnsi="Arial" w:cs="Arial" w:hint="eastAsia"/>
                <w:sz w:val="21"/>
                <w:szCs w:val="21"/>
                <w:lang w:eastAsia="zh-CN"/>
              </w:rPr>
              <w:t>H</w:t>
            </w:r>
          </w:p>
        </w:tc>
        <w:tc>
          <w:tcPr>
            <w:tcW w:w="869" w:type="pct"/>
            <w:tcBorders>
              <w:top w:val="single" w:sz="4" w:space="0" w:color="auto"/>
            </w:tcBorders>
          </w:tcPr>
          <w:p w:rsidR="00026F9D" w:rsidRPr="0044486C" w:rsidRDefault="00026F9D" w:rsidP="00D33597">
            <w:pPr>
              <w:rPr>
                <w:rFonts w:ascii="Arial" w:hAnsi="Arial" w:cs="Arial"/>
                <w:sz w:val="21"/>
                <w:szCs w:val="21"/>
                <w:lang w:eastAsia="zh-CN"/>
              </w:rPr>
            </w:pPr>
            <w:r w:rsidRPr="0044486C">
              <w:rPr>
                <w:rFonts w:ascii="Arial" w:hAnsi="Arial" w:cs="Arial" w:hint="eastAsia"/>
                <w:sz w:val="21"/>
                <w:szCs w:val="21"/>
                <w:lang w:eastAsia="zh-CN"/>
              </w:rPr>
              <w:t>L</w:t>
            </w:r>
          </w:p>
        </w:tc>
        <w:tc>
          <w:tcPr>
            <w:tcW w:w="871" w:type="pct"/>
            <w:tcBorders>
              <w:top w:val="single" w:sz="4" w:space="0" w:color="auto"/>
            </w:tcBorders>
          </w:tcPr>
          <w:p w:rsidR="00026F9D" w:rsidRPr="0044486C" w:rsidRDefault="00026F9D" w:rsidP="00D33597">
            <w:pPr>
              <w:rPr>
                <w:rFonts w:ascii="Arial" w:hAnsi="Arial" w:cs="Arial"/>
                <w:sz w:val="21"/>
                <w:szCs w:val="21"/>
                <w:lang w:eastAsia="zh-CN"/>
              </w:rPr>
            </w:pPr>
            <w:r w:rsidRPr="0044486C">
              <w:rPr>
                <w:rFonts w:ascii="Arial" w:hAnsi="Arial" w:cs="Arial" w:hint="eastAsia"/>
                <w:sz w:val="21"/>
                <w:szCs w:val="21"/>
                <w:lang w:eastAsia="zh-CN"/>
              </w:rPr>
              <w:t>L</w:t>
            </w:r>
          </w:p>
        </w:tc>
        <w:tc>
          <w:tcPr>
            <w:tcW w:w="949" w:type="pct"/>
            <w:tcBorders>
              <w:top w:val="single" w:sz="4" w:space="0" w:color="auto"/>
            </w:tcBorders>
          </w:tcPr>
          <w:p w:rsidR="00026F9D" w:rsidRPr="0044486C" w:rsidRDefault="00026F9D" w:rsidP="00D33597">
            <w:pPr>
              <w:rPr>
                <w:rFonts w:ascii="Arial" w:hAnsi="Arial" w:cs="Arial"/>
                <w:sz w:val="21"/>
                <w:szCs w:val="21"/>
                <w:lang w:eastAsia="zh-CN"/>
              </w:rPr>
            </w:pPr>
            <w:r w:rsidRPr="0044486C">
              <w:rPr>
                <w:rFonts w:ascii="Arial" w:hAnsi="Arial" w:cs="Arial" w:hint="eastAsia"/>
                <w:sz w:val="21"/>
                <w:szCs w:val="21"/>
                <w:lang w:eastAsia="zh-CN"/>
              </w:rPr>
              <w:t>H</w:t>
            </w:r>
          </w:p>
        </w:tc>
      </w:tr>
      <w:tr w:rsidR="00026F9D" w:rsidRPr="0044486C" w:rsidTr="00D33597">
        <w:trPr>
          <w:cantSplit/>
          <w:trHeight w:val="230"/>
        </w:trPr>
        <w:tc>
          <w:tcPr>
            <w:tcW w:w="257" w:type="pct"/>
            <w:tcBorders>
              <w:top w:val="single" w:sz="4" w:space="0" w:color="auto"/>
            </w:tcBorders>
          </w:tcPr>
          <w:p w:rsidR="00026F9D" w:rsidRPr="0044486C" w:rsidRDefault="00026F9D" w:rsidP="00D33597">
            <w:pPr>
              <w:rPr>
                <w:rFonts w:hint="eastAsia"/>
                <w:lang w:eastAsia="zh-CN"/>
              </w:rPr>
            </w:pPr>
            <w:r w:rsidRPr="0044486C">
              <w:rPr>
                <w:rFonts w:hint="eastAsia"/>
                <w:lang w:eastAsia="zh-CN"/>
              </w:rPr>
              <w:t>3</w:t>
            </w:r>
          </w:p>
        </w:tc>
        <w:tc>
          <w:tcPr>
            <w:tcW w:w="1266" w:type="pct"/>
            <w:tcBorders>
              <w:top w:val="single" w:sz="4" w:space="0" w:color="auto"/>
            </w:tcBorders>
            <w:vAlign w:val="center"/>
          </w:tcPr>
          <w:p w:rsidR="00026F9D" w:rsidRPr="00026F9D" w:rsidRDefault="00026F9D" w:rsidP="00026F9D">
            <w:pPr>
              <w:rPr>
                <w:rFonts w:ascii="Calibri" w:hAnsi="Calibri" w:cs="宋体"/>
                <w:b/>
                <w:color w:val="000000"/>
                <w:sz w:val="22"/>
                <w:szCs w:val="22"/>
              </w:rPr>
            </w:pPr>
            <w:r w:rsidRPr="00026F9D">
              <w:rPr>
                <w:b/>
                <w:color w:val="000000"/>
                <w:sz w:val="22"/>
                <w:szCs w:val="22"/>
              </w:rPr>
              <w:t>Air Bag</w:t>
            </w:r>
          </w:p>
        </w:tc>
        <w:tc>
          <w:tcPr>
            <w:tcW w:w="788" w:type="pct"/>
            <w:tcBorders>
              <w:top w:val="single" w:sz="4" w:space="0" w:color="auto"/>
            </w:tcBorders>
          </w:tcPr>
          <w:p w:rsidR="00026F9D" w:rsidRPr="0044486C" w:rsidRDefault="00026F9D" w:rsidP="00D33597">
            <w:pPr>
              <w:rPr>
                <w:rFonts w:ascii="Arial" w:hAnsi="Arial" w:cs="Arial"/>
                <w:sz w:val="21"/>
                <w:szCs w:val="21"/>
                <w:lang w:eastAsia="zh-CN"/>
              </w:rPr>
            </w:pPr>
            <w:r w:rsidRPr="0044486C">
              <w:rPr>
                <w:rFonts w:ascii="Arial" w:hAnsi="Arial" w:cs="Arial" w:hint="eastAsia"/>
                <w:sz w:val="21"/>
                <w:szCs w:val="21"/>
                <w:lang w:eastAsia="zh-CN"/>
              </w:rPr>
              <w:t>H</w:t>
            </w:r>
          </w:p>
        </w:tc>
        <w:tc>
          <w:tcPr>
            <w:tcW w:w="869" w:type="pct"/>
            <w:tcBorders>
              <w:top w:val="single" w:sz="4" w:space="0" w:color="auto"/>
            </w:tcBorders>
          </w:tcPr>
          <w:p w:rsidR="00026F9D" w:rsidRPr="0044486C" w:rsidRDefault="00026F9D" w:rsidP="00D33597">
            <w:pPr>
              <w:rPr>
                <w:rFonts w:ascii="Arial" w:hAnsi="Arial" w:cs="Arial"/>
                <w:sz w:val="21"/>
                <w:szCs w:val="21"/>
                <w:lang w:eastAsia="zh-CN"/>
              </w:rPr>
            </w:pPr>
            <w:r w:rsidRPr="0044486C">
              <w:rPr>
                <w:rFonts w:ascii="Arial" w:hAnsi="Arial" w:cs="Arial" w:hint="eastAsia"/>
                <w:sz w:val="21"/>
                <w:szCs w:val="21"/>
                <w:lang w:eastAsia="zh-CN"/>
              </w:rPr>
              <w:t>L</w:t>
            </w:r>
          </w:p>
        </w:tc>
        <w:tc>
          <w:tcPr>
            <w:tcW w:w="871" w:type="pct"/>
            <w:tcBorders>
              <w:top w:val="single" w:sz="4" w:space="0" w:color="auto"/>
            </w:tcBorders>
          </w:tcPr>
          <w:p w:rsidR="00026F9D" w:rsidRPr="0044486C" w:rsidRDefault="00026F9D" w:rsidP="00D33597">
            <w:pPr>
              <w:rPr>
                <w:rFonts w:ascii="Arial" w:hAnsi="Arial" w:cs="Arial"/>
                <w:sz w:val="21"/>
                <w:szCs w:val="21"/>
                <w:lang w:eastAsia="zh-CN"/>
              </w:rPr>
            </w:pPr>
            <w:r w:rsidRPr="0044486C">
              <w:rPr>
                <w:rFonts w:ascii="Arial" w:hAnsi="Arial" w:cs="Arial" w:hint="eastAsia"/>
                <w:sz w:val="21"/>
                <w:szCs w:val="21"/>
                <w:lang w:eastAsia="zh-CN"/>
              </w:rPr>
              <w:t>H</w:t>
            </w:r>
          </w:p>
        </w:tc>
        <w:tc>
          <w:tcPr>
            <w:tcW w:w="949" w:type="pct"/>
            <w:tcBorders>
              <w:top w:val="single" w:sz="4" w:space="0" w:color="auto"/>
            </w:tcBorders>
          </w:tcPr>
          <w:p w:rsidR="00026F9D" w:rsidRPr="0044486C" w:rsidRDefault="00026F9D" w:rsidP="00D33597">
            <w:pPr>
              <w:rPr>
                <w:rFonts w:ascii="Arial" w:hAnsi="Arial" w:cs="Arial"/>
                <w:sz w:val="21"/>
                <w:szCs w:val="21"/>
                <w:lang w:eastAsia="zh-CN"/>
              </w:rPr>
            </w:pPr>
            <w:r w:rsidRPr="0044486C">
              <w:rPr>
                <w:rFonts w:ascii="Arial" w:hAnsi="Arial" w:cs="Arial" w:hint="eastAsia"/>
                <w:sz w:val="21"/>
                <w:szCs w:val="21"/>
                <w:lang w:eastAsia="zh-CN"/>
              </w:rPr>
              <w:t>L</w:t>
            </w:r>
          </w:p>
        </w:tc>
      </w:tr>
      <w:tr w:rsidR="00026F9D" w:rsidRPr="0044486C" w:rsidTr="00D33597">
        <w:trPr>
          <w:cantSplit/>
          <w:trHeight w:val="230"/>
        </w:trPr>
        <w:tc>
          <w:tcPr>
            <w:tcW w:w="257" w:type="pct"/>
            <w:tcBorders>
              <w:top w:val="single" w:sz="4" w:space="0" w:color="auto"/>
            </w:tcBorders>
          </w:tcPr>
          <w:p w:rsidR="00026F9D" w:rsidRPr="0044486C" w:rsidRDefault="00026F9D" w:rsidP="00D33597">
            <w:pPr>
              <w:rPr>
                <w:rFonts w:hint="eastAsia"/>
                <w:lang w:eastAsia="zh-CN"/>
              </w:rPr>
            </w:pPr>
            <w:r w:rsidRPr="0044486C">
              <w:rPr>
                <w:rFonts w:hint="eastAsia"/>
                <w:lang w:eastAsia="zh-CN"/>
              </w:rPr>
              <w:t>4</w:t>
            </w:r>
          </w:p>
        </w:tc>
        <w:tc>
          <w:tcPr>
            <w:tcW w:w="1266" w:type="pct"/>
            <w:tcBorders>
              <w:top w:val="single" w:sz="4" w:space="0" w:color="auto"/>
            </w:tcBorders>
            <w:vAlign w:val="center"/>
          </w:tcPr>
          <w:p w:rsidR="00026F9D" w:rsidRPr="00026F9D" w:rsidRDefault="00026F9D" w:rsidP="00026F9D">
            <w:pPr>
              <w:rPr>
                <w:rFonts w:ascii="Calibri" w:hAnsi="Calibri" w:cs="宋体"/>
                <w:b/>
                <w:color w:val="000000"/>
                <w:sz w:val="22"/>
                <w:szCs w:val="22"/>
              </w:rPr>
            </w:pPr>
            <w:r w:rsidRPr="00026F9D">
              <w:rPr>
                <w:b/>
                <w:color w:val="000000"/>
                <w:sz w:val="22"/>
                <w:szCs w:val="22"/>
              </w:rPr>
              <w:t>EPS</w:t>
            </w:r>
          </w:p>
        </w:tc>
        <w:tc>
          <w:tcPr>
            <w:tcW w:w="788" w:type="pct"/>
            <w:tcBorders>
              <w:top w:val="single" w:sz="4" w:space="0" w:color="auto"/>
            </w:tcBorders>
          </w:tcPr>
          <w:p w:rsidR="00026F9D" w:rsidRPr="0044486C" w:rsidRDefault="00026F9D" w:rsidP="00D33597">
            <w:pPr>
              <w:rPr>
                <w:rFonts w:ascii="Arial" w:hAnsi="Arial" w:cs="Arial"/>
                <w:sz w:val="21"/>
                <w:szCs w:val="21"/>
                <w:lang w:eastAsia="zh-CN"/>
              </w:rPr>
            </w:pPr>
            <w:r w:rsidRPr="0044486C">
              <w:rPr>
                <w:rFonts w:ascii="Arial" w:hAnsi="Arial" w:cs="Arial" w:hint="eastAsia"/>
                <w:sz w:val="21"/>
                <w:szCs w:val="21"/>
                <w:lang w:eastAsia="zh-CN"/>
              </w:rPr>
              <w:t>H</w:t>
            </w:r>
          </w:p>
        </w:tc>
        <w:tc>
          <w:tcPr>
            <w:tcW w:w="869" w:type="pct"/>
            <w:tcBorders>
              <w:top w:val="single" w:sz="4" w:space="0" w:color="auto"/>
            </w:tcBorders>
          </w:tcPr>
          <w:p w:rsidR="00026F9D" w:rsidRPr="0044486C" w:rsidRDefault="00026F9D" w:rsidP="00D33597">
            <w:pPr>
              <w:rPr>
                <w:rFonts w:ascii="Arial" w:hAnsi="Arial" w:cs="Arial"/>
                <w:sz w:val="21"/>
                <w:szCs w:val="21"/>
                <w:lang w:eastAsia="zh-CN"/>
              </w:rPr>
            </w:pPr>
            <w:r w:rsidRPr="0044486C">
              <w:rPr>
                <w:rFonts w:ascii="Arial" w:hAnsi="Arial" w:cs="Arial" w:hint="eastAsia"/>
                <w:sz w:val="21"/>
                <w:szCs w:val="21"/>
                <w:lang w:eastAsia="zh-CN"/>
              </w:rPr>
              <w:t>L</w:t>
            </w:r>
          </w:p>
        </w:tc>
        <w:tc>
          <w:tcPr>
            <w:tcW w:w="871" w:type="pct"/>
            <w:tcBorders>
              <w:top w:val="single" w:sz="4" w:space="0" w:color="auto"/>
            </w:tcBorders>
          </w:tcPr>
          <w:p w:rsidR="00026F9D" w:rsidRPr="0044486C" w:rsidRDefault="00026F9D" w:rsidP="00D33597">
            <w:pPr>
              <w:rPr>
                <w:rFonts w:ascii="Arial" w:hAnsi="Arial" w:cs="Arial"/>
                <w:sz w:val="21"/>
                <w:szCs w:val="21"/>
                <w:lang w:eastAsia="zh-CN"/>
              </w:rPr>
            </w:pPr>
            <w:r w:rsidRPr="0044486C">
              <w:rPr>
                <w:rFonts w:ascii="Arial" w:hAnsi="Arial" w:cs="Arial" w:hint="eastAsia"/>
                <w:sz w:val="21"/>
                <w:szCs w:val="21"/>
                <w:lang w:eastAsia="zh-CN"/>
              </w:rPr>
              <w:t>L</w:t>
            </w:r>
          </w:p>
        </w:tc>
        <w:tc>
          <w:tcPr>
            <w:tcW w:w="949" w:type="pct"/>
            <w:tcBorders>
              <w:top w:val="single" w:sz="4" w:space="0" w:color="auto"/>
            </w:tcBorders>
          </w:tcPr>
          <w:p w:rsidR="00026F9D" w:rsidRPr="0044486C" w:rsidRDefault="00026F9D" w:rsidP="00D33597">
            <w:pPr>
              <w:rPr>
                <w:rFonts w:ascii="Arial" w:hAnsi="Arial" w:cs="Arial"/>
                <w:sz w:val="21"/>
                <w:szCs w:val="21"/>
                <w:lang w:eastAsia="zh-CN"/>
              </w:rPr>
            </w:pPr>
            <w:r w:rsidRPr="0044486C">
              <w:rPr>
                <w:rFonts w:ascii="Arial" w:hAnsi="Arial" w:cs="Arial" w:hint="eastAsia"/>
                <w:sz w:val="21"/>
                <w:szCs w:val="21"/>
                <w:lang w:eastAsia="zh-CN"/>
              </w:rPr>
              <w:t>H</w:t>
            </w:r>
          </w:p>
        </w:tc>
      </w:tr>
      <w:tr w:rsidR="00026F9D" w:rsidRPr="0044486C" w:rsidTr="00D33597">
        <w:trPr>
          <w:cantSplit/>
          <w:trHeight w:val="230"/>
        </w:trPr>
        <w:tc>
          <w:tcPr>
            <w:tcW w:w="257" w:type="pct"/>
            <w:tcBorders>
              <w:top w:val="single" w:sz="4" w:space="0" w:color="auto"/>
            </w:tcBorders>
          </w:tcPr>
          <w:p w:rsidR="00026F9D" w:rsidRPr="0044486C" w:rsidRDefault="00026F9D" w:rsidP="00D33597">
            <w:pPr>
              <w:rPr>
                <w:rFonts w:hint="eastAsia"/>
                <w:lang w:eastAsia="zh-CN"/>
              </w:rPr>
            </w:pPr>
            <w:r w:rsidRPr="0044486C">
              <w:rPr>
                <w:rFonts w:hint="eastAsia"/>
                <w:lang w:eastAsia="zh-CN"/>
              </w:rPr>
              <w:t>5</w:t>
            </w:r>
          </w:p>
        </w:tc>
        <w:tc>
          <w:tcPr>
            <w:tcW w:w="1266" w:type="pct"/>
            <w:tcBorders>
              <w:top w:val="single" w:sz="4" w:space="0" w:color="auto"/>
            </w:tcBorders>
            <w:vAlign w:val="center"/>
          </w:tcPr>
          <w:p w:rsidR="00026F9D" w:rsidRPr="00026F9D" w:rsidRDefault="00026F9D" w:rsidP="00026F9D">
            <w:pPr>
              <w:rPr>
                <w:rFonts w:ascii="Calibri" w:hAnsi="Calibri" w:cs="宋体"/>
                <w:b/>
                <w:color w:val="000000"/>
                <w:sz w:val="22"/>
                <w:szCs w:val="22"/>
              </w:rPr>
            </w:pPr>
            <w:r w:rsidRPr="00026F9D">
              <w:rPr>
                <w:b/>
                <w:color w:val="000000"/>
                <w:sz w:val="22"/>
                <w:szCs w:val="22"/>
              </w:rPr>
              <w:t>Door Open</w:t>
            </w:r>
          </w:p>
        </w:tc>
        <w:tc>
          <w:tcPr>
            <w:tcW w:w="788" w:type="pct"/>
            <w:tcBorders>
              <w:top w:val="single" w:sz="4" w:space="0" w:color="auto"/>
            </w:tcBorders>
          </w:tcPr>
          <w:p w:rsidR="00026F9D" w:rsidRPr="0044486C" w:rsidRDefault="00026F9D" w:rsidP="00D33597">
            <w:pPr>
              <w:rPr>
                <w:rFonts w:ascii="Arial" w:hAnsi="Arial" w:cs="Arial"/>
                <w:sz w:val="21"/>
                <w:szCs w:val="21"/>
                <w:lang w:eastAsia="zh-CN"/>
              </w:rPr>
            </w:pPr>
            <w:r w:rsidRPr="0044486C">
              <w:rPr>
                <w:rFonts w:ascii="Arial" w:hAnsi="Arial" w:cs="Arial" w:hint="eastAsia"/>
                <w:sz w:val="21"/>
                <w:szCs w:val="21"/>
                <w:lang w:eastAsia="zh-CN"/>
              </w:rPr>
              <w:t>H</w:t>
            </w:r>
          </w:p>
        </w:tc>
        <w:tc>
          <w:tcPr>
            <w:tcW w:w="869" w:type="pct"/>
            <w:tcBorders>
              <w:top w:val="single" w:sz="4" w:space="0" w:color="auto"/>
            </w:tcBorders>
          </w:tcPr>
          <w:p w:rsidR="00026F9D" w:rsidRPr="0044486C" w:rsidRDefault="00026F9D" w:rsidP="00D33597">
            <w:pPr>
              <w:rPr>
                <w:rFonts w:ascii="Arial" w:hAnsi="Arial" w:cs="Arial"/>
                <w:sz w:val="21"/>
                <w:szCs w:val="21"/>
                <w:lang w:eastAsia="zh-CN"/>
              </w:rPr>
            </w:pPr>
            <w:r w:rsidRPr="0044486C">
              <w:rPr>
                <w:rFonts w:ascii="Arial" w:hAnsi="Arial" w:cs="Arial" w:hint="eastAsia"/>
                <w:sz w:val="21"/>
                <w:szCs w:val="21"/>
                <w:lang w:eastAsia="zh-CN"/>
              </w:rPr>
              <w:t>L</w:t>
            </w:r>
          </w:p>
        </w:tc>
        <w:tc>
          <w:tcPr>
            <w:tcW w:w="871" w:type="pct"/>
            <w:tcBorders>
              <w:top w:val="single" w:sz="4" w:space="0" w:color="auto"/>
            </w:tcBorders>
          </w:tcPr>
          <w:p w:rsidR="00026F9D" w:rsidRPr="0044486C" w:rsidRDefault="00026F9D" w:rsidP="00D33597">
            <w:pPr>
              <w:rPr>
                <w:rFonts w:ascii="Arial" w:hAnsi="Arial" w:cs="Arial"/>
                <w:sz w:val="21"/>
                <w:szCs w:val="21"/>
                <w:lang w:eastAsia="zh-CN"/>
              </w:rPr>
            </w:pPr>
            <w:r w:rsidRPr="0044486C">
              <w:rPr>
                <w:rFonts w:ascii="Arial" w:hAnsi="Arial" w:cs="Arial" w:hint="eastAsia"/>
                <w:sz w:val="21"/>
                <w:szCs w:val="21"/>
                <w:lang w:eastAsia="zh-CN"/>
              </w:rPr>
              <w:t>H</w:t>
            </w:r>
          </w:p>
        </w:tc>
        <w:tc>
          <w:tcPr>
            <w:tcW w:w="949" w:type="pct"/>
            <w:tcBorders>
              <w:top w:val="single" w:sz="4" w:space="0" w:color="auto"/>
            </w:tcBorders>
          </w:tcPr>
          <w:p w:rsidR="00026F9D" w:rsidRPr="0044486C" w:rsidRDefault="00026F9D" w:rsidP="00D33597">
            <w:pPr>
              <w:rPr>
                <w:rFonts w:ascii="Arial" w:hAnsi="Arial" w:cs="Arial"/>
                <w:sz w:val="21"/>
                <w:szCs w:val="21"/>
                <w:lang w:eastAsia="zh-CN"/>
              </w:rPr>
            </w:pPr>
            <w:r w:rsidRPr="0044486C">
              <w:rPr>
                <w:rFonts w:ascii="Arial" w:hAnsi="Arial" w:cs="Arial" w:hint="eastAsia"/>
                <w:sz w:val="21"/>
                <w:szCs w:val="21"/>
                <w:lang w:eastAsia="zh-CN"/>
              </w:rPr>
              <w:t>L</w:t>
            </w:r>
          </w:p>
        </w:tc>
      </w:tr>
      <w:tr w:rsidR="00026F9D" w:rsidRPr="0044486C" w:rsidTr="00D33597">
        <w:trPr>
          <w:cantSplit/>
          <w:trHeight w:val="230"/>
        </w:trPr>
        <w:tc>
          <w:tcPr>
            <w:tcW w:w="257" w:type="pct"/>
            <w:tcBorders>
              <w:top w:val="single" w:sz="4" w:space="0" w:color="auto"/>
            </w:tcBorders>
          </w:tcPr>
          <w:p w:rsidR="00026F9D" w:rsidRPr="0044486C" w:rsidRDefault="00026F9D" w:rsidP="00D33597">
            <w:pPr>
              <w:rPr>
                <w:rFonts w:hint="eastAsia"/>
                <w:lang w:eastAsia="zh-CN"/>
              </w:rPr>
            </w:pPr>
            <w:r w:rsidRPr="0044486C">
              <w:rPr>
                <w:rFonts w:hint="eastAsia"/>
                <w:lang w:eastAsia="zh-CN"/>
              </w:rPr>
              <w:t>6</w:t>
            </w:r>
          </w:p>
        </w:tc>
        <w:tc>
          <w:tcPr>
            <w:tcW w:w="1266" w:type="pct"/>
            <w:tcBorders>
              <w:top w:val="single" w:sz="4" w:space="0" w:color="auto"/>
            </w:tcBorders>
            <w:vAlign w:val="center"/>
          </w:tcPr>
          <w:p w:rsidR="00026F9D" w:rsidRPr="00026F9D" w:rsidRDefault="00026F9D" w:rsidP="00026F9D">
            <w:pPr>
              <w:rPr>
                <w:rFonts w:ascii="Calibri" w:hAnsi="Calibri" w:cs="宋体"/>
                <w:b/>
                <w:color w:val="000000"/>
                <w:sz w:val="22"/>
                <w:szCs w:val="22"/>
              </w:rPr>
            </w:pPr>
            <w:r w:rsidRPr="00026F9D">
              <w:rPr>
                <w:b/>
                <w:color w:val="000000"/>
                <w:sz w:val="22"/>
                <w:szCs w:val="22"/>
              </w:rPr>
              <w:t>Rear Fog</w:t>
            </w:r>
          </w:p>
        </w:tc>
        <w:tc>
          <w:tcPr>
            <w:tcW w:w="788" w:type="pct"/>
            <w:tcBorders>
              <w:top w:val="single" w:sz="4" w:space="0" w:color="auto"/>
            </w:tcBorders>
          </w:tcPr>
          <w:p w:rsidR="00026F9D" w:rsidRPr="0044486C" w:rsidRDefault="00026F9D" w:rsidP="00D33597">
            <w:pPr>
              <w:rPr>
                <w:rFonts w:ascii="Arial" w:hAnsi="Arial" w:cs="Arial"/>
                <w:sz w:val="21"/>
                <w:szCs w:val="21"/>
                <w:lang w:eastAsia="zh-CN"/>
              </w:rPr>
            </w:pPr>
            <w:r w:rsidRPr="0044486C">
              <w:rPr>
                <w:rFonts w:ascii="Arial" w:hAnsi="Arial" w:cs="Arial" w:hint="eastAsia"/>
                <w:sz w:val="21"/>
                <w:szCs w:val="21"/>
                <w:lang w:eastAsia="zh-CN"/>
              </w:rPr>
              <w:t>H</w:t>
            </w:r>
          </w:p>
        </w:tc>
        <w:tc>
          <w:tcPr>
            <w:tcW w:w="869" w:type="pct"/>
            <w:tcBorders>
              <w:top w:val="single" w:sz="4" w:space="0" w:color="auto"/>
            </w:tcBorders>
          </w:tcPr>
          <w:p w:rsidR="00026F9D" w:rsidRPr="0044486C" w:rsidRDefault="00026F9D" w:rsidP="00D33597">
            <w:pPr>
              <w:rPr>
                <w:rFonts w:ascii="Arial" w:hAnsi="Arial" w:cs="Arial"/>
                <w:sz w:val="21"/>
                <w:szCs w:val="21"/>
                <w:lang w:eastAsia="zh-CN"/>
              </w:rPr>
            </w:pPr>
            <w:r w:rsidRPr="0044486C">
              <w:rPr>
                <w:rFonts w:ascii="Arial" w:hAnsi="Arial" w:cs="Arial" w:hint="eastAsia"/>
                <w:sz w:val="21"/>
                <w:szCs w:val="21"/>
                <w:lang w:eastAsia="zh-CN"/>
              </w:rPr>
              <w:t>L</w:t>
            </w:r>
          </w:p>
        </w:tc>
        <w:tc>
          <w:tcPr>
            <w:tcW w:w="871" w:type="pct"/>
            <w:tcBorders>
              <w:top w:val="single" w:sz="4" w:space="0" w:color="auto"/>
            </w:tcBorders>
          </w:tcPr>
          <w:p w:rsidR="00026F9D" w:rsidRPr="0044486C" w:rsidRDefault="00026F9D" w:rsidP="00D33597">
            <w:pPr>
              <w:rPr>
                <w:rFonts w:ascii="Arial" w:hAnsi="Arial" w:cs="Arial"/>
                <w:sz w:val="21"/>
                <w:szCs w:val="21"/>
                <w:lang w:eastAsia="zh-CN"/>
              </w:rPr>
            </w:pPr>
            <w:r w:rsidRPr="0044486C">
              <w:rPr>
                <w:rFonts w:ascii="Arial" w:hAnsi="Arial" w:cs="Arial" w:hint="eastAsia"/>
                <w:sz w:val="21"/>
                <w:szCs w:val="21"/>
                <w:lang w:eastAsia="zh-CN"/>
              </w:rPr>
              <w:t>L</w:t>
            </w:r>
          </w:p>
        </w:tc>
        <w:tc>
          <w:tcPr>
            <w:tcW w:w="949" w:type="pct"/>
            <w:tcBorders>
              <w:top w:val="single" w:sz="4" w:space="0" w:color="auto"/>
            </w:tcBorders>
          </w:tcPr>
          <w:p w:rsidR="00026F9D" w:rsidRPr="0044486C" w:rsidRDefault="00026F9D" w:rsidP="00D33597">
            <w:pPr>
              <w:rPr>
                <w:rFonts w:ascii="Arial" w:hAnsi="Arial" w:cs="Arial"/>
                <w:sz w:val="21"/>
                <w:szCs w:val="21"/>
                <w:lang w:eastAsia="zh-CN"/>
              </w:rPr>
            </w:pPr>
            <w:r w:rsidRPr="0044486C">
              <w:rPr>
                <w:rFonts w:ascii="Arial" w:hAnsi="Arial" w:cs="Arial" w:hint="eastAsia"/>
                <w:sz w:val="21"/>
                <w:szCs w:val="21"/>
                <w:lang w:eastAsia="zh-CN"/>
              </w:rPr>
              <w:t>H</w:t>
            </w:r>
          </w:p>
        </w:tc>
      </w:tr>
      <w:tr w:rsidR="00026F9D" w:rsidRPr="0044486C" w:rsidTr="00D33597">
        <w:trPr>
          <w:cantSplit/>
          <w:trHeight w:val="230"/>
        </w:trPr>
        <w:tc>
          <w:tcPr>
            <w:tcW w:w="257" w:type="pct"/>
            <w:tcBorders>
              <w:top w:val="single" w:sz="4" w:space="0" w:color="auto"/>
            </w:tcBorders>
          </w:tcPr>
          <w:p w:rsidR="00026F9D" w:rsidRPr="0044486C" w:rsidRDefault="00026F9D" w:rsidP="00D33597">
            <w:pPr>
              <w:rPr>
                <w:rFonts w:hint="eastAsia"/>
                <w:lang w:eastAsia="zh-CN"/>
              </w:rPr>
            </w:pPr>
            <w:r w:rsidRPr="0044486C">
              <w:rPr>
                <w:rFonts w:hint="eastAsia"/>
                <w:lang w:eastAsia="zh-CN"/>
              </w:rPr>
              <w:t>7</w:t>
            </w:r>
          </w:p>
        </w:tc>
        <w:tc>
          <w:tcPr>
            <w:tcW w:w="1266" w:type="pct"/>
            <w:tcBorders>
              <w:top w:val="single" w:sz="4" w:space="0" w:color="auto"/>
            </w:tcBorders>
            <w:vAlign w:val="center"/>
          </w:tcPr>
          <w:p w:rsidR="00026F9D" w:rsidRPr="00026F9D" w:rsidRDefault="00026F9D" w:rsidP="00026F9D">
            <w:pPr>
              <w:rPr>
                <w:rFonts w:ascii="Calibri" w:hAnsi="Calibri" w:cs="宋体"/>
                <w:b/>
                <w:color w:val="000000"/>
                <w:sz w:val="22"/>
                <w:szCs w:val="22"/>
              </w:rPr>
            </w:pPr>
            <w:r w:rsidRPr="00026F9D">
              <w:rPr>
                <w:b/>
                <w:color w:val="000000"/>
                <w:sz w:val="22"/>
                <w:szCs w:val="22"/>
              </w:rPr>
              <w:t>BMS wakeup</w:t>
            </w:r>
          </w:p>
        </w:tc>
        <w:tc>
          <w:tcPr>
            <w:tcW w:w="788" w:type="pct"/>
            <w:tcBorders>
              <w:top w:val="single" w:sz="4" w:space="0" w:color="auto"/>
            </w:tcBorders>
          </w:tcPr>
          <w:p w:rsidR="00026F9D" w:rsidRPr="0044486C" w:rsidRDefault="00026F9D" w:rsidP="00D33597">
            <w:pPr>
              <w:rPr>
                <w:rFonts w:ascii="Arial" w:hAnsi="Arial" w:cs="Arial"/>
                <w:sz w:val="21"/>
                <w:szCs w:val="21"/>
                <w:lang w:eastAsia="zh-CN"/>
              </w:rPr>
            </w:pPr>
            <w:r w:rsidRPr="0044486C">
              <w:rPr>
                <w:rFonts w:ascii="Arial" w:hAnsi="Arial" w:cs="Arial" w:hint="eastAsia"/>
                <w:sz w:val="21"/>
                <w:szCs w:val="21"/>
                <w:lang w:eastAsia="zh-CN"/>
              </w:rPr>
              <w:t>H</w:t>
            </w:r>
          </w:p>
        </w:tc>
        <w:tc>
          <w:tcPr>
            <w:tcW w:w="869" w:type="pct"/>
            <w:tcBorders>
              <w:top w:val="single" w:sz="4" w:space="0" w:color="auto"/>
            </w:tcBorders>
          </w:tcPr>
          <w:p w:rsidR="00026F9D" w:rsidRPr="0044486C" w:rsidRDefault="00026F9D" w:rsidP="00D33597">
            <w:pPr>
              <w:rPr>
                <w:rFonts w:ascii="Arial" w:hAnsi="Arial" w:cs="Arial"/>
                <w:sz w:val="21"/>
                <w:szCs w:val="21"/>
                <w:lang w:eastAsia="zh-CN"/>
              </w:rPr>
            </w:pPr>
            <w:r w:rsidRPr="0044486C">
              <w:rPr>
                <w:rFonts w:ascii="Arial" w:hAnsi="Arial" w:cs="Arial" w:hint="eastAsia"/>
                <w:sz w:val="21"/>
                <w:szCs w:val="21"/>
                <w:lang w:eastAsia="zh-CN"/>
              </w:rPr>
              <w:t>L</w:t>
            </w:r>
          </w:p>
        </w:tc>
        <w:tc>
          <w:tcPr>
            <w:tcW w:w="871" w:type="pct"/>
            <w:tcBorders>
              <w:top w:val="single" w:sz="4" w:space="0" w:color="auto"/>
            </w:tcBorders>
          </w:tcPr>
          <w:p w:rsidR="00026F9D" w:rsidRPr="0044486C" w:rsidRDefault="00026F9D" w:rsidP="00D33597">
            <w:pPr>
              <w:rPr>
                <w:rFonts w:ascii="Arial" w:hAnsi="Arial" w:cs="Arial"/>
                <w:sz w:val="21"/>
                <w:szCs w:val="21"/>
                <w:lang w:eastAsia="zh-CN"/>
              </w:rPr>
            </w:pPr>
            <w:r w:rsidRPr="0044486C">
              <w:rPr>
                <w:rFonts w:ascii="Arial" w:hAnsi="Arial" w:cs="Arial" w:hint="eastAsia"/>
                <w:sz w:val="21"/>
                <w:szCs w:val="21"/>
                <w:lang w:eastAsia="zh-CN"/>
              </w:rPr>
              <w:t>H</w:t>
            </w:r>
          </w:p>
        </w:tc>
        <w:tc>
          <w:tcPr>
            <w:tcW w:w="949" w:type="pct"/>
            <w:tcBorders>
              <w:top w:val="single" w:sz="4" w:space="0" w:color="auto"/>
            </w:tcBorders>
          </w:tcPr>
          <w:p w:rsidR="00026F9D" w:rsidRPr="0044486C" w:rsidRDefault="00026F9D" w:rsidP="00D33597">
            <w:pPr>
              <w:rPr>
                <w:rFonts w:ascii="Arial" w:hAnsi="Arial" w:cs="Arial"/>
                <w:sz w:val="21"/>
                <w:szCs w:val="21"/>
                <w:lang w:eastAsia="zh-CN"/>
              </w:rPr>
            </w:pPr>
            <w:r w:rsidRPr="0044486C">
              <w:rPr>
                <w:rFonts w:ascii="Arial" w:hAnsi="Arial" w:cs="Arial" w:hint="eastAsia"/>
                <w:sz w:val="21"/>
                <w:szCs w:val="21"/>
                <w:lang w:eastAsia="zh-CN"/>
              </w:rPr>
              <w:t>L</w:t>
            </w:r>
          </w:p>
        </w:tc>
      </w:tr>
      <w:tr w:rsidR="00026F9D" w:rsidRPr="0044486C" w:rsidTr="00D33597">
        <w:trPr>
          <w:cantSplit/>
          <w:trHeight w:val="230"/>
        </w:trPr>
        <w:tc>
          <w:tcPr>
            <w:tcW w:w="257" w:type="pct"/>
            <w:tcBorders>
              <w:top w:val="single" w:sz="4" w:space="0" w:color="auto"/>
            </w:tcBorders>
          </w:tcPr>
          <w:p w:rsidR="00026F9D" w:rsidRPr="0044486C" w:rsidRDefault="00026F9D" w:rsidP="00D33597">
            <w:pPr>
              <w:rPr>
                <w:rFonts w:hint="eastAsia"/>
                <w:lang w:eastAsia="zh-CN"/>
              </w:rPr>
            </w:pPr>
            <w:r w:rsidRPr="0044486C">
              <w:rPr>
                <w:rFonts w:hint="eastAsia"/>
                <w:lang w:eastAsia="zh-CN"/>
              </w:rPr>
              <w:t>8</w:t>
            </w:r>
          </w:p>
        </w:tc>
        <w:tc>
          <w:tcPr>
            <w:tcW w:w="1266" w:type="pct"/>
            <w:tcBorders>
              <w:top w:val="single" w:sz="4" w:space="0" w:color="auto"/>
            </w:tcBorders>
            <w:vAlign w:val="center"/>
          </w:tcPr>
          <w:p w:rsidR="00026F9D" w:rsidRPr="00026F9D" w:rsidRDefault="00026F9D" w:rsidP="00026F9D">
            <w:pPr>
              <w:rPr>
                <w:rFonts w:ascii="Calibri" w:hAnsi="Calibri" w:cs="宋体"/>
                <w:b/>
                <w:color w:val="000000"/>
                <w:sz w:val="22"/>
                <w:szCs w:val="22"/>
              </w:rPr>
            </w:pPr>
            <w:r w:rsidRPr="00026F9D">
              <w:rPr>
                <w:b/>
                <w:color w:val="000000"/>
                <w:sz w:val="22"/>
                <w:szCs w:val="22"/>
              </w:rPr>
              <w:t>Turn Left</w:t>
            </w:r>
          </w:p>
        </w:tc>
        <w:tc>
          <w:tcPr>
            <w:tcW w:w="788" w:type="pct"/>
            <w:tcBorders>
              <w:top w:val="single" w:sz="4" w:space="0" w:color="auto"/>
            </w:tcBorders>
          </w:tcPr>
          <w:p w:rsidR="00026F9D" w:rsidRPr="0044486C" w:rsidRDefault="00026F9D" w:rsidP="00D33597">
            <w:pPr>
              <w:rPr>
                <w:rFonts w:ascii="Arial" w:hAnsi="Arial" w:cs="Arial"/>
                <w:sz w:val="21"/>
                <w:szCs w:val="21"/>
                <w:lang w:eastAsia="zh-CN"/>
              </w:rPr>
            </w:pPr>
            <w:r w:rsidRPr="0044486C">
              <w:rPr>
                <w:rFonts w:ascii="Arial" w:hAnsi="Arial" w:cs="Arial" w:hint="eastAsia"/>
                <w:sz w:val="21"/>
                <w:szCs w:val="21"/>
                <w:lang w:eastAsia="zh-CN"/>
              </w:rPr>
              <w:t>H</w:t>
            </w:r>
          </w:p>
        </w:tc>
        <w:tc>
          <w:tcPr>
            <w:tcW w:w="869" w:type="pct"/>
            <w:tcBorders>
              <w:top w:val="single" w:sz="4" w:space="0" w:color="auto"/>
            </w:tcBorders>
          </w:tcPr>
          <w:p w:rsidR="00026F9D" w:rsidRPr="0044486C" w:rsidRDefault="00026F9D" w:rsidP="00D33597">
            <w:pPr>
              <w:rPr>
                <w:rFonts w:ascii="Arial" w:hAnsi="Arial" w:cs="Arial"/>
                <w:sz w:val="21"/>
                <w:szCs w:val="21"/>
                <w:lang w:eastAsia="zh-CN"/>
              </w:rPr>
            </w:pPr>
            <w:r w:rsidRPr="0044486C">
              <w:rPr>
                <w:rFonts w:ascii="Arial" w:hAnsi="Arial" w:cs="Arial" w:hint="eastAsia"/>
                <w:sz w:val="21"/>
                <w:szCs w:val="21"/>
                <w:lang w:eastAsia="zh-CN"/>
              </w:rPr>
              <w:t>L</w:t>
            </w:r>
          </w:p>
        </w:tc>
        <w:tc>
          <w:tcPr>
            <w:tcW w:w="871" w:type="pct"/>
            <w:tcBorders>
              <w:top w:val="single" w:sz="4" w:space="0" w:color="auto"/>
            </w:tcBorders>
          </w:tcPr>
          <w:p w:rsidR="00026F9D" w:rsidRPr="0044486C" w:rsidRDefault="00026F9D" w:rsidP="00D33597">
            <w:pPr>
              <w:rPr>
                <w:rFonts w:ascii="Arial" w:hAnsi="Arial" w:cs="Arial"/>
                <w:sz w:val="21"/>
                <w:szCs w:val="21"/>
                <w:lang w:eastAsia="zh-CN"/>
              </w:rPr>
            </w:pPr>
            <w:r w:rsidRPr="0044486C">
              <w:rPr>
                <w:rFonts w:ascii="Arial" w:hAnsi="Arial" w:cs="Arial" w:hint="eastAsia"/>
                <w:sz w:val="21"/>
                <w:szCs w:val="21"/>
                <w:lang w:eastAsia="zh-CN"/>
              </w:rPr>
              <w:t>L</w:t>
            </w:r>
          </w:p>
        </w:tc>
        <w:tc>
          <w:tcPr>
            <w:tcW w:w="949" w:type="pct"/>
            <w:tcBorders>
              <w:top w:val="single" w:sz="4" w:space="0" w:color="auto"/>
            </w:tcBorders>
          </w:tcPr>
          <w:p w:rsidR="00026F9D" w:rsidRPr="0044486C" w:rsidRDefault="00026F9D" w:rsidP="00D33597">
            <w:pPr>
              <w:rPr>
                <w:rFonts w:ascii="Arial" w:hAnsi="Arial" w:cs="Arial"/>
                <w:sz w:val="21"/>
                <w:szCs w:val="21"/>
                <w:lang w:eastAsia="zh-CN"/>
              </w:rPr>
            </w:pPr>
            <w:r w:rsidRPr="0044486C">
              <w:rPr>
                <w:rFonts w:ascii="Arial" w:hAnsi="Arial" w:cs="Arial" w:hint="eastAsia"/>
                <w:sz w:val="21"/>
                <w:szCs w:val="21"/>
                <w:lang w:eastAsia="zh-CN"/>
              </w:rPr>
              <w:t>H</w:t>
            </w:r>
          </w:p>
        </w:tc>
      </w:tr>
      <w:tr w:rsidR="00026F9D" w:rsidRPr="0044486C" w:rsidTr="00D33597">
        <w:trPr>
          <w:cantSplit/>
          <w:trHeight w:val="230"/>
        </w:trPr>
        <w:tc>
          <w:tcPr>
            <w:tcW w:w="257" w:type="pct"/>
            <w:vAlign w:val="center"/>
          </w:tcPr>
          <w:p w:rsidR="00026F9D" w:rsidRPr="0044486C" w:rsidRDefault="00026F9D" w:rsidP="00D33597">
            <w:pPr>
              <w:rPr>
                <w:lang w:eastAsia="zh-CN"/>
              </w:rPr>
            </w:pPr>
            <w:r w:rsidRPr="0044486C">
              <w:rPr>
                <w:rFonts w:hint="eastAsia"/>
                <w:lang w:eastAsia="zh-CN"/>
              </w:rPr>
              <w:t>9</w:t>
            </w:r>
          </w:p>
        </w:tc>
        <w:tc>
          <w:tcPr>
            <w:tcW w:w="1266" w:type="pct"/>
            <w:vAlign w:val="center"/>
          </w:tcPr>
          <w:p w:rsidR="00026F9D" w:rsidRPr="00026F9D" w:rsidRDefault="00026F9D" w:rsidP="00026F9D">
            <w:pPr>
              <w:rPr>
                <w:rFonts w:ascii="Calibri" w:hAnsi="Calibri" w:cs="宋体"/>
                <w:b/>
                <w:color w:val="000000"/>
                <w:sz w:val="22"/>
                <w:szCs w:val="22"/>
              </w:rPr>
            </w:pPr>
            <w:r w:rsidRPr="00026F9D">
              <w:rPr>
                <w:b/>
                <w:color w:val="000000"/>
                <w:sz w:val="22"/>
                <w:szCs w:val="22"/>
              </w:rPr>
              <w:t>Turn Right</w:t>
            </w:r>
          </w:p>
        </w:tc>
        <w:tc>
          <w:tcPr>
            <w:tcW w:w="788" w:type="pct"/>
          </w:tcPr>
          <w:p w:rsidR="00026F9D" w:rsidRPr="0044486C" w:rsidRDefault="00026F9D" w:rsidP="00D33597">
            <w:pPr>
              <w:rPr>
                <w:rFonts w:ascii="Arial" w:hAnsi="Arial" w:cs="Arial"/>
                <w:sz w:val="21"/>
                <w:szCs w:val="21"/>
                <w:lang w:eastAsia="zh-CN"/>
              </w:rPr>
            </w:pPr>
            <w:r w:rsidRPr="0044486C">
              <w:rPr>
                <w:rFonts w:ascii="Arial" w:hAnsi="Arial" w:cs="Arial" w:hint="eastAsia"/>
                <w:sz w:val="21"/>
                <w:szCs w:val="21"/>
                <w:lang w:eastAsia="zh-CN"/>
              </w:rPr>
              <w:t>H</w:t>
            </w:r>
          </w:p>
        </w:tc>
        <w:tc>
          <w:tcPr>
            <w:tcW w:w="869" w:type="pct"/>
          </w:tcPr>
          <w:p w:rsidR="00026F9D" w:rsidRPr="0044486C" w:rsidRDefault="00026F9D" w:rsidP="00D33597">
            <w:pPr>
              <w:rPr>
                <w:rFonts w:ascii="Arial" w:hAnsi="Arial" w:cs="Arial"/>
                <w:sz w:val="21"/>
                <w:szCs w:val="21"/>
                <w:lang w:eastAsia="zh-CN"/>
              </w:rPr>
            </w:pPr>
            <w:r w:rsidRPr="0044486C">
              <w:rPr>
                <w:rFonts w:ascii="Arial" w:hAnsi="Arial" w:cs="Arial" w:hint="eastAsia"/>
                <w:sz w:val="21"/>
                <w:szCs w:val="21"/>
                <w:lang w:eastAsia="zh-CN"/>
              </w:rPr>
              <w:t>L</w:t>
            </w:r>
          </w:p>
        </w:tc>
        <w:tc>
          <w:tcPr>
            <w:tcW w:w="871" w:type="pct"/>
          </w:tcPr>
          <w:p w:rsidR="00026F9D" w:rsidRPr="0044486C" w:rsidRDefault="00026F9D" w:rsidP="00D33597">
            <w:pPr>
              <w:rPr>
                <w:rFonts w:ascii="Arial" w:hAnsi="Arial" w:cs="Arial"/>
                <w:sz w:val="21"/>
                <w:szCs w:val="21"/>
                <w:lang w:eastAsia="zh-CN"/>
              </w:rPr>
            </w:pPr>
            <w:r w:rsidRPr="0044486C">
              <w:rPr>
                <w:rFonts w:ascii="Arial" w:hAnsi="Arial" w:cs="Arial" w:hint="eastAsia"/>
                <w:sz w:val="21"/>
                <w:szCs w:val="21"/>
                <w:lang w:eastAsia="zh-CN"/>
              </w:rPr>
              <w:t>H</w:t>
            </w:r>
          </w:p>
        </w:tc>
        <w:tc>
          <w:tcPr>
            <w:tcW w:w="949" w:type="pct"/>
          </w:tcPr>
          <w:p w:rsidR="00026F9D" w:rsidRPr="0044486C" w:rsidRDefault="00026F9D" w:rsidP="00D33597">
            <w:pPr>
              <w:rPr>
                <w:rFonts w:ascii="Arial" w:hAnsi="Arial" w:cs="Arial"/>
                <w:sz w:val="21"/>
                <w:szCs w:val="21"/>
                <w:lang w:eastAsia="zh-CN"/>
              </w:rPr>
            </w:pPr>
            <w:r w:rsidRPr="0044486C">
              <w:rPr>
                <w:rFonts w:ascii="Arial" w:hAnsi="Arial" w:cs="Arial" w:hint="eastAsia"/>
                <w:sz w:val="21"/>
                <w:szCs w:val="21"/>
                <w:lang w:eastAsia="zh-CN"/>
              </w:rPr>
              <w:t>L</w:t>
            </w:r>
          </w:p>
        </w:tc>
      </w:tr>
      <w:tr w:rsidR="00026F9D" w:rsidRPr="0044486C" w:rsidTr="00D33597">
        <w:trPr>
          <w:cantSplit/>
          <w:trHeight w:val="230"/>
        </w:trPr>
        <w:tc>
          <w:tcPr>
            <w:tcW w:w="257" w:type="pct"/>
            <w:vAlign w:val="center"/>
          </w:tcPr>
          <w:p w:rsidR="00026F9D" w:rsidRPr="0044486C" w:rsidRDefault="00026F9D" w:rsidP="00D33597">
            <w:pPr>
              <w:rPr>
                <w:lang w:eastAsia="zh-CN"/>
              </w:rPr>
            </w:pPr>
            <w:r w:rsidRPr="0044486C">
              <w:rPr>
                <w:rFonts w:hint="eastAsia"/>
                <w:lang w:eastAsia="zh-CN"/>
              </w:rPr>
              <w:t>10</w:t>
            </w:r>
          </w:p>
        </w:tc>
        <w:tc>
          <w:tcPr>
            <w:tcW w:w="1266" w:type="pct"/>
            <w:vAlign w:val="center"/>
          </w:tcPr>
          <w:p w:rsidR="00026F9D" w:rsidRPr="00026F9D" w:rsidRDefault="00026F9D" w:rsidP="00026F9D">
            <w:pPr>
              <w:rPr>
                <w:rFonts w:ascii="Calibri" w:hAnsi="Calibri" w:cs="宋体"/>
                <w:b/>
                <w:color w:val="000000"/>
                <w:sz w:val="22"/>
                <w:szCs w:val="22"/>
              </w:rPr>
            </w:pPr>
            <w:r w:rsidRPr="00026F9D">
              <w:rPr>
                <w:b/>
                <w:color w:val="000000"/>
                <w:sz w:val="22"/>
                <w:szCs w:val="22"/>
              </w:rPr>
              <w:t>Lights On</w:t>
            </w:r>
          </w:p>
        </w:tc>
        <w:tc>
          <w:tcPr>
            <w:tcW w:w="788" w:type="pct"/>
          </w:tcPr>
          <w:p w:rsidR="00026F9D" w:rsidRPr="0044486C" w:rsidRDefault="00026F9D" w:rsidP="00D33597">
            <w:pPr>
              <w:rPr>
                <w:rFonts w:ascii="Arial" w:hAnsi="Arial" w:cs="Arial"/>
                <w:sz w:val="21"/>
                <w:szCs w:val="21"/>
                <w:lang w:eastAsia="zh-CN"/>
              </w:rPr>
            </w:pPr>
            <w:r w:rsidRPr="0044486C">
              <w:rPr>
                <w:rFonts w:ascii="Arial" w:hAnsi="Arial" w:cs="Arial" w:hint="eastAsia"/>
                <w:sz w:val="21"/>
                <w:szCs w:val="21"/>
                <w:lang w:eastAsia="zh-CN"/>
              </w:rPr>
              <w:t>H</w:t>
            </w:r>
          </w:p>
        </w:tc>
        <w:tc>
          <w:tcPr>
            <w:tcW w:w="869" w:type="pct"/>
          </w:tcPr>
          <w:p w:rsidR="00026F9D" w:rsidRPr="0044486C" w:rsidRDefault="00026F9D" w:rsidP="00D33597">
            <w:pPr>
              <w:rPr>
                <w:rFonts w:ascii="Arial" w:hAnsi="Arial" w:cs="Arial"/>
                <w:sz w:val="21"/>
                <w:szCs w:val="21"/>
                <w:lang w:eastAsia="zh-CN"/>
              </w:rPr>
            </w:pPr>
            <w:r w:rsidRPr="0044486C">
              <w:rPr>
                <w:rFonts w:ascii="Arial" w:hAnsi="Arial" w:cs="Arial" w:hint="eastAsia"/>
                <w:sz w:val="21"/>
                <w:szCs w:val="21"/>
                <w:lang w:eastAsia="zh-CN"/>
              </w:rPr>
              <w:t>L</w:t>
            </w:r>
          </w:p>
        </w:tc>
        <w:tc>
          <w:tcPr>
            <w:tcW w:w="871" w:type="pct"/>
          </w:tcPr>
          <w:p w:rsidR="00026F9D" w:rsidRPr="0044486C" w:rsidRDefault="00026F9D" w:rsidP="00D33597">
            <w:pPr>
              <w:rPr>
                <w:rFonts w:ascii="Arial" w:hAnsi="Arial" w:cs="Arial"/>
                <w:sz w:val="21"/>
                <w:szCs w:val="21"/>
                <w:lang w:eastAsia="zh-CN"/>
              </w:rPr>
            </w:pPr>
            <w:r w:rsidRPr="0044486C">
              <w:rPr>
                <w:rFonts w:ascii="Arial" w:hAnsi="Arial" w:cs="Arial" w:hint="eastAsia"/>
                <w:sz w:val="21"/>
                <w:szCs w:val="21"/>
                <w:lang w:eastAsia="zh-CN"/>
              </w:rPr>
              <w:t>L</w:t>
            </w:r>
          </w:p>
        </w:tc>
        <w:tc>
          <w:tcPr>
            <w:tcW w:w="949" w:type="pct"/>
          </w:tcPr>
          <w:p w:rsidR="00026F9D" w:rsidRPr="0044486C" w:rsidRDefault="00026F9D" w:rsidP="00D33597">
            <w:pPr>
              <w:rPr>
                <w:rFonts w:ascii="Arial" w:hAnsi="Arial" w:cs="Arial"/>
                <w:sz w:val="21"/>
                <w:szCs w:val="21"/>
                <w:lang w:eastAsia="zh-CN"/>
              </w:rPr>
            </w:pPr>
            <w:r w:rsidRPr="0044486C">
              <w:rPr>
                <w:rFonts w:ascii="Arial" w:hAnsi="Arial" w:cs="Arial" w:hint="eastAsia"/>
                <w:sz w:val="21"/>
                <w:szCs w:val="21"/>
                <w:lang w:eastAsia="zh-CN"/>
              </w:rPr>
              <w:t>H</w:t>
            </w:r>
          </w:p>
        </w:tc>
      </w:tr>
      <w:tr w:rsidR="00026F9D" w:rsidRPr="0044486C" w:rsidTr="00D33597">
        <w:trPr>
          <w:cantSplit/>
          <w:trHeight w:val="230"/>
        </w:trPr>
        <w:tc>
          <w:tcPr>
            <w:tcW w:w="257" w:type="pct"/>
            <w:vAlign w:val="center"/>
          </w:tcPr>
          <w:p w:rsidR="00026F9D" w:rsidRPr="0044486C" w:rsidRDefault="00026F9D" w:rsidP="00D33597">
            <w:pPr>
              <w:rPr>
                <w:lang w:eastAsia="zh-CN"/>
              </w:rPr>
            </w:pPr>
            <w:r w:rsidRPr="0044486C">
              <w:rPr>
                <w:rFonts w:hint="eastAsia"/>
                <w:lang w:eastAsia="zh-CN"/>
              </w:rPr>
              <w:t>11</w:t>
            </w:r>
          </w:p>
        </w:tc>
        <w:tc>
          <w:tcPr>
            <w:tcW w:w="1266" w:type="pct"/>
            <w:vAlign w:val="center"/>
          </w:tcPr>
          <w:p w:rsidR="00026F9D" w:rsidRPr="00026F9D" w:rsidRDefault="00026F9D" w:rsidP="00026F9D">
            <w:pPr>
              <w:rPr>
                <w:rFonts w:ascii="Calibri" w:hAnsi="Calibri" w:cs="宋体"/>
                <w:b/>
                <w:color w:val="000000"/>
                <w:sz w:val="22"/>
                <w:szCs w:val="22"/>
              </w:rPr>
            </w:pPr>
            <w:r w:rsidRPr="00026F9D">
              <w:rPr>
                <w:b/>
                <w:color w:val="000000"/>
                <w:sz w:val="22"/>
                <w:szCs w:val="22"/>
              </w:rPr>
              <w:t>High Beam</w:t>
            </w:r>
          </w:p>
        </w:tc>
        <w:tc>
          <w:tcPr>
            <w:tcW w:w="788" w:type="pct"/>
          </w:tcPr>
          <w:p w:rsidR="00026F9D" w:rsidRPr="0044486C" w:rsidRDefault="00026F9D" w:rsidP="00D33597">
            <w:pPr>
              <w:rPr>
                <w:rFonts w:ascii="Arial" w:hAnsi="Arial" w:cs="Arial"/>
                <w:sz w:val="21"/>
                <w:szCs w:val="21"/>
                <w:lang w:eastAsia="zh-CN"/>
              </w:rPr>
            </w:pPr>
            <w:r w:rsidRPr="0044486C">
              <w:rPr>
                <w:rFonts w:ascii="Arial" w:hAnsi="Arial" w:cs="Arial" w:hint="eastAsia"/>
                <w:sz w:val="21"/>
                <w:szCs w:val="21"/>
                <w:lang w:eastAsia="zh-CN"/>
              </w:rPr>
              <w:t>H</w:t>
            </w:r>
          </w:p>
        </w:tc>
        <w:tc>
          <w:tcPr>
            <w:tcW w:w="869" w:type="pct"/>
          </w:tcPr>
          <w:p w:rsidR="00026F9D" w:rsidRPr="0044486C" w:rsidRDefault="00026F9D" w:rsidP="00D33597">
            <w:pPr>
              <w:rPr>
                <w:rFonts w:ascii="Arial" w:hAnsi="Arial" w:cs="Arial"/>
                <w:sz w:val="21"/>
                <w:szCs w:val="21"/>
                <w:lang w:eastAsia="zh-CN"/>
              </w:rPr>
            </w:pPr>
            <w:r w:rsidRPr="0044486C">
              <w:rPr>
                <w:rFonts w:ascii="Arial" w:hAnsi="Arial" w:cs="Arial" w:hint="eastAsia"/>
                <w:sz w:val="21"/>
                <w:szCs w:val="21"/>
                <w:lang w:eastAsia="zh-CN"/>
              </w:rPr>
              <w:t>L</w:t>
            </w:r>
          </w:p>
        </w:tc>
        <w:tc>
          <w:tcPr>
            <w:tcW w:w="871" w:type="pct"/>
          </w:tcPr>
          <w:p w:rsidR="00026F9D" w:rsidRPr="0044486C" w:rsidRDefault="00026F9D" w:rsidP="00D33597">
            <w:pPr>
              <w:rPr>
                <w:rFonts w:ascii="Arial" w:hAnsi="Arial" w:cs="Arial"/>
                <w:sz w:val="21"/>
                <w:szCs w:val="21"/>
                <w:lang w:eastAsia="zh-CN"/>
              </w:rPr>
            </w:pPr>
            <w:r w:rsidRPr="0044486C">
              <w:rPr>
                <w:rFonts w:ascii="Arial" w:hAnsi="Arial" w:cs="Arial" w:hint="eastAsia"/>
                <w:sz w:val="21"/>
                <w:szCs w:val="21"/>
                <w:lang w:eastAsia="zh-CN"/>
              </w:rPr>
              <w:t>H</w:t>
            </w:r>
          </w:p>
        </w:tc>
        <w:tc>
          <w:tcPr>
            <w:tcW w:w="949" w:type="pct"/>
          </w:tcPr>
          <w:p w:rsidR="00026F9D" w:rsidRPr="0044486C" w:rsidRDefault="00026F9D" w:rsidP="00D33597">
            <w:pPr>
              <w:rPr>
                <w:rFonts w:ascii="Arial" w:hAnsi="Arial" w:cs="Arial"/>
                <w:sz w:val="21"/>
                <w:szCs w:val="21"/>
                <w:lang w:eastAsia="zh-CN"/>
              </w:rPr>
            </w:pPr>
            <w:r w:rsidRPr="0044486C">
              <w:rPr>
                <w:rFonts w:ascii="Arial" w:hAnsi="Arial" w:cs="Arial" w:hint="eastAsia"/>
                <w:sz w:val="21"/>
                <w:szCs w:val="21"/>
                <w:lang w:eastAsia="zh-CN"/>
              </w:rPr>
              <w:t>L</w:t>
            </w:r>
          </w:p>
        </w:tc>
      </w:tr>
      <w:tr w:rsidR="00026F9D" w:rsidRPr="0044486C" w:rsidTr="00D33597">
        <w:trPr>
          <w:cantSplit/>
          <w:trHeight w:val="230"/>
        </w:trPr>
        <w:tc>
          <w:tcPr>
            <w:tcW w:w="257" w:type="pct"/>
            <w:vAlign w:val="center"/>
          </w:tcPr>
          <w:p w:rsidR="00026F9D" w:rsidRPr="0044486C" w:rsidRDefault="00026F9D" w:rsidP="00D33597">
            <w:pPr>
              <w:rPr>
                <w:lang w:eastAsia="zh-CN"/>
              </w:rPr>
            </w:pPr>
            <w:r w:rsidRPr="0044486C">
              <w:rPr>
                <w:rFonts w:hint="eastAsia"/>
                <w:lang w:eastAsia="zh-CN"/>
              </w:rPr>
              <w:t>12</w:t>
            </w:r>
          </w:p>
        </w:tc>
        <w:tc>
          <w:tcPr>
            <w:tcW w:w="1266" w:type="pct"/>
            <w:vAlign w:val="center"/>
          </w:tcPr>
          <w:p w:rsidR="00026F9D" w:rsidRPr="000A01C9" w:rsidRDefault="00026F9D" w:rsidP="00026F9D">
            <w:pPr>
              <w:rPr>
                <w:rFonts w:ascii="Calibri" w:hAnsi="Calibri" w:cs="宋体"/>
                <w:b/>
                <w:sz w:val="22"/>
                <w:szCs w:val="22"/>
              </w:rPr>
            </w:pPr>
            <w:r w:rsidRPr="000A01C9">
              <w:rPr>
                <w:rFonts w:hint="eastAsia"/>
                <w:b/>
                <w:sz w:val="22"/>
                <w:szCs w:val="22"/>
              </w:rPr>
              <w:t>Low</w:t>
            </w:r>
            <w:r w:rsidRPr="000A01C9">
              <w:rPr>
                <w:b/>
                <w:sz w:val="22"/>
                <w:szCs w:val="22"/>
              </w:rPr>
              <w:t xml:space="preserve"> Beam</w:t>
            </w:r>
          </w:p>
        </w:tc>
        <w:tc>
          <w:tcPr>
            <w:tcW w:w="788" w:type="pct"/>
          </w:tcPr>
          <w:p w:rsidR="00026F9D" w:rsidRPr="0044486C" w:rsidRDefault="00026F9D" w:rsidP="00D33597">
            <w:pPr>
              <w:rPr>
                <w:rFonts w:ascii="Arial" w:hAnsi="Arial" w:cs="Arial"/>
                <w:sz w:val="21"/>
                <w:szCs w:val="21"/>
                <w:lang w:eastAsia="zh-CN"/>
              </w:rPr>
            </w:pPr>
            <w:r w:rsidRPr="0044486C">
              <w:rPr>
                <w:rFonts w:ascii="Arial" w:hAnsi="Arial" w:cs="Arial" w:hint="eastAsia"/>
                <w:sz w:val="21"/>
                <w:szCs w:val="21"/>
                <w:lang w:eastAsia="zh-CN"/>
              </w:rPr>
              <w:t>H</w:t>
            </w:r>
          </w:p>
        </w:tc>
        <w:tc>
          <w:tcPr>
            <w:tcW w:w="869" w:type="pct"/>
          </w:tcPr>
          <w:p w:rsidR="00026F9D" w:rsidRPr="0044486C" w:rsidRDefault="00026F9D" w:rsidP="00D33597">
            <w:pPr>
              <w:rPr>
                <w:rFonts w:ascii="Arial" w:hAnsi="Arial" w:cs="Arial"/>
                <w:sz w:val="21"/>
                <w:szCs w:val="21"/>
                <w:lang w:eastAsia="zh-CN"/>
              </w:rPr>
            </w:pPr>
            <w:r w:rsidRPr="0044486C">
              <w:rPr>
                <w:rFonts w:ascii="Arial" w:hAnsi="Arial" w:cs="Arial" w:hint="eastAsia"/>
                <w:sz w:val="21"/>
                <w:szCs w:val="21"/>
                <w:lang w:eastAsia="zh-CN"/>
              </w:rPr>
              <w:t>L</w:t>
            </w:r>
          </w:p>
        </w:tc>
        <w:tc>
          <w:tcPr>
            <w:tcW w:w="871" w:type="pct"/>
          </w:tcPr>
          <w:p w:rsidR="00026F9D" w:rsidRPr="0044486C" w:rsidRDefault="00026F9D" w:rsidP="00D33597">
            <w:pPr>
              <w:rPr>
                <w:rFonts w:ascii="Arial" w:hAnsi="Arial" w:cs="Arial"/>
                <w:sz w:val="21"/>
                <w:szCs w:val="21"/>
                <w:lang w:eastAsia="zh-CN"/>
              </w:rPr>
            </w:pPr>
            <w:r w:rsidRPr="0044486C">
              <w:rPr>
                <w:rFonts w:ascii="Arial" w:hAnsi="Arial" w:cs="Arial" w:hint="eastAsia"/>
                <w:sz w:val="21"/>
                <w:szCs w:val="21"/>
                <w:lang w:eastAsia="zh-CN"/>
              </w:rPr>
              <w:t>L</w:t>
            </w:r>
          </w:p>
        </w:tc>
        <w:tc>
          <w:tcPr>
            <w:tcW w:w="949" w:type="pct"/>
          </w:tcPr>
          <w:p w:rsidR="00026F9D" w:rsidRPr="0044486C" w:rsidRDefault="00026F9D" w:rsidP="00D33597">
            <w:pPr>
              <w:rPr>
                <w:rFonts w:ascii="Arial" w:hAnsi="Arial" w:cs="Arial"/>
                <w:sz w:val="21"/>
                <w:szCs w:val="21"/>
                <w:lang w:eastAsia="zh-CN"/>
              </w:rPr>
            </w:pPr>
            <w:r w:rsidRPr="0044486C">
              <w:rPr>
                <w:rFonts w:ascii="Arial" w:hAnsi="Arial" w:cs="Arial" w:hint="eastAsia"/>
                <w:sz w:val="21"/>
                <w:szCs w:val="21"/>
                <w:lang w:eastAsia="zh-CN"/>
              </w:rPr>
              <w:t>H</w:t>
            </w:r>
          </w:p>
        </w:tc>
      </w:tr>
    </w:tbl>
    <w:p w:rsidR="003C486E" w:rsidRDefault="003C486E" w:rsidP="003C486E">
      <w:pPr>
        <w:rPr>
          <w:rFonts w:hint="eastAsia"/>
          <w:strike/>
          <w:lang w:val="en-GB" w:eastAsia="zh-CN"/>
        </w:rPr>
      </w:pPr>
    </w:p>
    <w:p w:rsidR="003C486E" w:rsidRDefault="003C486E" w:rsidP="003C486E">
      <w:pPr>
        <w:rPr>
          <w:rFonts w:ascii="Arial" w:hAnsi="Arial" w:cs="Arial" w:hint="eastAsia"/>
          <w:b/>
          <w:sz w:val="21"/>
          <w:szCs w:val="21"/>
          <w:lang w:val="en-GB" w:eastAsia="zh-CN"/>
        </w:rPr>
      </w:pPr>
      <w:r w:rsidRPr="009E3BE9">
        <w:rPr>
          <w:rFonts w:ascii="Arial" w:hAnsi="Arial" w:cs="Arial"/>
          <w:b/>
          <w:sz w:val="21"/>
          <w:szCs w:val="21"/>
          <w:lang w:val="en-GB" w:eastAsia="zh-CN"/>
        </w:rPr>
        <w:t>The ECU answer with the acknowledgement sent as follow</w:t>
      </w:r>
      <w:r w:rsidRPr="009E3BE9">
        <w:rPr>
          <w:rFonts w:ascii="Arial" w:hAnsi="Arial" w:cs="Arial" w:hint="eastAsia"/>
          <w:b/>
          <w:sz w:val="21"/>
          <w:szCs w:val="21"/>
          <w:lang w:val="en-GB" w:eastAsia="zh-CN"/>
        </w:rPr>
        <w:t>ing</w:t>
      </w:r>
      <w:r w:rsidRPr="009E3BE9">
        <w:rPr>
          <w:rFonts w:ascii="Arial" w:hAnsi="Arial" w:cs="Arial"/>
          <w:b/>
          <w:sz w:val="21"/>
          <w:szCs w:val="21"/>
          <w:lang w:val="en-GB" w:eastAsia="zh-CN"/>
        </w:rPr>
        <w:t>:</w:t>
      </w:r>
    </w:p>
    <w:p w:rsidR="00CB628D" w:rsidRDefault="00CB628D" w:rsidP="003C486E">
      <w:pPr>
        <w:rPr>
          <w:rFonts w:ascii="Arial" w:hAnsi="Arial" w:cs="Arial" w:hint="eastAsia"/>
          <w:b/>
          <w:sz w:val="21"/>
          <w:szCs w:val="21"/>
          <w:lang w:val="en-GB" w:eastAsia="zh-CN"/>
        </w:rPr>
      </w:pPr>
    </w:p>
    <w:p w:rsidR="003C486E" w:rsidRDefault="003C486E" w:rsidP="003C486E">
      <w:pPr>
        <w:rPr>
          <w:rFonts w:ascii="Arial" w:hAnsi="Arial" w:cs="Arial" w:hint="eastAsia"/>
          <w:b/>
          <w:sz w:val="21"/>
          <w:szCs w:val="21"/>
          <w:lang w:eastAsia="zh-CN"/>
        </w:rPr>
      </w:pPr>
      <w:r w:rsidRPr="0044486C">
        <w:rPr>
          <w:rFonts w:ascii="Arial" w:hAnsi="Arial" w:cs="Arial"/>
          <w:b/>
          <w:sz w:val="21"/>
          <w:szCs w:val="21"/>
          <w:lang w:eastAsia="zh-CN"/>
        </w:rPr>
        <w:t>S</w:t>
      </w:r>
      <w:r w:rsidRPr="0044486C">
        <w:rPr>
          <w:rFonts w:ascii="Arial" w:hAnsi="Arial" w:cs="Arial" w:hint="eastAsia"/>
          <w:b/>
          <w:sz w:val="21"/>
          <w:szCs w:val="21"/>
          <w:lang w:eastAsia="zh-CN"/>
        </w:rPr>
        <w:t>tate1</w:t>
      </w:r>
    </w:p>
    <w:p w:rsidR="00CB628D" w:rsidRPr="0092230D" w:rsidRDefault="00CB628D" w:rsidP="00CB628D">
      <w:pPr>
        <w:rPr>
          <w:rFonts w:ascii="Arial" w:hAnsi="Arial" w:cs="Arial" w:hint="eastAsia"/>
          <w:b/>
          <w:sz w:val="21"/>
          <w:szCs w:val="21"/>
          <w:lang w:val="en-GB" w:eastAsia="zh-CN"/>
        </w:rPr>
      </w:pPr>
      <w:r w:rsidRPr="0092230D">
        <w:rPr>
          <w:rFonts w:ascii="Arial" w:hAnsi="Arial" w:cs="Arial"/>
          <w:b/>
          <w:sz w:val="21"/>
          <w:szCs w:val="21"/>
          <w:lang w:val="en-GB" w:eastAsia="zh-CN"/>
        </w:rPr>
        <w:t>The following command can be used to get analogue port data</w:t>
      </w:r>
      <w:r w:rsidRPr="0092230D">
        <w:rPr>
          <w:rFonts w:ascii="Arial" w:hAnsi="Arial" w:cs="Arial" w:hint="eastAsia"/>
          <w:b/>
          <w:sz w:val="21"/>
          <w:szCs w:val="21"/>
          <w:lang w:val="en-GB" w:eastAsia="zh-C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1036"/>
        <w:gridCol w:w="707"/>
        <w:gridCol w:w="707"/>
        <w:gridCol w:w="707"/>
        <w:gridCol w:w="707"/>
        <w:gridCol w:w="707"/>
        <w:gridCol w:w="707"/>
      </w:tblGrid>
      <w:tr w:rsidR="00CB628D" w:rsidRPr="0092230D" w:rsidTr="00D33597">
        <w:trPr>
          <w:trHeight w:val="276"/>
        </w:trPr>
        <w:tc>
          <w:tcPr>
            <w:tcW w:w="0" w:type="auto"/>
            <w:shd w:val="clear" w:color="auto" w:fill="E6E6E6"/>
            <w:vAlign w:val="center"/>
          </w:tcPr>
          <w:p w:rsidR="00CB628D" w:rsidRPr="0092230D" w:rsidRDefault="00CB628D" w:rsidP="00D33597">
            <w:pPr>
              <w:jc w:val="center"/>
              <w:rPr>
                <w:rFonts w:ascii="Arial" w:hAnsi="Arial" w:cs="Arial"/>
                <w:b/>
                <w:sz w:val="18"/>
                <w:szCs w:val="18"/>
                <w:lang w:eastAsia="zh-CN"/>
              </w:rPr>
            </w:pPr>
            <w:r w:rsidRPr="0092230D">
              <w:rPr>
                <w:rFonts w:ascii="Arial" w:hAnsi="Arial" w:cs="Arial" w:hint="eastAsia"/>
                <w:b/>
                <w:sz w:val="18"/>
                <w:szCs w:val="18"/>
                <w:lang w:eastAsia="zh-CN"/>
              </w:rPr>
              <w:t>Can ID(STD)</w:t>
            </w:r>
          </w:p>
        </w:tc>
        <w:tc>
          <w:tcPr>
            <w:tcW w:w="0" w:type="auto"/>
            <w:shd w:val="clear" w:color="auto" w:fill="E6E6E6"/>
            <w:vAlign w:val="center"/>
          </w:tcPr>
          <w:p w:rsidR="00CB628D" w:rsidRPr="0092230D" w:rsidRDefault="00CB628D" w:rsidP="00D33597">
            <w:pPr>
              <w:jc w:val="center"/>
              <w:rPr>
                <w:rFonts w:ascii="Arial" w:hAnsi="Arial" w:cs="Arial" w:hint="eastAsia"/>
                <w:b/>
                <w:sz w:val="18"/>
                <w:szCs w:val="18"/>
                <w:lang w:eastAsia="zh-CN"/>
              </w:rPr>
            </w:pPr>
            <w:r w:rsidRPr="0092230D">
              <w:rPr>
                <w:rFonts w:ascii="Arial" w:hAnsi="Arial" w:cs="Arial" w:hint="eastAsia"/>
                <w:b/>
                <w:sz w:val="18"/>
                <w:szCs w:val="18"/>
                <w:lang w:eastAsia="zh-CN"/>
              </w:rPr>
              <w:t>Data0</w:t>
            </w:r>
          </w:p>
        </w:tc>
        <w:tc>
          <w:tcPr>
            <w:tcW w:w="1036" w:type="dxa"/>
            <w:shd w:val="clear" w:color="auto" w:fill="E6E6E6"/>
            <w:vAlign w:val="center"/>
          </w:tcPr>
          <w:p w:rsidR="00CB628D" w:rsidRPr="0092230D" w:rsidRDefault="00CB628D" w:rsidP="00D33597">
            <w:pPr>
              <w:jc w:val="center"/>
              <w:rPr>
                <w:rFonts w:ascii="Arial" w:hAnsi="Arial" w:cs="Arial" w:hint="eastAsia"/>
                <w:b/>
                <w:sz w:val="18"/>
                <w:szCs w:val="18"/>
                <w:lang w:eastAsia="zh-CN"/>
              </w:rPr>
            </w:pPr>
            <w:r w:rsidRPr="0092230D">
              <w:rPr>
                <w:rFonts w:ascii="Arial" w:hAnsi="Arial" w:cs="Arial" w:hint="eastAsia"/>
                <w:b/>
                <w:sz w:val="18"/>
                <w:szCs w:val="18"/>
                <w:lang w:eastAsia="zh-CN"/>
              </w:rPr>
              <w:t>Data1</w:t>
            </w:r>
          </w:p>
        </w:tc>
        <w:tc>
          <w:tcPr>
            <w:tcW w:w="0" w:type="auto"/>
            <w:shd w:val="clear" w:color="auto" w:fill="E6E6E6"/>
            <w:vAlign w:val="center"/>
          </w:tcPr>
          <w:p w:rsidR="00CB628D" w:rsidRPr="0092230D" w:rsidRDefault="00CB628D" w:rsidP="00D33597">
            <w:pPr>
              <w:jc w:val="center"/>
              <w:rPr>
                <w:rFonts w:ascii="Arial" w:hAnsi="Arial" w:cs="Arial" w:hint="eastAsia"/>
                <w:b/>
                <w:sz w:val="18"/>
                <w:szCs w:val="18"/>
                <w:lang w:eastAsia="zh-CN"/>
              </w:rPr>
            </w:pPr>
            <w:r w:rsidRPr="0092230D">
              <w:rPr>
                <w:rFonts w:ascii="Arial" w:hAnsi="Arial" w:cs="Arial" w:hint="eastAsia"/>
                <w:b/>
                <w:sz w:val="18"/>
                <w:szCs w:val="18"/>
                <w:lang w:eastAsia="zh-CN"/>
              </w:rPr>
              <w:t>Data2</w:t>
            </w:r>
          </w:p>
        </w:tc>
        <w:tc>
          <w:tcPr>
            <w:tcW w:w="0" w:type="auto"/>
            <w:shd w:val="clear" w:color="auto" w:fill="E6E6E6"/>
            <w:vAlign w:val="center"/>
          </w:tcPr>
          <w:p w:rsidR="00CB628D" w:rsidRPr="0092230D" w:rsidRDefault="00CB628D" w:rsidP="00D33597">
            <w:pPr>
              <w:jc w:val="center"/>
              <w:rPr>
                <w:rFonts w:ascii="Arial" w:hAnsi="Arial" w:cs="Arial" w:hint="eastAsia"/>
                <w:b/>
                <w:sz w:val="18"/>
                <w:szCs w:val="18"/>
                <w:lang w:eastAsia="zh-CN"/>
              </w:rPr>
            </w:pPr>
            <w:r w:rsidRPr="0092230D">
              <w:rPr>
                <w:rFonts w:ascii="Arial" w:hAnsi="Arial" w:cs="Arial" w:hint="eastAsia"/>
                <w:b/>
                <w:sz w:val="18"/>
                <w:szCs w:val="18"/>
                <w:lang w:eastAsia="zh-CN"/>
              </w:rPr>
              <w:t>Data3</w:t>
            </w:r>
          </w:p>
        </w:tc>
        <w:tc>
          <w:tcPr>
            <w:tcW w:w="0" w:type="auto"/>
            <w:shd w:val="clear" w:color="auto" w:fill="E6E6E6"/>
            <w:vAlign w:val="center"/>
          </w:tcPr>
          <w:p w:rsidR="00CB628D" w:rsidRPr="0092230D" w:rsidRDefault="00CB628D" w:rsidP="00D33597">
            <w:pPr>
              <w:jc w:val="center"/>
              <w:rPr>
                <w:rFonts w:ascii="Arial" w:hAnsi="Arial" w:cs="Arial" w:hint="eastAsia"/>
                <w:b/>
                <w:sz w:val="18"/>
                <w:szCs w:val="18"/>
                <w:lang w:eastAsia="zh-CN"/>
              </w:rPr>
            </w:pPr>
            <w:r w:rsidRPr="0092230D">
              <w:rPr>
                <w:rFonts w:ascii="Arial" w:hAnsi="Arial" w:cs="Arial" w:hint="eastAsia"/>
                <w:b/>
                <w:sz w:val="18"/>
                <w:szCs w:val="18"/>
                <w:lang w:eastAsia="zh-CN"/>
              </w:rPr>
              <w:t>Data4</w:t>
            </w:r>
          </w:p>
        </w:tc>
        <w:tc>
          <w:tcPr>
            <w:tcW w:w="0" w:type="auto"/>
            <w:shd w:val="clear" w:color="auto" w:fill="E6E6E6"/>
            <w:vAlign w:val="center"/>
          </w:tcPr>
          <w:p w:rsidR="00CB628D" w:rsidRPr="0092230D" w:rsidRDefault="00CB628D" w:rsidP="00D33597">
            <w:pPr>
              <w:jc w:val="center"/>
              <w:rPr>
                <w:rFonts w:ascii="Arial" w:hAnsi="Arial" w:cs="Arial" w:hint="eastAsia"/>
                <w:b/>
                <w:sz w:val="18"/>
                <w:szCs w:val="18"/>
                <w:lang w:eastAsia="zh-CN"/>
              </w:rPr>
            </w:pPr>
            <w:r w:rsidRPr="0092230D">
              <w:rPr>
                <w:rFonts w:ascii="Arial" w:hAnsi="Arial" w:cs="Arial" w:hint="eastAsia"/>
                <w:b/>
                <w:sz w:val="18"/>
                <w:szCs w:val="18"/>
                <w:lang w:eastAsia="zh-CN"/>
              </w:rPr>
              <w:t>Data5</w:t>
            </w:r>
          </w:p>
        </w:tc>
        <w:tc>
          <w:tcPr>
            <w:tcW w:w="0" w:type="auto"/>
            <w:shd w:val="clear" w:color="auto" w:fill="E6E6E6"/>
            <w:vAlign w:val="center"/>
          </w:tcPr>
          <w:p w:rsidR="00CB628D" w:rsidRPr="0092230D" w:rsidRDefault="00CB628D" w:rsidP="00D33597">
            <w:pPr>
              <w:jc w:val="center"/>
              <w:rPr>
                <w:rFonts w:ascii="Arial" w:hAnsi="Arial" w:cs="Arial" w:hint="eastAsia"/>
                <w:b/>
                <w:sz w:val="18"/>
                <w:szCs w:val="18"/>
                <w:lang w:eastAsia="zh-CN"/>
              </w:rPr>
            </w:pPr>
            <w:r w:rsidRPr="0092230D">
              <w:rPr>
                <w:rFonts w:ascii="Arial" w:hAnsi="Arial" w:cs="Arial" w:hint="eastAsia"/>
                <w:b/>
                <w:sz w:val="18"/>
                <w:szCs w:val="18"/>
                <w:lang w:eastAsia="zh-CN"/>
              </w:rPr>
              <w:t>Data6</w:t>
            </w:r>
          </w:p>
        </w:tc>
        <w:tc>
          <w:tcPr>
            <w:tcW w:w="0" w:type="auto"/>
            <w:shd w:val="clear" w:color="auto" w:fill="E6E6E6"/>
            <w:vAlign w:val="center"/>
          </w:tcPr>
          <w:p w:rsidR="00CB628D" w:rsidRPr="0092230D" w:rsidRDefault="00CB628D" w:rsidP="00D33597">
            <w:pPr>
              <w:jc w:val="center"/>
              <w:rPr>
                <w:rFonts w:ascii="Arial" w:hAnsi="Arial" w:cs="Arial" w:hint="eastAsia"/>
                <w:b/>
                <w:sz w:val="18"/>
                <w:szCs w:val="18"/>
                <w:lang w:eastAsia="zh-CN"/>
              </w:rPr>
            </w:pPr>
            <w:r w:rsidRPr="0092230D">
              <w:rPr>
                <w:rFonts w:ascii="Arial" w:hAnsi="Arial" w:cs="Arial" w:hint="eastAsia"/>
                <w:b/>
                <w:sz w:val="18"/>
                <w:szCs w:val="18"/>
                <w:lang w:eastAsia="zh-CN"/>
              </w:rPr>
              <w:t>Data7</w:t>
            </w:r>
          </w:p>
        </w:tc>
      </w:tr>
      <w:tr w:rsidR="00CB628D" w:rsidRPr="0092230D" w:rsidTr="00D33597">
        <w:trPr>
          <w:trHeight w:val="243"/>
        </w:trPr>
        <w:tc>
          <w:tcPr>
            <w:tcW w:w="0" w:type="auto"/>
            <w:shd w:val="clear" w:color="auto" w:fill="auto"/>
            <w:vAlign w:val="center"/>
          </w:tcPr>
          <w:p w:rsidR="00CB628D" w:rsidRPr="0092230D" w:rsidRDefault="00CB628D" w:rsidP="00D33597">
            <w:pPr>
              <w:jc w:val="center"/>
              <w:rPr>
                <w:rFonts w:ascii="Arial" w:hAnsi="Arial" w:hint="eastAsia"/>
                <w:sz w:val="18"/>
                <w:lang w:eastAsia="zh-CN"/>
              </w:rPr>
            </w:pPr>
            <w:r w:rsidRPr="0092230D">
              <w:rPr>
                <w:rFonts w:ascii="Arial" w:hAnsi="Arial" w:hint="eastAsia"/>
                <w:sz w:val="18"/>
                <w:lang w:eastAsia="zh-CN"/>
              </w:rPr>
              <w:t>0x772</w:t>
            </w:r>
          </w:p>
        </w:tc>
        <w:tc>
          <w:tcPr>
            <w:tcW w:w="0" w:type="auto"/>
            <w:shd w:val="clear" w:color="auto" w:fill="auto"/>
            <w:vAlign w:val="center"/>
          </w:tcPr>
          <w:p w:rsidR="00CB628D" w:rsidRPr="0092230D" w:rsidRDefault="00CB628D" w:rsidP="00D33597">
            <w:pPr>
              <w:jc w:val="center"/>
              <w:rPr>
                <w:rFonts w:ascii="Arial" w:hAnsi="Arial"/>
                <w:sz w:val="18"/>
                <w:lang w:eastAsia="zh-CN"/>
              </w:rPr>
            </w:pPr>
            <w:r w:rsidRPr="0092230D">
              <w:rPr>
                <w:rFonts w:ascii="Arial" w:hAnsi="Arial"/>
                <w:sz w:val="18"/>
              </w:rPr>
              <w:t>0x</w:t>
            </w:r>
            <w:r w:rsidRPr="0092230D">
              <w:rPr>
                <w:rFonts w:ascii="Arial" w:hAnsi="Arial" w:hint="eastAsia"/>
                <w:sz w:val="18"/>
                <w:lang w:eastAsia="zh-CN"/>
              </w:rPr>
              <w:t>21</w:t>
            </w:r>
          </w:p>
        </w:tc>
        <w:tc>
          <w:tcPr>
            <w:tcW w:w="1036" w:type="dxa"/>
            <w:shd w:val="clear" w:color="auto" w:fill="auto"/>
          </w:tcPr>
          <w:p w:rsidR="00CB628D" w:rsidRPr="0092230D" w:rsidRDefault="00C73E42" w:rsidP="00D33597">
            <w:pPr>
              <w:ind w:firstLineChars="100" w:firstLine="180"/>
            </w:pPr>
            <w:r w:rsidRPr="00CE04AC">
              <w:rPr>
                <w:rFonts w:ascii="Arial" w:hAnsi="Arial"/>
                <w:sz w:val="18"/>
                <w:lang w:val="en-GB"/>
              </w:rPr>
              <w:t>0x</w:t>
            </w:r>
            <w:r w:rsidRPr="00CE04AC">
              <w:rPr>
                <w:rFonts w:ascii="Arial" w:hAnsi="Arial" w:hint="eastAsia"/>
                <w:sz w:val="18"/>
                <w:lang w:val="en-GB" w:eastAsia="zh-CN"/>
              </w:rPr>
              <w:t>41</w:t>
            </w:r>
          </w:p>
        </w:tc>
        <w:tc>
          <w:tcPr>
            <w:tcW w:w="0" w:type="auto"/>
          </w:tcPr>
          <w:p w:rsidR="00CB628D" w:rsidRPr="0092230D" w:rsidRDefault="00CB628D" w:rsidP="00D33597">
            <w:pPr>
              <w:rPr>
                <w:rFonts w:hint="eastAsia"/>
                <w:lang w:eastAsia="zh-CN"/>
              </w:rPr>
            </w:pPr>
            <w:r w:rsidRPr="0092230D">
              <w:rPr>
                <w:rFonts w:ascii="Arial" w:hAnsi="Arial" w:hint="eastAsia"/>
                <w:sz w:val="18"/>
                <w:lang w:val="en-GB"/>
              </w:rPr>
              <w:t>0xAA</w:t>
            </w:r>
          </w:p>
        </w:tc>
        <w:tc>
          <w:tcPr>
            <w:tcW w:w="0" w:type="auto"/>
          </w:tcPr>
          <w:p w:rsidR="00CB628D" w:rsidRPr="0092230D" w:rsidRDefault="00CB628D" w:rsidP="00D33597">
            <w:pPr>
              <w:rPr>
                <w:rFonts w:hint="eastAsia"/>
                <w:lang w:eastAsia="zh-CN"/>
              </w:rPr>
            </w:pPr>
            <w:r w:rsidRPr="0092230D">
              <w:rPr>
                <w:rFonts w:ascii="Arial" w:hAnsi="Arial" w:hint="eastAsia"/>
                <w:sz w:val="18"/>
                <w:lang w:val="en-GB"/>
              </w:rPr>
              <w:t>0xAA</w:t>
            </w:r>
          </w:p>
        </w:tc>
        <w:tc>
          <w:tcPr>
            <w:tcW w:w="0" w:type="auto"/>
          </w:tcPr>
          <w:p w:rsidR="00CB628D" w:rsidRPr="0092230D" w:rsidRDefault="00CB628D" w:rsidP="00D33597">
            <w:pPr>
              <w:rPr>
                <w:rFonts w:hint="eastAsia"/>
                <w:lang w:eastAsia="zh-CN"/>
              </w:rPr>
            </w:pPr>
            <w:r w:rsidRPr="0092230D">
              <w:rPr>
                <w:rFonts w:ascii="Arial" w:hAnsi="Arial" w:hint="eastAsia"/>
                <w:sz w:val="18"/>
                <w:lang w:val="en-GB"/>
              </w:rPr>
              <w:t>0xAA</w:t>
            </w:r>
          </w:p>
        </w:tc>
        <w:tc>
          <w:tcPr>
            <w:tcW w:w="0" w:type="auto"/>
          </w:tcPr>
          <w:p w:rsidR="00CB628D" w:rsidRPr="0092230D" w:rsidRDefault="00CB628D" w:rsidP="00D33597">
            <w:pPr>
              <w:rPr>
                <w:rFonts w:hint="eastAsia"/>
                <w:lang w:eastAsia="zh-CN"/>
              </w:rPr>
            </w:pPr>
            <w:r w:rsidRPr="0092230D">
              <w:rPr>
                <w:rFonts w:ascii="Arial" w:hAnsi="Arial" w:hint="eastAsia"/>
                <w:sz w:val="18"/>
                <w:lang w:val="en-GB"/>
              </w:rPr>
              <w:t>0xAA</w:t>
            </w:r>
          </w:p>
        </w:tc>
        <w:tc>
          <w:tcPr>
            <w:tcW w:w="0" w:type="auto"/>
          </w:tcPr>
          <w:p w:rsidR="00CB628D" w:rsidRPr="0092230D" w:rsidRDefault="00CB628D" w:rsidP="00D33597">
            <w:pPr>
              <w:rPr>
                <w:rFonts w:hint="eastAsia"/>
                <w:lang w:eastAsia="zh-CN"/>
              </w:rPr>
            </w:pPr>
            <w:r w:rsidRPr="0092230D">
              <w:rPr>
                <w:rFonts w:ascii="Arial" w:hAnsi="Arial" w:hint="eastAsia"/>
                <w:sz w:val="18"/>
                <w:lang w:val="en-GB"/>
              </w:rPr>
              <w:t>0xAA</w:t>
            </w:r>
          </w:p>
        </w:tc>
        <w:tc>
          <w:tcPr>
            <w:tcW w:w="0" w:type="auto"/>
          </w:tcPr>
          <w:p w:rsidR="00CB628D" w:rsidRPr="0092230D" w:rsidRDefault="00CB628D" w:rsidP="00D33597">
            <w:pPr>
              <w:rPr>
                <w:rFonts w:ascii="Arial" w:hAnsi="Arial" w:hint="eastAsia"/>
                <w:sz w:val="18"/>
                <w:lang w:val="en-GB" w:eastAsia="zh-CN"/>
              </w:rPr>
            </w:pPr>
            <w:r w:rsidRPr="0092230D">
              <w:rPr>
                <w:rFonts w:ascii="Arial" w:hAnsi="Arial" w:hint="eastAsia"/>
                <w:sz w:val="18"/>
                <w:lang w:val="en-GB"/>
              </w:rPr>
              <w:t>0xAA</w:t>
            </w:r>
          </w:p>
        </w:tc>
      </w:tr>
    </w:tbl>
    <w:p w:rsidR="00CB628D" w:rsidRPr="009E3BE9" w:rsidRDefault="00CB628D" w:rsidP="003C486E">
      <w:pPr>
        <w:rPr>
          <w:rFonts w:ascii="Arial" w:hAnsi="Arial" w:cs="Arial" w:hint="eastAsia"/>
          <w:b/>
          <w:sz w:val="21"/>
          <w:szCs w:val="21"/>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1036"/>
        <w:gridCol w:w="707"/>
        <w:gridCol w:w="707"/>
        <w:gridCol w:w="707"/>
        <w:gridCol w:w="707"/>
        <w:gridCol w:w="707"/>
        <w:gridCol w:w="707"/>
      </w:tblGrid>
      <w:tr w:rsidR="003C486E" w:rsidRPr="009E3BE9" w:rsidTr="00D33597">
        <w:trPr>
          <w:trHeight w:val="280"/>
        </w:trPr>
        <w:tc>
          <w:tcPr>
            <w:tcW w:w="0" w:type="auto"/>
            <w:shd w:val="clear" w:color="auto" w:fill="E6E6E6"/>
            <w:vAlign w:val="center"/>
          </w:tcPr>
          <w:p w:rsidR="003C486E" w:rsidRPr="009E3BE9" w:rsidRDefault="003C486E" w:rsidP="00D33597">
            <w:pPr>
              <w:jc w:val="center"/>
              <w:rPr>
                <w:rFonts w:ascii="Arial" w:hAnsi="Arial" w:cs="Arial"/>
                <w:b/>
                <w:sz w:val="18"/>
                <w:szCs w:val="18"/>
                <w:lang w:eastAsia="zh-CN"/>
              </w:rPr>
            </w:pPr>
            <w:r w:rsidRPr="009E3BE9">
              <w:rPr>
                <w:rFonts w:ascii="Arial" w:hAnsi="Arial" w:cs="Arial" w:hint="eastAsia"/>
                <w:b/>
                <w:sz w:val="18"/>
                <w:szCs w:val="18"/>
                <w:lang w:eastAsia="zh-CN"/>
              </w:rPr>
              <w:t>Can ID(STD)</w:t>
            </w:r>
          </w:p>
        </w:tc>
        <w:tc>
          <w:tcPr>
            <w:tcW w:w="0" w:type="auto"/>
            <w:shd w:val="clear" w:color="auto" w:fill="E6E6E6"/>
            <w:vAlign w:val="center"/>
          </w:tcPr>
          <w:p w:rsidR="003C486E" w:rsidRPr="009E3BE9" w:rsidRDefault="003C486E" w:rsidP="00D33597">
            <w:pPr>
              <w:jc w:val="center"/>
              <w:rPr>
                <w:rFonts w:ascii="Arial" w:hAnsi="Arial" w:hint="eastAsia"/>
                <w:b/>
                <w:sz w:val="18"/>
                <w:lang w:eastAsia="zh-CN"/>
              </w:rPr>
            </w:pPr>
            <w:r w:rsidRPr="009E3BE9">
              <w:rPr>
                <w:rFonts w:ascii="Arial" w:hAnsi="Arial" w:hint="eastAsia"/>
                <w:b/>
                <w:sz w:val="18"/>
                <w:lang w:eastAsia="zh-CN"/>
              </w:rPr>
              <w:t>Data0</w:t>
            </w:r>
          </w:p>
        </w:tc>
        <w:tc>
          <w:tcPr>
            <w:tcW w:w="1036" w:type="dxa"/>
            <w:shd w:val="clear" w:color="auto" w:fill="E6E6E6"/>
            <w:vAlign w:val="center"/>
          </w:tcPr>
          <w:p w:rsidR="003C486E" w:rsidRPr="009E3BE9" w:rsidRDefault="003C486E" w:rsidP="00D33597">
            <w:pPr>
              <w:jc w:val="center"/>
              <w:rPr>
                <w:rFonts w:ascii="Arial" w:hAnsi="Arial" w:hint="eastAsia"/>
                <w:b/>
                <w:sz w:val="18"/>
                <w:lang w:eastAsia="zh-CN"/>
              </w:rPr>
            </w:pPr>
            <w:r w:rsidRPr="009E3BE9">
              <w:rPr>
                <w:rFonts w:ascii="Arial" w:hAnsi="Arial" w:hint="eastAsia"/>
                <w:b/>
                <w:sz w:val="18"/>
                <w:lang w:eastAsia="zh-CN"/>
              </w:rPr>
              <w:t>Data1</w:t>
            </w:r>
          </w:p>
        </w:tc>
        <w:tc>
          <w:tcPr>
            <w:tcW w:w="0" w:type="auto"/>
            <w:shd w:val="clear" w:color="auto" w:fill="E6E6E6"/>
            <w:vAlign w:val="center"/>
          </w:tcPr>
          <w:p w:rsidR="003C486E" w:rsidRPr="009E3BE9" w:rsidRDefault="003C486E" w:rsidP="00D33597">
            <w:pPr>
              <w:jc w:val="center"/>
              <w:rPr>
                <w:rFonts w:ascii="Arial" w:hAnsi="Arial" w:hint="eastAsia"/>
                <w:b/>
                <w:sz w:val="18"/>
                <w:lang w:eastAsia="zh-CN"/>
              </w:rPr>
            </w:pPr>
            <w:r w:rsidRPr="009E3BE9">
              <w:rPr>
                <w:rFonts w:ascii="Arial" w:hAnsi="Arial" w:hint="eastAsia"/>
                <w:b/>
                <w:sz w:val="18"/>
                <w:lang w:eastAsia="zh-CN"/>
              </w:rPr>
              <w:t>Data2</w:t>
            </w:r>
          </w:p>
        </w:tc>
        <w:tc>
          <w:tcPr>
            <w:tcW w:w="0" w:type="auto"/>
            <w:shd w:val="clear" w:color="auto" w:fill="E6E6E6"/>
            <w:vAlign w:val="center"/>
          </w:tcPr>
          <w:p w:rsidR="003C486E" w:rsidRPr="009E3BE9" w:rsidRDefault="003C486E" w:rsidP="00D33597">
            <w:pPr>
              <w:jc w:val="center"/>
              <w:rPr>
                <w:rFonts w:ascii="Arial" w:hAnsi="Arial" w:hint="eastAsia"/>
                <w:b/>
                <w:sz w:val="18"/>
                <w:lang w:eastAsia="zh-CN"/>
              </w:rPr>
            </w:pPr>
            <w:r w:rsidRPr="009E3BE9">
              <w:rPr>
                <w:rFonts w:ascii="Arial" w:hAnsi="Arial" w:hint="eastAsia"/>
                <w:b/>
                <w:sz w:val="18"/>
                <w:lang w:eastAsia="zh-CN"/>
              </w:rPr>
              <w:t>Data3</w:t>
            </w:r>
          </w:p>
        </w:tc>
        <w:tc>
          <w:tcPr>
            <w:tcW w:w="0" w:type="auto"/>
            <w:shd w:val="clear" w:color="auto" w:fill="E6E6E6"/>
            <w:vAlign w:val="center"/>
          </w:tcPr>
          <w:p w:rsidR="003C486E" w:rsidRPr="009E3BE9" w:rsidRDefault="003C486E" w:rsidP="00D33597">
            <w:pPr>
              <w:jc w:val="center"/>
              <w:rPr>
                <w:rFonts w:ascii="Arial" w:hAnsi="Arial" w:hint="eastAsia"/>
                <w:b/>
                <w:sz w:val="18"/>
                <w:lang w:eastAsia="zh-CN"/>
              </w:rPr>
            </w:pPr>
            <w:r w:rsidRPr="009E3BE9">
              <w:rPr>
                <w:rFonts w:ascii="Arial" w:hAnsi="Arial" w:hint="eastAsia"/>
                <w:b/>
                <w:sz w:val="18"/>
                <w:lang w:eastAsia="zh-CN"/>
              </w:rPr>
              <w:t>Data4</w:t>
            </w:r>
          </w:p>
        </w:tc>
        <w:tc>
          <w:tcPr>
            <w:tcW w:w="0" w:type="auto"/>
            <w:shd w:val="clear" w:color="auto" w:fill="E6E6E6"/>
            <w:vAlign w:val="center"/>
          </w:tcPr>
          <w:p w:rsidR="003C486E" w:rsidRPr="009E3BE9" w:rsidRDefault="003C486E" w:rsidP="00D33597">
            <w:pPr>
              <w:jc w:val="center"/>
              <w:rPr>
                <w:rFonts w:ascii="Arial" w:hAnsi="Arial" w:hint="eastAsia"/>
                <w:b/>
                <w:sz w:val="18"/>
                <w:lang w:eastAsia="zh-CN"/>
              </w:rPr>
            </w:pPr>
            <w:r w:rsidRPr="009E3BE9">
              <w:rPr>
                <w:rFonts w:ascii="Arial" w:hAnsi="Arial" w:hint="eastAsia"/>
                <w:b/>
                <w:sz w:val="18"/>
                <w:lang w:eastAsia="zh-CN"/>
              </w:rPr>
              <w:t>Data5</w:t>
            </w:r>
          </w:p>
        </w:tc>
        <w:tc>
          <w:tcPr>
            <w:tcW w:w="0" w:type="auto"/>
            <w:shd w:val="clear" w:color="auto" w:fill="E6E6E6"/>
            <w:vAlign w:val="center"/>
          </w:tcPr>
          <w:p w:rsidR="003C486E" w:rsidRPr="009E3BE9" w:rsidRDefault="003C486E" w:rsidP="00D33597">
            <w:pPr>
              <w:jc w:val="center"/>
              <w:rPr>
                <w:rFonts w:ascii="Arial" w:hAnsi="Arial" w:hint="eastAsia"/>
                <w:b/>
                <w:sz w:val="18"/>
                <w:lang w:eastAsia="zh-CN"/>
              </w:rPr>
            </w:pPr>
            <w:r w:rsidRPr="009E3BE9">
              <w:rPr>
                <w:rFonts w:ascii="Arial" w:hAnsi="Arial" w:hint="eastAsia"/>
                <w:b/>
                <w:sz w:val="18"/>
                <w:lang w:eastAsia="zh-CN"/>
              </w:rPr>
              <w:t>Data6</w:t>
            </w:r>
          </w:p>
        </w:tc>
        <w:tc>
          <w:tcPr>
            <w:tcW w:w="0" w:type="auto"/>
            <w:shd w:val="clear" w:color="auto" w:fill="E6E6E6"/>
            <w:vAlign w:val="center"/>
          </w:tcPr>
          <w:p w:rsidR="003C486E" w:rsidRPr="009E3BE9" w:rsidRDefault="003C486E" w:rsidP="00D33597">
            <w:pPr>
              <w:jc w:val="center"/>
              <w:rPr>
                <w:rFonts w:ascii="Arial" w:hAnsi="Arial" w:hint="eastAsia"/>
                <w:b/>
                <w:sz w:val="18"/>
                <w:lang w:eastAsia="zh-CN"/>
              </w:rPr>
            </w:pPr>
            <w:r w:rsidRPr="009E3BE9">
              <w:rPr>
                <w:rFonts w:ascii="Arial" w:hAnsi="Arial" w:hint="eastAsia"/>
                <w:b/>
                <w:sz w:val="18"/>
                <w:lang w:eastAsia="zh-CN"/>
              </w:rPr>
              <w:t>Data7</w:t>
            </w:r>
          </w:p>
        </w:tc>
      </w:tr>
      <w:tr w:rsidR="003C486E" w:rsidRPr="009E3BE9" w:rsidTr="00D33597">
        <w:trPr>
          <w:trHeight w:val="243"/>
        </w:trPr>
        <w:tc>
          <w:tcPr>
            <w:tcW w:w="0" w:type="auto"/>
            <w:shd w:val="clear" w:color="auto" w:fill="auto"/>
            <w:vAlign w:val="center"/>
          </w:tcPr>
          <w:p w:rsidR="003C486E" w:rsidRPr="00CE04AC" w:rsidRDefault="0025615C" w:rsidP="00D33597">
            <w:pPr>
              <w:jc w:val="center"/>
              <w:rPr>
                <w:rFonts w:ascii="Arial" w:hAnsi="Arial" w:hint="eastAsia"/>
                <w:sz w:val="18"/>
                <w:lang w:eastAsia="zh-CN"/>
              </w:rPr>
            </w:pPr>
            <w:r>
              <w:rPr>
                <w:rFonts w:ascii="Arial" w:hAnsi="Arial"/>
                <w:sz w:val="18"/>
              </w:rPr>
              <w:t>0x774</w:t>
            </w:r>
          </w:p>
        </w:tc>
        <w:tc>
          <w:tcPr>
            <w:tcW w:w="0" w:type="auto"/>
            <w:shd w:val="clear" w:color="auto" w:fill="auto"/>
            <w:vAlign w:val="center"/>
          </w:tcPr>
          <w:p w:rsidR="003C486E" w:rsidRPr="00CE04AC" w:rsidRDefault="003C486E" w:rsidP="00D33597">
            <w:pPr>
              <w:jc w:val="center"/>
              <w:rPr>
                <w:rFonts w:ascii="Arial" w:hAnsi="Arial"/>
                <w:sz w:val="18"/>
                <w:lang w:eastAsia="zh-CN"/>
              </w:rPr>
            </w:pPr>
            <w:r w:rsidRPr="00CE04AC">
              <w:rPr>
                <w:rFonts w:ascii="Arial" w:hAnsi="Arial"/>
                <w:sz w:val="18"/>
              </w:rPr>
              <w:t>0x</w:t>
            </w:r>
            <w:r w:rsidRPr="00CE04AC">
              <w:rPr>
                <w:rFonts w:ascii="Arial" w:hAnsi="Arial" w:hint="eastAsia"/>
                <w:sz w:val="18"/>
                <w:lang w:eastAsia="zh-CN"/>
              </w:rPr>
              <w:t>61</w:t>
            </w:r>
          </w:p>
        </w:tc>
        <w:tc>
          <w:tcPr>
            <w:tcW w:w="1036" w:type="dxa"/>
            <w:shd w:val="clear" w:color="auto" w:fill="auto"/>
          </w:tcPr>
          <w:p w:rsidR="003C486E" w:rsidRPr="00CE04AC" w:rsidRDefault="003C486E" w:rsidP="00D33597">
            <w:pPr>
              <w:ind w:firstLineChars="100" w:firstLine="180"/>
            </w:pPr>
            <w:r w:rsidRPr="00CE04AC">
              <w:rPr>
                <w:rFonts w:ascii="Arial" w:hAnsi="Arial"/>
                <w:sz w:val="18"/>
                <w:lang w:val="en-GB"/>
              </w:rPr>
              <w:t>0x</w:t>
            </w:r>
            <w:r w:rsidRPr="00CE04AC">
              <w:rPr>
                <w:rFonts w:ascii="Arial" w:hAnsi="Arial" w:hint="eastAsia"/>
                <w:sz w:val="18"/>
                <w:lang w:val="en-GB" w:eastAsia="zh-CN"/>
              </w:rPr>
              <w:t>41</w:t>
            </w:r>
          </w:p>
        </w:tc>
        <w:tc>
          <w:tcPr>
            <w:tcW w:w="0" w:type="auto"/>
          </w:tcPr>
          <w:p w:rsidR="003C486E" w:rsidRPr="00CE04AC" w:rsidRDefault="003C486E" w:rsidP="00D33597">
            <w:pPr>
              <w:rPr>
                <w:rFonts w:hint="eastAsia"/>
                <w:lang w:eastAsia="zh-CN"/>
              </w:rPr>
            </w:pPr>
            <w:r w:rsidRPr="00CE04AC">
              <w:rPr>
                <w:rFonts w:ascii="Arial" w:hAnsi="Arial" w:hint="eastAsia"/>
                <w:sz w:val="18"/>
                <w:lang w:val="en-GB" w:eastAsia="zh-CN"/>
              </w:rPr>
              <w:t>0x</w:t>
            </w:r>
            <w:r>
              <w:rPr>
                <w:rFonts w:ascii="Arial" w:hAnsi="Arial" w:hint="eastAsia"/>
                <w:sz w:val="18"/>
                <w:lang w:val="en-GB" w:eastAsia="zh-CN"/>
              </w:rPr>
              <w:t>FF</w:t>
            </w:r>
          </w:p>
        </w:tc>
        <w:tc>
          <w:tcPr>
            <w:tcW w:w="0" w:type="auto"/>
          </w:tcPr>
          <w:p w:rsidR="003C486E" w:rsidRPr="00CE04AC" w:rsidRDefault="003C486E" w:rsidP="0025615C">
            <w:r w:rsidRPr="00CE04AC">
              <w:rPr>
                <w:rFonts w:ascii="Arial" w:hAnsi="Arial" w:hint="eastAsia"/>
                <w:sz w:val="18"/>
                <w:lang w:val="en-GB" w:eastAsia="zh-CN"/>
              </w:rPr>
              <w:t>0x</w:t>
            </w:r>
            <w:r>
              <w:rPr>
                <w:rFonts w:ascii="Arial" w:hAnsi="Arial" w:hint="eastAsia"/>
                <w:sz w:val="18"/>
                <w:lang w:val="en-GB" w:eastAsia="zh-CN"/>
              </w:rPr>
              <w:t>F</w:t>
            </w:r>
            <w:r w:rsidR="0025615C">
              <w:rPr>
                <w:rFonts w:ascii="Arial" w:hAnsi="Arial" w:hint="eastAsia"/>
                <w:sz w:val="18"/>
                <w:lang w:val="en-GB" w:eastAsia="zh-CN"/>
              </w:rPr>
              <w:t>0</w:t>
            </w:r>
          </w:p>
        </w:tc>
        <w:tc>
          <w:tcPr>
            <w:tcW w:w="0" w:type="auto"/>
          </w:tcPr>
          <w:p w:rsidR="003C486E" w:rsidRPr="00CE04AC" w:rsidRDefault="003C486E" w:rsidP="0025615C">
            <w:r w:rsidRPr="00CE04AC">
              <w:rPr>
                <w:rFonts w:ascii="Arial" w:hAnsi="Arial" w:hint="eastAsia"/>
                <w:sz w:val="18"/>
                <w:lang w:val="en-GB" w:eastAsia="zh-CN"/>
              </w:rPr>
              <w:t>0</w:t>
            </w:r>
            <w:r>
              <w:rPr>
                <w:rFonts w:ascii="Arial" w:hAnsi="Arial" w:hint="eastAsia"/>
                <w:sz w:val="18"/>
                <w:lang w:val="en-GB" w:eastAsia="zh-CN"/>
              </w:rPr>
              <w:t>x</w:t>
            </w:r>
            <w:r w:rsidR="0025615C">
              <w:rPr>
                <w:rFonts w:ascii="Arial" w:hAnsi="Arial" w:hint="eastAsia"/>
                <w:sz w:val="18"/>
                <w:lang w:val="en-GB" w:eastAsia="zh-CN"/>
              </w:rPr>
              <w:t>00</w:t>
            </w:r>
          </w:p>
        </w:tc>
        <w:tc>
          <w:tcPr>
            <w:tcW w:w="0" w:type="auto"/>
          </w:tcPr>
          <w:p w:rsidR="003C486E" w:rsidRPr="00CE04AC" w:rsidRDefault="003C486E" w:rsidP="00D33597">
            <w:r w:rsidRPr="00CE04AC">
              <w:rPr>
                <w:rFonts w:ascii="Arial" w:hAnsi="Arial" w:hint="eastAsia"/>
                <w:sz w:val="18"/>
                <w:lang w:val="en-GB" w:eastAsia="zh-CN"/>
              </w:rPr>
              <w:t>---</w:t>
            </w:r>
          </w:p>
        </w:tc>
        <w:tc>
          <w:tcPr>
            <w:tcW w:w="0" w:type="auto"/>
          </w:tcPr>
          <w:p w:rsidR="003C486E" w:rsidRPr="00CE04AC" w:rsidRDefault="003C486E" w:rsidP="00D33597">
            <w:r w:rsidRPr="00CE04AC">
              <w:rPr>
                <w:rFonts w:ascii="Arial" w:hAnsi="Arial" w:hint="eastAsia"/>
                <w:sz w:val="18"/>
                <w:lang w:val="en-GB" w:eastAsia="zh-CN"/>
              </w:rPr>
              <w:t>---</w:t>
            </w:r>
          </w:p>
        </w:tc>
        <w:tc>
          <w:tcPr>
            <w:tcW w:w="0" w:type="auto"/>
          </w:tcPr>
          <w:p w:rsidR="003C486E" w:rsidRPr="00CE04AC" w:rsidRDefault="003C486E" w:rsidP="00D33597">
            <w:pPr>
              <w:jc w:val="center"/>
              <w:rPr>
                <w:rFonts w:ascii="Arial" w:hAnsi="Arial" w:hint="eastAsia"/>
                <w:sz w:val="18"/>
                <w:lang w:val="en-GB" w:eastAsia="zh-CN"/>
              </w:rPr>
            </w:pPr>
            <w:r w:rsidRPr="00CE04AC">
              <w:rPr>
                <w:rFonts w:ascii="Arial" w:hAnsi="Arial" w:hint="eastAsia"/>
                <w:sz w:val="18"/>
                <w:lang w:val="en-GB" w:eastAsia="zh-CN"/>
              </w:rPr>
              <w:t>---</w:t>
            </w:r>
          </w:p>
        </w:tc>
      </w:tr>
    </w:tbl>
    <w:p w:rsidR="00CB628D" w:rsidRDefault="00CB628D" w:rsidP="003C486E">
      <w:pPr>
        <w:rPr>
          <w:rFonts w:ascii="Arial" w:hAnsi="Arial" w:cs="Arial" w:hint="eastAsia"/>
          <w:b/>
          <w:sz w:val="21"/>
          <w:szCs w:val="21"/>
          <w:lang w:eastAsia="zh-CN"/>
        </w:rPr>
      </w:pPr>
    </w:p>
    <w:p w:rsidR="003C486E" w:rsidRDefault="003C486E" w:rsidP="003C486E">
      <w:pPr>
        <w:rPr>
          <w:rFonts w:ascii="Arial" w:hAnsi="Arial" w:cs="Arial" w:hint="eastAsia"/>
          <w:b/>
          <w:sz w:val="21"/>
          <w:szCs w:val="21"/>
          <w:lang w:eastAsia="zh-CN"/>
        </w:rPr>
      </w:pPr>
      <w:r w:rsidRPr="0044486C">
        <w:rPr>
          <w:rFonts w:ascii="Arial" w:hAnsi="Arial" w:cs="Arial"/>
          <w:b/>
          <w:sz w:val="21"/>
          <w:szCs w:val="21"/>
          <w:lang w:eastAsia="zh-CN"/>
        </w:rPr>
        <w:t>S</w:t>
      </w:r>
      <w:r>
        <w:rPr>
          <w:rFonts w:ascii="Arial" w:hAnsi="Arial" w:cs="Arial" w:hint="eastAsia"/>
          <w:b/>
          <w:sz w:val="21"/>
          <w:szCs w:val="21"/>
          <w:lang w:eastAsia="zh-CN"/>
        </w:rPr>
        <w:t>tate2</w:t>
      </w:r>
    </w:p>
    <w:p w:rsidR="00ED08D2" w:rsidRPr="0092230D" w:rsidRDefault="00ED08D2" w:rsidP="00ED08D2">
      <w:pPr>
        <w:rPr>
          <w:rFonts w:ascii="Arial" w:hAnsi="Arial" w:cs="Arial" w:hint="eastAsia"/>
          <w:b/>
          <w:sz w:val="21"/>
          <w:szCs w:val="21"/>
          <w:lang w:val="en-GB" w:eastAsia="zh-CN"/>
        </w:rPr>
      </w:pPr>
      <w:r w:rsidRPr="0092230D">
        <w:rPr>
          <w:rFonts w:ascii="Arial" w:hAnsi="Arial" w:cs="Arial"/>
          <w:b/>
          <w:sz w:val="21"/>
          <w:szCs w:val="21"/>
          <w:lang w:val="en-GB" w:eastAsia="zh-CN"/>
        </w:rPr>
        <w:t>The following command can be used to get analogue port data</w:t>
      </w:r>
      <w:r w:rsidRPr="0092230D">
        <w:rPr>
          <w:rFonts w:ascii="Arial" w:hAnsi="Arial" w:cs="Arial" w:hint="eastAsia"/>
          <w:b/>
          <w:sz w:val="21"/>
          <w:szCs w:val="21"/>
          <w:lang w:val="en-GB" w:eastAsia="zh-C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1036"/>
        <w:gridCol w:w="707"/>
        <w:gridCol w:w="707"/>
        <w:gridCol w:w="707"/>
        <w:gridCol w:w="707"/>
        <w:gridCol w:w="707"/>
        <w:gridCol w:w="707"/>
      </w:tblGrid>
      <w:tr w:rsidR="00ED08D2" w:rsidRPr="0092230D" w:rsidTr="00D33597">
        <w:trPr>
          <w:trHeight w:val="276"/>
        </w:trPr>
        <w:tc>
          <w:tcPr>
            <w:tcW w:w="0" w:type="auto"/>
            <w:shd w:val="clear" w:color="auto" w:fill="E6E6E6"/>
            <w:vAlign w:val="center"/>
          </w:tcPr>
          <w:p w:rsidR="00ED08D2" w:rsidRPr="0092230D" w:rsidRDefault="00ED08D2" w:rsidP="00D33597">
            <w:pPr>
              <w:jc w:val="center"/>
              <w:rPr>
                <w:rFonts w:ascii="Arial" w:hAnsi="Arial" w:cs="Arial"/>
                <w:b/>
                <w:sz w:val="18"/>
                <w:szCs w:val="18"/>
                <w:lang w:eastAsia="zh-CN"/>
              </w:rPr>
            </w:pPr>
            <w:r w:rsidRPr="0092230D">
              <w:rPr>
                <w:rFonts w:ascii="Arial" w:hAnsi="Arial" w:cs="Arial" w:hint="eastAsia"/>
                <w:b/>
                <w:sz w:val="18"/>
                <w:szCs w:val="18"/>
                <w:lang w:eastAsia="zh-CN"/>
              </w:rPr>
              <w:t>Can ID(STD)</w:t>
            </w:r>
          </w:p>
        </w:tc>
        <w:tc>
          <w:tcPr>
            <w:tcW w:w="0" w:type="auto"/>
            <w:shd w:val="clear" w:color="auto" w:fill="E6E6E6"/>
            <w:vAlign w:val="center"/>
          </w:tcPr>
          <w:p w:rsidR="00ED08D2" w:rsidRPr="0092230D" w:rsidRDefault="00ED08D2" w:rsidP="00D33597">
            <w:pPr>
              <w:jc w:val="center"/>
              <w:rPr>
                <w:rFonts w:ascii="Arial" w:hAnsi="Arial" w:cs="Arial" w:hint="eastAsia"/>
                <w:b/>
                <w:sz w:val="18"/>
                <w:szCs w:val="18"/>
                <w:lang w:eastAsia="zh-CN"/>
              </w:rPr>
            </w:pPr>
            <w:r w:rsidRPr="0092230D">
              <w:rPr>
                <w:rFonts w:ascii="Arial" w:hAnsi="Arial" w:cs="Arial" w:hint="eastAsia"/>
                <w:b/>
                <w:sz w:val="18"/>
                <w:szCs w:val="18"/>
                <w:lang w:eastAsia="zh-CN"/>
              </w:rPr>
              <w:t>Data0</w:t>
            </w:r>
          </w:p>
        </w:tc>
        <w:tc>
          <w:tcPr>
            <w:tcW w:w="1036" w:type="dxa"/>
            <w:shd w:val="clear" w:color="auto" w:fill="E6E6E6"/>
            <w:vAlign w:val="center"/>
          </w:tcPr>
          <w:p w:rsidR="00ED08D2" w:rsidRPr="0092230D" w:rsidRDefault="00ED08D2" w:rsidP="00D33597">
            <w:pPr>
              <w:jc w:val="center"/>
              <w:rPr>
                <w:rFonts w:ascii="Arial" w:hAnsi="Arial" w:cs="Arial" w:hint="eastAsia"/>
                <w:b/>
                <w:sz w:val="18"/>
                <w:szCs w:val="18"/>
                <w:lang w:eastAsia="zh-CN"/>
              </w:rPr>
            </w:pPr>
            <w:r w:rsidRPr="0092230D">
              <w:rPr>
                <w:rFonts w:ascii="Arial" w:hAnsi="Arial" w:cs="Arial" w:hint="eastAsia"/>
                <w:b/>
                <w:sz w:val="18"/>
                <w:szCs w:val="18"/>
                <w:lang w:eastAsia="zh-CN"/>
              </w:rPr>
              <w:t>Data1</w:t>
            </w:r>
          </w:p>
        </w:tc>
        <w:tc>
          <w:tcPr>
            <w:tcW w:w="0" w:type="auto"/>
            <w:shd w:val="clear" w:color="auto" w:fill="E6E6E6"/>
            <w:vAlign w:val="center"/>
          </w:tcPr>
          <w:p w:rsidR="00ED08D2" w:rsidRPr="0092230D" w:rsidRDefault="00ED08D2" w:rsidP="00D33597">
            <w:pPr>
              <w:jc w:val="center"/>
              <w:rPr>
                <w:rFonts w:ascii="Arial" w:hAnsi="Arial" w:cs="Arial" w:hint="eastAsia"/>
                <w:b/>
                <w:sz w:val="18"/>
                <w:szCs w:val="18"/>
                <w:lang w:eastAsia="zh-CN"/>
              </w:rPr>
            </w:pPr>
            <w:r w:rsidRPr="0092230D">
              <w:rPr>
                <w:rFonts w:ascii="Arial" w:hAnsi="Arial" w:cs="Arial" w:hint="eastAsia"/>
                <w:b/>
                <w:sz w:val="18"/>
                <w:szCs w:val="18"/>
                <w:lang w:eastAsia="zh-CN"/>
              </w:rPr>
              <w:t>Data2</w:t>
            </w:r>
          </w:p>
        </w:tc>
        <w:tc>
          <w:tcPr>
            <w:tcW w:w="0" w:type="auto"/>
            <w:shd w:val="clear" w:color="auto" w:fill="E6E6E6"/>
            <w:vAlign w:val="center"/>
          </w:tcPr>
          <w:p w:rsidR="00ED08D2" w:rsidRPr="0092230D" w:rsidRDefault="00ED08D2" w:rsidP="00D33597">
            <w:pPr>
              <w:jc w:val="center"/>
              <w:rPr>
                <w:rFonts w:ascii="Arial" w:hAnsi="Arial" w:cs="Arial" w:hint="eastAsia"/>
                <w:b/>
                <w:sz w:val="18"/>
                <w:szCs w:val="18"/>
                <w:lang w:eastAsia="zh-CN"/>
              </w:rPr>
            </w:pPr>
            <w:r w:rsidRPr="0092230D">
              <w:rPr>
                <w:rFonts w:ascii="Arial" w:hAnsi="Arial" w:cs="Arial" w:hint="eastAsia"/>
                <w:b/>
                <w:sz w:val="18"/>
                <w:szCs w:val="18"/>
                <w:lang w:eastAsia="zh-CN"/>
              </w:rPr>
              <w:t>Data3</w:t>
            </w:r>
          </w:p>
        </w:tc>
        <w:tc>
          <w:tcPr>
            <w:tcW w:w="0" w:type="auto"/>
            <w:shd w:val="clear" w:color="auto" w:fill="E6E6E6"/>
            <w:vAlign w:val="center"/>
          </w:tcPr>
          <w:p w:rsidR="00ED08D2" w:rsidRPr="0092230D" w:rsidRDefault="00ED08D2" w:rsidP="00D33597">
            <w:pPr>
              <w:jc w:val="center"/>
              <w:rPr>
                <w:rFonts w:ascii="Arial" w:hAnsi="Arial" w:cs="Arial" w:hint="eastAsia"/>
                <w:b/>
                <w:sz w:val="18"/>
                <w:szCs w:val="18"/>
                <w:lang w:eastAsia="zh-CN"/>
              </w:rPr>
            </w:pPr>
            <w:r w:rsidRPr="0092230D">
              <w:rPr>
                <w:rFonts w:ascii="Arial" w:hAnsi="Arial" w:cs="Arial" w:hint="eastAsia"/>
                <w:b/>
                <w:sz w:val="18"/>
                <w:szCs w:val="18"/>
                <w:lang w:eastAsia="zh-CN"/>
              </w:rPr>
              <w:t>Data4</w:t>
            </w:r>
          </w:p>
        </w:tc>
        <w:tc>
          <w:tcPr>
            <w:tcW w:w="0" w:type="auto"/>
            <w:shd w:val="clear" w:color="auto" w:fill="E6E6E6"/>
            <w:vAlign w:val="center"/>
          </w:tcPr>
          <w:p w:rsidR="00ED08D2" w:rsidRPr="0092230D" w:rsidRDefault="00ED08D2" w:rsidP="00D33597">
            <w:pPr>
              <w:jc w:val="center"/>
              <w:rPr>
                <w:rFonts w:ascii="Arial" w:hAnsi="Arial" w:cs="Arial" w:hint="eastAsia"/>
                <w:b/>
                <w:sz w:val="18"/>
                <w:szCs w:val="18"/>
                <w:lang w:eastAsia="zh-CN"/>
              </w:rPr>
            </w:pPr>
            <w:r w:rsidRPr="0092230D">
              <w:rPr>
                <w:rFonts w:ascii="Arial" w:hAnsi="Arial" w:cs="Arial" w:hint="eastAsia"/>
                <w:b/>
                <w:sz w:val="18"/>
                <w:szCs w:val="18"/>
                <w:lang w:eastAsia="zh-CN"/>
              </w:rPr>
              <w:t>Data5</w:t>
            </w:r>
          </w:p>
        </w:tc>
        <w:tc>
          <w:tcPr>
            <w:tcW w:w="0" w:type="auto"/>
            <w:shd w:val="clear" w:color="auto" w:fill="E6E6E6"/>
            <w:vAlign w:val="center"/>
          </w:tcPr>
          <w:p w:rsidR="00ED08D2" w:rsidRPr="0092230D" w:rsidRDefault="00ED08D2" w:rsidP="00D33597">
            <w:pPr>
              <w:jc w:val="center"/>
              <w:rPr>
                <w:rFonts w:ascii="Arial" w:hAnsi="Arial" w:cs="Arial" w:hint="eastAsia"/>
                <w:b/>
                <w:sz w:val="18"/>
                <w:szCs w:val="18"/>
                <w:lang w:eastAsia="zh-CN"/>
              </w:rPr>
            </w:pPr>
            <w:r w:rsidRPr="0092230D">
              <w:rPr>
                <w:rFonts w:ascii="Arial" w:hAnsi="Arial" w:cs="Arial" w:hint="eastAsia"/>
                <w:b/>
                <w:sz w:val="18"/>
                <w:szCs w:val="18"/>
                <w:lang w:eastAsia="zh-CN"/>
              </w:rPr>
              <w:t>Data6</w:t>
            </w:r>
          </w:p>
        </w:tc>
        <w:tc>
          <w:tcPr>
            <w:tcW w:w="0" w:type="auto"/>
            <w:shd w:val="clear" w:color="auto" w:fill="E6E6E6"/>
            <w:vAlign w:val="center"/>
          </w:tcPr>
          <w:p w:rsidR="00ED08D2" w:rsidRPr="0092230D" w:rsidRDefault="00ED08D2" w:rsidP="00D33597">
            <w:pPr>
              <w:jc w:val="center"/>
              <w:rPr>
                <w:rFonts w:ascii="Arial" w:hAnsi="Arial" w:cs="Arial" w:hint="eastAsia"/>
                <w:b/>
                <w:sz w:val="18"/>
                <w:szCs w:val="18"/>
                <w:lang w:eastAsia="zh-CN"/>
              </w:rPr>
            </w:pPr>
            <w:r w:rsidRPr="0092230D">
              <w:rPr>
                <w:rFonts w:ascii="Arial" w:hAnsi="Arial" w:cs="Arial" w:hint="eastAsia"/>
                <w:b/>
                <w:sz w:val="18"/>
                <w:szCs w:val="18"/>
                <w:lang w:eastAsia="zh-CN"/>
              </w:rPr>
              <w:t>Data7</w:t>
            </w:r>
          </w:p>
        </w:tc>
      </w:tr>
      <w:tr w:rsidR="00ED08D2" w:rsidRPr="0092230D" w:rsidTr="00D33597">
        <w:trPr>
          <w:trHeight w:val="243"/>
        </w:trPr>
        <w:tc>
          <w:tcPr>
            <w:tcW w:w="0" w:type="auto"/>
            <w:shd w:val="clear" w:color="auto" w:fill="auto"/>
            <w:vAlign w:val="center"/>
          </w:tcPr>
          <w:p w:rsidR="00ED08D2" w:rsidRPr="0092230D" w:rsidRDefault="00ED08D2" w:rsidP="00D33597">
            <w:pPr>
              <w:jc w:val="center"/>
              <w:rPr>
                <w:rFonts w:ascii="Arial" w:hAnsi="Arial" w:hint="eastAsia"/>
                <w:sz w:val="18"/>
                <w:lang w:eastAsia="zh-CN"/>
              </w:rPr>
            </w:pPr>
            <w:r w:rsidRPr="0092230D">
              <w:rPr>
                <w:rFonts w:ascii="Arial" w:hAnsi="Arial" w:hint="eastAsia"/>
                <w:sz w:val="18"/>
                <w:lang w:eastAsia="zh-CN"/>
              </w:rPr>
              <w:t>0x772</w:t>
            </w:r>
          </w:p>
        </w:tc>
        <w:tc>
          <w:tcPr>
            <w:tcW w:w="0" w:type="auto"/>
            <w:shd w:val="clear" w:color="auto" w:fill="auto"/>
            <w:vAlign w:val="center"/>
          </w:tcPr>
          <w:p w:rsidR="00ED08D2" w:rsidRPr="0092230D" w:rsidRDefault="00ED08D2" w:rsidP="00D33597">
            <w:pPr>
              <w:jc w:val="center"/>
              <w:rPr>
                <w:rFonts w:ascii="Arial" w:hAnsi="Arial"/>
                <w:sz w:val="18"/>
                <w:lang w:eastAsia="zh-CN"/>
              </w:rPr>
            </w:pPr>
            <w:r w:rsidRPr="0092230D">
              <w:rPr>
                <w:rFonts w:ascii="Arial" w:hAnsi="Arial"/>
                <w:sz w:val="18"/>
              </w:rPr>
              <w:t>0x</w:t>
            </w:r>
            <w:r w:rsidRPr="0092230D">
              <w:rPr>
                <w:rFonts w:ascii="Arial" w:hAnsi="Arial" w:hint="eastAsia"/>
                <w:sz w:val="18"/>
                <w:lang w:eastAsia="zh-CN"/>
              </w:rPr>
              <w:t>21</w:t>
            </w:r>
          </w:p>
        </w:tc>
        <w:tc>
          <w:tcPr>
            <w:tcW w:w="1036" w:type="dxa"/>
            <w:shd w:val="clear" w:color="auto" w:fill="auto"/>
          </w:tcPr>
          <w:p w:rsidR="00ED08D2" w:rsidRPr="0092230D" w:rsidRDefault="00C73E42" w:rsidP="00D33597">
            <w:pPr>
              <w:ind w:firstLineChars="100" w:firstLine="180"/>
            </w:pPr>
            <w:r w:rsidRPr="00CE04AC">
              <w:rPr>
                <w:rFonts w:ascii="Arial" w:hAnsi="Arial"/>
                <w:sz w:val="18"/>
                <w:lang w:val="en-GB"/>
              </w:rPr>
              <w:t>0x</w:t>
            </w:r>
            <w:r w:rsidRPr="00CE04AC">
              <w:rPr>
                <w:rFonts w:ascii="Arial" w:hAnsi="Arial" w:hint="eastAsia"/>
                <w:sz w:val="18"/>
                <w:lang w:val="en-GB" w:eastAsia="zh-CN"/>
              </w:rPr>
              <w:t>41</w:t>
            </w:r>
          </w:p>
        </w:tc>
        <w:tc>
          <w:tcPr>
            <w:tcW w:w="0" w:type="auto"/>
          </w:tcPr>
          <w:p w:rsidR="00ED08D2" w:rsidRPr="0092230D" w:rsidRDefault="00ED08D2" w:rsidP="00D33597">
            <w:pPr>
              <w:rPr>
                <w:rFonts w:hint="eastAsia"/>
                <w:lang w:eastAsia="zh-CN"/>
              </w:rPr>
            </w:pPr>
            <w:r w:rsidRPr="0092230D">
              <w:rPr>
                <w:rFonts w:ascii="Arial" w:hAnsi="Arial" w:hint="eastAsia"/>
                <w:sz w:val="18"/>
                <w:lang w:val="en-GB"/>
              </w:rPr>
              <w:t>0xAA</w:t>
            </w:r>
          </w:p>
        </w:tc>
        <w:tc>
          <w:tcPr>
            <w:tcW w:w="0" w:type="auto"/>
          </w:tcPr>
          <w:p w:rsidR="00ED08D2" w:rsidRPr="0092230D" w:rsidRDefault="00ED08D2" w:rsidP="00D33597">
            <w:pPr>
              <w:rPr>
                <w:rFonts w:hint="eastAsia"/>
                <w:lang w:eastAsia="zh-CN"/>
              </w:rPr>
            </w:pPr>
            <w:r w:rsidRPr="0092230D">
              <w:rPr>
                <w:rFonts w:ascii="Arial" w:hAnsi="Arial" w:hint="eastAsia"/>
                <w:sz w:val="18"/>
                <w:lang w:val="en-GB"/>
              </w:rPr>
              <w:t>0xAA</w:t>
            </w:r>
          </w:p>
        </w:tc>
        <w:tc>
          <w:tcPr>
            <w:tcW w:w="0" w:type="auto"/>
          </w:tcPr>
          <w:p w:rsidR="00ED08D2" w:rsidRPr="0092230D" w:rsidRDefault="00ED08D2" w:rsidP="00D33597">
            <w:pPr>
              <w:rPr>
                <w:rFonts w:hint="eastAsia"/>
                <w:lang w:eastAsia="zh-CN"/>
              </w:rPr>
            </w:pPr>
            <w:r w:rsidRPr="0092230D">
              <w:rPr>
                <w:rFonts w:ascii="Arial" w:hAnsi="Arial" w:hint="eastAsia"/>
                <w:sz w:val="18"/>
                <w:lang w:val="en-GB"/>
              </w:rPr>
              <w:t>0xAA</w:t>
            </w:r>
          </w:p>
        </w:tc>
        <w:tc>
          <w:tcPr>
            <w:tcW w:w="0" w:type="auto"/>
          </w:tcPr>
          <w:p w:rsidR="00ED08D2" w:rsidRPr="0092230D" w:rsidRDefault="00ED08D2" w:rsidP="00D33597">
            <w:pPr>
              <w:rPr>
                <w:rFonts w:hint="eastAsia"/>
                <w:lang w:eastAsia="zh-CN"/>
              </w:rPr>
            </w:pPr>
            <w:r w:rsidRPr="0092230D">
              <w:rPr>
                <w:rFonts w:ascii="Arial" w:hAnsi="Arial" w:hint="eastAsia"/>
                <w:sz w:val="18"/>
                <w:lang w:val="en-GB"/>
              </w:rPr>
              <w:t>0xAA</w:t>
            </w:r>
          </w:p>
        </w:tc>
        <w:tc>
          <w:tcPr>
            <w:tcW w:w="0" w:type="auto"/>
          </w:tcPr>
          <w:p w:rsidR="00ED08D2" w:rsidRPr="0092230D" w:rsidRDefault="00ED08D2" w:rsidP="00D33597">
            <w:pPr>
              <w:rPr>
                <w:rFonts w:hint="eastAsia"/>
                <w:lang w:eastAsia="zh-CN"/>
              </w:rPr>
            </w:pPr>
            <w:r w:rsidRPr="0092230D">
              <w:rPr>
                <w:rFonts w:ascii="Arial" w:hAnsi="Arial" w:hint="eastAsia"/>
                <w:sz w:val="18"/>
                <w:lang w:val="en-GB"/>
              </w:rPr>
              <w:t>0xAA</w:t>
            </w:r>
          </w:p>
        </w:tc>
        <w:tc>
          <w:tcPr>
            <w:tcW w:w="0" w:type="auto"/>
          </w:tcPr>
          <w:p w:rsidR="00ED08D2" w:rsidRPr="0092230D" w:rsidRDefault="00ED08D2" w:rsidP="00D33597">
            <w:pPr>
              <w:rPr>
                <w:rFonts w:ascii="Arial" w:hAnsi="Arial" w:hint="eastAsia"/>
                <w:sz w:val="18"/>
                <w:lang w:val="en-GB" w:eastAsia="zh-CN"/>
              </w:rPr>
            </w:pPr>
            <w:r w:rsidRPr="0092230D">
              <w:rPr>
                <w:rFonts w:ascii="Arial" w:hAnsi="Arial" w:hint="eastAsia"/>
                <w:sz w:val="18"/>
                <w:lang w:val="en-GB"/>
              </w:rPr>
              <w:t>0xAA</w:t>
            </w:r>
          </w:p>
        </w:tc>
      </w:tr>
    </w:tbl>
    <w:p w:rsidR="00ED08D2" w:rsidRPr="009E3BE9" w:rsidRDefault="00ED08D2" w:rsidP="003C486E">
      <w:pPr>
        <w:rPr>
          <w:rFonts w:ascii="Arial" w:hAnsi="Arial" w:cs="Arial" w:hint="eastAsia"/>
          <w:b/>
          <w:sz w:val="21"/>
          <w:szCs w:val="21"/>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1036"/>
        <w:gridCol w:w="707"/>
        <w:gridCol w:w="707"/>
        <w:gridCol w:w="707"/>
        <w:gridCol w:w="707"/>
        <w:gridCol w:w="707"/>
        <w:gridCol w:w="707"/>
      </w:tblGrid>
      <w:tr w:rsidR="003C486E" w:rsidRPr="009E3BE9" w:rsidTr="00D33597">
        <w:trPr>
          <w:trHeight w:val="280"/>
        </w:trPr>
        <w:tc>
          <w:tcPr>
            <w:tcW w:w="0" w:type="auto"/>
            <w:shd w:val="clear" w:color="auto" w:fill="E6E6E6"/>
            <w:vAlign w:val="center"/>
          </w:tcPr>
          <w:p w:rsidR="003C486E" w:rsidRPr="009E3BE9" w:rsidRDefault="003C486E" w:rsidP="00D33597">
            <w:pPr>
              <w:jc w:val="center"/>
              <w:rPr>
                <w:rFonts w:ascii="Arial" w:hAnsi="Arial" w:cs="Arial"/>
                <w:b/>
                <w:sz w:val="18"/>
                <w:szCs w:val="18"/>
                <w:lang w:eastAsia="zh-CN"/>
              </w:rPr>
            </w:pPr>
            <w:r w:rsidRPr="009E3BE9">
              <w:rPr>
                <w:rFonts w:ascii="Arial" w:hAnsi="Arial" w:cs="Arial" w:hint="eastAsia"/>
                <w:b/>
                <w:sz w:val="18"/>
                <w:szCs w:val="18"/>
                <w:lang w:eastAsia="zh-CN"/>
              </w:rPr>
              <w:t>Can ID(STD)</w:t>
            </w:r>
          </w:p>
        </w:tc>
        <w:tc>
          <w:tcPr>
            <w:tcW w:w="0" w:type="auto"/>
            <w:shd w:val="clear" w:color="auto" w:fill="E6E6E6"/>
            <w:vAlign w:val="center"/>
          </w:tcPr>
          <w:p w:rsidR="003C486E" w:rsidRPr="009E3BE9" w:rsidRDefault="003C486E" w:rsidP="00D33597">
            <w:pPr>
              <w:jc w:val="center"/>
              <w:rPr>
                <w:rFonts w:ascii="Arial" w:hAnsi="Arial" w:hint="eastAsia"/>
                <w:b/>
                <w:sz w:val="18"/>
                <w:lang w:eastAsia="zh-CN"/>
              </w:rPr>
            </w:pPr>
            <w:r w:rsidRPr="009E3BE9">
              <w:rPr>
                <w:rFonts w:ascii="Arial" w:hAnsi="Arial" w:hint="eastAsia"/>
                <w:b/>
                <w:sz w:val="18"/>
                <w:lang w:eastAsia="zh-CN"/>
              </w:rPr>
              <w:t>Data0</w:t>
            </w:r>
          </w:p>
        </w:tc>
        <w:tc>
          <w:tcPr>
            <w:tcW w:w="1036" w:type="dxa"/>
            <w:shd w:val="clear" w:color="auto" w:fill="E6E6E6"/>
            <w:vAlign w:val="center"/>
          </w:tcPr>
          <w:p w:rsidR="003C486E" w:rsidRPr="009E3BE9" w:rsidRDefault="003C486E" w:rsidP="00D33597">
            <w:pPr>
              <w:jc w:val="center"/>
              <w:rPr>
                <w:rFonts w:ascii="Arial" w:hAnsi="Arial" w:hint="eastAsia"/>
                <w:b/>
                <w:sz w:val="18"/>
                <w:lang w:eastAsia="zh-CN"/>
              </w:rPr>
            </w:pPr>
            <w:r w:rsidRPr="009E3BE9">
              <w:rPr>
                <w:rFonts w:ascii="Arial" w:hAnsi="Arial" w:hint="eastAsia"/>
                <w:b/>
                <w:sz w:val="18"/>
                <w:lang w:eastAsia="zh-CN"/>
              </w:rPr>
              <w:t>Data1</w:t>
            </w:r>
          </w:p>
        </w:tc>
        <w:tc>
          <w:tcPr>
            <w:tcW w:w="0" w:type="auto"/>
            <w:shd w:val="clear" w:color="auto" w:fill="E6E6E6"/>
            <w:vAlign w:val="center"/>
          </w:tcPr>
          <w:p w:rsidR="003C486E" w:rsidRPr="009E3BE9" w:rsidRDefault="003C486E" w:rsidP="00D33597">
            <w:pPr>
              <w:jc w:val="center"/>
              <w:rPr>
                <w:rFonts w:ascii="Arial" w:hAnsi="Arial" w:hint="eastAsia"/>
                <w:b/>
                <w:sz w:val="18"/>
                <w:lang w:eastAsia="zh-CN"/>
              </w:rPr>
            </w:pPr>
            <w:r w:rsidRPr="009E3BE9">
              <w:rPr>
                <w:rFonts w:ascii="Arial" w:hAnsi="Arial" w:hint="eastAsia"/>
                <w:b/>
                <w:sz w:val="18"/>
                <w:lang w:eastAsia="zh-CN"/>
              </w:rPr>
              <w:t>Data2</w:t>
            </w:r>
          </w:p>
        </w:tc>
        <w:tc>
          <w:tcPr>
            <w:tcW w:w="0" w:type="auto"/>
            <w:shd w:val="clear" w:color="auto" w:fill="E6E6E6"/>
            <w:vAlign w:val="center"/>
          </w:tcPr>
          <w:p w:rsidR="003C486E" w:rsidRPr="009E3BE9" w:rsidRDefault="003C486E" w:rsidP="00D33597">
            <w:pPr>
              <w:jc w:val="center"/>
              <w:rPr>
                <w:rFonts w:ascii="Arial" w:hAnsi="Arial" w:hint="eastAsia"/>
                <w:b/>
                <w:sz w:val="18"/>
                <w:lang w:eastAsia="zh-CN"/>
              </w:rPr>
            </w:pPr>
            <w:r w:rsidRPr="009E3BE9">
              <w:rPr>
                <w:rFonts w:ascii="Arial" w:hAnsi="Arial" w:hint="eastAsia"/>
                <w:b/>
                <w:sz w:val="18"/>
                <w:lang w:eastAsia="zh-CN"/>
              </w:rPr>
              <w:t>Data3</w:t>
            </w:r>
          </w:p>
        </w:tc>
        <w:tc>
          <w:tcPr>
            <w:tcW w:w="0" w:type="auto"/>
            <w:shd w:val="clear" w:color="auto" w:fill="E6E6E6"/>
            <w:vAlign w:val="center"/>
          </w:tcPr>
          <w:p w:rsidR="003C486E" w:rsidRPr="009E3BE9" w:rsidRDefault="003C486E" w:rsidP="00D33597">
            <w:pPr>
              <w:jc w:val="center"/>
              <w:rPr>
                <w:rFonts w:ascii="Arial" w:hAnsi="Arial" w:hint="eastAsia"/>
                <w:b/>
                <w:sz w:val="18"/>
                <w:lang w:eastAsia="zh-CN"/>
              </w:rPr>
            </w:pPr>
            <w:r w:rsidRPr="009E3BE9">
              <w:rPr>
                <w:rFonts w:ascii="Arial" w:hAnsi="Arial" w:hint="eastAsia"/>
                <w:b/>
                <w:sz w:val="18"/>
                <w:lang w:eastAsia="zh-CN"/>
              </w:rPr>
              <w:t>Data4</w:t>
            </w:r>
          </w:p>
        </w:tc>
        <w:tc>
          <w:tcPr>
            <w:tcW w:w="0" w:type="auto"/>
            <w:shd w:val="clear" w:color="auto" w:fill="E6E6E6"/>
            <w:vAlign w:val="center"/>
          </w:tcPr>
          <w:p w:rsidR="003C486E" w:rsidRPr="009E3BE9" w:rsidRDefault="003C486E" w:rsidP="00D33597">
            <w:pPr>
              <w:jc w:val="center"/>
              <w:rPr>
                <w:rFonts w:ascii="Arial" w:hAnsi="Arial" w:hint="eastAsia"/>
                <w:b/>
                <w:sz w:val="18"/>
                <w:lang w:eastAsia="zh-CN"/>
              </w:rPr>
            </w:pPr>
            <w:r w:rsidRPr="009E3BE9">
              <w:rPr>
                <w:rFonts w:ascii="Arial" w:hAnsi="Arial" w:hint="eastAsia"/>
                <w:b/>
                <w:sz w:val="18"/>
                <w:lang w:eastAsia="zh-CN"/>
              </w:rPr>
              <w:t>Data5</w:t>
            </w:r>
          </w:p>
        </w:tc>
        <w:tc>
          <w:tcPr>
            <w:tcW w:w="0" w:type="auto"/>
            <w:shd w:val="clear" w:color="auto" w:fill="E6E6E6"/>
            <w:vAlign w:val="center"/>
          </w:tcPr>
          <w:p w:rsidR="003C486E" w:rsidRPr="009E3BE9" w:rsidRDefault="003C486E" w:rsidP="00D33597">
            <w:pPr>
              <w:jc w:val="center"/>
              <w:rPr>
                <w:rFonts w:ascii="Arial" w:hAnsi="Arial" w:hint="eastAsia"/>
                <w:b/>
                <w:sz w:val="18"/>
                <w:lang w:eastAsia="zh-CN"/>
              </w:rPr>
            </w:pPr>
            <w:r w:rsidRPr="009E3BE9">
              <w:rPr>
                <w:rFonts w:ascii="Arial" w:hAnsi="Arial" w:hint="eastAsia"/>
                <w:b/>
                <w:sz w:val="18"/>
                <w:lang w:eastAsia="zh-CN"/>
              </w:rPr>
              <w:t>Data6</w:t>
            </w:r>
          </w:p>
        </w:tc>
        <w:tc>
          <w:tcPr>
            <w:tcW w:w="0" w:type="auto"/>
            <w:shd w:val="clear" w:color="auto" w:fill="E6E6E6"/>
            <w:vAlign w:val="center"/>
          </w:tcPr>
          <w:p w:rsidR="003C486E" w:rsidRPr="009E3BE9" w:rsidRDefault="003C486E" w:rsidP="00D33597">
            <w:pPr>
              <w:jc w:val="center"/>
              <w:rPr>
                <w:rFonts w:ascii="Arial" w:hAnsi="Arial" w:hint="eastAsia"/>
                <w:b/>
                <w:sz w:val="18"/>
                <w:lang w:eastAsia="zh-CN"/>
              </w:rPr>
            </w:pPr>
            <w:r w:rsidRPr="009E3BE9">
              <w:rPr>
                <w:rFonts w:ascii="Arial" w:hAnsi="Arial" w:hint="eastAsia"/>
                <w:b/>
                <w:sz w:val="18"/>
                <w:lang w:eastAsia="zh-CN"/>
              </w:rPr>
              <w:t>Data7</w:t>
            </w:r>
          </w:p>
        </w:tc>
      </w:tr>
      <w:tr w:rsidR="003C486E" w:rsidRPr="009E3BE9" w:rsidTr="00D33597">
        <w:trPr>
          <w:trHeight w:val="243"/>
        </w:trPr>
        <w:tc>
          <w:tcPr>
            <w:tcW w:w="0" w:type="auto"/>
            <w:shd w:val="clear" w:color="auto" w:fill="auto"/>
            <w:vAlign w:val="center"/>
          </w:tcPr>
          <w:p w:rsidR="003C486E" w:rsidRPr="00CE04AC" w:rsidRDefault="0025615C" w:rsidP="00D33597">
            <w:pPr>
              <w:jc w:val="center"/>
              <w:rPr>
                <w:rFonts w:ascii="Arial" w:hAnsi="Arial" w:hint="eastAsia"/>
                <w:sz w:val="18"/>
                <w:lang w:eastAsia="zh-CN"/>
              </w:rPr>
            </w:pPr>
            <w:r>
              <w:rPr>
                <w:rFonts w:ascii="Arial" w:hAnsi="Arial"/>
                <w:sz w:val="18"/>
              </w:rPr>
              <w:t>0x774</w:t>
            </w:r>
          </w:p>
        </w:tc>
        <w:tc>
          <w:tcPr>
            <w:tcW w:w="0" w:type="auto"/>
            <w:shd w:val="clear" w:color="auto" w:fill="auto"/>
            <w:vAlign w:val="center"/>
          </w:tcPr>
          <w:p w:rsidR="003C486E" w:rsidRPr="00CE04AC" w:rsidRDefault="003C486E" w:rsidP="00D33597">
            <w:pPr>
              <w:jc w:val="center"/>
              <w:rPr>
                <w:rFonts w:ascii="Arial" w:hAnsi="Arial"/>
                <w:sz w:val="18"/>
                <w:lang w:eastAsia="zh-CN"/>
              </w:rPr>
            </w:pPr>
            <w:r w:rsidRPr="00CE04AC">
              <w:rPr>
                <w:rFonts w:ascii="Arial" w:hAnsi="Arial"/>
                <w:sz w:val="18"/>
              </w:rPr>
              <w:t>0x</w:t>
            </w:r>
            <w:r w:rsidRPr="00CE04AC">
              <w:rPr>
                <w:rFonts w:ascii="Arial" w:hAnsi="Arial" w:hint="eastAsia"/>
                <w:sz w:val="18"/>
                <w:lang w:eastAsia="zh-CN"/>
              </w:rPr>
              <w:t>61</w:t>
            </w:r>
          </w:p>
        </w:tc>
        <w:tc>
          <w:tcPr>
            <w:tcW w:w="1036" w:type="dxa"/>
            <w:shd w:val="clear" w:color="auto" w:fill="auto"/>
          </w:tcPr>
          <w:p w:rsidR="003C486E" w:rsidRPr="00CE04AC" w:rsidRDefault="003C486E" w:rsidP="00D33597">
            <w:pPr>
              <w:ind w:firstLineChars="100" w:firstLine="180"/>
            </w:pPr>
            <w:r w:rsidRPr="00CE04AC">
              <w:rPr>
                <w:rFonts w:ascii="Arial" w:hAnsi="Arial"/>
                <w:sz w:val="18"/>
                <w:lang w:val="en-GB"/>
              </w:rPr>
              <w:t>0x</w:t>
            </w:r>
            <w:r w:rsidRPr="00CE04AC">
              <w:rPr>
                <w:rFonts w:ascii="Arial" w:hAnsi="Arial" w:hint="eastAsia"/>
                <w:sz w:val="18"/>
                <w:lang w:val="en-GB" w:eastAsia="zh-CN"/>
              </w:rPr>
              <w:t>41</w:t>
            </w:r>
          </w:p>
        </w:tc>
        <w:tc>
          <w:tcPr>
            <w:tcW w:w="0" w:type="auto"/>
          </w:tcPr>
          <w:p w:rsidR="003C486E" w:rsidRPr="00CE04AC" w:rsidRDefault="003C486E" w:rsidP="00D33597">
            <w:pPr>
              <w:rPr>
                <w:rFonts w:hint="eastAsia"/>
                <w:lang w:eastAsia="zh-CN"/>
              </w:rPr>
            </w:pPr>
            <w:r w:rsidRPr="00CE04AC">
              <w:rPr>
                <w:rFonts w:ascii="Arial" w:hAnsi="Arial" w:hint="eastAsia"/>
                <w:sz w:val="18"/>
                <w:lang w:val="en-GB" w:eastAsia="zh-CN"/>
              </w:rPr>
              <w:t>0x</w:t>
            </w:r>
            <w:r>
              <w:rPr>
                <w:rFonts w:ascii="Arial" w:hAnsi="Arial" w:hint="eastAsia"/>
                <w:sz w:val="18"/>
                <w:lang w:val="en-GB" w:eastAsia="zh-CN"/>
              </w:rPr>
              <w:t>00</w:t>
            </w:r>
          </w:p>
        </w:tc>
        <w:tc>
          <w:tcPr>
            <w:tcW w:w="0" w:type="auto"/>
          </w:tcPr>
          <w:p w:rsidR="003C486E" w:rsidRPr="00CE04AC" w:rsidRDefault="003C486E" w:rsidP="00D33597">
            <w:r w:rsidRPr="00CE04AC">
              <w:rPr>
                <w:rFonts w:ascii="Arial" w:hAnsi="Arial" w:hint="eastAsia"/>
                <w:sz w:val="18"/>
                <w:lang w:val="en-GB" w:eastAsia="zh-CN"/>
              </w:rPr>
              <w:t>0x</w:t>
            </w:r>
            <w:r>
              <w:rPr>
                <w:rFonts w:ascii="Arial" w:hAnsi="Arial" w:hint="eastAsia"/>
                <w:sz w:val="18"/>
                <w:lang w:val="en-GB" w:eastAsia="zh-CN"/>
              </w:rPr>
              <w:t>00</w:t>
            </w:r>
          </w:p>
        </w:tc>
        <w:tc>
          <w:tcPr>
            <w:tcW w:w="0" w:type="auto"/>
          </w:tcPr>
          <w:p w:rsidR="003C486E" w:rsidRPr="00CE04AC" w:rsidRDefault="003C486E" w:rsidP="00D33597">
            <w:r w:rsidRPr="00CE04AC">
              <w:rPr>
                <w:rFonts w:ascii="Arial" w:hAnsi="Arial" w:hint="eastAsia"/>
                <w:sz w:val="18"/>
                <w:lang w:val="en-GB" w:eastAsia="zh-CN"/>
              </w:rPr>
              <w:t>0</w:t>
            </w:r>
            <w:r>
              <w:rPr>
                <w:rFonts w:ascii="Arial" w:hAnsi="Arial" w:hint="eastAsia"/>
                <w:sz w:val="18"/>
                <w:lang w:val="en-GB" w:eastAsia="zh-CN"/>
              </w:rPr>
              <w:t>x00</w:t>
            </w:r>
          </w:p>
        </w:tc>
        <w:tc>
          <w:tcPr>
            <w:tcW w:w="0" w:type="auto"/>
          </w:tcPr>
          <w:p w:rsidR="003C486E" w:rsidRPr="00CE04AC" w:rsidRDefault="003C486E" w:rsidP="00D33597">
            <w:r w:rsidRPr="00CE04AC">
              <w:rPr>
                <w:rFonts w:ascii="Arial" w:hAnsi="Arial" w:hint="eastAsia"/>
                <w:sz w:val="18"/>
                <w:lang w:val="en-GB" w:eastAsia="zh-CN"/>
              </w:rPr>
              <w:t>---</w:t>
            </w:r>
          </w:p>
        </w:tc>
        <w:tc>
          <w:tcPr>
            <w:tcW w:w="0" w:type="auto"/>
          </w:tcPr>
          <w:p w:rsidR="003C486E" w:rsidRPr="00CE04AC" w:rsidRDefault="003C486E" w:rsidP="00D33597">
            <w:r w:rsidRPr="00CE04AC">
              <w:rPr>
                <w:rFonts w:ascii="Arial" w:hAnsi="Arial" w:hint="eastAsia"/>
                <w:sz w:val="18"/>
                <w:lang w:val="en-GB" w:eastAsia="zh-CN"/>
              </w:rPr>
              <w:t>---</w:t>
            </w:r>
          </w:p>
        </w:tc>
        <w:tc>
          <w:tcPr>
            <w:tcW w:w="0" w:type="auto"/>
          </w:tcPr>
          <w:p w:rsidR="003C486E" w:rsidRPr="00CE04AC" w:rsidRDefault="003C486E" w:rsidP="00D33597">
            <w:pPr>
              <w:jc w:val="center"/>
              <w:rPr>
                <w:rFonts w:ascii="Arial" w:hAnsi="Arial" w:hint="eastAsia"/>
                <w:sz w:val="18"/>
                <w:lang w:val="en-GB" w:eastAsia="zh-CN"/>
              </w:rPr>
            </w:pPr>
            <w:r w:rsidRPr="00CE04AC">
              <w:rPr>
                <w:rFonts w:ascii="Arial" w:hAnsi="Arial" w:hint="eastAsia"/>
                <w:sz w:val="18"/>
                <w:lang w:val="en-GB" w:eastAsia="zh-CN"/>
              </w:rPr>
              <w:t>---</w:t>
            </w:r>
          </w:p>
        </w:tc>
      </w:tr>
    </w:tbl>
    <w:p w:rsidR="003C486E" w:rsidRDefault="003C486E" w:rsidP="003C486E">
      <w:pPr>
        <w:rPr>
          <w:rFonts w:hint="eastAsia"/>
          <w:strike/>
          <w:lang w:val="en-GB" w:eastAsia="zh-CN"/>
        </w:rPr>
      </w:pPr>
    </w:p>
    <w:p w:rsidR="003C486E" w:rsidRDefault="003C486E" w:rsidP="003C486E">
      <w:pPr>
        <w:rPr>
          <w:rFonts w:ascii="Arial" w:hAnsi="Arial" w:cs="Arial" w:hint="eastAsia"/>
          <w:b/>
          <w:sz w:val="21"/>
          <w:szCs w:val="21"/>
          <w:lang w:eastAsia="zh-CN"/>
        </w:rPr>
      </w:pPr>
      <w:r w:rsidRPr="0044486C">
        <w:rPr>
          <w:rFonts w:ascii="Arial" w:hAnsi="Arial" w:cs="Arial"/>
          <w:b/>
          <w:sz w:val="21"/>
          <w:szCs w:val="21"/>
          <w:lang w:eastAsia="zh-CN"/>
        </w:rPr>
        <w:t>S</w:t>
      </w:r>
      <w:r>
        <w:rPr>
          <w:rFonts w:ascii="Arial" w:hAnsi="Arial" w:cs="Arial" w:hint="eastAsia"/>
          <w:b/>
          <w:sz w:val="21"/>
          <w:szCs w:val="21"/>
          <w:lang w:eastAsia="zh-CN"/>
        </w:rPr>
        <w:t>tate3</w:t>
      </w:r>
    </w:p>
    <w:p w:rsidR="00ED08D2" w:rsidRPr="0092230D" w:rsidRDefault="00ED08D2" w:rsidP="00ED08D2">
      <w:pPr>
        <w:rPr>
          <w:rFonts w:ascii="Arial" w:hAnsi="Arial" w:cs="Arial" w:hint="eastAsia"/>
          <w:b/>
          <w:sz w:val="21"/>
          <w:szCs w:val="21"/>
          <w:lang w:val="en-GB" w:eastAsia="zh-CN"/>
        </w:rPr>
      </w:pPr>
      <w:r w:rsidRPr="0092230D">
        <w:rPr>
          <w:rFonts w:ascii="Arial" w:hAnsi="Arial" w:cs="Arial"/>
          <w:b/>
          <w:sz w:val="21"/>
          <w:szCs w:val="21"/>
          <w:lang w:val="en-GB" w:eastAsia="zh-CN"/>
        </w:rPr>
        <w:t>The following command can be used to get analogue port data</w:t>
      </w:r>
      <w:r w:rsidRPr="0092230D">
        <w:rPr>
          <w:rFonts w:ascii="Arial" w:hAnsi="Arial" w:cs="Arial" w:hint="eastAsia"/>
          <w:b/>
          <w:sz w:val="21"/>
          <w:szCs w:val="21"/>
          <w:lang w:val="en-GB" w:eastAsia="zh-C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1036"/>
        <w:gridCol w:w="707"/>
        <w:gridCol w:w="707"/>
        <w:gridCol w:w="707"/>
        <w:gridCol w:w="707"/>
        <w:gridCol w:w="707"/>
        <w:gridCol w:w="707"/>
      </w:tblGrid>
      <w:tr w:rsidR="00ED08D2" w:rsidRPr="0092230D" w:rsidTr="00D33597">
        <w:trPr>
          <w:trHeight w:val="276"/>
        </w:trPr>
        <w:tc>
          <w:tcPr>
            <w:tcW w:w="0" w:type="auto"/>
            <w:shd w:val="clear" w:color="auto" w:fill="E6E6E6"/>
            <w:vAlign w:val="center"/>
          </w:tcPr>
          <w:p w:rsidR="00ED08D2" w:rsidRPr="0092230D" w:rsidRDefault="00ED08D2" w:rsidP="00D33597">
            <w:pPr>
              <w:jc w:val="center"/>
              <w:rPr>
                <w:rFonts w:ascii="Arial" w:hAnsi="Arial" w:cs="Arial"/>
                <w:b/>
                <w:sz w:val="18"/>
                <w:szCs w:val="18"/>
                <w:lang w:eastAsia="zh-CN"/>
              </w:rPr>
            </w:pPr>
            <w:r w:rsidRPr="0092230D">
              <w:rPr>
                <w:rFonts w:ascii="Arial" w:hAnsi="Arial" w:cs="Arial" w:hint="eastAsia"/>
                <w:b/>
                <w:sz w:val="18"/>
                <w:szCs w:val="18"/>
                <w:lang w:eastAsia="zh-CN"/>
              </w:rPr>
              <w:t>Can ID(STD)</w:t>
            </w:r>
          </w:p>
        </w:tc>
        <w:tc>
          <w:tcPr>
            <w:tcW w:w="0" w:type="auto"/>
            <w:shd w:val="clear" w:color="auto" w:fill="E6E6E6"/>
            <w:vAlign w:val="center"/>
          </w:tcPr>
          <w:p w:rsidR="00ED08D2" w:rsidRPr="0092230D" w:rsidRDefault="00ED08D2" w:rsidP="00D33597">
            <w:pPr>
              <w:jc w:val="center"/>
              <w:rPr>
                <w:rFonts w:ascii="Arial" w:hAnsi="Arial" w:cs="Arial" w:hint="eastAsia"/>
                <w:b/>
                <w:sz w:val="18"/>
                <w:szCs w:val="18"/>
                <w:lang w:eastAsia="zh-CN"/>
              </w:rPr>
            </w:pPr>
            <w:r w:rsidRPr="0092230D">
              <w:rPr>
                <w:rFonts w:ascii="Arial" w:hAnsi="Arial" w:cs="Arial" w:hint="eastAsia"/>
                <w:b/>
                <w:sz w:val="18"/>
                <w:szCs w:val="18"/>
                <w:lang w:eastAsia="zh-CN"/>
              </w:rPr>
              <w:t>Data0</w:t>
            </w:r>
          </w:p>
        </w:tc>
        <w:tc>
          <w:tcPr>
            <w:tcW w:w="1036" w:type="dxa"/>
            <w:shd w:val="clear" w:color="auto" w:fill="E6E6E6"/>
            <w:vAlign w:val="center"/>
          </w:tcPr>
          <w:p w:rsidR="00ED08D2" w:rsidRPr="0092230D" w:rsidRDefault="00ED08D2" w:rsidP="00D33597">
            <w:pPr>
              <w:jc w:val="center"/>
              <w:rPr>
                <w:rFonts w:ascii="Arial" w:hAnsi="Arial" w:cs="Arial" w:hint="eastAsia"/>
                <w:b/>
                <w:sz w:val="18"/>
                <w:szCs w:val="18"/>
                <w:lang w:eastAsia="zh-CN"/>
              </w:rPr>
            </w:pPr>
            <w:r w:rsidRPr="0092230D">
              <w:rPr>
                <w:rFonts w:ascii="Arial" w:hAnsi="Arial" w:cs="Arial" w:hint="eastAsia"/>
                <w:b/>
                <w:sz w:val="18"/>
                <w:szCs w:val="18"/>
                <w:lang w:eastAsia="zh-CN"/>
              </w:rPr>
              <w:t>Data1</w:t>
            </w:r>
          </w:p>
        </w:tc>
        <w:tc>
          <w:tcPr>
            <w:tcW w:w="0" w:type="auto"/>
            <w:shd w:val="clear" w:color="auto" w:fill="E6E6E6"/>
            <w:vAlign w:val="center"/>
          </w:tcPr>
          <w:p w:rsidR="00ED08D2" w:rsidRPr="0092230D" w:rsidRDefault="00ED08D2" w:rsidP="00D33597">
            <w:pPr>
              <w:jc w:val="center"/>
              <w:rPr>
                <w:rFonts w:ascii="Arial" w:hAnsi="Arial" w:cs="Arial" w:hint="eastAsia"/>
                <w:b/>
                <w:sz w:val="18"/>
                <w:szCs w:val="18"/>
                <w:lang w:eastAsia="zh-CN"/>
              </w:rPr>
            </w:pPr>
            <w:r w:rsidRPr="0092230D">
              <w:rPr>
                <w:rFonts w:ascii="Arial" w:hAnsi="Arial" w:cs="Arial" w:hint="eastAsia"/>
                <w:b/>
                <w:sz w:val="18"/>
                <w:szCs w:val="18"/>
                <w:lang w:eastAsia="zh-CN"/>
              </w:rPr>
              <w:t>Data2</w:t>
            </w:r>
          </w:p>
        </w:tc>
        <w:tc>
          <w:tcPr>
            <w:tcW w:w="0" w:type="auto"/>
            <w:shd w:val="clear" w:color="auto" w:fill="E6E6E6"/>
            <w:vAlign w:val="center"/>
          </w:tcPr>
          <w:p w:rsidR="00ED08D2" w:rsidRPr="0092230D" w:rsidRDefault="00ED08D2" w:rsidP="00D33597">
            <w:pPr>
              <w:jc w:val="center"/>
              <w:rPr>
                <w:rFonts w:ascii="Arial" w:hAnsi="Arial" w:cs="Arial" w:hint="eastAsia"/>
                <w:b/>
                <w:sz w:val="18"/>
                <w:szCs w:val="18"/>
                <w:lang w:eastAsia="zh-CN"/>
              </w:rPr>
            </w:pPr>
            <w:r w:rsidRPr="0092230D">
              <w:rPr>
                <w:rFonts w:ascii="Arial" w:hAnsi="Arial" w:cs="Arial" w:hint="eastAsia"/>
                <w:b/>
                <w:sz w:val="18"/>
                <w:szCs w:val="18"/>
                <w:lang w:eastAsia="zh-CN"/>
              </w:rPr>
              <w:t>Data3</w:t>
            </w:r>
          </w:p>
        </w:tc>
        <w:tc>
          <w:tcPr>
            <w:tcW w:w="0" w:type="auto"/>
            <w:shd w:val="clear" w:color="auto" w:fill="E6E6E6"/>
            <w:vAlign w:val="center"/>
          </w:tcPr>
          <w:p w:rsidR="00ED08D2" w:rsidRPr="0092230D" w:rsidRDefault="00ED08D2" w:rsidP="00D33597">
            <w:pPr>
              <w:jc w:val="center"/>
              <w:rPr>
                <w:rFonts w:ascii="Arial" w:hAnsi="Arial" w:cs="Arial" w:hint="eastAsia"/>
                <w:b/>
                <w:sz w:val="18"/>
                <w:szCs w:val="18"/>
                <w:lang w:eastAsia="zh-CN"/>
              </w:rPr>
            </w:pPr>
            <w:r w:rsidRPr="0092230D">
              <w:rPr>
                <w:rFonts w:ascii="Arial" w:hAnsi="Arial" w:cs="Arial" w:hint="eastAsia"/>
                <w:b/>
                <w:sz w:val="18"/>
                <w:szCs w:val="18"/>
                <w:lang w:eastAsia="zh-CN"/>
              </w:rPr>
              <w:t>Data4</w:t>
            </w:r>
          </w:p>
        </w:tc>
        <w:tc>
          <w:tcPr>
            <w:tcW w:w="0" w:type="auto"/>
            <w:shd w:val="clear" w:color="auto" w:fill="E6E6E6"/>
            <w:vAlign w:val="center"/>
          </w:tcPr>
          <w:p w:rsidR="00ED08D2" w:rsidRPr="0092230D" w:rsidRDefault="00ED08D2" w:rsidP="00D33597">
            <w:pPr>
              <w:jc w:val="center"/>
              <w:rPr>
                <w:rFonts w:ascii="Arial" w:hAnsi="Arial" w:cs="Arial" w:hint="eastAsia"/>
                <w:b/>
                <w:sz w:val="18"/>
                <w:szCs w:val="18"/>
                <w:lang w:eastAsia="zh-CN"/>
              </w:rPr>
            </w:pPr>
            <w:r w:rsidRPr="0092230D">
              <w:rPr>
                <w:rFonts w:ascii="Arial" w:hAnsi="Arial" w:cs="Arial" w:hint="eastAsia"/>
                <w:b/>
                <w:sz w:val="18"/>
                <w:szCs w:val="18"/>
                <w:lang w:eastAsia="zh-CN"/>
              </w:rPr>
              <w:t>Data5</w:t>
            </w:r>
          </w:p>
        </w:tc>
        <w:tc>
          <w:tcPr>
            <w:tcW w:w="0" w:type="auto"/>
            <w:shd w:val="clear" w:color="auto" w:fill="E6E6E6"/>
            <w:vAlign w:val="center"/>
          </w:tcPr>
          <w:p w:rsidR="00ED08D2" w:rsidRPr="0092230D" w:rsidRDefault="00ED08D2" w:rsidP="00D33597">
            <w:pPr>
              <w:jc w:val="center"/>
              <w:rPr>
                <w:rFonts w:ascii="Arial" w:hAnsi="Arial" w:cs="Arial" w:hint="eastAsia"/>
                <w:b/>
                <w:sz w:val="18"/>
                <w:szCs w:val="18"/>
                <w:lang w:eastAsia="zh-CN"/>
              </w:rPr>
            </w:pPr>
            <w:r w:rsidRPr="0092230D">
              <w:rPr>
                <w:rFonts w:ascii="Arial" w:hAnsi="Arial" w:cs="Arial" w:hint="eastAsia"/>
                <w:b/>
                <w:sz w:val="18"/>
                <w:szCs w:val="18"/>
                <w:lang w:eastAsia="zh-CN"/>
              </w:rPr>
              <w:t>Data6</w:t>
            </w:r>
          </w:p>
        </w:tc>
        <w:tc>
          <w:tcPr>
            <w:tcW w:w="0" w:type="auto"/>
            <w:shd w:val="clear" w:color="auto" w:fill="E6E6E6"/>
            <w:vAlign w:val="center"/>
          </w:tcPr>
          <w:p w:rsidR="00ED08D2" w:rsidRPr="0092230D" w:rsidRDefault="00ED08D2" w:rsidP="00D33597">
            <w:pPr>
              <w:jc w:val="center"/>
              <w:rPr>
                <w:rFonts w:ascii="Arial" w:hAnsi="Arial" w:cs="Arial" w:hint="eastAsia"/>
                <w:b/>
                <w:sz w:val="18"/>
                <w:szCs w:val="18"/>
                <w:lang w:eastAsia="zh-CN"/>
              </w:rPr>
            </w:pPr>
            <w:r w:rsidRPr="0092230D">
              <w:rPr>
                <w:rFonts w:ascii="Arial" w:hAnsi="Arial" w:cs="Arial" w:hint="eastAsia"/>
                <w:b/>
                <w:sz w:val="18"/>
                <w:szCs w:val="18"/>
                <w:lang w:eastAsia="zh-CN"/>
              </w:rPr>
              <w:t>Data7</w:t>
            </w:r>
          </w:p>
        </w:tc>
      </w:tr>
      <w:tr w:rsidR="00ED08D2" w:rsidRPr="0092230D" w:rsidTr="00D33597">
        <w:trPr>
          <w:trHeight w:val="243"/>
        </w:trPr>
        <w:tc>
          <w:tcPr>
            <w:tcW w:w="0" w:type="auto"/>
            <w:shd w:val="clear" w:color="auto" w:fill="auto"/>
            <w:vAlign w:val="center"/>
          </w:tcPr>
          <w:p w:rsidR="00ED08D2" w:rsidRPr="0092230D" w:rsidRDefault="00ED08D2" w:rsidP="00D33597">
            <w:pPr>
              <w:jc w:val="center"/>
              <w:rPr>
                <w:rFonts w:ascii="Arial" w:hAnsi="Arial" w:hint="eastAsia"/>
                <w:sz w:val="18"/>
                <w:lang w:eastAsia="zh-CN"/>
              </w:rPr>
            </w:pPr>
            <w:r w:rsidRPr="0092230D">
              <w:rPr>
                <w:rFonts w:ascii="Arial" w:hAnsi="Arial" w:hint="eastAsia"/>
                <w:sz w:val="18"/>
                <w:lang w:eastAsia="zh-CN"/>
              </w:rPr>
              <w:t>0x772</w:t>
            </w:r>
          </w:p>
        </w:tc>
        <w:tc>
          <w:tcPr>
            <w:tcW w:w="0" w:type="auto"/>
            <w:shd w:val="clear" w:color="auto" w:fill="auto"/>
            <w:vAlign w:val="center"/>
          </w:tcPr>
          <w:p w:rsidR="00ED08D2" w:rsidRPr="0092230D" w:rsidRDefault="00ED08D2" w:rsidP="00D33597">
            <w:pPr>
              <w:jc w:val="center"/>
              <w:rPr>
                <w:rFonts w:ascii="Arial" w:hAnsi="Arial"/>
                <w:sz w:val="18"/>
                <w:lang w:eastAsia="zh-CN"/>
              </w:rPr>
            </w:pPr>
            <w:r w:rsidRPr="0092230D">
              <w:rPr>
                <w:rFonts w:ascii="Arial" w:hAnsi="Arial"/>
                <w:sz w:val="18"/>
              </w:rPr>
              <w:t>0x</w:t>
            </w:r>
            <w:r w:rsidRPr="0092230D">
              <w:rPr>
                <w:rFonts w:ascii="Arial" w:hAnsi="Arial" w:hint="eastAsia"/>
                <w:sz w:val="18"/>
                <w:lang w:eastAsia="zh-CN"/>
              </w:rPr>
              <w:t>21</w:t>
            </w:r>
          </w:p>
        </w:tc>
        <w:tc>
          <w:tcPr>
            <w:tcW w:w="1036" w:type="dxa"/>
            <w:shd w:val="clear" w:color="auto" w:fill="auto"/>
          </w:tcPr>
          <w:p w:rsidR="00ED08D2" w:rsidRPr="0092230D" w:rsidRDefault="00C73E42" w:rsidP="00D33597">
            <w:pPr>
              <w:ind w:firstLineChars="100" w:firstLine="180"/>
            </w:pPr>
            <w:r w:rsidRPr="00CE04AC">
              <w:rPr>
                <w:rFonts w:ascii="Arial" w:hAnsi="Arial"/>
                <w:sz w:val="18"/>
                <w:lang w:val="en-GB"/>
              </w:rPr>
              <w:t>0x</w:t>
            </w:r>
            <w:r w:rsidRPr="00CE04AC">
              <w:rPr>
                <w:rFonts w:ascii="Arial" w:hAnsi="Arial" w:hint="eastAsia"/>
                <w:sz w:val="18"/>
                <w:lang w:val="en-GB" w:eastAsia="zh-CN"/>
              </w:rPr>
              <w:t>41</w:t>
            </w:r>
          </w:p>
        </w:tc>
        <w:tc>
          <w:tcPr>
            <w:tcW w:w="0" w:type="auto"/>
          </w:tcPr>
          <w:p w:rsidR="00ED08D2" w:rsidRPr="0092230D" w:rsidRDefault="00ED08D2" w:rsidP="00D33597">
            <w:pPr>
              <w:rPr>
                <w:rFonts w:hint="eastAsia"/>
                <w:lang w:eastAsia="zh-CN"/>
              </w:rPr>
            </w:pPr>
            <w:r w:rsidRPr="0092230D">
              <w:rPr>
                <w:rFonts w:ascii="Arial" w:hAnsi="Arial" w:hint="eastAsia"/>
                <w:sz w:val="18"/>
                <w:lang w:val="en-GB"/>
              </w:rPr>
              <w:t>0xAA</w:t>
            </w:r>
          </w:p>
        </w:tc>
        <w:tc>
          <w:tcPr>
            <w:tcW w:w="0" w:type="auto"/>
          </w:tcPr>
          <w:p w:rsidR="00ED08D2" w:rsidRPr="0092230D" w:rsidRDefault="00ED08D2" w:rsidP="00D33597">
            <w:pPr>
              <w:rPr>
                <w:rFonts w:hint="eastAsia"/>
                <w:lang w:eastAsia="zh-CN"/>
              </w:rPr>
            </w:pPr>
            <w:r w:rsidRPr="0092230D">
              <w:rPr>
                <w:rFonts w:ascii="Arial" w:hAnsi="Arial" w:hint="eastAsia"/>
                <w:sz w:val="18"/>
                <w:lang w:val="en-GB"/>
              </w:rPr>
              <w:t>0xAA</w:t>
            </w:r>
          </w:p>
        </w:tc>
        <w:tc>
          <w:tcPr>
            <w:tcW w:w="0" w:type="auto"/>
          </w:tcPr>
          <w:p w:rsidR="00ED08D2" w:rsidRPr="0092230D" w:rsidRDefault="00ED08D2" w:rsidP="00D33597">
            <w:pPr>
              <w:rPr>
                <w:rFonts w:hint="eastAsia"/>
                <w:lang w:eastAsia="zh-CN"/>
              </w:rPr>
            </w:pPr>
            <w:r w:rsidRPr="0092230D">
              <w:rPr>
                <w:rFonts w:ascii="Arial" w:hAnsi="Arial" w:hint="eastAsia"/>
                <w:sz w:val="18"/>
                <w:lang w:val="en-GB"/>
              </w:rPr>
              <w:t>0xAA</w:t>
            </w:r>
          </w:p>
        </w:tc>
        <w:tc>
          <w:tcPr>
            <w:tcW w:w="0" w:type="auto"/>
          </w:tcPr>
          <w:p w:rsidR="00ED08D2" w:rsidRPr="0092230D" w:rsidRDefault="00ED08D2" w:rsidP="00D33597">
            <w:pPr>
              <w:rPr>
                <w:rFonts w:hint="eastAsia"/>
                <w:lang w:eastAsia="zh-CN"/>
              </w:rPr>
            </w:pPr>
            <w:r w:rsidRPr="0092230D">
              <w:rPr>
                <w:rFonts w:ascii="Arial" w:hAnsi="Arial" w:hint="eastAsia"/>
                <w:sz w:val="18"/>
                <w:lang w:val="en-GB"/>
              </w:rPr>
              <w:t>0xAA</w:t>
            </w:r>
          </w:p>
        </w:tc>
        <w:tc>
          <w:tcPr>
            <w:tcW w:w="0" w:type="auto"/>
          </w:tcPr>
          <w:p w:rsidR="00ED08D2" w:rsidRPr="0092230D" w:rsidRDefault="00ED08D2" w:rsidP="00D33597">
            <w:pPr>
              <w:rPr>
                <w:rFonts w:hint="eastAsia"/>
                <w:lang w:eastAsia="zh-CN"/>
              </w:rPr>
            </w:pPr>
            <w:r w:rsidRPr="0092230D">
              <w:rPr>
                <w:rFonts w:ascii="Arial" w:hAnsi="Arial" w:hint="eastAsia"/>
                <w:sz w:val="18"/>
                <w:lang w:val="en-GB"/>
              </w:rPr>
              <w:t>0xAA</w:t>
            </w:r>
          </w:p>
        </w:tc>
        <w:tc>
          <w:tcPr>
            <w:tcW w:w="0" w:type="auto"/>
          </w:tcPr>
          <w:p w:rsidR="00ED08D2" w:rsidRPr="0092230D" w:rsidRDefault="00ED08D2" w:rsidP="00D33597">
            <w:pPr>
              <w:rPr>
                <w:rFonts w:ascii="Arial" w:hAnsi="Arial" w:hint="eastAsia"/>
                <w:sz w:val="18"/>
                <w:lang w:val="en-GB" w:eastAsia="zh-CN"/>
              </w:rPr>
            </w:pPr>
            <w:r w:rsidRPr="0092230D">
              <w:rPr>
                <w:rFonts w:ascii="Arial" w:hAnsi="Arial" w:hint="eastAsia"/>
                <w:sz w:val="18"/>
                <w:lang w:val="en-GB"/>
              </w:rPr>
              <w:t>0xAA</w:t>
            </w:r>
          </w:p>
        </w:tc>
      </w:tr>
    </w:tbl>
    <w:p w:rsidR="00ED08D2" w:rsidRPr="009E3BE9" w:rsidRDefault="00ED08D2" w:rsidP="003C486E">
      <w:pPr>
        <w:rPr>
          <w:rFonts w:ascii="Arial" w:hAnsi="Arial" w:cs="Arial" w:hint="eastAsia"/>
          <w:b/>
          <w:sz w:val="21"/>
          <w:szCs w:val="21"/>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1036"/>
        <w:gridCol w:w="707"/>
        <w:gridCol w:w="707"/>
        <w:gridCol w:w="707"/>
        <w:gridCol w:w="707"/>
        <w:gridCol w:w="707"/>
        <w:gridCol w:w="707"/>
      </w:tblGrid>
      <w:tr w:rsidR="003C486E" w:rsidRPr="009E3BE9" w:rsidTr="00D33597">
        <w:trPr>
          <w:trHeight w:val="280"/>
        </w:trPr>
        <w:tc>
          <w:tcPr>
            <w:tcW w:w="0" w:type="auto"/>
            <w:shd w:val="clear" w:color="auto" w:fill="E6E6E6"/>
            <w:vAlign w:val="center"/>
          </w:tcPr>
          <w:p w:rsidR="003C486E" w:rsidRPr="009E3BE9" w:rsidRDefault="003C486E" w:rsidP="00D33597">
            <w:pPr>
              <w:jc w:val="center"/>
              <w:rPr>
                <w:rFonts w:ascii="Arial" w:hAnsi="Arial" w:cs="Arial"/>
                <w:b/>
                <w:sz w:val="18"/>
                <w:szCs w:val="18"/>
                <w:lang w:eastAsia="zh-CN"/>
              </w:rPr>
            </w:pPr>
            <w:r w:rsidRPr="009E3BE9">
              <w:rPr>
                <w:rFonts w:ascii="Arial" w:hAnsi="Arial" w:cs="Arial" w:hint="eastAsia"/>
                <w:b/>
                <w:sz w:val="18"/>
                <w:szCs w:val="18"/>
                <w:lang w:eastAsia="zh-CN"/>
              </w:rPr>
              <w:t>Can ID(STD)</w:t>
            </w:r>
          </w:p>
        </w:tc>
        <w:tc>
          <w:tcPr>
            <w:tcW w:w="0" w:type="auto"/>
            <w:shd w:val="clear" w:color="auto" w:fill="E6E6E6"/>
            <w:vAlign w:val="center"/>
          </w:tcPr>
          <w:p w:rsidR="003C486E" w:rsidRPr="009E3BE9" w:rsidRDefault="003C486E" w:rsidP="00D33597">
            <w:pPr>
              <w:jc w:val="center"/>
              <w:rPr>
                <w:rFonts w:ascii="Arial" w:hAnsi="Arial" w:hint="eastAsia"/>
                <w:b/>
                <w:sz w:val="18"/>
                <w:lang w:eastAsia="zh-CN"/>
              </w:rPr>
            </w:pPr>
            <w:r w:rsidRPr="009E3BE9">
              <w:rPr>
                <w:rFonts w:ascii="Arial" w:hAnsi="Arial" w:hint="eastAsia"/>
                <w:b/>
                <w:sz w:val="18"/>
                <w:lang w:eastAsia="zh-CN"/>
              </w:rPr>
              <w:t>Data0</w:t>
            </w:r>
          </w:p>
        </w:tc>
        <w:tc>
          <w:tcPr>
            <w:tcW w:w="1036" w:type="dxa"/>
            <w:shd w:val="clear" w:color="auto" w:fill="E6E6E6"/>
            <w:vAlign w:val="center"/>
          </w:tcPr>
          <w:p w:rsidR="003C486E" w:rsidRPr="009E3BE9" w:rsidRDefault="003C486E" w:rsidP="00D33597">
            <w:pPr>
              <w:jc w:val="center"/>
              <w:rPr>
                <w:rFonts w:ascii="Arial" w:hAnsi="Arial" w:hint="eastAsia"/>
                <w:b/>
                <w:sz w:val="18"/>
                <w:lang w:eastAsia="zh-CN"/>
              </w:rPr>
            </w:pPr>
            <w:r w:rsidRPr="009E3BE9">
              <w:rPr>
                <w:rFonts w:ascii="Arial" w:hAnsi="Arial" w:hint="eastAsia"/>
                <w:b/>
                <w:sz w:val="18"/>
                <w:lang w:eastAsia="zh-CN"/>
              </w:rPr>
              <w:t>Data1</w:t>
            </w:r>
          </w:p>
        </w:tc>
        <w:tc>
          <w:tcPr>
            <w:tcW w:w="0" w:type="auto"/>
            <w:shd w:val="clear" w:color="auto" w:fill="E6E6E6"/>
            <w:vAlign w:val="center"/>
          </w:tcPr>
          <w:p w:rsidR="003C486E" w:rsidRPr="009E3BE9" w:rsidRDefault="003C486E" w:rsidP="00D33597">
            <w:pPr>
              <w:jc w:val="center"/>
              <w:rPr>
                <w:rFonts w:ascii="Arial" w:hAnsi="Arial" w:hint="eastAsia"/>
                <w:b/>
                <w:sz w:val="18"/>
                <w:lang w:eastAsia="zh-CN"/>
              </w:rPr>
            </w:pPr>
            <w:r w:rsidRPr="009E3BE9">
              <w:rPr>
                <w:rFonts w:ascii="Arial" w:hAnsi="Arial" w:hint="eastAsia"/>
                <w:b/>
                <w:sz w:val="18"/>
                <w:lang w:eastAsia="zh-CN"/>
              </w:rPr>
              <w:t>Data2</w:t>
            </w:r>
          </w:p>
        </w:tc>
        <w:tc>
          <w:tcPr>
            <w:tcW w:w="0" w:type="auto"/>
            <w:shd w:val="clear" w:color="auto" w:fill="E6E6E6"/>
            <w:vAlign w:val="center"/>
          </w:tcPr>
          <w:p w:rsidR="003C486E" w:rsidRPr="009E3BE9" w:rsidRDefault="003C486E" w:rsidP="00D33597">
            <w:pPr>
              <w:jc w:val="center"/>
              <w:rPr>
                <w:rFonts w:ascii="Arial" w:hAnsi="Arial" w:hint="eastAsia"/>
                <w:b/>
                <w:sz w:val="18"/>
                <w:lang w:eastAsia="zh-CN"/>
              </w:rPr>
            </w:pPr>
            <w:r w:rsidRPr="009E3BE9">
              <w:rPr>
                <w:rFonts w:ascii="Arial" w:hAnsi="Arial" w:hint="eastAsia"/>
                <w:b/>
                <w:sz w:val="18"/>
                <w:lang w:eastAsia="zh-CN"/>
              </w:rPr>
              <w:t>Data3</w:t>
            </w:r>
          </w:p>
        </w:tc>
        <w:tc>
          <w:tcPr>
            <w:tcW w:w="0" w:type="auto"/>
            <w:shd w:val="clear" w:color="auto" w:fill="E6E6E6"/>
            <w:vAlign w:val="center"/>
          </w:tcPr>
          <w:p w:rsidR="003C486E" w:rsidRPr="009E3BE9" w:rsidRDefault="003C486E" w:rsidP="00D33597">
            <w:pPr>
              <w:jc w:val="center"/>
              <w:rPr>
                <w:rFonts w:ascii="Arial" w:hAnsi="Arial" w:hint="eastAsia"/>
                <w:b/>
                <w:sz w:val="18"/>
                <w:lang w:eastAsia="zh-CN"/>
              </w:rPr>
            </w:pPr>
            <w:r w:rsidRPr="009E3BE9">
              <w:rPr>
                <w:rFonts w:ascii="Arial" w:hAnsi="Arial" w:hint="eastAsia"/>
                <w:b/>
                <w:sz w:val="18"/>
                <w:lang w:eastAsia="zh-CN"/>
              </w:rPr>
              <w:t>Data4</w:t>
            </w:r>
          </w:p>
        </w:tc>
        <w:tc>
          <w:tcPr>
            <w:tcW w:w="0" w:type="auto"/>
            <w:shd w:val="clear" w:color="auto" w:fill="E6E6E6"/>
            <w:vAlign w:val="center"/>
          </w:tcPr>
          <w:p w:rsidR="003C486E" w:rsidRPr="009E3BE9" w:rsidRDefault="003C486E" w:rsidP="00D33597">
            <w:pPr>
              <w:jc w:val="center"/>
              <w:rPr>
                <w:rFonts w:ascii="Arial" w:hAnsi="Arial" w:hint="eastAsia"/>
                <w:b/>
                <w:sz w:val="18"/>
                <w:lang w:eastAsia="zh-CN"/>
              </w:rPr>
            </w:pPr>
            <w:r w:rsidRPr="009E3BE9">
              <w:rPr>
                <w:rFonts w:ascii="Arial" w:hAnsi="Arial" w:hint="eastAsia"/>
                <w:b/>
                <w:sz w:val="18"/>
                <w:lang w:eastAsia="zh-CN"/>
              </w:rPr>
              <w:t>Data5</w:t>
            </w:r>
          </w:p>
        </w:tc>
        <w:tc>
          <w:tcPr>
            <w:tcW w:w="0" w:type="auto"/>
            <w:shd w:val="clear" w:color="auto" w:fill="E6E6E6"/>
            <w:vAlign w:val="center"/>
          </w:tcPr>
          <w:p w:rsidR="003C486E" w:rsidRPr="009E3BE9" w:rsidRDefault="003C486E" w:rsidP="00D33597">
            <w:pPr>
              <w:jc w:val="center"/>
              <w:rPr>
                <w:rFonts w:ascii="Arial" w:hAnsi="Arial" w:hint="eastAsia"/>
                <w:b/>
                <w:sz w:val="18"/>
                <w:lang w:eastAsia="zh-CN"/>
              </w:rPr>
            </w:pPr>
            <w:r w:rsidRPr="009E3BE9">
              <w:rPr>
                <w:rFonts w:ascii="Arial" w:hAnsi="Arial" w:hint="eastAsia"/>
                <w:b/>
                <w:sz w:val="18"/>
                <w:lang w:eastAsia="zh-CN"/>
              </w:rPr>
              <w:t>Data6</w:t>
            </w:r>
          </w:p>
        </w:tc>
        <w:tc>
          <w:tcPr>
            <w:tcW w:w="0" w:type="auto"/>
            <w:shd w:val="clear" w:color="auto" w:fill="E6E6E6"/>
            <w:vAlign w:val="center"/>
          </w:tcPr>
          <w:p w:rsidR="003C486E" w:rsidRPr="009E3BE9" w:rsidRDefault="003C486E" w:rsidP="00D33597">
            <w:pPr>
              <w:jc w:val="center"/>
              <w:rPr>
                <w:rFonts w:ascii="Arial" w:hAnsi="Arial" w:hint="eastAsia"/>
                <w:b/>
                <w:sz w:val="18"/>
                <w:lang w:eastAsia="zh-CN"/>
              </w:rPr>
            </w:pPr>
            <w:r w:rsidRPr="009E3BE9">
              <w:rPr>
                <w:rFonts w:ascii="Arial" w:hAnsi="Arial" w:hint="eastAsia"/>
                <w:b/>
                <w:sz w:val="18"/>
                <w:lang w:eastAsia="zh-CN"/>
              </w:rPr>
              <w:t>Data7</w:t>
            </w:r>
          </w:p>
        </w:tc>
      </w:tr>
      <w:tr w:rsidR="003C486E" w:rsidRPr="009E3BE9" w:rsidTr="00D33597">
        <w:trPr>
          <w:trHeight w:val="243"/>
        </w:trPr>
        <w:tc>
          <w:tcPr>
            <w:tcW w:w="0" w:type="auto"/>
            <w:shd w:val="clear" w:color="auto" w:fill="auto"/>
            <w:vAlign w:val="center"/>
          </w:tcPr>
          <w:p w:rsidR="003C486E" w:rsidRPr="00CE04AC" w:rsidRDefault="0025615C" w:rsidP="00D33597">
            <w:pPr>
              <w:jc w:val="center"/>
              <w:rPr>
                <w:rFonts w:ascii="Arial" w:hAnsi="Arial" w:hint="eastAsia"/>
                <w:sz w:val="18"/>
                <w:lang w:eastAsia="zh-CN"/>
              </w:rPr>
            </w:pPr>
            <w:r>
              <w:rPr>
                <w:rFonts w:ascii="Arial" w:hAnsi="Arial"/>
                <w:sz w:val="18"/>
              </w:rPr>
              <w:t>0x774</w:t>
            </w:r>
          </w:p>
        </w:tc>
        <w:tc>
          <w:tcPr>
            <w:tcW w:w="0" w:type="auto"/>
            <w:shd w:val="clear" w:color="auto" w:fill="auto"/>
            <w:vAlign w:val="center"/>
          </w:tcPr>
          <w:p w:rsidR="003C486E" w:rsidRPr="00CE04AC" w:rsidRDefault="003C486E" w:rsidP="00D33597">
            <w:pPr>
              <w:jc w:val="center"/>
              <w:rPr>
                <w:rFonts w:ascii="Arial" w:hAnsi="Arial"/>
                <w:sz w:val="18"/>
                <w:lang w:eastAsia="zh-CN"/>
              </w:rPr>
            </w:pPr>
            <w:r w:rsidRPr="00CE04AC">
              <w:rPr>
                <w:rFonts w:ascii="Arial" w:hAnsi="Arial"/>
                <w:sz w:val="18"/>
              </w:rPr>
              <w:t>0x</w:t>
            </w:r>
            <w:r w:rsidRPr="00CE04AC">
              <w:rPr>
                <w:rFonts w:ascii="Arial" w:hAnsi="Arial" w:hint="eastAsia"/>
                <w:sz w:val="18"/>
                <w:lang w:eastAsia="zh-CN"/>
              </w:rPr>
              <w:t>61</w:t>
            </w:r>
          </w:p>
        </w:tc>
        <w:tc>
          <w:tcPr>
            <w:tcW w:w="1036" w:type="dxa"/>
            <w:shd w:val="clear" w:color="auto" w:fill="auto"/>
          </w:tcPr>
          <w:p w:rsidR="003C486E" w:rsidRPr="00CE04AC" w:rsidRDefault="003C486E" w:rsidP="00D33597">
            <w:pPr>
              <w:ind w:firstLineChars="100" w:firstLine="180"/>
            </w:pPr>
            <w:r w:rsidRPr="00CE04AC">
              <w:rPr>
                <w:rFonts w:ascii="Arial" w:hAnsi="Arial"/>
                <w:sz w:val="18"/>
                <w:lang w:val="en-GB"/>
              </w:rPr>
              <w:t>0x</w:t>
            </w:r>
            <w:r w:rsidRPr="00CE04AC">
              <w:rPr>
                <w:rFonts w:ascii="Arial" w:hAnsi="Arial" w:hint="eastAsia"/>
                <w:sz w:val="18"/>
                <w:lang w:val="en-GB" w:eastAsia="zh-CN"/>
              </w:rPr>
              <w:t>41</w:t>
            </w:r>
          </w:p>
        </w:tc>
        <w:tc>
          <w:tcPr>
            <w:tcW w:w="0" w:type="auto"/>
          </w:tcPr>
          <w:p w:rsidR="003C486E" w:rsidRPr="00CE04AC" w:rsidRDefault="003C486E" w:rsidP="00D33597">
            <w:pPr>
              <w:rPr>
                <w:rFonts w:hint="eastAsia"/>
                <w:lang w:eastAsia="zh-CN"/>
              </w:rPr>
            </w:pPr>
            <w:r w:rsidRPr="00CE04AC">
              <w:rPr>
                <w:rFonts w:ascii="Arial" w:hAnsi="Arial" w:hint="eastAsia"/>
                <w:sz w:val="18"/>
                <w:lang w:val="en-GB" w:eastAsia="zh-CN"/>
              </w:rPr>
              <w:t>0x</w:t>
            </w:r>
            <w:r>
              <w:rPr>
                <w:rFonts w:ascii="Arial" w:hAnsi="Arial" w:hint="eastAsia"/>
                <w:sz w:val="18"/>
                <w:lang w:val="en-GB" w:eastAsia="zh-CN"/>
              </w:rPr>
              <w:t>AA</w:t>
            </w:r>
          </w:p>
        </w:tc>
        <w:tc>
          <w:tcPr>
            <w:tcW w:w="0" w:type="auto"/>
          </w:tcPr>
          <w:p w:rsidR="003C486E" w:rsidRPr="00CE04AC" w:rsidRDefault="003C486E" w:rsidP="00ED08D2">
            <w:r w:rsidRPr="00CE04AC">
              <w:rPr>
                <w:rFonts w:ascii="Arial" w:hAnsi="Arial" w:hint="eastAsia"/>
                <w:sz w:val="18"/>
                <w:lang w:val="en-GB" w:eastAsia="zh-CN"/>
              </w:rPr>
              <w:t>0x</w:t>
            </w:r>
            <w:r>
              <w:rPr>
                <w:rFonts w:ascii="Arial" w:hAnsi="Arial" w:hint="eastAsia"/>
                <w:sz w:val="18"/>
                <w:lang w:val="en-GB" w:eastAsia="zh-CN"/>
              </w:rPr>
              <w:t>A</w:t>
            </w:r>
            <w:r w:rsidR="00ED08D2">
              <w:rPr>
                <w:rFonts w:ascii="Arial" w:hAnsi="Arial" w:hint="eastAsia"/>
                <w:sz w:val="18"/>
                <w:lang w:val="en-GB" w:eastAsia="zh-CN"/>
              </w:rPr>
              <w:t>0</w:t>
            </w:r>
          </w:p>
        </w:tc>
        <w:tc>
          <w:tcPr>
            <w:tcW w:w="0" w:type="auto"/>
          </w:tcPr>
          <w:p w:rsidR="003C486E" w:rsidRPr="00CE04AC" w:rsidRDefault="003C486E" w:rsidP="003270A6">
            <w:r w:rsidRPr="00CE04AC">
              <w:rPr>
                <w:rFonts w:ascii="Arial" w:hAnsi="Arial" w:hint="eastAsia"/>
                <w:sz w:val="18"/>
                <w:lang w:val="en-GB" w:eastAsia="zh-CN"/>
              </w:rPr>
              <w:t>0</w:t>
            </w:r>
            <w:r>
              <w:rPr>
                <w:rFonts w:ascii="Arial" w:hAnsi="Arial" w:hint="eastAsia"/>
                <w:sz w:val="18"/>
                <w:lang w:val="en-GB" w:eastAsia="zh-CN"/>
              </w:rPr>
              <w:t>x</w:t>
            </w:r>
            <w:r w:rsidR="003270A6">
              <w:rPr>
                <w:rFonts w:ascii="Arial" w:hAnsi="Arial" w:hint="eastAsia"/>
                <w:sz w:val="18"/>
                <w:lang w:val="en-GB" w:eastAsia="zh-CN"/>
              </w:rPr>
              <w:t>0</w:t>
            </w:r>
            <w:r>
              <w:rPr>
                <w:rFonts w:ascii="Arial" w:hAnsi="Arial" w:hint="eastAsia"/>
                <w:sz w:val="18"/>
                <w:lang w:val="en-GB" w:eastAsia="zh-CN"/>
              </w:rPr>
              <w:t>0</w:t>
            </w:r>
          </w:p>
        </w:tc>
        <w:tc>
          <w:tcPr>
            <w:tcW w:w="0" w:type="auto"/>
          </w:tcPr>
          <w:p w:rsidR="003C486E" w:rsidRPr="00CE04AC" w:rsidRDefault="003C486E" w:rsidP="00D33597">
            <w:r w:rsidRPr="00CE04AC">
              <w:rPr>
                <w:rFonts w:ascii="Arial" w:hAnsi="Arial" w:hint="eastAsia"/>
                <w:sz w:val="18"/>
                <w:lang w:val="en-GB" w:eastAsia="zh-CN"/>
              </w:rPr>
              <w:t>---</w:t>
            </w:r>
          </w:p>
        </w:tc>
        <w:tc>
          <w:tcPr>
            <w:tcW w:w="0" w:type="auto"/>
          </w:tcPr>
          <w:p w:rsidR="003C486E" w:rsidRPr="00CE04AC" w:rsidRDefault="003C486E" w:rsidP="00D33597">
            <w:r w:rsidRPr="00CE04AC">
              <w:rPr>
                <w:rFonts w:ascii="Arial" w:hAnsi="Arial" w:hint="eastAsia"/>
                <w:sz w:val="18"/>
                <w:lang w:val="en-GB" w:eastAsia="zh-CN"/>
              </w:rPr>
              <w:t>---</w:t>
            </w:r>
          </w:p>
        </w:tc>
        <w:tc>
          <w:tcPr>
            <w:tcW w:w="0" w:type="auto"/>
          </w:tcPr>
          <w:p w:rsidR="003C486E" w:rsidRPr="00CE04AC" w:rsidRDefault="003C486E" w:rsidP="00D33597">
            <w:pPr>
              <w:jc w:val="center"/>
              <w:rPr>
                <w:rFonts w:ascii="Arial" w:hAnsi="Arial" w:hint="eastAsia"/>
                <w:sz w:val="18"/>
                <w:lang w:val="en-GB" w:eastAsia="zh-CN"/>
              </w:rPr>
            </w:pPr>
            <w:r w:rsidRPr="00CE04AC">
              <w:rPr>
                <w:rFonts w:ascii="Arial" w:hAnsi="Arial" w:hint="eastAsia"/>
                <w:sz w:val="18"/>
                <w:lang w:val="en-GB" w:eastAsia="zh-CN"/>
              </w:rPr>
              <w:t>---</w:t>
            </w:r>
          </w:p>
        </w:tc>
      </w:tr>
    </w:tbl>
    <w:p w:rsidR="003C486E" w:rsidRDefault="003C486E" w:rsidP="003C486E">
      <w:pPr>
        <w:rPr>
          <w:rFonts w:hint="eastAsia"/>
          <w:strike/>
          <w:lang w:val="en-GB" w:eastAsia="zh-CN"/>
        </w:rPr>
      </w:pPr>
    </w:p>
    <w:p w:rsidR="003C486E" w:rsidRDefault="003C486E" w:rsidP="003C486E">
      <w:pPr>
        <w:rPr>
          <w:rFonts w:ascii="Arial" w:hAnsi="Arial" w:cs="Arial" w:hint="eastAsia"/>
          <w:b/>
          <w:sz w:val="21"/>
          <w:szCs w:val="21"/>
          <w:lang w:eastAsia="zh-CN"/>
        </w:rPr>
      </w:pPr>
      <w:r w:rsidRPr="0044486C">
        <w:rPr>
          <w:rFonts w:ascii="Arial" w:hAnsi="Arial" w:cs="Arial"/>
          <w:b/>
          <w:sz w:val="21"/>
          <w:szCs w:val="21"/>
          <w:lang w:eastAsia="zh-CN"/>
        </w:rPr>
        <w:t>S</w:t>
      </w:r>
      <w:r>
        <w:rPr>
          <w:rFonts w:ascii="Arial" w:hAnsi="Arial" w:cs="Arial" w:hint="eastAsia"/>
          <w:b/>
          <w:sz w:val="21"/>
          <w:szCs w:val="21"/>
          <w:lang w:eastAsia="zh-CN"/>
        </w:rPr>
        <w:t>tate4</w:t>
      </w:r>
    </w:p>
    <w:p w:rsidR="00ED08D2" w:rsidRPr="0092230D" w:rsidRDefault="00ED08D2" w:rsidP="00ED08D2">
      <w:pPr>
        <w:rPr>
          <w:rFonts w:ascii="Arial" w:hAnsi="Arial" w:cs="Arial" w:hint="eastAsia"/>
          <w:b/>
          <w:sz w:val="21"/>
          <w:szCs w:val="21"/>
          <w:lang w:val="en-GB" w:eastAsia="zh-CN"/>
        </w:rPr>
      </w:pPr>
      <w:r w:rsidRPr="0092230D">
        <w:rPr>
          <w:rFonts w:ascii="Arial" w:hAnsi="Arial" w:cs="Arial"/>
          <w:b/>
          <w:sz w:val="21"/>
          <w:szCs w:val="21"/>
          <w:lang w:val="en-GB" w:eastAsia="zh-CN"/>
        </w:rPr>
        <w:t>The following command can be used to get analogue port data</w:t>
      </w:r>
      <w:r w:rsidRPr="0092230D">
        <w:rPr>
          <w:rFonts w:ascii="Arial" w:hAnsi="Arial" w:cs="Arial" w:hint="eastAsia"/>
          <w:b/>
          <w:sz w:val="21"/>
          <w:szCs w:val="21"/>
          <w:lang w:val="en-GB" w:eastAsia="zh-C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1036"/>
        <w:gridCol w:w="707"/>
        <w:gridCol w:w="707"/>
        <w:gridCol w:w="707"/>
        <w:gridCol w:w="707"/>
        <w:gridCol w:w="707"/>
        <w:gridCol w:w="707"/>
      </w:tblGrid>
      <w:tr w:rsidR="00ED08D2" w:rsidRPr="0092230D" w:rsidTr="00D33597">
        <w:trPr>
          <w:trHeight w:val="276"/>
        </w:trPr>
        <w:tc>
          <w:tcPr>
            <w:tcW w:w="0" w:type="auto"/>
            <w:shd w:val="clear" w:color="auto" w:fill="E6E6E6"/>
            <w:vAlign w:val="center"/>
          </w:tcPr>
          <w:p w:rsidR="00ED08D2" w:rsidRPr="0092230D" w:rsidRDefault="00ED08D2" w:rsidP="00D33597">
            <w:pPr>
              <w:jc w:val="center"/>
              <w:rPr>
                <w:rFonts w:ascii="Arial" w:hAnsi="Arial" w:cs="Arial"/>
                <w:b/>
                <w:sz w:val="18"/>
                <w:szCs w:val="18"/>
                <w:lang w:eastAsia="zh-CN"/>
              </w:rPr>
            </w:pPr>
            <w:r w:rsidRPr="0092230D">
              <w:rPr>
                <w:rFonts w:ascii="Arial" w:hAnsi="Arial" w:cs="Arial" w:hint="eastAsia"/>
                <w:b/>
                <w:sz w:val="18"/>
                <w:szCs w:val="18"/>
                <w:lang w:eastAsia="zh-CN"/>
              </w:rPr>
              <w:lastRenderedPageBreak/>
              <w:t>Can ID(STD)</w:t>
            </w:r>
          </w:p>
        </w:tc>
        <w:tc>
          <w:tcPr>
            <w:tcW w:w="0" w:type="auto"/>
            <w:shd w:val="clear" w:color="auto" w:fill="E6E6E6"/>
            <w:vAlign w:val="center"/>
          </w:tcPr>
          <w:p w:rsidR="00ED08D2" w:rsidRPr="0092230D" w:rsidRDefault="00ED08D2" w:rsidP="00D33597">
            <w:pPr>
              <w:jc w:val="center"/>
              <w:rPr>
                <w:rFonts w:ascii="Arial" w:hAnsi="Arial" w:cs="Arial" w:hint="eastAsia"/>
                <w:b/>
                <w:sz w:val="18"/>
                <w:szCs w:val="18"/>
                <w:lang w:eastAsia="zh-CN"/>
              </w:rPr>
            </w:pPr>
            <w:r w:rsidRPr="0092230D">
              <w:rPr>
                <w:rFonts w:ascii="Arial" w:hAnsi="Arial" w:cs="Arial" w:hint="eastAsia"/>
                <w:b/>
                <w:sz w:val="18"/>
                <w:szCs w:val="18"/>
                <w:lang w:eastAsia="zh-CN"/>
              </w:rPr>
              <w:t>Data0</w:t>
            </w:r>
          </w:p>
        </w:tc>
        <w:tc>
          <w:tcPr>
            <w:tcW w:w="1036" w:type="dxa"/>
            <w:shd w:val="clear" w:color="auto" w:fill="E6E6E6"/>
            <w:vAlign w:val="center"/>
          </w:tcPr>
          <w:p w:rsidR="00ED08D2" w:rsidRPr="0092230D" w:rsidRDefault="00ED08D2" w:rsidP="00D33597">
            <w:pPr>
              <w:jc w:val="center"/>
              <w:rPr>
                <w:rFonts w:ascii="Arial" w:hAnsi="Arial" w:cs="Arial" w:hint="eastAsia"/>
                <w:b/>
                <w:sz w:val="18"/>
                <w:szCs w:val="18"/>
                <w:lang w:eastAsia="zh-CN"/>
              </w:rPr>
            </w:pPr>
            <w:r w:rsidRPr="0092230D">
              <w:rPr>
                <w:rFonts w:ascii="Arial" w:hAnsi="Arial" w:cs="Arial" w:hint="eastAsia"/>
                <w:b/>
                <w:sz w:val="18"/>
                <w:szCs w:val="18"/>
                <w:lang w:eastAsia="zh-CN"/>
              </w:rPr>
              <w:t>Data1</w:t>
            </w:r>
          </w:p>
        </w:tc>
        <w:tc>
          <w:tcPr>
            <w:tcW w:w="0" w:type="auto"/>
            <w:shd w:val="clear" w:color="auto" w:fill="E6E6E6"/>
            <w:vAlign w:val="center"/>
          </w:tcPr>
          <w:p w:rsidR="00ED08D2" w:rsidRPr="0092230D" w:rsidRDefault="00ED08D2" w:rsidP="00D33597">
            <w:pPr>
              <w:jc w:val="center"/>
              <w:rPr>
                <w:rFonts w:ascii="Arial" w:hAnsi="Arial" w:cs="Arial" w:hint="eastAsia"/>
                <w:b/>
                <w:sz w:val="18"/>
                <w:szCs w:val="18"/>
                <w:lang w:eastAsia="zh-CN"/>
              </w:rPr>
            </w:pPr>
            <w:r w:rsidRPr="0092230D">
              <w:rPr>
                <w:rFonts w:ascii="Arial" w:hAnsi="Arial" w:cs="Arial" w:hint="eastAsia"/>
                <w:b/>
                <w:sz w:val="18"/>
                <w:szCs w:val="18"/>
                <w:lang w:eastAsia="zh-CN"/>
              </w:rPr>
              <w:t>Data2</w:t>
            </w:r>
          </w:p>
        </w:tc>
        <w:tc>
          <w:tcPr>
            <w:tcW w:w="0" w:type="auto"/>
            <w:shd w:val="clear" w:color="auto" w:fill="E6E6E6"/>
            <w:vAlign w:val="center"/>
          </w:tcPr>
          <w:p w:rsidR="00ED08D2" w:rsidRPr="0092230D" w:rsidRDefault="00ED08D2" w:rsidP="00D33597">
            <w:pPr>
              <w:jc w:val="center"/>
              <w:rPr>
                <w:rFonts w:ascii="Arial" w:hAnsi="Arial" w:cs="Arial" w:hint="eastAsia"/>
                <w:b/>
                <w:sz w:val="18"/>
                <w:szCs w:val="18"/>
                <w:lang w:eastAsia="zh-CN"/>
              </w:rPr>
            </w:pPr>
            <w:r w:rsidRPr="0092230D">
              <w:rPr>
                <w:rFonts w:ascii="Arial" w:hAnsi="Arial" w:cs="Arial" w:hint="eastAsia"/>
                <w:b/>
                <w:sz w:val="18"/>
                <w:szCs w:val="18"/>
                <w:lang w:eastAsia="zh-CN"/>
              </w:rPr>
              <w:t>Data3</w:t>
            </w:r>
          </w:p>
        </w:tc>
        <w:tc>
          <w:tcPr>
            <w:tcW w:w="0" w:type="auto"/>
            <w:shd w:val="clear" w:color="auto" w:fill="E6E6E6"/>
            <w:vAlign w:val="center"/>
          </w:tcPr>
          <w:p w:rsidR="00ED08D2" w:rsidRPr="0092230D" w:rsidRDefault="00ED08D2" w:rsidP="00D33597">
            <w:pPr>
              <w:jc w:val="center"/>
              <w:rPr>
                <w:rFonts w:ascii="Arial" w:hAnsi="Arial" w:cs="Arial" w:hint="eastAsia"/>
                <w:b/>
                <w:sz w:val="18"/>
                <w:szCs w:val="18"/>
                <w:lang w:eastAsia="zh-CN"/>
              </w:rPr>
            </w:pPr>
            <w:r w:rsidRPr="0092230D">
              <w:rPr>
                <w:rFonts w:ascii="Arial" w:hAnsi="Arial" w:cs="Arial" w:hint="eastAsia"/>
                <w:b/>
                <w:sz w:val="18"/>
                <w:szCs w:val="18"/>
                <w:lang w:eastAsia="zh-CN"/>
              </w:rPr>
              <w:t>Data4</w:t>
            </w:r>
          </w:p>
        </w:tc>
        <w:tc>
          <w:tcPr>
            <w:tcW w:w="0" w:type="auto"/>
            <w:shd w:val="clear" w:color="auto" w:fill="E6E6E6"/>
            <w:vAlign w:val="center"/>
          </w:tcPr>
          <w:p w:rsidR="00ED08D2" w:rsidRPr="0092230D" w:rsidRDefault="00ED08D2" w:rsidP="00D33597">
            <w:pPr>
              <w:jc w:val="center"/>
              <w:rPr>
                <w:rFonts w:ascii="Arial" w:hAnsi="Arial" w:cs="Arial" w:hint="eastAsia"/>
                <w:b/>
                <w:sz w:val="18"/>
                <w:szCs w:val="18"/>
                <w:lang w:eastAsia="zh-CN"/>
              </w:rPr>
            </w:pPr>
            <w:r w:rsidRPr="0092230D">
              <w:rPr>
                <w:rFonts w:ascii="Arial" w:hAnsi="Arial" w:cs="Arial" w:hint="eastAsia"/>
                <w:b/>
                <w:sz w:val="18"/>
                <w:szCs w:val="18"/>
                <w:lang w:eastAsia="zh-CN"/>
              </w:rPr>
              <w:t>Data5</w:t>
            </w:r>
          </w:p>
        </w:tc>
        <w:tc>
          <w:tcPr>
            <w:tcW w:w="0" w:type="auto"/>
            <w:shd w:val="clear" w:color="auto" w:fill="E6E6E6"/>
            <w:vAlign w:val="center"/>
          </w:tcPr>
          <w:p w:rsidR="00ED08D2" w:rsidRPr="0092230D" w:rsidRDefault="00ED08D2" w:rsidP="00D33597">
            <w:pPr>
              <w:jc w:val="center"/>
              <w:rPr>
                <w:rFonts w:ascii="Arial" w:hAnsi="Arial" w:cs="Arial" w:hint="eastAsia"/>
                <w:b/>
                <w:sz w:val="18"/>
                <w:szCs w:val="18"/>
                <w:lang w:eastAsia="zh-CN"/>
              </w:rPr>
            </w:pPr>
            <w:r w:rsidRPr="0092230D">
              <w:rPr>
                <w:rFonts w:ascii="Arial" w:hAnsi="Arial" w:cs="Arial" w:hint="eastAsia"/>
                <w:b/>
                <w:sz w:val="18"/>
                <w:szCs w:val="18"/>
                <w:lang w:eastAsia="zh-CN"/>
              </w:rPr>
              <w:t>Data6</w:t>
            </w:r>
          </w:p>
        </w:tc>
        <w:tc>
          <w:tcPr>
            <w:tcW w:w="0" w:type="auto"/>
            <w:shd w:val="clear" w:color="auto" w:fill="E6E6E6"/>
            <w:vAlign w:val="center"/>
          </w:tcPr>
          <w:p w:rsidR="00ED08D2" w:rsidRPr="0092230D" w:rsidRDefault="00ED08D2" w:rsidP="00D33597">
            <w:pPr>
              <w:jc w:val="center"/>
              <w:rPr>
                <w:rFonts w:ascii="Arial" w:hAnsi="Arial" w:cs="Arial" w:hint="eastAsia"/>
                <w:b/>
                <w:sz w:val="18"/>
                <w:szCs w:val="18"/>
                <w:lang w:eastAsia="zh-CN"/>
              </w:rPr>
            </w:pPr>
            <w:r w:rsidRPr="0092230D">
              <w:rPr>
                <w:rFonts w:ascii="Arial" w:hAnsi="Arial" w:cs="Arial" w:hint="eastAsia"/>
                <w:b/>
                <w:sz w:val="18"/>
                <w:szCs w:val="18"/>
                <w:lang w:eastAsia="zh-CN"/>
              </w:rPr>
              <w:t>Data7</w:t>
            </w:r>
          </w:p>
        </w:tc>
      </w:tr>
      <w:tr w:rsidR="00ED08D2" w:rsidRPr="0092230D" w:rsidTr="00D33597">
        <w:trPr>
          <w:trHeight w:val="243"/>
        </w:trPr>
        <w:tc>
          <w:tcPr>
            <w:tcW w:w="0" w:type="auto"/>
            <w:shd w:val="clear" w:color="auto" w:fill="auto"/>
            <w:vAlign w:val="center"/>
          </w:tcPr>
          <w:p w:rsidR="00ED08D2" w:rsidRPr="0092230D" w:rsidRDefault="00ED08D2" w:rsidP="00D33597">
            <w:pPr>
              <w:jc w:val="center"/>
              <w:rPr>
                <w:rFonts w:ascii="Arial" w:hAnsi="Arial" w:hint="eastAsia"/>
                <w:sz w:val="18"/>
                <w:lang w:eastAsia="zh-CN"/>
              </w:rPr>
            </w:pPr>
            <w:r w:rsidRPr="0092230D">
              <w:rPr>
                <w:rFonts w:ascii="Arial" w:hAnsi="Arial" w:hint="eastAsia"/>
                <w:sz w:val="18"/>
                <w:lang w:eastAsia="zh-CN"/>
              </w:rPr>
              <w:t>0x772</w:t>
            </w:r>
          </w:p>
        </w:tc>
        <w:tc>
          <w:tcPr>
            <w:tcW w:w="0" w:type="auto"/>
            <w:shd w:val="clear" w:color="auto" w:fill="auto"/>
            <w:vAlign w:val="center"/>
          </w:tcPr>
          <w:p w:rsidR="00ED08D2" w:rsidRPr="0092230D" w:rsidRDefault="00ED08D2" w:rsidP="00D33597">
            <w:pPr>
              <w:jc w:val="center"/>
              <w:rPr>
                <w:rFonts w:ascii="Arial" w:hAnsi="Arial"/>
                <w:sz w:val="18"/>
                <w:lang w:eastAsia="zh-CN"/>
              </w:rPr>
            </w:pPr>
            <w:r w:rsidRPr="0092230D">
              <w:rPr>
                <w:rFonts w:ascii="Arial" w:hAnsi="Arial"/>
                <w:sz w:val="18"/>
              </w:rPr>
              <w:t>0x</w:t>
            </w:r>
            <w:r w:rsidRPr="0092230D">
              <w:rPr>
                <w:rFonts w:ascii="Arial" w:hAnsi="Arial" w:hint="eastAsia"/>
                <w:sz w:val="18"/>
                <w:lang w:eastAsia="zh-CN"/>
              </w:rPr>
              <w:t>21</w:t>
            </w:r>
          </w:p>
        </w:tc>
        <w:tc>
          <w:tcPr>
            <w:tcW w:w="1036" w:type="dxa"/>
            <w:shd w:val="clear" w:color="auto" w:fill="auto"/>
          </w:tcPr>
          <w:p w:rsidR="00ED08D2" w:rsidRPr="0092230D" w:rsidRDefault="00C73E42" w:rsidP="00D33597">
            <w:pPr>
              <w:ind w:firstLineChars="100" w:firstLine="180"/>
            </w:pPr>
            <w:r w:rsidRPr="00CE04AC">
              <w:rPr>
                <w:rFonts w:ascii="Arial" w:hAnsi="Arial"/>
                <w:sz w:val="18"/>
                <w:lang w:val="en-GB"/>
              </w:rPr>
              <w:t>0x</w:t>
            </w:r>
            <w:r w:rsidRPr="00CE04AC">
              <w:rPr>
                <w:rFonts w:ascii="Arial" w:hAnsi="Arial" w:hint="eastAsia"/>
                <w:sz w:val="18"/>
                <w:lang w:val="en-GB" w:eastAsia="zh-CN"/>
              </w:rPr>
              <w:t>41</w:t>
            </w:r>
          </w:p>
        </w:tc>
        <w:tc>
          <w:tcPr>
            <w:tcW w:w="0" w:type="auto"/>
          </w:tcPr>
          <w:p w:rsidR="00ED08D2" w:rsidRPr="0092230D" w:rsidRDefault="00ED08D2" w:rsidP="00D33597">
            <w:pPr>
              <w:rPr>
                <w:rFonts w:hint="eastAsia"/>
                <w:lang w:eastAsia="zh-CN"/>
              </w:rPr>
            </w:pPr>
            <w:r w:rsidRPr="0092230D">
              <w:rPr>
                <w:rFonts w:ascii="Arial" w:hAnsi="Arial" w:hint="eastAsia"/>
                <w:sz w:val="18"/>
                <w:lang w:val="en-GB"/>
              </w:rPr>
              <w:t>0xAA</w:t>
            </w:r>
          </w:p>
        </w:tc>
        <w:tc>
          <w:tcPr>
            <w:tcW w:w="0" w:type="auto"/>
          </w:tcPr>
          <w:p w:rsidR="00ED08D2" w:rsidRPr="0092230D" w:rsidRDefault="00ED08D2" w:rsidP="00D33597">
            <w:pPr>
              <w:rPr>
                <w:rFonts w:hint="eastAsia"/>
                <w:lang w:eastAsia="zh-CN"/>
              </w:rPr>
            </w:pPr>
            <w:r w:rsidRPr="0092230D">
              <w:rPr>
                <w:rFonts w:ascii="Arial" w:hAnsi="Arial" w:hint="eastAsia"/>
                <w:sz w:val="18"/>
                <w:lang w:val="en-GB"/>
              </w:rPr>
              <w:t>0xAA</w:t>
            </w:r>
          </w:p>
        </w:tc>
        <w:tc>
          <w:tcPr>
            <w:tcW w:w="0" w:type="auto"/>
          </w:tcPr>
          <w:p w:rsidR="00ED08D2" w:rsidRPr="0092230D" w:rsidRDefault="00ED08D2" w:rsidP="00D33597">
            <w:pPr>
              <w:rPr>
                <w:rFonts w:hint="eastAsia"/>
                <w:lang w:eastAsia="zh-CN"/>
              </w:rPr>
            </w:pPr>
            <w:r w:rsidRPr="0092230D">
              <w:rPr>
                <w:rFonts w:ascii="Arial" w:hAnsi="Arial" w:hint="eastAsia"/>
                <w:sz w:val="18"/>
                <w:lang w:val="en-GB"/>
              </w:rPr>
              <w:t>0xAA</w:t>
            </w:r>
          </w:p>
        </w:tc>
        <w:tc>
          <w:tcPr>
            <w:tcW w:w="0" w:type="auto"/>
          </w:tcPr>
          <w:p w:rsidR="00ED08D2" w:rsidRPr="0092230D" w:rsidRDefault="00ED08D2" w:rsidP="00D33597">
            <w:pPr>
              <w:rPr>
                <w:rFonts w:hint="eastAsia"/>
                <w:lang w:eastAsia="zh-CN"/>
              </w:rPr>
            </w:pPr>
            <w:r w:rsidRPr="0092230D">
              <w:rPr>
                <w:rFonts w:ascii="Arial" w:hAnsi="Arial" w:hint="eastAsia"/>
                <w:sz w:val="18"/>
                <w:lang w:val="en-GB"/>
              </w:rPr>
              <w:t>0xAA</w:t>
            </w:r>
          </w:p>
        </w:tc>
        <w:tc>
          <w:tcPr>
            <w:tcW w:w="0" w:type="auto"/>
          </w:tcPr>
          <w:p w:rsidR="00ED08D2" w:rsidRPr="0092230D" w:rsidRDefault="00ED08D2" w:rsidP="00D33597">
            <w:pPr>
              <w:rPr>
                <w:rFonts w:hint="eastAsia"/>
                <w:lang w:eastAsia="zh-CN"/>
              </w:rPr>
            </w:pPr>
            <w:r w:rsidRPr="0092230D">
              <w:rPr>
                <w:rFonts w:ascii="Arial" w:hAnsi="Arial" w:hint="eastAsia"/>
                <w:sz w:val="18"/>
                <w:lang w:val="en-GB"/>
              </w:rPr>
              <w:t>0xAA</w:t>
            </w:r>
          </w:p>
        </w:tc>
        <w:tc>
          <w:tcPr>
            <w:tcW w:w="0" w:type="auto"/>
          </w:tcPr>
          <w:p w:rsidR="00ED08D2" w:rsidRPr="0092230D" w:rsidRDefault="00ED08D2" w:rsidP="00D33597">
            <w:pPr>
              <w:rPr>
                <w:rFonts w:ascii="Arial" w:hAnsi="Arial" w:hint="eastAsia"/>
                <w:sz w:val="18"/>
                <w:lang w:val="en-GB" w:eastAsia="zh-CN"/>
              </w:rPr>
            </w:pPr>
            <w:r w:rsidRPr="0092230D">
              <w:rPr>
                <w:rFonts w:ascii="Arial" w:hAnsi="Arial" w:hint="eastAsia"/>
                <w:sz w:val="18"/>
                <w:lang w:val="en-GB"/>
              </w:rPr>
              <w:t>0xAA</w:t>
            </w:r>
          </w:p>
        </w:tc>
      </w:tr>
    </w:tbl>
    <w:p w:rsidR="00ED08D2" w:rsidRPr="009E3BE9" w:rsidRDefault="00ED08D2" w:rsidP="003C486E">
      <w:pPr>
        <w:rPr>
          <w:rFonts w:ascii="Arial" w:hAnsi="Arial" w:cs="Arial" w:hint="eastAsia"/>
          <w:b/>
          <w:sz w:val="21"/>
          <w:szCs w:val="21"/>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1036"/>
        <w:gridCol w:w="707"/>
        <w:gridCol w:w="707"/>
        <w:gridCol w:w="707"/>
        <w:gridCol w:w="707"/>
        <w:gridCol w:w="707"/>
        <w:gridCol w:w="707"/>
      </w:tblGrid>
      <w:tr w:rsidR="003C486E" w:rsidRPr="009E3BE9" w:rsidTr="00D33597">
        <w:trPr>
          <w:trHeight w:val="280"/>
        </w:trPr>
        <w:tc>
          <w:tcPr>
            <w:tcW w:w="0" w:type="auto"/>
            <w:shd w:val="clear" w:color="auto" w:fill="E6E6E6"/>
            <w:vAlign w:val="center"/>
          </w:tcPr>
          <w:p w:rsidR="003C486E" w:rsidRPr="009E3BE9" w:rsidRDefault="003C486E" w:rsidP="00D33597">
            <w:pPr>
              <w:jc w:val="center"/>
              <w:rPr>
                <w:rFonts w:ascii="Arial" w:hAnsi="Arial" w:cs="Arial"/>
                <w:b/>
                <w:sz w:val="18"/>
                <w:szCs w:val="18"/>
                <w:lang w:eastAsia="zh-CN"/>
              </w:rPr>
            </w:pPr>
            <w:r w:rsidRPr="009E3BE9">
              <w:rPr>
                <w:rFonts w:ascii="Arial" w:hAnsi="Arial" w:cs="Arial" w:hint="eastAsia"/>
                <w:b/>
                <w:sz w:val="18"/>
                <w:szCs w:val="18"/>
                <w:lang w:eastAsia="zh-CN"/>
              </w:rPr>
              <w:t>Can ID(STD)</w:t>
            </w:r>
          </w:p>
        </w:tc>
        <w:tc>
          <w:tcPr>
            <w:tcW w:w="0" w:type="auto"/>
            <w:shd w:val="clear" w:color="auto" w:fill="E6E6E6"/>
            <w:vAlign w:val="center"/>
          </w:tcPr>
          <w:p w:rsidR="003C486E" w:rsidRPr="009E3BE9" w:rsidRDefault="003C486E" w:rsidP="00D33597">
            <w:pPr>
              <w:jc w:val="center"/>
              <w:rPr>
                <w:rFonts w:ascii="Arial" w:hAnsi="Arial" w:hint="eastAsia"/>
                <w:b/>
                <w:sz w:val="18"/>
                <w:lang w:eastAsia="zh-CN"/>
              </w:rPr>
            </w:pPr>
            <w:r w:rsidRPr="009E3BE9">
              <w:rPr>
                <w:rFonts w:ascii="Arial" w:hAnsi="Arial" w:hint="eastAsia"/>
                <w:b/>
                <w:sz w:val="18"/>
                <w:lang w:eastAsia="zh-CN"/>
              </w:rPr>
              <w:t>Data0</w:t>
            </w:r>
          </w:p>
        </w:tc>
        <w:tc>
          <w:tcPr>
            <w:tcW w:w="1036" w:type="dxa"/>
            <w:shd w:val="clear" w:color="auto" w:fill="E6E6E6"/>
            <w:vAlign w:val="center"/>
          </w:tcPr>
          <w:p w:rsidR="003C486E" w:rsidRPr="009E3BE9" w:rsidRDefault="003C486E" w:rsidP="00D33597">
            <w:pPr>
              <w:jc w:val="center"/>
              <w:rPr>
                <w:rFonts w:ascii="Arial" w:hAnsi="Arial" w:hint="eastAsia"/>
                <w:b/>
                <w:sz w:val="18"/>
                <w:lang w:eastAsia="zh-CN"/>
              </w:rPr>
            </w:pPr>
            <w:r w:rsidRPr="009E3BE9">
              <w:rPr>
                <w:rFonts w:ascii="Arial" w:hAnsi="Arial" w:hint="eastAsia"/>
                <w:b/>
                <w:sz w:val="18"/>
                <w:lang w:eastAsia="zh-CN"/>
              </w:rPr>
              <w:t>Data1</w:t>
            </w:r>
          </w:p>
        </w:tc>
        <w:tc>
          <w:tcPr>
            <w:tcW w:w="0" w:type="auto"/>
            <w:shd w:val="clear" w:color="auto" w:fill="E6E6E6"/>
            <w:vAlign w:val="center"/>
          </w:tcPr>
          <w:p w:rsidR="003C486E" w:rsidRPr="009E3BE9" w:rsidRDefault="003C486E" w:rsidP="00D33597">
            <w:pPr>
              <w:jc w:val="center"/>
              <w:rPr>
                <w:rFonts w:ascii="Arial" w:hAnsi="Arial" w:hint="eastAsia"/>
                <w:b/>
                <w:sz w:val="18"/>
                <w:lang w:eastAsia="zh-CN"/>
              </w:rPr>
            </w:pPr>
            <w:r w:rsidRPr="009E3BE9">
              <w:rPr>
                <w:rFonts w:ascii="Arial" w:hAnsi="Arial" w:hint="eastAsia"/>
                <w:b/>
                <w:sz w:val="18"/>
                <w:lang w:eastAsia="zh-CN"/>
              </w:rPr>
              <w:t>Data2</w:t>
            </w:r>
          </w:p>
        </w:tc>
        <w:tc>
          <w:tcPr>
            <w:tcW w:w="0" w:type="auto"/>
            <w:shd w:val="clear" w:color="auto" w:fill="E6E6E6"/>
            <w:vAlign w:val="center"/>
          </w:tcPr>
          <w:p w:rsidR="003C486E" w:rsidRPr="009E3BE9" w:rsidRDefault="003C486E" w:rsidP="00D33597">
            <w:pPr>
              <w:jc w:val="center"/>
              <w:rPr>
                <w:rFonts w:ascii="Arial" w:hAnsi="Arial" w:hint="eastAsia"/>
                <w:b/>
                <w:sz w:val="18"/>
                <w:lang w:eastAsia="zh-CN"/>
              </w:rPr>
            </w:pPr>
            <w:r w:rsidRPr="009E3BE9">
              <w:rPr>
                <w:rFonts w:ascii="Arial" w:hAnsi="Arial" w:hint="eastAsia"/>
                <w:b/>
                <w:sz w:val="18"/>
                <w:lang w:eastAsia="zh-CN"/>
              </w:rPr>
              <w:t>Data3</w:t>
            </w:r>
          </w:p>
        </w:tc>
        <w:tc>
          <w:tcPr>
            <w:tcW w:w="0" w:type="auto"/>
            <w:shd w:val="clear" w:color="auto" w:fill="E6E6E6"/>
            <w:vAlign w:val="center"/>
          </w:tcPr>
          <w:p w:rsidR="003C486E" w:rsidRPr="009E3BE9" w:rsidRDefault="003C486E" w:rsidP="00D33597">
            <w:pPr>
              <w:jc w:val="center"/>
              <w:rPr>
                <w:rFonts w:ascii="Arial" w:hAnsi="Arial" w:hint="eastAsia"/>
                <w:b/>
                <w:sz w:val="18"/>
                <w:lang w:eastAsia="zh-CN"/>
              </w:rPr>
            </w:pPr>
            <w:r w:rsidRPr="009E3BE9">
              <w:rPr>
                <w:rFonts w:ascii="Arial" w:hAnsi="Arial" w:hint="eastAsia"/>
                <w:b/>
                <w:sz w:val="18"/>
                <w:lang w:eastAsia="zh-CN"/>
              </w:rPr>
              <w:t>Data4</w:t>
            </w:r>
          </w:p>
        </w:tc>
        <w:tc>
          <w:tcPr>
            <w:tcW w:w="0" w:type="auto"/>
            <w:shd w:val="clear" w:color="auto" w:fill="E6E6E6"/>
            <w:vAlign w:val="center"/>
          </w:tcPr>
          <w:p w:rsidR="003C486E" w:rsidRPr="009E3BE9" w:rsidRDefault="003C486E" w:rsidP="00D33597">
            <w:pPr>
              <w:jc w:val="center"/>
              <w:rPr>
                <w:rFonts w:ascii="Arial" w:hAnsi="Arial" w:hint="eastAsia"/>
                <w:b/>
                <w:sz w:val="18"/>
                <w:lang w:eastAsia="zh-CN"/>
              </w:rPr>
            </w:pPr>
            <w:r w:rsidRPr="009E3BE9">
              <w:rPr>
                <w:rFonts w:ascii="Arial" w:hAnsi="Arial" w:hint="eastAsia"/>
                <w:b/>
                <w:sz w:val="18"/>
                <w:lang w:eastAsia="zh-CN"/>
              </w:rPr>
              <w:t>Data5</w:t>
            </w:r>
          </w:p>
        </w:tc>
        <w:tc>
          <w:tcPr>
            <w:tcW w:w="0" w:type="auto"/>
            <w:shd w:val="clear" w:color="auto" w:fill="E6E6E6"/>
            <w:vAlign w:val="center"/>
          </w:tcPr>
          <w:p w:rsidR="003C486E" w:rsidRPr="009E3BE9" w:rsidRDefault="003C486E" w:rsidP="00D33597">
            <w:pPr>
              <w:jc w:val="center"/>
              <w:rPr>
                <w:rFonts w:ascii="Arial" w:hAnsi="Arial" w:hint="eastAsia"/>
                <w:b/>
                <w:sz w:val="18"/>
                <w:lang w:eastAsia="zh-CN"/>
              </w:rPr>
            </w:pPr>
            <w:r w:rsidRPr="009E3BE9">
              <w:rPr>
                <w:rFonts w:ascii="Arial" w:hAnsi="Arial" w:hint="eastAsia"/>
                <w:b/>
                <w:sz w:val="18"/>
                <w:lang w:eastAsia="zh-CN"/>
              </w:rPr>
              <w:t>Data6</w:t>
            </w:r>
          </w:p>
        </w:tc>
        <w:tc>
          <w:tcPr>
            <w:tcW w:w="0" w:type="auto"/>
            <w:shd w:val="clear" w:color="auto" w:fill="E6E6E6"/>
            <w:vAlign w:val="center"/>
          </w:tcPr>
          <w:p w:rsidR="003C486E" w:rsidRPr="009E3BE9" w:rsidRDefault="003C486E" w:rsidP="00D33597">
            <w:pPr>
              <w:jc w:val="center"/>
              <w:rPr>
                <w:rFonts w:ascii="Arial" w:hAnsi="Arial" w:hint="eastAsia"/>
                <w:b/>
                <w:sz w:val="18"/>
                <w:lang w:eastAsia="zh-CN"/>
              </w:rPr>
            </w:pPr>
            <w:r w:rsidRPr="009E3BE9">
              <w:rPr>
                <w:rFonts w:ascii="Arial" w:hAnsi="Arial" w:hint="eastAsia"/>
                <w:b/>
                <w:sz w:val="18"/>
                <w:lang w:eastAsia="zh-CN"/>
              </w:rPr>
              <w:t>Data7</w:t>
            </w:r>
          </w:p>
        </w:tc>
      </w:tr>
      <w:tr w:rsidR="003C486E" w:rsidRPr="009E3BE9" w:rsidTr="00D33597">
        <w:trPr>
          <w:trHeight w:val="243"/>
        </w:trPr>
        <w:tc>
          <w:tcPr>
            <w:tcW w:w="0" w:type="auto"/>
            <w:shd w:val="clear" w:color="auto" w:fill="auto"/>
            <w:vAlign w:val="center"/>
          </w:tcPr>
          <w:p w:rsidR="003C486E" w:rsidRPr="00CE04AC" w:rsidRDefault="0025615C" w:rsidP="00D33597">
            <w:pPr>
              <w:jc w:val="center"/>
              <w:rPr>
                <w:rFonts w:ascii="Arial" w:hAnsi="Arial" w:hint="eastAsia"/>
                <w:sz w:val="18"/>
                <w:lang w:eastAsia="zh-CN"/>
              </w:rPr>
            </w:pPr>
            <w:r>
              <w:rPr>
                <w:rFonts w:ascii="Arial" w:hAnsi="Arial"/>
                <w:sz w:val="18"/>
              </w:rPr>
              <w:t>0x774</w:t>
            </w:r>
          </w:p>
        </w:tc>
        <w:tc>
          <w:tcPr>
            <w:tcW w:w="0" w:type="auto"/>
            <w:shd w:val="clear" w:color="auto" w:fill="auto"/>
            <w:vAlign w:val="center"/>
          </w:tcPr>
          <w:p w:rsidR="003C486E" w:rsidRPr="00CE04AC" w:rsidRDefault="003C486E" w:rsidP="00D33597">
            <w:pPr>
              <w:jc w:val="center"/>
              <w:rPr>
                <w:rFonts w:ascii="Arial" w:hAnsi="Arial"/>
                <w:sz w:val="18"/>
                <w:lang w:eastAsia="zh-CN"/>
              </w:rPr>
            </w:pPr>
            <w:r w:rsidRPr="00CE04AC">
              <w:rPr>
                <w:rFonts w:ascii="Arial" w:hAnsi="Arial"/>
                <w:sz w:val="18"/>
              </w:rPr>
              <w:t>0x</w:t>
            </w:r>
            <w:r w:rsidRPr="00CE04AC">
              <w:rPr>
                <w:rFonts w:ascii="Arial" w:hAnsi="Arial" w:hint="eastAsia"/>
                <w:sz w:val="18"/>
                <w:lang w:eastAsia="zh-CN"/>
              </w:rPr>
              <w:t>61</w:t>
            </w:r>
          </w:p>
        </w:tc>
        <w:tc>
          <w:tcPr>
            <w:tcW w:w="1036" w:type="dxa"/>
            <w:shd w:val="clear" w:color="auto" w:fill="auto"/>
          </w:tcPr>
          <w:p w:rsidR="003C486E" w:rsidRPr="00CE04AC" w:rsidRDefault="003C486E" w:rsidP="00D33597">
            <w:pPr>
              <w:ind w:firstLineChars="100" w:firstLine="180"/>
            </w:pPr>
            <w:r w:rsidRPr="00CE04AC">
              <w:rPr>
                <w:rFonts w:ascii="Arial" w:hAnsi="Arial"/>
                <w:sz w:val="18"/>
                <w:lang w:val="en-GB"/>
              </w:rPr>
              <w:t>0x</w:t>
            </w:r>
            <w:r w:rsidRPr="00CE04AC">
              <w:rPr>
                <w:rFonts w:ascii="Arial" w:hAnsi="Arial" w:hint="eastAsia"/>
                <w:sz w:val="18"/>
                <w:lang w:val="en-GB" w:eastAsia="zh-CN"/>
              </w:rPr>
              <w:t>41</w:t>
            </w:r>
          </w:p>
        </w:tc>
        <w:tc>
          <w:tcPr>
            <w:tcW w:w="0" w:type="auto"/>
          </w:tcPr>
          <w:p w:rsidR="003C486E" w:rsidRPr="00CE04AC" w:rsidRDefault="003C486E" w:rsidP="00D33597">
            <w:pPr>
              <w:rPr>
                <w:rFonts w:hint="eastAsia"/>
                <w:lang w:eastAsia="zh-CN"/>
              </w:rPr>
            </w:pPr>
            <w:r w:rsidRPr="00CE04AC">
              <w:rPr>
                <w:rFonts w:ascii="Arial" w:hAnsi="Arial" w:hint="eastAsia"/>
                <w:sz w:val="18"/>
                <w:lang w:val="en-GB" w:eastAsia="zh-CN"/>
              </w:rPr>
              <w:t>0x</w:t>
            </w:r>
            <w:r>
              <w:rPr>
                <w:rFonts w:ascii="Arial" w:hAnsi="Arial" w:hint="eastAsia"/>
                <w:sz w:val="18"/>
                <w:lang w:val="en-GB" w:eastAsia="zh-CN"/>
              </w:rPr>
              <w:t>55</w:t>
            </w:r>
          </w:p>
        </w:tc>
        <w:tc>
          <w:tcPr>
            <w:tcW w:w="0" w:type="auto"/>
          </w:tcPr>
          <w:p w:rsidR="003C486E" w:rsidRPr="00CE04AC" w:rsidRDefault="003C486E" w:rsidP="00ED08D2">
            <w:r w:rsidRPr="00CE04AC">
              <w:rPr>
                <w:rFonts w:ascii="Arial" w:hAnsi="Arial" w:hint="eastAsia"/>
                <w:sz w:val="18"/>
                <w:lang w:val="en-GB" w:eastAsia="zh-CN"/>
              </w:rPr>
              <w:t>0x</w:t>
            </w:r>
            <w:r>
              <w:rPr>
                <w:rFonts w:ascii="Arial" w:hAnsi="Arial" w:hint="eastAsia"/>
                <w:sz w:val="18"/>
                <w:lang w:val="en-GB" w:eastAsia="zh-CN"/>
              </w:rPr>
              <w:t>5</w:t>
            </w:r>
            <w:r w:rsidR="00ED08D2">
              <w:rPr>
                <w:rFonts w:ascii="Arial" w:hAnsi="Arial" w:hint="eastAsia"/>
                <w:sz w:val="18"/>
                <w:lang w:val="en-GB" w:eastAsia="zh-CN"/>
              </w:rPr>
              <w:t>0</w:t>
            </w:r>
          </w:p>
        </w:tc>
        <w:tc>
          <w:tcPr>
            <w:tcW w:w="0" w:type="auto"/>
          </w:tcPr>
          <w:p w:rsidR="003C486E" w:rsidRPr="00CE04AC" w:rsidRDefault="003C486E" w:rsidP="003270A6">
            <w:r w:rsidRPr="00CE04AC">
              <w:rPr>
                <w:rFonts w:ascii="Arial" w:hAnsi="Arial" w:hint="eastAsia"/>
                <w:sz w:val="18"/>
                <w:lang w:val="en-GB" w:eastAsia="zh-CN"/>
              </w:rPr>
              <w:t>0</w:t>
            </w:r>
            <w:r>
              <w:rPr>
                <w:rFonts w:ascii="Arial" w:hAnsi="Arial" w:hint="eastAsia"/>
                <w:sz w:val="18"/>
                <w:lang w:val="en-GB" w:eastAsia="zh-CN"/>
              </w:rPr>
              <w:t>x</w:t>
            </w:r>
            <w:r w:rsidR="003270A6">
              <w:rPr>
                <w:rFonts w:ascii="Arial" w:hAnsi="Arial" w:hint="eastAsia"/>
                <w:sz w:val="18"/>
                <w:lang w:val="en-GB" w:eastAsia="zh-CN"/>
              </w:rPr>
              <w:t>0</w:t>
            </w:r>
            <w:r>
              <w:rPr>
                <w:rFonts w:ascii="Arial" w:hAnsi="Arial" w:hint="eastAsia"/>
                <w:sz w:val="18"/>
                <w:lang w:val="en-GB" w:eastAsia="zh-CN"/>
              </w:rPr>
              <w:t>0</w:t>
            </w:r>
          </w:p>
        </w:tc>
        <w:tc>
          <w:tcPr>
            <w:tcW w:w="0" w:type="auto"/>
          </w:tcPr>
          <w:p w:rsidR="003C486E" w:rsidRPr="00CE04AC" w:rsidRDefault="003C486E" w:rsidP="00D33597">
            <w:r w:rsidRPr="00CE04AC">
              <w:rPr>
                <w:rFonts w:ascii="Arial" w:hAnsi="Arial" w:hint="eastAsia"/>
                <w:sz w:val="18"/>
                <w:lang w:val="en-GB" w:eastAsia="zh-CN"/>
              </w:rPr>
              <w:t>---</w:t>
            </w:r>
          </w:p>
        </w:tc>
        <w:tc>
          <w:tcPr>
            <w:tcW w:w="0" w:type="auto"/>
          </w:tcPr>
          <w:p w:rsidR="003C486E" w:rsidRPr="00CE04AC" w:rsidRDefault="003C486E" w:rsidP="00D33597">
            <w:r w:rsidRPr="00CE04AC">
              <w:rPr>
                <w:rFonts w:ascii="Arial" w:hAnsi="Arial" w:hint="eastAsia"/>
                <w:sz w:val="18"/>
                <w:lang w:val="en-GB" w:eastAsia="zh-CN"/>
              </w:rPr>
              <w:t>---</w:t>
            </w:r>
          </w:p>
        </w:tc>
        <w:tc>
          <w:tcPr>
            <w:tcW w:w="0" w:type="auto"/>
          </w:tcPr>
          <w:p w:rsidR="003C486E" w:rsidRPr="00CE04AC" w:rsidRDefault="003C486E" w:rsidP="00D33597">
            <w:pPr>
              <w:jc w:val="center"/>
              <w:rPr>
                <w:rFonts w:ascii="Arial" w:hAnsi="Arial" w:hint="eastAsia"/>
                <w:sz w:val="18"/>
                <w:lang w:val="en-GB" w:eastAsia="zh-CN"/>
              </w:rPr>
            </w:pPr>
            <w:r w:rsidRPr="00CE04AC">
              <w:rPr>
                <w:rFonts w:ascii="Arial" w:hAnsi="Arial" w:hint="eastAsia"/>
                <w:sz w:val="18"/>
                <w:lang w:val="en-GB" w:eastAsia="zh-CN"/>
              </w:rPr>
              <w:t>---</w:t>
            </w:r>
          </w:p>
        </w:tc>
      </w:tr>
    </w:tbl>
    <w:p w:rsidR="00DD3514" w:rsidRDefault="00DD3514" w:rsidP="002F06ED">
      <w:pPr>
        <w:rPr>
          <w:rFonts w:hint="eastAsia"/>
          <w:strike/>
          <w:lang w:val="en-GB" w:eastAsia="zh-CN"/>
        </w:rPr>
      </w:pPr>
    </w:p>
    <w:p w:rsidR="00A73CC9" w:rsidRPr="00A73CC9" w:rsidRDefault="00A73CC9" w:rsidP="00A73CC9">
      <w:pPr>
        <w:pStyle w:val="3"/>
        <w:tabs>
          <w:tab w:val="num" w:pos="0"/>
        </w:tabs>
        <w:rPr>
          <w:rFonts w:ascii="Arial" w:eastAsia="Arial Unicode MS" w:hAnsi="Arial" w:cs="Arial" w:hint="eastAsia"/>
          <w:lang w:eastAsia="zh-CN"/>
        </w:rPr>
      </w:pPr>
      <w:bookmarkStart w:id="184" w:name="_Toc466569859"/>
      <w:bookmarkStart w:id="185" w:name="_Toc467482523"/>
      <w:bookmarkStart w:id="186" w:name="_Toc467654044"/>
      <w:r w:rsidRPr="00A73CC9">
        <w:rPr>
          <w:rFonts w:ascii="Arial" w:eastAsia="Arial Unicode MS" w:hAnsi="Arial" w:cs="Arial" w:hint="eastAsia"/>
          <w:lang w:eastAsia="zh-CN"/>
        </w:rPr>
        <w:t>Digital Output</w:t>
      </w:r>
      <w:bookmarkEnd w:id="184"/>
      <w:bookmarkEnd w:id="185"/>
      <w:bookmarkEnd w:id="186"/>
      <w:r w:rsidRPr="00A73CC9">
        <w:rPr>
          <w:rFonts w:ascii="Arial" w:eastAsia="Arial Unicode MS" w:hAnsi="Arial" w:cs="Arial" w:hint="eastAsia"/>
        </w:rPr>
        <w:t xml:space="preserve"> </w:t>
      </w:r>
    </w:p>
    <w:p w:rsidR="00A73CC9" w:rsidRPr="00066D8C" w:rsidRDefault="00A73CC9" w:rsidP="00A73CC9">
      <w:pPr>
        <w:spacing w:afterLines="100" w:after="240"/>
        <w:rPr>
          <w:rFonts w:hint="eastAsia"/>
          <w:b/>
          <w:sz w:val="36"/>
          <w:szCs w:val="36"/>
          <w:lang w:val="en-GB" w:eastAsia="zh-CN"/>
        </w:rPr>
      </w:pPr>
      <w:r w:rsidRPr="00066D8C">
        <w:rPr>
          <w:rFonts w:hint="eastAsia"/>
          <w:b/>
          <w:sz w:val="36"/>
          <w:szCs w:val="36"/>
          <w:lang w:val="en-GB" w:eastAsia="zh-CN"/>
        </w:rPr>
        <w:t>N.A</w:t>
      </w:r>
    </w:p>
    <w:p w:rsidR="00DD3514" w:rsidRPr="00AF0DBD" w:rsidRDefault="00DD3514" w:rsidP="002F06ED">
      <w:pPr>
        <w:rPr>
          <w:rFonts w:hint="eastAsia"/>
          <w:strike/>
          <w:lang w:val="en-GB" w:eastAsia="zh-CN"/>
        </w:rPr>
      </w:pPr>
    </w:p>
    <w:p w:rsidR="00135474" w:rsidRPr="00753BF7" w:rsidRDefault="000542BF" w:rsidP="000542BF">
      <w:pPr>
        <w:pStyle w:val="2"/>
        <w:ind w:left="284" w:hanging="284"/>
        <w:rPr>
          <w:rFonts w:ascii="Arial" w:eastAsia="Arial Unicode MS" w:hAnsi="Arial" w:cs="Arial"/>
          <w:color w:val="000000"/>
          <w:lang w:eastAsia="zh-CN"/>
        </w:rPr>
      </w:pPr>
      <w:bookmarkStart w:id="187" w:name="_Toc427507954"/>
      <w:bookmarkStart w:id="188" w:name="_Toc467654045"/>
      <w:r w:rsidRPr="00753BF7">
        <w:rPr>
          <w:rFonts w:ascii="Arial" w:eastAsia="Arial Unicode MS" w:hAnsi="Arial" w:cs="Arial"/>
          <w:color w:val="000000"/>
        </w:rPr>
        <w:t>Key</w:t>
      </w:r>
      <w:bookmarkEnd w:id="180"/>
      <w:bookmarkEnd w:id="181"/>
      <w:bookmarkEnd w:id="182"/>
      <w:bookmarkEnd w:id="183"/>
      <w:bookmarkEnd w:id="187"/>
      <w:bookmarkEnd w:id="188"/>
      <w:r w:rsidR="000A0D99" w:rsidRPr="00753BF7">
        <w:rPr>
          <w:rFonts w:ascii="Arial" w:eastAsia="Arial Unicode MS" w:hAnsi="Arial" w:cs="Arial" w:hint="eastAsia"/>
          <w:strike/>
          <w:color w:val="000000"/>
          <w:lang w:eastAsia="zh-CN"/>
        </w:rPr>
        <w:t xml:space="preserve"> </w:t>
      </w:r>
    </w:p>
    <w:p w:rsidR="00DF63CE" w:rsidRPr="00753BF7" w:rsidRDefault="00E17005" w:rsidP="0005741D">
      <w:pPr>
        <w:pStyle w:val="3"/>
        <w:tabs>
          <w:tab w:val="num" w:pos="0"/>
        </w:tabs>
        <w:rPr>
          <w:rFonts w:ascii="Arial" w:hAnsi="Arial" w:cs="Arial" w:hint="eastAsia"/>
          <w:color w:val="000000"/>
        </w:rPr>
      </w:pPr>
      <w:bookmarkStart w:id="189" w:name="_Toc344578074"/>
      <w:bookmarkStart w:id="190" w:name="_Toc427507955"/>
      <w:bookmarkStart w:id="191" w:name="_Toc467654046"/>
      <w:r w:rsidRPr="00753BF7">
        <w:rPr>
          <w:rFonts w:ascii="Arial" w:eastAsia="Arial Unicode MS" w:hAnsi="Arial" w:cs="Arial"/>
        </w:rPr>
        <w:t>Re</w:t>
      </w:r>
      <w:r w:rsidR="00F60A69" w:rsidRPr="00753BF7">
        <w:rPr>
          <w:rFonts w:ascii="Arial" w:eastAsia="Arial Unicode MS" w:hAnsi="Arial" w:cs="Arial"/>
        </w:rPr>
        <w:t xml:space="preserve">ad the </w:t>
      </w:r>
      <w:r w:rsidR="00F60A69" w:rsidRPr="00753BF7">
        <w:rPr>
          <w:rFonts w:ascii="Arial" w:eastAsia="Arial Unicode MS" w:hAnsi="Arial" w:cs="Arial" w:hint="eastAsia"/>
          <w:lang w:eastAsia="zh-CN"/>
        </w:rPr>
        <w:t>K</w:t>
      </w:r>
      <w:r w:rsidRPr="00753BF7">
        <w:rPr>
          <w:rFonts w:ascii="Arial" w:eastAsia="Arial Unicode MS" w:hAnsi="Arial" w:cs="Arial"/>
        </w:rPr>
        <w:t>ey</w:t>
      </w:r>
      <w:r w:rsidR="00F60A69" w:rsidRPr="00753BF7">
        <w:rPr>
          <w:rFonts w:ascii="Arial" w:eastAsia="Arial Unicode MS" w:hAnsi="Arial" w:cs="Arial" w:hint="eastAsia"/>
          <w:lang w:eastAsia="zh-CN"/>
        </w:rPr>
        <w:t xml:space="preserve"> </w:t>
      </w:r>
      <w:r w:rsidRPr="00753BF7">
        <w:rPr>
          <w:rFonts w:ascii="Arial" w:eastAsia="Arial Unicode MS" w:hAnsi="Arial" w:cs="Arial"/>
        </w:rPr>
        <w:t xml:space="preserve">when </w:t>
      </w:r>
      <w:r w:rsidR="005C4383" w:rsidRPr="00753BF7">
        <w:rPr>
          <w:rFonts w:ascii="Arial" w:eastAsia="Arial Unicode MS" w:hAnsi="Arial" w:cs="Arial" w:hint="eastAsia"/>
          <w:lang w:eastAsia="zh-CN"/>
        </w:rPr>
        <w:t>KEY</w:t>
      </w:r>
      <w:r w:rsidRPr="00753BF7">
        <w:rPr>
          <w:rFonts w:ascii="Arial" w:eastAsia="Arial Unicode MS" w:hAnsi="Arial" w:cs="Arial"/>
        </w:rPr>
        <w:t xml:space="preserve"> </w:t>
      </w:r>
      <w:bookmarkEnd w:id="189"/>
      <w:r w:rsidR="005A52F1" w:rsidRPr="00753BF7">
        <w:rPr>
          <w:rFonts w:ascii="Arial" w:eastAsia="Arial Unicode MS" w:hAnsi="Arial" w:cs="Arial" w:hint="eastAsia"/>
          <w:lang w:eastAsia="zh-CN"/>
        </w:rPr>
        <w:t>Pressed</w:t>
      </w:r>
      <w:bookmarkEnd w:id="190"/>
      <w:bookmarkEnd w:id="191"/>
    </w:p>
    <w:p w:rsidR="0005741D" w:rsidRPr="00753BF7" w:rsidRDefault="0005741D" w:rsidP="00556E4E">
      <w:pPr>
        <w:numPr>
          <w:ilvl w:val="0"/>
          <w:numId w:val="6"/>
        </w:numPr>
        <w:rPr>
          <w:rFonts w:ascii="Arial" w:hAnsi="Arial" w:cs="Arial" w:hint="eastAsia"/>
          <w:b/>
          <w:sz w:val="21"/>
          <w:szCs w:val="21"/>
          <w:lang w:val="en-GB" w:eastAsia="zh-CN"/>
        </w:rPr>
      </w:pPr>
      <w:r w:rsidRPr="00753BF7">
        <w:rPr>
          <w:rFonts w:ascii="Arial" w:hAnsi="Arial" w:cs="Arial"/>
          <w:b/>
          <w:sz w:val="21"/>
          <w:szCs w:val="21"/>
          <w:lang w:val="en-GB" w:eastAsia="zh-CN"/>
        </w:rPr>
        <w:t xml:space="preserve">The following command can be used to get </w:t>
      </w:r>
      <w:r w:rsidRPr="00753BF7">
        <w:rPr>
          <w:rFonts w:ascii="Arial" w:hAnsi="Arial" w:cs="Arial" w:hint="eastAsia"/>
          <w:b/>
          <w:sz w:val="21"/>
          <w:szCs w:val="21"/>
          <w:lang w:val="en-GB" w:eastAsia="zh-CN"/>
        </w:rPr>
        <w:t xml:space="preserve">Key when </w:t>
      </w:r>
      <w:r w:rsidR="005A52F1" w:rsidRPr="00753BF7">
        <w:rPr>
          <w:rFonts w:ascii="Arial" w:hAnsi="Arial" w:cs="Arial" w:hint="eastAsia"/>
          <w:b/>
          <w:sz w:val="21"/>
          <w:szCs w:val="21"/>
          <w:lang w:val="en-GB" w:eastAsia="zh-CN"/>
        </w:rPr>
        <w:t>Key</w:t>
      </w:r>
      <w:r w:rsidRPr="00753BF7">
        <w:rPr>
          <w:rFonts w:ascii="Arial" w:hAnsi="Arial" w:cs="Arial" w:hint="eastAsia"/>
          <w:b/>
          <w:sz w:val="21"/>
          <w:szCs w:val="21"/>
          <w:lang w:val="en-GB" w:eastAsia="zh-CN"/>
        </w:rPr>
        <w:t xml:space="preserve"> is </w:t>
      </w:r>
      <w:r w:rsidR="005A52F1" w:rsidRPr="00753BF7">
        <w:rPr>
          <w:rFonts w:ascii="Arial" w:hAnsi="Arial" w:cs="Arial" w:hint="eastAsia"/>
          <w:b/>
          <w:sz w:val="21"/>
          <w:szCs w:val="21"/>
          <w:lang w:val="en-GB" w:eastAsia="zh-CN"/>
        </w:rPr>
        <w:t>pressed</w:t>
      </w:r>
      <w:r w:rsidRPr="00753BF7">
        <w:rPr>
          <w:rFonts w:ascii="Arial" w:hAnsi="Arial" w:cs="Arial" w:hint="eastAsia"/>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1036"/>
        <w:gridCol w:w="707"/>
        <w:gridCol w:w="707"/>
        <w:gridCol w:w="707"/>
        <w:gridCol w:w="707"/>
        <w:gridCol w:w="707"/>
        <w:gridCol w:w="707"/>
      </w:tblGrid>
      <w:tr w:rsidR="00FF6EB1" w:rsidRPr="00753BF7" w:rsidTr="00E24934">
        <w:trPr>
          <w:trHeight w:val="276"/>
        </w:trPr>
        <w:tc>
          <w:tcPr>
            <w:tcW w:w="0" w:type="auto"/>
            <w:shd w:val="clear" w:color="auto" w:fill="E6E6E6"/>
            <w:vAlign w:val="center"/>
          </w:tcPr>
          <w:p w:rsidR="00FF6EB1" w:rsidRPr="00753BF7" w:rsidRDefault="00FF6EB1" w:rsidP="00E24934">
            <w:pPr>
              <w:jc w:val="center"/>
              <w:rPr>
                <w:rFonts w:ascii="Arial" w:hAnsi="Arial" w:cs="Arial"/>
                <w:b/>
                <w:sz w:val="18"/>
                <w:szCs w:val="18"/>
                <w:lang w:eastAsia="zh-CN"/>
              </w:rPr>
            </w:pPr>
            <w:r w:rsidRPr="00753BF7">
              <w:rPr>
                <w:rFonts w:ascii="Arial" w:hAnsi="Arial" w:cs="Arial" w:hint="eastAsia"/>
                <w:b/>
                <w:sz w:val="18"/>
                <w:szCs w:val="18"/>
                <w:lang w:eastAsia="zh-CN"/>
              </w:rPr>
              <w:t>Can ID(STD)</w:t>
            </w:r>
          </w:p>
        </w:tc>
        <w:tc>
          <w:tcPr>
            <w:tcW w:w="0" w:type="auto"/>
            <w:shd w:val="clear" w:color="auto" w:fill="E6E6E6"/>
            <w:vAlign w:val="center"/>
          </w:tcPr>
          <w:p w:rsidR="00FF6EB1" w:rsidRPr="00753BF7" w:rsidRDefault="00FF6EB1" w:rsidP="00E24934">
            <w:pPr>
              <w:jc w:val="center"/>
              <w:rPr>
                <w:rFonts w:ascii="Arial" w:hAnsi="Arial" w:cs="Arial" w:hint="eastAsia"/>
                <w:b/>
                <w:sz w:val="18"/>
                <w:szCs w:val="18"/>
                <w:lang w:eastAsia="zh-CN"/>
              </w:rPr>
            </w:pPr>
            <w:r w:rsidRPr="00753BF7">
              <w:rPr>
                <w:rFonts w:ascii="Arial" w:hAnsi="Arial" w:cs="Arial" w:hint="eastAsia"/>
                <w:b/>
                <w:sz w:val="18"/>
                <w:szCs w:val="18"/>
                <w:lang w:eastAsia="zh-CN"/>
              </w:rPr>
              <w:t>Data0</w:t>
            </w:r>
          </w:p>
        </w:tc>
        <w:tc>
          <w:tcPr>
            <w:tcW w:w="1036" w:type="dxa"/>
            <w:shd w:val="clear" w:color="auto" w:fill="E6E6E6"/>
            <w:vAlign w:val="center"/>
          </w:tcPr>
          <w:p w:rsidR="00FF6EB1" w:rsidRPr="00753BF7" w:rsidRDefault="00FF6EB1" w:rsidP="00E24934">
            <w:pPr>
              <w:jc w:val="center"/>
              <w:rPr>
                <w:rFonts w:ascii="Arial" w:hAnsi="Arial" w:cs="Arial" w:hint="eastAsia"/>
                <w:b/>
                <w:sz w:val="18"/>
                <w:szCs w:val="18"/>
                <w:lang w:eastAsia="zh-CN"/>
              </w:rPr>
            </w:pPr>
            <w:r w:rsidRPr="00753BF7">
              <w:rPr>
                <w:rFonts w:ascii="Arial" w:hAnsi="Arial" w:cs="Arial" w:hint="eastAsia"/>
                <w:b/>
                <w:sz w:val="18"/>
                <w:szCs w:val="18"/>
                <w:lang w:eastAsia="zh-CN"/>
              </w:rPr>
              <w:t>Data1</w:t>
            </w:r>
          </w:p>
        </w:tc>
        <w:tc>
          <w:tcPr>
            <w:tcW w:w="0" w:type="auto"/>
            <w:shd w:val="clear" w:color="auto" w:fill="E6E6E6"/>
            <w:vAlign w:val="center"/>
          </w:tcPr>
          <w:p w:rsidR="00FF6EB1" w:rsidRPr="00753BF7" w:rsidRDefault="00FF6EB1" w:rsidP="00E24934">
            <w:pPr>
              <w:jc w:val="center"/>
              <w:rPr>
                <w:rFonts w:ascii="Arial" w:hAnsi="Arial" w:cs="Arial" w:hint="eastAsia"/>
                <w:b/>
                <w:sz w:val="18"/>
                <w:szCs w:val="18"/>
                <w:lang w:eastAsia="zh-CN"/>
              </w:rPr>
            </w:pPr>
            <w:r w:rsidRPr="00753BF7">
              <w:rPr>
                <w:rFonts w:ascii="Arial" w:hAnsi="Arial" w:cs="Arial" w:hint="eastAsia"/>
                <w:b/>
                <w:sz w:val="18"/>
                <w:szCs w:val="18"/>
                <w:lang w:eastAsia="zh-CN"/>
              </w:rPr>
              <w:t>Data2</w:t>
            </w:r>
          </w:p>
        </w:tc>
        <w:tc>
          <w:tcPr>
            <w:tcW w:w="0" w:type="auto"/>
            <w:shd w:val="clear" w:color="auto" w:fill="E6E6E6"/>
            <w:vAlign w:val="center"/>
          </w:tcPr>
          <w:p w:rsidR="00FF6EB1" w:rsidRPr="00753BF7" w:rsidRDefault="00FF6EB1" w:rsidP="00E24934">
            <w:pPr>
              <w:jc w:val="center"/>
              <w:rPr>
                <w:rFonts w:ascii="Arial" w:hAnsi="Arial" w:cs="Arial" w:hint="eastAsia"/>
                <w:b/>
                <w:sz w:val="18"/>
                <w:szCs w:val="18"/>
                <w:lang w:eastAsia="zh-CN"/>
              </w:rPr>
            </w:pPr>
            <w:r w:rsidRPr="00753BF7">
              <w:rPr>
                <w:rFonts w:ascii="Arial" w:hAnsi="Arial" w:cs="Arial" w:hint="eastAsia"/>
                <w:b/>
                <w:sz w:val="18"/>
                <w:szCs w:val="18"/>
                <w:lang w:eastAsia="zh-CN"/>
              </w:rPr>
              <w:t>Data3</w:t>
            </w:r>
          </w:p>
        </w:tc>
        <w:tc>
          <w:tcPr>
            <w:tcW w:w="0" w:type="auto"/>
            <w:shd w:val="clear" w:color="auto" w:fill="E6E6E6"/>
            <w:vAlign w:val="center"/>
          </w:tcPr>
          <w:p w:rsidR="00FF6EB1" w:rsidRPr="00753BF7" w:rsidRDefault="00FF6EB1" w:rsidP="00E24934">
            <w:pPr>
              <w:jc w:val="center"/>
              <w:rPr>
                <w:rFonts w:ascii="Arial" w:hAnsi="Arial" w:cs="Arial" w:hint="eastAsia"/>
                <w:b/>
                <w:sz w:val="18"/>
                <w:szCs w:val="18"/>
                <w:lang w:eastAsia="zh-CN"/>
              </w:rPr>
            </w:pPr>
            <w:r w:rsidRPr="00753BF7">
              <w:rPr>
                <w:rFonts w:ascii="Arial" w:hAnsi="Arial" w:cs="Arial" w:hint="eastAsia"/>
                <w:b/>
                <w:sz w:val="18"/>
                <w:szCs w:val="18"/>
                <w:lang w:eastAsia="zh-CN"/>
              </w:rPr>
              <w:t>Data4</w:t>
            </w:r>
          </w:p>
        </w:tc>
        <w:tc>
          <w:tcPr>
            <w:tcW w:w="0" w:type="auto"/>
            <w:shd w:val="clear" w:color="auto" w:fill="E6E6E6"/>
            <w:vAlign w:val="center"/>
          </w:tcPr>
          <w:p w:rsidR="00FF6EB1" w:rsidRPr="00753BF7" w:rsidRDefault="00FF6EB1" w:rsidP="00E24934">
            <w:pPr>
              <w:jc w:val="center"/>
              <w:rPr>
                <w:rFonts w:ascii="Arial" w:hAnsi="Arial" w:cs="Arial" w:hint="eastAsia"/>
                <w:b/>
                <w:sz w:val="18"/>
                <w:szCs w:val="18"/>
                <w:lang w:eastAsia="zh-CN"/>
              </w:rPr>
            </w:pPr>
            <w:r w:rsidRPr="00753BF7">
              <w:rPr>
                <w:rFonts w:ascii="Arial" w:hAnsi="Arial" w:cs="Arial" w:hint="eastAsia"/>
                <w:b/>
                <w:sz w:val="18"/>
                <w:szCs w:val="18"/>
                <w:lang w:eastAsia="zh-CN"/>
              </w:rPr>
              <w:t>Data5</w:t>
            </w:r>
          </w:p>
        </w:tc>
        <w:tc>
          <w:tcPr>
            <w:tcW w:w="0" w:type="auto"/>
            <w:shd w:val="clear" w:color="auto" w:fill="E6E6E6"/>
            <w:vAlign w:val="center"/>
          </w:tcPr>
          <w:p w:rsidR="00FF6EB1" w:rsidRPr="00753BF7" w:rsidRDefault="00FF6EB1" w:rsidP="00E24934">
            <w:pPr>
              <w:jc w:val="center"/>
              <w:rPr>
                <w:rFonts w:ascii="Arial" w:hAnsi="Arial" w:cs="Arial" w:hint="eastAsia"/>
                <w:b/>
                <w:sz w:val="18"/>
                <w:szCs w:val="18"/>
                <w:lang w:eastAsia="zh-CN"/>
              </w:rPr>
            </w:pPr>
            <w:r w:rsidRPr="00753BF7">
              <w:rPr>
                <w:rFonts w:ascii="Arial" w:hAnsi="Arial" w:cs="Arial" w:hint="eastAsia"/>
                <w:b/>
                <w:sz w:val="18"/>
                <w:szCs w:val="18"/>
                <w:lang w:eastAsia="zh-CN"/>
              </w:rPr>
              <w:t>Data6</w:t>
            </w:r>
          </w:p>
        </w:tc>
        <w:tc>
          <w:tcPr>
            <w:tcW w:w="0" w:type="auto"/>
            <w:shd w:val="clear" w:color="auto" w:fill="E6E6E6"/>
            <w:vAlign w:val="center"/>
          </w:tcPr>
          <w:p w:rsidR="00FF6EB1" w:rsidRPr="00753BF7" w:rsidRDefault="00FF6EB1" w:rsidP="00E24934">
            <w:pPr>
              <w:jc w:val="center"/>
              <w:rPr>
                <w:rFonts w:ascii="Arial" w:hAnsi="Arial" w:cs="Arial" w:hint="eastAsia"/>
                <w:b/>
                <w:sz w:val="18"/>
                <w:szCs w:val="18"/>
                <w:lang w:eastAsia="zh-CN"/>
              </w:rPr>
            </w:pPr>
            <w:r w:rsidRPr="00753BF7">
              <w:rPr>
                <w:rFonts w:ascii="Arial" w:hAnsi="Arial" w:cs="Arial" w:hint="eastAsia"/>
                <w:b/>
                <w:sz w:val="18"/>
                <w:szCs w:val="18"/>
                <w:lang w:eastAsia="zh-CN"/>
              </w:rPr>
              <w:t>Data7</w:t>
            </w:r>
          </w:p>
        </w:tc>
      </w:tr>
      <w:tr w:rsidR="00FF6EB1" w:rsidRPr="00753BF7" w:rsidTr="00E24934">
        <w:trPr>
          <w:trHeight w:val="243"/>
        </w:trPr>
        <w:tc>
          <w:tcPr>
            <w:tcW w:w="0" w:type="auto"/>
            <w:shd w:val="clear" w:color="auto" w:fill="auto"/>
            <w:vAlign w:val="center"/>
          </w:tcPr>
          <w:p w:rsidR="00FF6EB1" w:rsidRPr="00753BF7" w:rsidRDefault="00F554E9" w:rsidP="00E24934">
            <w:pPr>
              <w:jc w:val="center"/>
              <w:rPr>
                <w:rFonts w:ascii="Arial" w:hAnsi="Arial" w:hint="eastAsia"/>
                <w:sz w:val="18"/>
                <w:lang w:eastAsia="zh-CN"/>
              </w:rPr>
            </w:pPr>
            <w:r w:rsidRPr="00753BF7">
              <w:rPr>
                <w:rFonts w:ascii="Arial" w:hAnsi="Arial" w:hint="eastAsia"/>
                <w:sz w:val="18"/>
                <w:lang w:eastAsia="zh-CN"/>
              </w:rPr>
              <w:t>0x772</w:t>
            </w:r>
          </w:p>
        </w:tc>
        <w:tc>
          <w:tcPr>
            <w:tcW w:w="0" w:type="auto"/>
            <w:shd w:val="clear" w:color="auto" w:fill="auto"/>
            <w:vAlign w:val="center"/>
          </w:tcPr>
          <w:p w:rsidR="00FF6EB1" w:rsidRPr="00753BF7" w:rsidRDefault="00FF6EB1" w:rsidP="00E24934">
            <w:pPr>
              <w:jc w:val="center"/>
              <w:rPr>
                <w:rFonts w:ascii="Arial" w:hAnsi="Arial"/>
                <w:sz w:val="18"/>
                <w:lang w:eastAsia="zh-CN"/>
              </w:rPr>
            </w:pPr>
            <w:r w:rsidRPr="00753BF7">
              <w:rPr>
                <w:rFonts w:ascii="Arial" w:hAnsi="Arial"/>
                <w:sz w:val="18"/>
              </w:rPr>
              <w:t>0x</w:t>
            </w:r>
            <w:r w:rsidRPr="00753BF7">
              <w:rPr>
                <w:rFonts w:ascii="Arial" w:hAnsi="Arial" w:hint="eastAsia"/>
                <w:sz w:val="18"/>
                <w:lang w:eastAsia="zh-CN"/>
              </w:rPr>
              <w:t>30</w:t>
            </w:r>
          </w:p>
        </w:tc>
        <w:tc>
          <w:tcPr>
            <w:tcW w:w="1036" w:type="dxa"/>
            <w:shd w:val="clear" w:color="auto" w:fill="auto"/>
          </w:tcPr>
          <w:p w:rsidR="00FF6EB1" w:rsidRPr="00753BF7" w:rsidRDefault="00FF6EB1" w:rsidP="00CE04AC">
            <w:pPr>
              <w:ind w:firstLineChars="100" w:firstLine="180"/>
              <w:rPr>
                <w:rFonts w:hint="eastAsia"/>
                <w:lang w:eastAsia="zh-CN"/>
              </w:rPr>
            </w:pPr>
            <w:r w:rsidRPr="00753BF7">
              <w:rPr>
                <w:rFonts w:ascii="Arial" w:hAnsi="Arial"/>
                <w:sz w:val="18"/>
                <w:lang w:val="en-GB"/>
              </w:rPr>
              <w:t>0x</w:t>
            </w:r>
            <w:r w:rsidRPr="00753BF7">
              <w:rPr>
                <w:rFonts w:ascii="Arial" w:hAnsi="Arial" w:hint="eastAsia"/>
                <w:sz w:val="18"/>
                <w:lang w:val="en-GB" w:eastAsia="zh-CN"/>
              </w:rPr>
              <w:t>05</w:t>
            </w:r>
          </w:p>
        </w:tc>
        <w:tc>
          <w:tcPr>
            <w:tcW w:w="0" w:type="auto"/>
          </w:tcPr>
          <w:p w:rsidR="00FF6EB1" w:rsidRPr="00753BF7" w:rsidRDefault="00CE04AC" w:rsidP="00FF6EB1">
            <w:pPr>
              <w:jc w:val="center"/>
              <w:rPr>
                <w:rFonts w:hint="eastAsia"/>
                <w:lang w:eastAsia="zh-CN"/>
              </w:rPr>
            </w:pPr>
            <w:r w:rsidRPr="00753BF7">
              <w:rPr>
                <w:rFonts w:ascii="Arial" w:hAnsi="Arial" w:hint="eastAsia"/>
                <w:sz w:val="18"/>
                <w:lang w:val="en-GB"/>
              </w:rPr>
              <w:t>0xAA</w:t>
            </w:r>
          </w:p>
        </w:tc>
        <w:tc>
          <w:tcPr>
            <w:tcW w:w="0" w:type="auto"/>
          </w:tcPr>
          <w:p w:rsidR="00FF6EB1" w:rsidRPr="00753BF7" w:rsidRDefault="00CE04AC" w:rsidP="00FF6EB1">
            <w:pPr>
              <w:jc w:val="center"/>
              <w:rPr>
                <w:rFonts w:hint="eastAsia"/>
                <w:lang w:eastAsia="zh-CN"/>
              </w:rPr>
            </w:pPr>
            <w:r w:rsidRPr="00753BF7">
              <w:rPr>
                <w:rFonts w:ascii="Arial" w:hAnsi="Arial" w:hint="eastAsia"/>
                <w:sz w:val="18"/>
                <w:lang w:val="en-GB"/>
              </w:rPr>
              <w:t>0xAA</w:t>
            </w:r>
          </w:p>
        </w:tc>
        <w:tc>
          <w:tcPr>
            <w:tcW w:w="0" w:type="auto"/>
          </w:tcPr>
          <w:p w:rsidR="00FF6EB1" w:rsidRPr="00753BF7" w:rsidRDefault="00CE04AC" w:rsidP="00FF6EB1">
            <w:pPr>
              <w:jc w:val="center"/>
              <w:rPr>
                <w:rFonts w:hint="eastAsia"/>
                <w:lang w:eastAsia="zh-CN"/>
              </w:rPr>
            </w:pPr>
            <w:r w:rsidRPr="00753BF7">
              <w:rPr>
                <w:rFonts w:ascii="Arial" w:hAnsi="Arial" w:hint="eastAsia"/>
                <w:sz w:val="18"/>
                <w:lang w:val="en-GB"/>
              </w:rPr>
              <w:t>0xAA</w:t>
            </w:r>
          </w:p>
        </w:tc>
        <w:tc>
          <w:tcPr>
            <w:tcW w:w="0" w:type="auto"/>
          </w:tcPr>
          <w:p w:rsidR="00FF6EB1" w:rsidRPr="00753BF7" w:rsidRDefault="00CE04AC" w:rsidP="00FF6EB1">
            <w:pPr>
              <w:jc w:val="center"/>
              <w:rPr>
                <w:rFonts w:hint="eastAsia"/>
                <w:lang w:eastAsia="zh-CN"/>
              </w:rPr>
            </w:pPr>
            <w:r w:rsidRPr="00753BF7">
              <w:rPr>
                <w:rFonts w:ascii="Arial" w:hAnsi="Arial" w:hint="eastAsia"/>
                <w:sz w:val="18"/>
                <w:lang w:val="en-GB"/>
              </w:rPr>
              <w:t>0xAA</w:t>
            </w:r>
          </w:p>
        </w:tc>
        <w:tc>
          <w:tcPr>
            <w:tcW w:w="0" w:type="auto"/>
          </w:tcPr>
          <w:p w:rsidR="00FF6EB1" w:rsidRPr="00753BF7" w:rsidRDefault="00CE04AC" w:rsidP="00FF6EB1">
            <w:pPr>
              <w:jc w:val="center"/>
              <w:rPr>
                <w:rFonts w:hint="eastAsia"/>
                <w:lang w:eastAsia="zh-CN"/>
              </w:rPr>
            </w:pPr>
            <w:r w:rsidRPr="00753BF7">
              <w:rPr>
                <w:rFonts w:ascii="Arial" w:hAnsi="Arial" w:hint="eastAsia"/>
                <w:sz w:val="18"/>
                <w:lang w:val="en-GB"/>
              </w:rPr>
              <w:t>0xAA</w:t>
            </w:r>
          </w:p>
        </w:tc>
        <w:tc>
          <w:tcPr>
            <w:tcW w:w="0" w:type="auto"/>
          </w:tcPr>
          <w:p w:rsidR="00FF6EB1" w:rsidRPr="00753BF7" w:rsidRDefault="00CE04AC" w:rsidP="00FF6EB1">
            <w:pPr>
              <w:jc w:val="center"/>
              <w:rPr>
                <w:rFonts w:ascii="Arial" w:hAnsi="Arial" w:hint="eastAsia"/>
                <w:sz w:val="18"/>
                <w:lang w:val="en-GB" w:eastAsia="zh-CN"/>
              </w:rPr>
            </w:pPr>
            <w:r w:rsidRPr="00753BF7">
              <w:rPr>
                <w:rFonts w:ascii="Arial" w:hAnsi="Arial" w:hint="eastAsia"/>
                <w:sz w:val="18"/>
                <w:lang w:val="en-GB"/>
              </w:rPr>
              <w:t>0xAA</w:t>
            </w:r>
          </w:p>
        </w:tc>
      </w:tr>
    </w:tbl>
    <w:p w:rsidR="00E532EA" w:rsidRPr="00753BF7" w:rsidRDefault="00E532EA" w:rsidP="00E532EA">
      <w:pPr>
        <w:rPr>
          <w:rFonts w:ascii="Arial" w:hAnsi="Arial" w:cs="Arial" w:hint="eastAsia"/>
          <w:sz w:val="21"/>
          <w:szCs w:val="21"/>
          <w:lang w:val="en-GB" w:eastAsia="zh-CN"/>
        </w:rPr>
      </w:pPr>
    </w:p>
    <w:p w:rsidR="00E532EA" w:rsidRPr="00753BF7" w:rsidRDefault="00E532EA" w:rsidP="00E532EA">
      <w:pPr>
        <w:rPr>
          <w:rFonts w:ascii="Arial" w:hAnsi="Arial" w:cs="Arial" w:hint="eastAsia"/>
          <w:b/>
          <w:sz w:val="21"/>
          <w:szCs w:val="21"/>
          <w:lang w:val="en-GB" w:eastAsia="zh-CN"/>
        </w:rPr>
      </w:pPr>
      <w:r w:rsidRPr="00753BF7">
        <w:rPr>
          <w:rFonts w:ascii="Arial" w:hAnsi="Arial" w:cs="Arial"/>
          <w:b/>
          <w:sz w:val="21"/>
          <w:szCs w:val="21"/>
          <w:lang w:val="en-GB" w:eastAsia="zh-CN"/>
        </w:rPr>
        <w:t xml:space="preserve">The </w:t>
      </w:r>
      <w:r w:rsidR="003D5EE3" w:rsidRPr="00753BF7">
        <w:rPr>
          <w:rFonts w:ascii="Arial" w:hAnsi="Arial" w:cs="Arial"/>
          <w:b/>
          <w:sz w:val="21"/>
          <w:szCs w:val="21"/>
          <w:lang w:val="en-GB" w:eastAsia="zh-CN"/>
        </w:rPr>
        <w:t>ECU</w:t>
      </w:r>
      <w:r w:rsidRPr="00753BF7">
        <w:rPr>
          <w:rFonts w:ascii="Arial" w:hAnsi="Arial" w:cs="Arial"/>
          <w:b/>
          <w:sz w:val="21"/>
          <w:szCs w:val="21"/>
          <w:lang w:val="en-GB" w:eastAsia="zh-CN"/>
        </w:rPr>
        <w:t xml:space="preserve"> answer with the acknowledgement sent as follow</w:t>
      </w:r>
      <w:r w:rsidRPr="00753BF7">
        <w:rPr>
          <w:rFonts w:ascii="Arial" w:hAnsi="Arial" w:cs="Arial" w:hint="eastAsia"/>
          <w:b/>
          <w:sz w:val="21"/>
          <w:szCs w:val="21"/>
          <w:lang w:val="en-GB" w:eastAsia="zh-CN"/>
        </w:rPr>
        <w:t>ing</w:t>
      </w:r>
      <w:r w:rsidRPr="00753BF7">
        <w:rPr>
          <w:rFonts w:ascii="Arial" w:hAnsi="Arial" w:cs="Arial"/>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1036"/>
        <w:gridCol w:w="707"/>
        <w:gridCol w:w="707"/>
        <w:gridCol w:w="707"/>
        <w:gridCol w:w="707"/>
        <w:gridCol w:w="707"/>
        <w:gridCol w:w="707"/>
      </w:tblGrid>
      <w:tr w:rsidR="00B86A46" w:rsidRPr="00753BF7" w:rsidTr="00E24934">
        <w:trPr>
          <w:trHeight w:val="280"/>
        </w:trPr>
        <w:tc>
          <w:tcPr>
            <w:tcW w:w="0" w:type="auto"/>
            <w:shd w:val="clear" w:color="auto" w:fill="E6E6E6"/>
            <w:vAlign w:val="center"/>
          </w:tcPr>
          <w:p w:rsidR="00B86A46" w:rsidRPr="00753BF7" w:rsidRDefault="00B86A46" w:rsidP="00E24934">
            <w:pPr>
              <w:jc w:val="center"/>
              <w:rPr>
                <w:rFonts w:ascii="Arial" w:hAnsi="Arial" w:cs="Arial"/>
                <w:b/>
                <w:sz w:val="18"/>
                <w:szCs w:val="18"/>
                <w:lang w:eastAsia="zh-CN"/>
              </w:rPr>
            </w:pPr>
            <w:r w:rsidRPr="00753BF7">
              <w:rPr>
                <w:rFonts w:ascii="Arial" w:hAnsi="Arial" w:cs="Arial" w:hint="eastAsia"/>
                <w:b/>
                <w:sz w:val="18"/>
                <w:szCs w:val="18"/>
                <w:lang w:eastAsia="zh-CN"/>
              </w:rPr>
              <w:t>Can ID(STD)</w:t>
            </w:r>
          </w:p>
        </w:tc>
        <w:tc>
          <w:tcPr>
            <w:tcW w:w="0" w:type="auto"/>
            <w:shd w:val="clear" w:color="auto" w:fill="E6E6E6"/>
            <w:vAlign w:val="center"/>
          </w:tcPr>
          <w:p w:rsidR="00B86A46" w:rsidRPr="00753BF7" w:rsidRDefault="00B86A46" w:rsidP="00E24934">
            <w:pPr>
              <w:jc w:val="center"/>
              <w:rPr>
                <w:rFonts w:ascii="Arial" w:hAnsi="Arial" w:hint="eastAsia"/>
                <w:b/>
                <w:sz w:val="18"/>
                <w:lang w:eastAsia="zh-CN"/>
              </w:rPr>
            </w:pPr>
            <w:r w:rsidRPr="00753BF7">
              <w:rPr>
                <w:rFonts w:ascii="Arial" w:hAnsi="Arial" w:hint="eastAsia"/>
                <w:b/>
                <w:sz w:val="18"/>
                <w:lang w:eastAsia="zh-CN"/>
              </w:rPr>
              <w:t>Data0</w:t>
            </w:r>
          </w:p>
        </w:tc>
        <w:tc>
          <w:tcPr>
            <w:tcW w:w="1036" w:type="dxa"/>
            <w:shd w:val="clear" w:color="auto" w:fill="E6E6E6"/>
            <w:vAlign w:val="center"/>
          </w:tcPr>
          <w:p w:rsidR="00B86A46" w:rsidRPr="00753BF7" w:rsidRDefault="00B86A46" w:rsidP="00E24934">
            <w:pPr>
              <w:jc w:val="center"/>
              <w:rPr>
                <w:rFonts w:ascii="Arial" w:hAnsi="Arial" w:hint="eastAsia"/>
                <w:b/>
                <w:sz w:val="18"/>
                <w:lang w:eastAsia="zh-CN"/>
              </w:rPr>
            </w:pPr>
            <w:r w:rsidRPr="00753BF7">
              <w:rPr>
                <w:rFonts w:ascii="Arial" w:hAnsi="Arial" w:hint="eastAsia"/>
                <w:b/>
                <w:sz w:val="18"/>
                <w:lang w:eastAsia="zh-CN"/>
              </w:rPr>
              <w:t>Data1</w:t>
            </w:r>
          </w:p>
        </w:tc>
        <w:tc>
          <w:tcPr>
            <w:tcW w:w="0" w:type="auto"/>
            <w:shd w:val="clear" w:color="auto" w:fill="E6E6E6"/>
            <w:vAlign w:val="center"/>
          </w:tcPr>
          <w:p w:rsidR="00B86A46" w:rsidRPr="00753BF7" w:rsidRDefault="00B86A46" w:rsidP="00E24934">
            <w:pPr>
              <w:jc w:val="center"/>
              <w:rPr>
                <w:rFonts w:ascii="Arial" w:hAnsi="Arial" w:hint="eastAsia"/>
                <w:b/>
                <w:sz w:val="18"/>
                <w:lang w:eastAsia="zh-CN"/>
              </w:rPr>
            </w:pPr>
            <w:r w:rsidRPr="00753BF7">
              <w:rPr>
                <w:rFonts w:ascii="Arial" w:hAnsi="Arial" w:hint="eastAsia"/>
                <w:b/>
                <w:sz w:val="18"/>
                <w:lang w:eastAsia="zh-CN"/>
              </w:rPr>
              <w:t>Data2</w:t>
            </w:r>
          </w:p>
        </w:tc>
        <w:tc>
          <w:tcPr>
            <w:tcW w:w="0" w:type="auto"/>
            <w:shd w:val="clear" w:color="auto" w:fill="E6E6E6"/>
            <w:vAlign w:val="center"/>
          </w:tcPr>
          <w:p w:rsidR="00B86A46" w:rsidRPr="00753BF7" w:rsidRDefault="00B86A46" w:rsidP="00E24934">
            <w:pPr>
              <w:jc w:val="center"/>
              <w:rPr>
                <w:rFonts w:ascii="Arial" w:hAnsi="Arial" w:hint="eastAsia"/>
                <w:b/>
                <w:sz w:val="18"/>
                <w:lang w:eastAsia="zh-CN"/>
              </w:rPr>
            </w:pPr>
            <w:r w:rsidRPr="00753BF7">
              <w:rPr>
                <w:rFonts w:ascii="Arial" w:hAnsi="Arial" w:hint="eastAsia"/>
                <w:b/>
                <w:sz w:val="18"/>
                <w:lang w:eastAsia="zh-CN"/>
              </w:rPr>
              <w:t>Data3</w:t>
            </w:r>
          </w:p>
        </w:tc>
        <w:tc>
          <w:tcPr>
            <w:tcW w:w="0" w:type="auto"/>
            <w:shd w:val="clear" w:color="auto" w:fill="E6E6E6"/>
            <w:vAlign w:val="center"/>
          </w:tcPr>
          <w:p w:rsidR="00B86A46" w:rsidRPr="00753BF7" w:rsidRDefault="00B86A46" w:rsidP="00E24934">
            <w:pPr>
              <w:jc w:val="center"/>
              <w:rPr>
                <w:rFonts w:ascii="Arial" w:hAnsi="Arial" w:hint="eastAsia"/>
                <w:b/>
                <w:sz w:val="18"/>
                <w:lang w:eastAsia="zh-CN"/>
              </w:rPr>
            </w:pPr>
            <w:r w:rsidRPr="00753BF7">
              <w:rPr>
                <w:rFonts w:ascii="Arial" w:hAnsi="Arial" w:hint="eastAsia"/>
                <w:b/>
                <w:sz w:val="18"/>
                <w:lang w:eastAsia="zh-CN"/>
              </w:rPr>
              <w:t>Data4</w:t>
            </w:r>
          </w:p>
        </w:tc>
        <w:tc>
          <w:tcPr>
            <w:tcW w:w="0" w:type="auto"/>
            <w:shd w:val="clear" w:color="auto" w:fill="E6E6E6"/>
            <w:vAlign w:val="center"/>
          </w:tcPr>
          <w:p w:rsidR="00B86A46" w:rsidRPr="00753BF7" w:rsidRDefault="00B86A46" w:rsidP="00E24934">
            <w:pPr>
              <w:jc w:val="center"/>
              <w:rPr>
                <w:rFonts w:ascii="Arial" w:hAnsi="Arial" w:hint="eastAsia"/>
                <w:b/>
                <w:sz w:val="18"/>
                <w:lang w:eastAsia="zh-CN"/>
              </w:rPr>
            </w:pPr>
            <w:r w:rsidRPr="00753BF7">
              <w:rPr>
                <w:rFonts w:ascii="Arial" w:hAnsi="Arial" w:hint="eastAsia"/>
                <w:b/>
                <w:sz w:val="18"/>
                <w:lang w:eastAsia="zh-CN"/>
              </w:rPr>
              <w:t>Data5</w:t>
            </w:r>
          </w:p>
        </w:tc>
        <w:tc>
          <w:tcPr>
            <w:tcW w:w="0" w:type="auto"/>
            <w:shd w:val="clear" w:color="auto" w:fill="E6E6E6"/>
            <w:vAlign w:val="center"/>
          </w:tcPr>
          <w:p w:rsidR="00B86A46" w:rsidRPr="00753BF7" w:rsidRDefault="00B86A46" w:rsidP="00E24934">
            <w:pPr>
              <w:jc w:val="center"/>
              <w:rPr>
                <w:rFonts w:ascii="Arial" w:hAnsi="Arial" w:hint="eastAsia"/>
                <w:b/>
                <w:sz w:val="18"/>
                <w:lang w:eastAsia="zh-CN"/>
              </w:rPr>
            </w:pPr>
            <w:r w:rsidRPr="00753BF7">
              <w:rPr>
                <w:rFonts w:ascii="Arial" w:hAnsi="Arial" w:hint="eastAsia"/>
                <w:b/>
                <w:sz w:val="18"/>
                <w:lang w:eastAsia="zh-CN"/>
              </w:rPr>
              <w:t>Data6</w:t>
            </w:r>
          </w:p>
        </w:tc>
        <w:tc>
          <w:tcPr>
            <w:tcW w:w="0" w:type="auto"/>
            <w:shd w:val="clear" w:color="auto" w:fill="E6E6E6"/>
            <w:vAlign w:val="center"/>
          </w:tcPr>
          <w:p w:rsidR="00B86A46" w:rsidRPr="00753BF7" w:rsidRDefault="00B86A46" w:rsidP="00E24934">
            <w:pPr>
              <w:jc w:val="center"/>
              <w:rPr>
                <w:rFonts w:ascii="Arial" w:hAnsi="Arial" w:hint="eastAsia"/>
                <w:b/>
                <w:sz w:val="18"/>
                <w:lang w:eastAsia="zh-CN"/>
              </w:rPr>
            </w:pPr>
            <w:r w:rsidRPr="00753BF7">
              <w:rPr>
                <w:rFonts w:ascii="Arial" w:hAnsi="Arial" w:hint="eastAsia"/>
                <w:b/>
                <w:sz w:val="18"/>
                <w:lang w:eastAsia="zh-CN"/>
              </w:rPr>
              <w:t>Data7</w:t>
            </w:r>
          </w:p>
        </w:tc>
      </w:tr>
      <w:tr w:rsidR="00B86A46" w:rsidRPr="00753BF7" w:rsidTr="00E24934">
        <w:trPr>
          <w:trHeight w:val="243"/>
        </w:trPr>
        <w:tc>
          <w:tcPr>
            <w:tcW w:w="0" w:type="auto"/>
            <w:shd w:val="clear" w:color="auto" w:fill="auto"/>
            <w:vAlign w:val="center"/>
          </w:tcPr>
          <w:p w:rsidR="00B86A46" w:rsidRPr="00753BF7" w:rsidRDefault="00F554E9" w:rsidP="00E24934">
            <w:pPr>
              <w:jc w:val="center"/>
              <w:rPr>
                <w:rFonts w:ascii="Arial" w:hAnsi="Arial" w:hint="eastAsia"/>
                <w:sz w:val="18"/>
                <w:lang w:eastAsia="zh-CN"/>
              </w:rPr>
            </w:pPr>
            <w:r w:rsidRPr="00753BF7">
              <w:rPr>
                <w:rFonts w:ascii="Arial" w:hAnsi="Arial"/>
                <w:sz w:val="18"/>
              </w:rPr>
              <w:t>0x774</w:t>
            </w:r>
          </w:p>
        </w:tc>
        <w:tc>
          <w:tcPr>
            <w:tcW w:w="0" w:type="auto"/>
            <w:shd w:val="clear" w:color="auto" w:fill="auto"/>
            <w:vAlign w:val="center"/>
          </w:tcPr>
          <w:p w:rsidR="00B86A46" w:rsidRPr="00753BF7" w:rsidRDefault="00B86A46" w:rsidP="00E24934">
            <w:pPr>
              <w:jc w:val="center"/>
              <w:rPr>
                <w:rFonts w:ascii="Arial" w:hAnsi="Arial"/>
                <w:sz w:val="18"/>
                <w:lang w:eastAsia="zh-CN"/>
              </w:rPr>
            </w:pPr>
            <w:r w:rsidRPr="00753BF7">
              <w:rPr>
                <w:rFonts w:ascii="Arial" w:hAnsi="Arial"/>
                <w:sz w:val="18"/>
              </w:rPr>
              <w:t>0x</w:t>
            </w:r>
            <w:r w:rsidRPr="00753BF7">
              <w:rPr>
                <w:rFonts w:ascii="Arial" w:hAnsi="Arial" w:hint="eastAsia"/>
                <w:sz w:val="18"/>
                <w:lang w:eastAsia="zh-CN"/>
              </w:rPr>
              <w:t>70</w:t>
            </w:r>
          </w:p>
        </w:tc>
        <w:tc>
          <w:tcPr>
            <w:tcW w:w="1036" w:type="dxa"/>
            <w:shd w:val="clear" w:color="auto" w:fill="auto"/>
          </w:tcPr>
          <w:p w:rsidR="00B86A46" w:rsidRPr="00753BF7" w:rsidRDefault="00B86A46" w:rsidP="00CE04AC">
            <w:pPr>
              <w:ind w:firstLineChars="100" w:firstLine="180"/>
            </w:pPr>
            <w:r w:rsidRPr="00753BF7">
              <w:rPr>
                <w:rFonts w:ascii="Arial" w:hAnsi="Arial"/>
                <w:sz w:val="18"/>
                <w:lang w:val="en-GB"/>
              </w:rPr>
              <w:t>0x</w:t>
            </w:r>
            <w:r w:rsidRPr="00753BF7">
              <w:rPr>
                <w:rFonts w:ascii="Arial" w:hAnsi="Arial" w:hint="eastAsia"/>
                <w:sz w:val="18"/>
                <w:lang w:val="en-GB" w:eastAsia="zh-CN"/>
              </w:rPr>
              <w:t>05</w:t>
            </w:r>
          </w:p>
        </w:tc>
        <w:tc>
          <w:tcPr>
            <w:tcW w:w="0" w:type="auto"/>
          </w:tcPr>
          <w:p w:rsidR="00B86A46" w:rsidRPr="00753BF7" w:rsidRDefault="00B86A46" w:rsidP="00E24934">
            <w:pPr>
              <w:rPr>
                <w:rFonts w:hint="eastAsia"/>
                <w:lang w:eastAsia="zh-CN"/>
              </w:rPr>
            </w:pPr>
            <w:r w:rsidRPr="00753BF7">
              <w:rPr>
                <w:rFonts w:ascii="Arial" w:hAnsi="Arial" w:hint="eastAsia"/>
                <w:sz w:val="18"/>
                <w:lang w:val="en-GB" w:eastAsia="zh-CN"/>
              </w:rPr>
              <w:t>0xXX</w:t>
            </w:r>
          </w:p>
        </w:tc>
        <w:tc>
          <w:tcPr>
            <w:tcW w:w="0" w:type="auto"/>
          </w:tcPr>
          <w:p w:rsidR="00B86A46" w:rsidRPr="00753BF7" w:rsidRDefault="00920139" w:rsidP="00E24934">
            <w:r w:rsidRPr="00753BF7">
              <w:rPr>
                <w:rFonts w:ascii="Arial" w:hAnsi="Arial" w:hint="eastAsia"/>
                <w:sz w:val="18"/>
                <w:lang w:val="en-GB" w:eastAsia="zh-CN"/>
              </w:rPr>
              <w:t>---</w:t>
            </w:r>
          </w:p>
        </w:tc>
        <w:tc>
          <w:tcPr>
            <w:tcW w:w="0" w:type="auto"/>
          </w:tcPr>
          <w:p w:rsidR="00B86A46" w:rsidRPr="00753BF7" w:rsidRDefault="00920139" w:rsidP="00E24934">
            <w:r w:rsidRPr="00753BF7">
              <w:rPr>
                <w:rFonts w:ascii="Arial" w:hAnsi="Arial" w:hint="eastAsia"/>
                <w:sz w:val="18"/>
                <w:lang w:val="en-GB" w:eastAsia="zh-CN"/>
              </w:rPr>
              <w:t>---</w:t>
            </w:r>
          </w:p>
        </w:tc>
        <w:tc>
          <w:tcPr>
            <w:tcW w:w="0" w:type="auto"/>
          </w:tcPr>
          <w:p w:rsidR="00B86A46" w:rsidRPr="00753BF7" w:rsidRDefault="00B86A46" w:rsidP="00E24934">
            <w:r w:rsidRPr="00753BF7">
              <w:rPr>
                <w:rFonts w:ascii="Arial" w:hAnsi="Arial" w:hint="eastAsia"/>
                <w:sz w:val="18"/>
                <w:lang w:val="en-GB" w:eastAsia="zh-CN"/>
              </w:rPr>
              <w:t>---</w:t>
            </w:r>
          </w:p>
        </w:tc>
        <w:tc>
          <w:tcPr>
            <w:tcW w:w="0" w:type="auto"/>
          </w:tcPr>
          <w:p w:rsidR="00B86A46" w:rsidRPr="00753BF7" w:rsidRDefault="00B86A46" w:rsidP="00E24934">
            <w:r w:rsidRPr="00753BF7">
              <w:rPr>
                <w:rFonts w:ascii="Arial" w:hAnsi="Arial" w:hint="eastAsia"/>
                <w:sz w:val="18"/>
                <w:lang w:val="en-GB" w:eastAsia="zh-CN"/>
              </w:rPr>
              <w:t>---</w:t>
            </w:r>
          </w:p>
        </w:tc>
        <w:tc>
          <w:tcPr>
            <w:tcW w:w="0" w:type="auto"/>
          </w:tcPr>
          <w:p w:rsidR="00B86A46" w:rsidRPr="00753BF7" w:rsidRDefault="00B86A46" w:rsidP="00E24934">
            <w:pPr>
              <w:jc w:val="center"/>
              <w:rPr>
                <w:rFonts w:ascii="Arial" w:hAnsi="Arial" w:hint="eastAsia"/>
                <w:sz w:val="18"/>
                <w:lang w:val="en-GB" w:eastAsia="zh-CN"/>
              </w:rPr>
            </w:pPr>
            <w:r w:rsidRPr="00753BF7">
              <w:rPr>
                <w:rFonts w:ascii="Arial" w:hAnsi="Arial" w:hint="eastAsia"/>
                <w:sz w:val="18"/>
                <w:lang w:val="en-GB" w:eastAsia="zh-CN"/>
              </w:rPr>
              <w:t>---</w:t>
            </w:r>
          </w:p>
        </w:tc>
      </w:tr>
    </w:tbl>
    <w:p w:rsidR="00DF63CE" w:rsidRPr="00753BF7" w:rsidRDefault="00DF63CE" w:rsidP="00CE42BC">
      <w:pPr>
        <w:rPr>
          <w:rFonts w:hint="eastAsia"/>
          <w:sz w:val="21"/>
          <w:szCs w:val="21"/>
          <w:lang w:val="en-GB" w:eastAsia="zh-CN"/>
        </w:rPr>
      </w:pPr>
    </w:p>
    <w:p w:rsidR="006A6EAB" w:rsidRPr="00753BF7" w:rsidRDefault="006A6EAB" w:rsidP="006A6EAB">
      <w:pPr>
        <w:rPr>
          <w:rFonts w:ascii="Arial" w:eastAsia="Arial Unicode MS" w:hAnsi="Arial" w:cs="Arial"/>
          <w:b/>
          <w:sz w:val="21"/>
          <w:szCs w:val="21"/>
          <w:lang w:eastAsia="zh-CN"/>
        </w:rPr>
      </w:pPr>
      <w:r w:rsidRPr="00753BF7">
        <w:rPr>
          <w:rFonts w:ascii="Arial" w:eastAsia="Arial Unicode MS" w:hAnsi="Arial" w:cs="Arial"/>
          <w:b/>
          <w:sz w:val="21"/>
          <w:szCs w:val="21"/>
          <w:lang w:val="en-GB" w:eastAsia="zh-CN"/>
        </w:rPr>
        <w:t>The request command of getting key test should be sent circularly every 50ms during the test.</w:t>
      </w:r>
    </w:p>
    <w:p w:rsidR="006A6EAB" w:rsidRPr="00753BF7" w:rsidRDefault="006A6EAB" w:rsidP="00CE42BC">
      <w:pPr>
        <w:rPr>
          <w:rFonts w:hint="eastAsia"/>
          <w:sz w:val="21"/>
          <w:szCs w:val="21"/>
          <w:lang w:val="en-GB" w:eastAsia="zh-CN"/>
        </w:rPr>
      </w:pPr>
    </w:p>
    <w:p w:rsidR="004857C1" w:rsidRPr="00753BF7" w:rsidRDefault="004857C1" w:rsidP="004857C1">
      <w:pPr>
        <w:rPr>
          <w:rFonts w:ascii="Arial" w:hAnsi="Arial" w:cs="Arial"/>
          <w:color w:val="000000"/>
          <w:sz w:val="21"/>
          <w:szCs w:val="21"/>
          <w:lang w:val="en-GB" w:eastAsia="zh-CN"/>
        </w:rPr>
      </w:pPr>
      <w:r w:rsidRPr="00753BF7">
        <w:rPr>
          <w:rFonts w:ascii="Arial" w:hAnsi="Arial" w:cs="Arial" w:hint="eastAsia"/>
          <w:color w:val="000000"/>
          <w:sz w:val="21"/>
          <w:szCs w:val="21"/>
          <w:lang w:val="en-GB" w:eastAsia="zh-CN"/>
        </w:rPr>
        <w:t xml:space="preserve">When the Key is </w:t>
      </w:r>
      <w:r w:rsidRPr="00753BF7">
        <w:rPr>
          <w:rFonts w:ascii="Arial" w:hAnsi="Arial" w:cs="Arial"/>
          <w:color w:val="000000"/>
          <w:sz w:val="21"/>
          <w:szCs w:val="21"/>
          <w:lang w:val="en-GB" w:eastAsia="zh-CN"/>
        </w:rPr>
        <w:t>pressed</w:t>
      </w:r>
      <w:r w:rsidRPr="00753BF7">
        <w:rPr>
          <w:rFonts w:ascii="Arial" w:hAnsi="Arial" w:cs="Arial" w:hint="eastAsia"/>
          <w:color w:val="000000"/>
          <w:sz w:val="21"/>
          <w:szCs w:val="21"/>
          <w:lang w:val="en-GB" w:eastAsia="zh-CN"/>
        </w:rPr>
        <w:t>,</w:t>
      </w:r>
      <w:r w:rsidR="006A6EAB" w:rsidRPr="00753BF7">
        <w:rPr>
          <w:rFonts w:ascii="Arial" w:hAnsi="Arial" w:cs="Arial" w:hint="eastAsia"/>
          <w:color w:val="000000"/>
          <w:sz w:val="21"/>
          <w:szCs w:val="21"/>
          <w:lang w:val="en-GB" w:eastAsia="zh-CN"/>
        </w:rPr>
        <w:t xml:space="preserve"> every key has its bit, </w:t>
      </w:r>
      <w:r w:rsidR="006A6EAB" w:rsidRPr="00753BF7">
        <w:rPr>
          <w:rFonts w:ascii="Arial" w:hAnsi="Arial" w:cs="Arial"/>
          <w:color w:val="000000"/>
          <w:sz w:val="21"/>
          <w:szCs w:val="21"/>
          <w:lang w:val="en-GB" w:eastAsia="zh-CN"/>
        </w:rPr>
        <w:t>and then</w:t>
      </w:r>
      <w:r w:rsidRPr="00753BF7">
        <w:rPr>
          <w:rFonts w:ascii="Arial" w:hAnsi="Arial" w:cs="Arial" w:hint="eastAsia"/>
          <w:color w:val="000000"/>
          <w:sz w:val="21"/>
          <w:szCs w:val="21"/>
          <w:lang w:val="en-GB" w:eastAsia="zh-CN"/>
        </w:rPr>
        <w:t xml:space="preserve"> the value will be as following: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3"/>
        <w:gridCol w:w="1202"/>
        <w:gridCol w:w="2066"/>
        <w:gridCol w:w="1533"/>
        <w:gridCol w:w="2367"/>
        <w:gridCol w:w="1524"/>
      </w:tblGrid>
      <w:tr w:rsidR="000734D6" w:rsidRPr="00753BF7" w:rsidTr="006263D3">
        <w:tc>
          <w:tcPr>
            <w:tcW w:w="1200" w:type="pct"/>
            <w:gridSpan w:val="2"/>
            <w:shd w:val="clear" w:color="auto" w:fill="E6E6E6"/>
            <w:vAlign w:val="center"/>
          </w:tcPr>
          <w:p w:rsidR="000734D6" w:rsidRPr="00753BF7" w:rsidRDefault="000734D6" w:rsidP="008713B9">
            <w:pPr>
              <w:jc w:val="both"/>
              <w:rPr>
                <w:rFonts w:ascii="Arial" w:hAnsi="Arial" w:cs="Arial"/>
                <w:b/>
                <w:bCs/>
                <w:color w:val="000000"/>
                <w:sz w:val="18"/>
                <w:szCs w:val="18"/>
              </w:rPr>
            </w:pPr>
            <w:r w:rsidRPr="00753BF7">
              <w:rPr>
                <w:rFonts w:ascii="Arial" w:hAnsi="Arial" w:cs="Arial" w:hint="eastAsia"/>
                <w:b/>
                <w:bCs/>
                <w:color w:val="000000"/>
                <w:sz w:val="18"/>
                <w:szCs w:val="18"/>
                <w:lang w:eastAsia="zh-CN"/>
              </w:rPr>
              <w:t xml:space="preserve"> </w:t>
            </w:r>
            <w:r w:rsidRPr="00753BF7">
              <w:rPr>
                <w:rFonts w:ascii="Arial" w:hAnsi="Arial" w:cs="Arial"/>
                <w:b/>
                <w:sz w:val="18"/>
                <w:szCs w:val="18"/>
                <w:lang w:eastAsia="zh-CN"/>
              </w:rPr>
              <w:t>Data field</w:t>
            </w:r>
            <w:r w:rsidRPr="00753BF7">
              <w:rPr>
                <w:rFonts w:ascii="Arial" w:hAnsi="Arial" w:cs="Arial" w:hint="eastAsia"/>
                <w:b/>
                <w:bCs/>
                <w:color w:val="000000"/>
                <w:sz w:val="18"/>
                <w:szCs w:val="18"/>
                <w:lang w:eastAsia="zh-CN"/>
              </w:rPr>
              <w:t xml:space="preserve">                      </w:t>
            </w:r>
          </w:p>
        </w:tc>
        <w:tc>
          <w:tcPr>
            <w:tcW w:w="1048" w:type="pct"/>
            <w:shd w:val="clear" w:color="auto" w:fill="E6E6E6"/>
            <w:vAlign w:val="center"/>
          </w:tcPr>
          <w:p w:rsidR="000734D6" w:rsidRPr="00753BF7" w:rsidRDefault="000734D6" w:rsidP="008713B9">
            <w:pPr>
              <w:jc w:val="both"/>
              <w:rPr>
                <w:rFonts w:ascii="Arial" w:hAnsi="Arial" w:cs="Arial" w:hint="eastAsia"/>
                <w:b/>
                <w:bCs/>
                <w:color w:val="000000"/>
                <w:sz w:val="18"/>
                <w:szCs w:val="18"/>
                <w:lang w:eastAsia="zh-CN"/>
              </w:rPr>
            </w:pPr>
            <w:r w:rsidRPr="00753BF7">
              <w:rPr>
                <w:rFonts w:ascii="Arial" w:hAnsi="Arial" w:cs="Arial"/>
                <w:b/>
                <w:bCs/>
                <w:color w:val="000000"/>
                <w:sz w:val="18"/>
                <w:szCs w:val="18"/>
              </w:rPr>
              <w:t>Read Key</w:t>
            </w:r>
            <w:r w:rsidRPr="00753BF7">
              <w:rPr>
                <w:rFonts w:ascii="Arial" w:hAnsi="Arial" w:cs="Arial" w:hint="eastAsia"/>
                <w:b/>
                <w:bCs/>
                <w:color w:val="000000"/>
                <w:sz w:val="18"/>
                <w:szCs w:val="18"/>
                <w:lang w:eastAsia="zh-CN"/>
              </w:rPr>
              <w:t xml:space="preserve"> Description</w:t>
            </w:r>
          </w:p>
        </w:tc>
        <w:tc>
          <w:tcPr>
            <w:tcW w:w="778" w:type="pct"/>
            <w:shd w:val="clear" w:color="auto" w:fill="E6E6E6"/>
          </w:tcPr>
          <w:p w:rsidR="000734D6" w:rsidRPr="00753BF7" w:rsidRDefault="000734D6" w:rsidP="008713B9">
            <w:pPr>
              <w:jc w:val="both"/>
              <w:rPr>
                <w:rFonts w:ascii="Arial" w:hAnsi="Arial" w:cs="Arial" w:hint="eastAsia"/>
                <w:b/>
                <w:bCs/>
                <w:color w:val="000000"/>
                <w:sz w:val="18"/>
                <w:szCs w:val="18"/>
                <w:lang w:eastAsia="zh-CN"/>
              </w:rPr>
            </w:pPr>
            <w:r w:rsidRPr="00753BF7">
              <w:rPr>
                <w:rFonts w:ascii="Arial" w:hAnsi="Arial" w:cs="Arial" w:hint="eastAsia"/>
                <w:b/>
                <w:bCs/>
                <w:color w:val="000000"/>
                <w:sz w:val="18"/>
                <w:szCs w:val="18"/>
                <w:lang w:eastAsia="zh-CN"/>
              </w:rPr>
              <w:t>Operation</w:t>
            </w:r>
          </w:p>
        </w:tc>
        <w:tc>
          <w:tcPr>
            <w:tcW w:w="1201" w:type="pct"/>
            <w:shd w:val="clear" w:color="auto" w:fill="E6E6E6"/>
          </w:tcPr>
          <w:p w:rsidR="000734D6" w:rsidRPr="00753BF7" w:rsidRDefault="000734D6" w:rsidP="008713B9">
            <w:pPr>
              <w:jc w:val="both"/>
              <w:rPr>
                <w:rFonts w:ascii="Arial" w:hAnsi="Arial" w:cs="Arial" w:hint="eastAsia"/>
                <w:b/>
                <w:bCs/>
                <w:color w:val="000000"/>
                <w:sz w:val="18"/>
                <w:szCs w:val="18"/>
                <w:lang w:eastAsia="zh-CN"/>
              </w:rPr>
            </w:pPr>
            <w:r w:rsidRPr="00753BF7">
              <w:rPr>
                <w:rFonts w:ascii="Arial" w:hAnsi="Arial" w:cs="Arial" w:hint="eastAsia"/>
                <w:b/>
                <w:bCs/>
                <w:color w:val="000000"/>
                <w:sz w:val="18"/>
                <w:szCs w:val="18"/>
                <w:lang w:eastAsia="zh-CN"/>
              </w:rPr>
              <w:t>Value</w:t>
            </w:r>
          </w:p>
        </w:tc>
        <w:tc>
          <w:tcPr>
            <w:tcW w:w="773" w:type="pct"/>
            <w:shd w:val="clear" w:color="auto" w:fill="E6E6E6"/>
          </w:tcPr>
          <w:p w:rsidR="0086290E" w:rsidRPr="00753BF7" w:rsidRDefault="000734D6" w:rsidP="008713B9">
            <w:pPr>
              <w:jc w:val="both"/>
              <w:rPr>
                <w:rFonts w:ascii="Arial" w:hAnsi="Arial" w:cs="Arial" w:hint="eastAsia"/>
                <w:b/>
                <w:bCs/>
                <w:color w:val="000000"/>
                <w:sz w:val="18"/>
                <w:szCs w:val="18"/>
                <w:lang w:eastAsia="zh-CN"/>
              </w:rPr>
            </w:pPr>
            <w:r w:rsidRPr="00753BF7">
              <w:rPr>
                <w:rFonts w:ascii="Arial" w:hAnsi="Arial" w:cs="Arial" w:hint="eastAsia"/>
                <w:b/>
                <w:bCs/>
                <w:color w:val="000000"/>
                <w:sz w:val="18"/>
                <w:szCs w:val="18"/>
                <w:lang w:eastAsia="zh-CN"/>
              </w:rPr>
              <w:t>Test Point</w:t>
            </w:r>
            <w:r w:rsidR="00DE7FD1" w:rsidRPr="00753BF7">
              <w:rPr>
                <w:rFonts w:ascii="Arial" w:hAnsi="Arial" w:cs="Arial" w:hint="eastAsia"/>
                <w:b/>
                <w:bCs/>
                <w:color w:val="000000"/>
                <w:sz w:val="18"/>
                <w:szCs w:val="18"/>
                <w:lang w:eastAsia="zh-CN"/>
              </w:rPr>
              <w:t xml:space="preserve"> </w:t>
            </w:r>
          </w:p>
          <w:p w:rsidR="000734D6" w:rsidRPr="00753BF7" w:rsidRDefault="00DE7FD1" w:rsidP="008713B9">
            <w:pPr>
              <w:jc w:val="both"/>
              <w:rPr>
                <w:rFonts w:ascii="Arial" w:hAnsi="Arial" w:cs="Arial" w:hint="eastAsia"/>
                <w:b/>
                <w:bCs/>
                <w:color w:val="000000"/>
                <w:sz w:val="18"/>
                <w:szCs w:val="18"/>
                <w:lang w:eastAsia="zh-CN"/>
              </w:rPr>
            </w:pPr>
            <w:r w:rsidRPr="00753BF7">
              <w:rPr>
                <w:rFonts w:ascii="Arial" w:hAnsi="Arial" w:cs="Arial" w:hint="eastAsia"/>
                <w:b/>
                <w:bCs/>
                <w:color w:val="000000"/>
                <w:sz w:val="18"/>
                <w:szCs w:val="18"/>
                <w:lang w:eastAsia="zh-CN"/>
              </w:rPr>
              <w:t>(MCU Port)</w:t>
            </w:r>
          </w:p>
        </w:tc>
      </w:tr>
      <w:tr w:rsidR="00920139" w:rsidRPr="007223BF" w:rsidTr="00D33597">
        <w:tc>
          <w:tcPr>
            <w:tcW w:w="590" w:type="pct"/>
            <w:shd w:val="clear" w:color="auto" w:fill="auto"/>
            <w:vAlign w:val="center"/>
          </w:tcPr>
          <w:p w:rsidR="00920139" w:rsidRPr="00753BF7" w:rsidRDefault="00920139" w:rsidP="00920139">
            <w:pPr>
              <w:jc w:val="both"/>
              <w:rPr>
                <w:rFonts w:ascii="Arial" w:eastAsia="Arial Unicode MS" w:hAnsi="Arial" w:cs="Arial" w:hint="eastAsia"/>
                <w:lang w:eastAsia="zh-CN"/>
              </w:rPr>
            </w:pPr>
            <w:r w:rsidRPr="00753BF7">
              <w:rPr>
                <w:rFonts w:ascii="Arial" w:eastAsia="Arial Unicode MS" w:hAnsi="Arial" w:cs="Arial"/>
                <w:lang w:eastAsia="zh-CN"/>
              </w:rPr>
              <w:t>Data</w:t>
            </w:r>
            <w:r w:rsidRPr="00753BF7">
              <w:rPr>
                <w:rFonts w:ascii="Arial" w:eastAsia="Arial Unicode MS" w:hAnsi="Arial" w:cs="Arial" w:hint="eastAsia"/>
                <w:lang w:eastAsia="zh-CN"/>
              </w:rPr>
              <w:t>2</w:t>
            </w:r>
          </w:p>
        </w:tc>
        <w:tc>
          <w:tcPr>
            <w:tcW w:w="610" w:type="pct"/>
          </w:tcPr>
          <w:p w:rsidR="00920139" w:rsidRPr="00753BF7" w:rsidRDefault="00920139" w:rsidP="00D33597">
            <w:pPr>
              <w:rPr>
                <w:rFonts w:ascii="Arial" w:eastAsia="Arial Unicode MS" w:hAnsi="Arial" w:cs="Arial" w:hint="eastAsia"/>
                <w:sz w:val="18"/>
                <w:szCs w:val="18"/>
                <w:lang w:eastAsia="zh-CN"/>
              </w:rPr>
            </w:pPr>
            <w:r w:rsidRPr="00753BF7">
              <w:rPr>
                <w:rFonts w:ascii="Arial" w:eastAsia="Arial Unicode MS" w:hAnsi="Arial" w:cs="Arial" w:hint="eastAsia"/>
                <w:sz w:val="18"/>
                <w:szCs w:val="18"/>
                <w:lang w:eastAsia="zh-CN"/>
              </w:rPr>
              <w:t>Bit.1 / PS0</w:t>
            </w:r>
          </w:p>
        </w:tc>
        <w:tc>
          <w:tcPr>
            <w:tcW w:w="1048" w:type="pct"/>
            <w:shd w:val="clear" w:color="auto" w:fill="auto"/>
          </w:tcPr>
          <w:p w:rsidR="00920139" w:rsidRPr="00753BF7" w:rsidRDefault="00920139" w:rsidP="00D33597">
            <w:pPr>
              <w:rPr>
                <w:sz w:val="18"/>
                <w:szCs w:val="18"/>
              </w:rPr>
            </w:pPr>
            <w:r w:rsidRPr="00753BF7">
              <w:rPr>
                <w:sz w:val="18"/>
                <w:szCs w:val="18"/>
                <w:lang w:eastAsia="zh-CN"/>
              </w:rPr>
              <w:t>2up_KeySW</w:t>
            </w:r>
            <w:r w:rsidRPr="00753BF7">
              <w:rPr>
                <w:rFonts w:hint="eastAsia"/>
                <w:sz w:val="18"/>
                <w:szCs w:val="18"/>
                <w:lang w:eastAsia="zh-CN"/>
              </w:rPr>
              <w:t>2</w:t>
            </w:r>
          </w:p>
        </w:tc>
        <w:tc>
          <w:tcPr>
            <w:tcW w:w="778" w:type="pct"/>
            <w:vAlign w:val="center"/>
          </w:tcPr>
          <w:p w:rsidR="00920139" w:rsidRPr="00753BF7" w:rsidRDefault="00920139" w:rsidP="00D33597">
            <w:pPr>
              <w:jc w:val="center"/>
              <w:rPr>
                <w:rFonts w:ascii="Arial" w:eastAsia="Arial Unicode MS" w:hAnsi="Arial" w:cs="Arial"/>
                <w:sz w:val="18"/>
                <w:szCs w:val="18"/>
                <w:lang w:eastAsia="zh-CN"/>
              </w:rPr>
            </w:pPr>
            <w:r w:rsidRPr="00753BF7">
              <w:rPr>
                <w:rFonts w:ascii="Arial" w:eastAsia="Arial Unicode MS" w:hAnsi="Arial" w:cs="Arial"/>
                <w:sz w:val="18"/>
                <w:szCs w:val="18"/>
                <w:lang w:eastAsia="zh-CN"/>
              </w:rPr>
              <w:t>No / Pressed</w:t>
            </w:r>
          </w:p>
        </w:tc>
        <w:tc>
          <w:tcPr>
            <w:tcW w:w="1201" w:type="pct"/>
            <w:vAlign w:val="center"/>
          </w:tcPr>
          <w:p w:rsidR="00920139" w:rsidRPr="00753BF7" w:rsidRDefault="00920139" w:rsidP="00D33597">
            <w:pPr>
              <w:jc w:val="both"/>
              <w:rPr>
                <w:rFonts w:ascii="Arial" w:eastAsia="Arial Unicode MS" w:hAnsi="Arial" w:cs="Arial"/>
                <w:sz w:val="18"/>
                <w:szCs w:val="18"/>
                <w:lang w:eastAsia="zh-CN"/>
              </w:rPr>
            </w:pPr>
            <w:r w:rsidRPr="00753BF7">
              <w:rPr>
                <w:rFonts w:ascii="Arial" w:eastAsia="Arial Unicode MS" w:hAnsi="Arial" w:cs="Arial" w:hint="eastAsia"/>
                <w:sz w:val="18"/>
                <w:szCs w:val="18"/>
                <w:lang w:eastAsia="zh-CN"/>
              </w:rPr>
              <w:t>4.8~5.2V / 0~0.3V</w:t>
            </w:r>
          </w:p>
        </w:tc>
        <w:tc>
          <w:tcPr>
            <w:tcW w:w="773" w:type="pct"/>
            <w:vAlign w:val="center"/>
          </w:tcPr>
          <w:p w:rsidR="00920139" w:rsidRPr="00753BF7" w:rsidRDefault="008B78BF" w:rsidP="00D33597">
            <w:pPr>
              <w:jc w:val="center"/>
              <w:rPr>
                <w:rFonts w:ascii="Arial" w:eastAsia="Arial Unicode MS" w:hAnsi="Arial" w:cs="Arial" w:hint="eastAsia"/>
                <w:sz w:val="18"/>
                <w:szCs w:val="18"/>
                <w:lang w:eastAsia="zh-CN"/>
              </w:rPr>
            </w:pPr>
            <w:r>
              <w:rPr>
                <w:rFonts w:ascii="Arial" w:eastAsia="Arial Unicode MS" w:hAnsi="Arial" w:cs="Arial"/>
                <w:color w:val="0070C0"/>
                <w:lang w:eastAsia="zh-CN"/>
              </w:rPr>
              <w:t>F</w:t>
            </w:r>
            <w:r>
              <w:rPr>
                <w:rFonts w:ascii="Arial" w:eastAsia="Arial Unicode MS" w:hAnsi="Arial" w:cs="Arial" w:hint="eastAsia"/>
                <w:color w:val="0070C0"/>
                <w:lang w:eastAsia="zh-CN"/>
              </w:rPr>
              <w:t>220</w:t>
            </w:r>
            <w:r w:rsidR="00920139" w:rsidRPr="00753BF7">
              <w:rPr>
                <w:rFonts w:ascii="Arial" w:eastAsia="Arial Unicode MS" w:hAnsi="Arial" w:cs="Arial" w:hint="eastAsia"/>
                <w:color w:val="0070C0"/>
                <w:lang w:eastAsia="zh-CN"/>
              </w:rPr>
              <w:t xml:space="preserve">  </w:t>
            </w:r>
            <w:r w:rsidR="00920139" w:rsidRPr="00753BF7">
              <w:rPr>
                <w:rFonts w:ascii="Arial" w:hAnsi="Arial" w:cs="Arial" w:hint="eastAsia"/>
                <w:sz w:val="21"/>
                <w:szCs w:val="21"/>
                <w:lang w:eastAsia="zh-CN"/>
              </w:rPr>
              <w:t>(Bottom)</w:t>
            </w:r>
          </w:p>
        </w:tc>
      </w:tr>
    </w:tbl>
    <w:p w:rsidR="005622EE" w:rsidRDefault="005622EE" w:rsidP="00E866B3">
      <w:pPr>
        <w:rPr>
          <w:rFonts w:ascii="Arial" w:hAnsi="Arial" w:cs="Arial" w:hint="eastAsia"/>
          <w:sz w:val="21"/>
          <w:szCs w:val="21"/>
          <w:lang w:val="en-GB" w:eastAsia="zh-CN"/>
        </w:rPr>
      </w:pPr>
      <w:bookmarkStart w:id="192" w:name="_Toc249865646"/>
      <w:bookmarkStart w:id="193" w:name="_Toc344578083"/>
    </w:p>
    <w:p w:rsidR="007540C0" w:rsidRPr="009D57D7" w:rsidRDefault="007540C0" w:rsidP="00E866B3">
      <w:pPr>
        <w:rPr>
          <w:rFonts w:ascii="Arial" w:hAnsi="Arial" w:cs="Arial" w:hint="eastAsia"/>
          <w:sz w:val="21"/>
          <w:szCs w:val="21"/>
          <w:lang w:val="en-GB" w:eastAsia="zh-CN"/>
        </w:rPr>
      </w:pPr>
    </w:p>
    <w:p w:rsidR="00CE42BC" w:rsidRDefault="000542BF" w:rsidP="00144A98">
      <w:pPr>
        <w:pStyle w:val="2"/>
        <w:ind w:left="284" w:hanging="284"/>
        <w:rPr>
          <w:rFonts w:ascii="Arial" w:eastAsia="Arial Unicode MS" w:hAnsi="Arial" w:cs="Arial" w:hint="eastAsia"/>
          <w:b/>
          <w:color w:val="000000"/>
          <w:lang w:eastAsia="zh-CN"/>
        </w:rPr>
      </w:pPr>
      <w:bookmarkStart w:id="194" w:name="_Toc427507961"/>
      <w:bookmarkStart w:id="195" w:name="_Toc467654047"/>
      <w:r w:rsidRPr="00144A98">
        <w:rPr>
          <w:rFonts w:ascii="Arial" w:eastAsia="Arial Unicode MS" w:hAnsi="Arial" w:cs="Arial"/>
          <w:b/>
          <w:color w:val="000000"/>
          <w:lang w:eastAsia="zh-CN"/>
        </w:rPr>
        <w:t xml:space="preserve">LED </w:t>
      </w:r>
      <w:r w:rsidR="00582087" w:rsidRPr="00144A98">
        <w:rPr>
          <w:rFonts w:ascii="Arial" w:eastAsia="Arial Unicode MS" w:hAnsi="Arial" w:cs="Arial" w:hint="eastAsia"/>
          <w:b/>
          <w:color w:val="000000"/>
          <w:lang w:eastAsia="zh-CN"/>
        </w:rPr>
        <w:t>Test</w:t>
      </w:r>
      <w:bookmarkEnd w:id="194"/>
      <w:bookmarkEnd w:id="195"/>
      <w:r w:rsidR="00582087" w:rsidRPr="00144A98">
        <w:rPr>
          <w:rFonts w:ascii="Arial" w:eastAsia="Arial Unicode MS" w:hAnsi="Arial" w:cs="Arial" w:hint="eastAsia"/>
          <w:b/>
          <w:color w:val="000000"/>
          <w:lang w:eastAsia="zh-CN"/>
        </w:rPr>
        <w:t xml:space="preserve"> </w:t>
      </w:r>
      <w:bookmarkEnd w:id="192"/>
      <w:bookmarkEnd w:id="193"/>
    </w:p>
    <w:p w:rsidR="00E22B4D" w:rsidRDefault="00E22B4D" w:rsidP="00E22B4D">
      <w:pPr>
        <w:pStyle w:val="3"/>
        <w:rPr>
          <w:rFonts w:hint="eastAsia"/>
          <w:lang w:eastAsia="zh-CN"/>
        </w:rPr>
      </w:pPr>
      <w:r>
        <w:rPr>
          <w:rFonts w:hint="eastAsia"/>
          <w:lang w:eastAsia="zh-CN"/>
        </w:rPr>
        <w:t>Bus LED Test</w:t>
      </w:r>
    </w:p>
    <w:p w:rsidR="00621608" w:rsidRPr="00001E97" w:rsidRDefault="00621608" w:rsidP="00621608">
      <w:pPr>
        <w:rPr>
          <w:rFonts w:ascii="Arial" w:hAnsi="Arial" w:cs="Arial" w:hint="eastAsia"/>
          <w:b/>
          <w:sz w:val="21"/>
          <w:szCs w:val="21"/>
          <w:lang w:val="en-GB" w:eastAsia="zh-CN"/>
        </w:rPr>
      </w:pPr>
      <w:r w:rsidRPr="004A4354">
        <w:rPr>
          <w:rFonts w:ascii="Arial" w:hAnsi="Arial" w:cs="Arial"/>
          <w:b/>
          <w:sz w:val="21"/>
          <w:szCs w:val="21"/>
          <w:lang w:val="en-GB" w:eastAsia="zh-CN"/>
        </w:rPr>
        <w:t xml:space="preserve">The following command can be used to </w:t>
      </w:r>
      <w:r>
        <w:rPr>
          <w:rFonts w:ascii="Arial" w:hAnsi="Arial" w:cs="Arial" w:hint="eastAsia"/>
          <w:b/>
          <w:sz w:val="21"/>
          <w:szCs w:val="21"/>
          <w:lang w:val="en-GB" w:eastAsia="zh-CN"/>
        </w:rPr>
        <w:t>control the Led.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79671D" w:rsidRPr="003B54A8" w:rsidTr="00EA0491">
        <w:trPr>
          <w:trHeight w:val="276"/>
        </w:trPr>
        <w:tc>
          <w:tcPr>
            <w:tcW w:w="0" w:type="auto"/>
            <w:shd w:val="clear" w:color="auto" w:fill="E6E6E6"/>
            <w:vAlign w:val="center"/>
          </w:tcPr>
          <w:p w:rsidR="0079671D" w:rsidRPr="003B54A8" w:rsidRDefault="0079671D" w:rsidP="007F71E5">
            <w:pPr>
              <w:jc w:val="center"/>
              <w:rPr>
                <w:rFonts w:ascii="Arial" w:hAnsi="Arial" w:cs="Arial"/>
                <w:b/>
                <w:sz w:val="18"/>
                <w:szCs w:val="18"/>
                <w:lang w:eastAsia="zh-CN"/>
              </w:rPr>
            </w:pPr>
            <w:r>
              <w:rPr>
                <w:rFonts w:ascii="Arial" w:hAnsi="Arial" w:cs="Arial" w:hint="eastAsia"/>
                <w:b/>
                <w:sz w:val="18"/>
                <w:szCs w:val="18"/>
                <w:lang w:eastAsia="zh-CN"/>
              </w:rPr>
              <w:t>Can ID(STD)</w:t>
            </w:r>
          </w:p>
        </w:tc>
        <w:tc>
          <w:tcPr>
            <w:tcW w:w="0" w:type="auto"/>
            <w:shd w:val="clear" w:color="auto" w:fill="E6E6E6"/>
            <w:vAlign w:val="center"/>
          </w:tcPr>
          <w:p w:rsidR="0079671D" w:rsidRPr="00B06728" w:rsidRDefault="0079671D" w:rsidP="00E24934">
            <w:pPr>
              <w:jc w:val="center"/>
              <w:rPr>
                <w:rFonts w:ascii="Arial" w:hAnsi="Arial" w:hint="eastAsia"/>
                <w:b/>
                <w:sz w:val="18"/>
                <w:lang w:eastAsia="zh-CN"/>
              </w:rPr>
            </w:pPr>
            <w:r w:rsidRPr="00B06728">
              <w:rPr>
                <w:rFonts w:ascii="Arial" w:hAnsi="Arial" w:hint="eastAsia"/>
                <w:b/>
                <w:sz w:val="18"/>
                <w:lang w:eastAsia="zh-CN"/>
              </w:rPr>
              <w:t>Data0</w:t>
            </w:r>
          </w:p>
        </w:tc>
        <w:tc>
          <w:tcPr>
            <w:tcW w:w="0" w:type="auto"/>
            <w:shd w:val="clear" w:color="auto" w:fill="E6E6E6"/>
            <w:vAlign w:val="center"/>
          </w:tcPr>
          <w:p w:rsidR="0079671D" w:rsidRPr="00B06728" w:rsidRDefault="0079671D" w:rsidP="00E24934">
            <w:pPr>
              <w:jc w:val="center"/>
              <w:rPr>
                <w:rFonts w:ascii="Arial" w:hAnsi="Arial" w:hint="eastAsia"/>
                <w:b/>
                <w:sz w:val="18"/>
                <w:lang w:eastAsia="zh-CN"/>
              </w:rPr>
            </w:pPr>
            <w:r w:rsidRPr="00B06728">
              <w:rPr>
                <w:rFonts w:ascii="Arial" w:hAnsi="Arial" w:hint="eastAsia"/>
                <w:b/>
                <w:sz w:val="18"/>
                <w:lang w:eastAsia="zh-CN"/>
              </w:rPr>
              <w:t>Data1</w:t>
            </w:r>
          </w:p>
        </w:tc>
        <w:tc>
          <w:tcPr>
            <w:tcW w:w="1036" w:type="dxa"/>
            <w:shd w:val="clear" w:color="auto" w:fill="E6E6E6"/>
            <w:vAlign w:val="center"/>
          </w:tcPr>
          <w:p w:rsidR="0079671D" w:rsidRPr="00B06728" w:rsidRDefault="0079671D" w:rsidP="00E24934">
            <w:pPr>
              <w:jc w:val="center"/>
              <w:rPr>
                <w:rFonts w:ascii="Arial" w:hAnsi="Arial" w:hint="eastAsia"/>
                <w:b/>
                <w:sz w:val="18"/>
                <w:lang w:eastAsia="zh-CN"/>
              </w:rPr>
            </w:pPr>
            <w:r w:rsidRPr="00B06728">
              <w:rPr>
                <w:rFonts w:ascii="Arial" w:hAnsi="Arial" w:hint="eastAsia"/>
                <w:b/>
                <w:sz w:val="18"/>
                <w:lang w:eastAsia="zh-CN"/>
              </w:rPr>
              <w:t>Data2</w:t>
            </w:r>
          </w:p>
        </w:tc>
        <w:tc>
          <w:tcPr>
            <w:tcW w:w="0" w:type="auto"/>
            <w:shd w:val="clear" w:color="auto" w:fill="E6E6E6"/>
            <w:vAlign w:val="center"/>
          </w:tcPr>
          <w:p w:rsidR="0079671D" w:rsidRPr="00B06728" w:rsidRDefault="0079671D" w:rsidP="00E24934">
            <w:pPr>
              <w:jc w:val="center"/>
              <w:rPr>
                <w:rFonts w:ascii="Arial" w:hAnsi="Arial" w:hint="eastAsia"/>
                <w:b/>
                <w:sz w:val="18"/>
                <w:lang w:eastAsia="zh-CN"/>
              </w:rPr>
            </w:pPr>
            <w:r w:rsidRPr="00B06728">
              <w:rPr>
                <w:rFonts w:ascii="Arial" w:hAnsi="Arial" w:hint="eastAsia"/>
                <w:b/>
                <w:sz w:val="18"/>
                <w:lang w:eastAsia="zh-CN"/>
              </w:rPr>
              <w:t>Data3</w:t>
            </w:r>
          </w:p>
        </w:tc>
        <w:tc>
          <w:tcPr>
            <w:tcW w:w="0" w:type="auto"/>
            <w:shd w:val="clear" w:color="auto" w:fill="E6E6E6"/>
            <w:vAlign w:val="center"/>
          </w:tcPr>
          <w:p w:rsidR="0079671D" w:rsidRPr="00B06728" w:rsidRDefault="0079671D" w:rsidP="007F71E5">
            <w:pPr>
              <w:jc w:val="center"/>
              <w:rPr>
                <w:rFonts w:ascii="Arial" w:hAnsi="Arial" w:hint="eastAsia"/>
                <w:b/>
                <w:sz w:val="18"/>
                <w:lang w:eastAsia="zh-CN"/>
              </w:rPr>
            </w:pPr>
            <w:r>
              <w:rPr>
                <w:rFonts w:ascii="Arial" w:hAnsi="Arial" w:hint="eastAsia"/>
                <w:b/>
                <w:sz w:val="18"/>
                <w:lang w:eastAsia="zh-CN"/>
              </w:rPr>
              <w:t>Data4</w:t>
            </w:r>
          </w:p>
        </w:tc>
        <w:tc>
          <w:tcPr>
            <w:tcW w:w="0" w:type="auto"/>
            <w:shd w:val="clear" w:color="auto" w:fill="E6E6E6"/>
            <w:vAlign w:val="center"/>
          </w:tcPr>
          <w:p w:rsidR="0079671D" w:rsidRPr="00B06728" w:rsidRDefault="0079671D" w:rsidP="0079671D">
            <w:pPr>
              <w:jc w:val="center"/>
              <w:rPr>
                <w:rFonts w:ascii="Arial" w:hAnsi="Arial" w:hint="eastAsia"/>
                <w:b/>
                <w:sz w:val="18"/>
                <w:lang w:eastAsia="zh-CN"/>
              </w:rPr>
            </w:pPr>
            <w:r w:rsidRPr="00B06728">
              <w:rPr>
                <w:rFonts w:ascii="Arial" w:hAnsi="Arial" w:hint="eastAsia"/>
                <w:b/>
                <w:sz w:val="18"/>
                <w:lang w:eastAsia="zh-CN"/>
              </w:rPr>
              <w:t>Data</w:t>
            </w:r>
            <w:r>
              <w:rPr>
                <w:rFonts w:ascii="Arial" w:hAnsi="Arial" w:hint="eastAsia"/>
                <w:b/>
                <w:sz w:val="18"/>
                <w:lang w:eastAsia="zh-CN"/>
              </w:rPr>
              <w:t>5</w:t>
            </w:r>
          </w:p>
        </w:tc>
        <w:tc>
          <w:tcPr>
            <w:tcW w:w="0" w:type="auto"/>
            <w:shd w:val="clear" w:color="auto" w:fill="E6E6E6"/>
            <w:vAlign w:val="center"/>
          </w:tcPr>
          <w:p w:rsidR="0079671D" w:rsidRPr="00B06728" w:rsidRDefault="0079671D" w:rsidP="0079671D">
            <w:pPr>
              <w:jc w:val="center"/>
              <w:rPr>
                <w:rFonts w:ascii="Arial" w:hAnsi="Arial" w:hint="eastAsia"/>
                <w:b/>
                <w:sz w:val="18"/>
                <w:lang w:eastAsia="zh-CN"/>
              </w:rPr>
            </w:pPr>
            <w:r w:rsidRPr="00B06728">
              <w:rPr>
                <w:rFonts w:ascii="Arial" w:hAnsi="Arial" w:hint="eastAsia"/>
                <w:b/>
                <w:sz w:val="18"/>
                <w:lang w:eastAsia="zh-CN"/>
              </w:rPr>
              <w:t>Data</w:t>
            </w:r>
            <w:r>
              <w:rPr>
                <w:rFonts w:ascii="Arial" w:hAnsi="Arial" w:hint="eastAsia"/>
                <w:b/>
                <w:sz w:val="18"/>
                <w:lang w:eastAsia="zh-CN"/>
              </w:rPr>
              <w:t>6</w:t>
            </w:r>
          </w:p>
        </w:tc>
        <w:tc>
          <w:tcPr>
            <w:tcW w:w="0" w:type="auto"/>
            <w:shd w:val="clear" w:color="auto" w:fill="E6E6E6"/>
            <w:vAlign w:val="center"/>
          </w:tcPr>
          <w:p w:rsidR="0079671D" w:rsidRPr="00B06728" w:rsidRDefault="0079671D" w:rsidP="0079671D">
            <w:pPr>
              <w:jc w:val="center"/>
              <w:rPr>
                <w:rFonts w:ascii="Arial" w:hAnsi="Arial" w:hint="eastAsia"/>
                <w:b/>
                <w:sz w:val="18"/>
                <w:lang w:eastAsia="zh-CN"/>
              </w:rPr>
            </w:pPr>
            <w:r w:rsidRPr="00B06728">
              <w:rPr>
                <w:rFonts w:ascii="Arial" w:hAnsi="Arial" w:hint="eastAsia"/>
                <w:b/>
                <w:sz w:val="18"/>
                <w:lang w:eastAsia="zh-CN"/>
              </w:rPr>
              <w:t>Data</w:t>
            </w:r>
            <w:r>
              <w:rPr>
                <w:rFonts w:ascii="Arial" w:hAnsi="Arial" w:hint="eastAsia"/>
                <w:b/>
                <w:sz w:val="18"/>
                <w:lang w:eastAsia="zh-CN"/>
              </w:rPr>
              <w:t>7</w:t>
            </w:r>
          </w:p>
        </w:tc>
      </w:tr>
      <w:tr w:rsidR="00E46ACD" w:rsidRPr="00131499" w:rsidTr="00EA0491">
        <w:trPr>
          <w:trHeight w:val="243"/>
        </w:trPr>
        <w:tc>
          <w:tcPr>
            <w:tcW w:w="0" w:type="auto"/>
            <w:shd w:val="clear" w:color="auto" w:fill="auto"/>
            <w:vAlign w:val="center"/>
          </w:tcPr>
          <w:p w:rsidR="00E46ACD" w:rsidRPr="00CE04AC" w:rsidRDefault="00F554E9" w:rsidP="007F71E5">
            <w:pPr>
              <w:jc w:val="center"/>
              <w:rPr>
                <w:rFonts w:ascii="Arial" w:hAnsi="Arial" w:hint="eastAsia"/>
                <w:sz w:val="18"/>
                <w:lang w:eastAsia="zh-CN"/>
              </w:rPr>
            </w:pPr>
            <w:r>
              <w:rPr>
                <w:rFonts w:ascii="Arial" w:hAnsi="Arial" w:hint="eastAsia"/>
                <w:sz w:val="18"/>
                <w:lang w:eastAsia="zh-CN"/>
              </w:rPr>
              <w:t>0x772</w:t>
            </w:r>
          </w:p>
        </w:tc>
        <w:tc>
          <w:tcPr>
            <w:tcW w:w="0" w:type="auto"/>
            <w:shd w:val="clear" w:color="auto" w:fill="auto"/>
            <w:vAlign w:val="center"/>
          </w:tcPr>
          <w:p w:rsidR="00E46ACD" w:rsidRPr="00CE04AC" w:rsidRDefault="00E46ACD" w:rsidP="007F71E5">
            <w:pPr>
              <w:jc w:val="center"/>
              <w:rPr>
                <w:rFonts w:ascii="Arial" w:hAnsi="Arial"/>
                <w:sz w:val="18"/>
                <w:lang w:eastAsia="zh-CN"/>
              </w:rPr>
            </w:pPr>
            <w:r w:rsidRPr="00CE04AC">
              <w:rPr>
                <w:rFonts w:ascii="Arial" w:hAnsi="Arial"/>
                <w:sz w:val="18"/>
              </w:rPr>
              <w:t>0x</w:t>
            </w:r>
            <w:r w:rsidRPr="00CE04AC">
              <w:rPr>
                <w:rFonts w:ascii="Arial" w:hAnsi="Arial" w:hint="eastAsia"/>
                <w:sz w:val="18"/>
                <w:lang w:eastAsia="zh-CN"/>
              </w:rPr>
              <w:t>30</w:t>
            </w:r>
          </w:p>
        </w:tc>
        <w:tc>
          <w:tcPr>
            <w:tcW w:w="0" w:type="auto"/>
            <w:shd w:val="clear" w:color="auto" w:fill="auto"/>
            <w:vAlign w:val="center"/>
          </w:tcPr>
          <w:p w:rsidR="00E46ACD" w:rsidRPr="00CE04AC" w:rsidRDefault="00E46ACD" w:rsidP="007F71E5">
            <w:pPr>
              <w:keepNext/>
              <w:jc w:val="center"/>
              <w:rPr>
                <w:rFonts w:ascii="Arial" w:hAnsi="Arial"/>
                <w:sz w:val="18"/>
                <w:lang w:val="en-GB" w:eastAsia="zh-CN"/>
              </w:rPr>
            </w:pPr>
            <w:r w:rsidRPr="00CE04AC">
              <w:rPr>
                <w:rFonts w:ascii="Arial" w:hAnsi="Arial"/>
                <w:sz w:val="18"/>
                <w:lang w:val="en-GB"/>
              </w:rPr>
              <w:t>0x</w:t>
            </w:r>
            <w:r w:rsidRPr="00CE04AC">
              <w:rPr>
                <w:rFonts w:ascii="Arial" w:hAnsi="Arial" w:hint="eastAsia"/>
                <w:sz w:val="18"/>
                <w:lang w:val="en-GB" w:eastAsia="zh-CN"/>
              </w:rPr>
              <w:t>00</w:t>
            </w:r>
          </w:p>
        </w:tc>
        <w:tc>
          <w:tcPr>
            <w:tcW w:w="1036" w:type="dxa"/>
            <w:shd w:val="clear" w:color="auto" w:fill="auto"/>
          </w:tcPr>
          <w:p w:rsidR="00E46ACD" w:rsidRPr="00CE04AC" w:rsidRDefault="00E46ACD" w:rsidP="007F71E5">
            <w:pPr>
              <w:keepNext/>
              <w:jc w:val="center"/>
              <w:rPr>
                <w:rFonts w:ascii="Arial" w:hAnsi="Arial"/>
                <w:sz w:val="18"/>
                <w:lang w:val="en-GB" w:eastAsia="zh-CN"/>
              </w:rPr>
            </w:pPr>
            <w:r w:rsidRPr="00CE04AC">
              <w:rPr>
                <w:rFonts w:ascii="Arial" w:hAnsi="Arial"/>
                <w:sz w:val="18"/>
                <w:lang w:val="en-GB"/>
              </w:rPr>
              <w:t>0x</w:t>
            </w:r>
            <w:r w:rsidRPr="00CE04AC">
              <w:rPr>
                <w:rFonts w:ascii="Arial" w:hAnsi="Arial" w:hint="eastAsia"/>
                <w:sz w:val="18"/>
                <w:lang w:val="en-GB" w:eastAsia="zh-CN"/>
              </w:rPr>
              <w:t>XX</w:t>
            </w:r>
          </w:p>
        </w:tc>
        <w:tc>
          <w:tcPr>
            <w:tcW w:w="0" w:type="auto"/>
          </w:tcPr>
          <w:p w:rsidR="00E46ACD" w:rsidRPr="00CE04AC" w:rsidRDefault="009E5987" w:rsidP="007F71E5">
            <w:pPr>
              <w:jc w:val="center"/>
              <w:rPr>
                <w:rFonts w:ascii="Arial" w:hAnsi="Arial" w:hint="eastAsia"/>
                <w:sz w:val="18"/>
                <w:lang w:val="en-GB" w:eastAsia="zh-CN"/>
              </w:rPr>
            </w:pPr>
            <w:r w:rsidRPr="00CE04AC">
              <w:rPr>
                <w:rFonts w:ascii="Arial" w:hAnsi="Arial" w:hint="eastAsia"/>
                <w:sz w:val="18"/>
                <w:lang w:val="en-GB" w:eastAsia="zh-CN"/>
              </w:rPr>
              <w:t>0xXX</w:t>
            </w:r>
          </w:p>
        </w:tc>
        <w:tc>
          <w:tcPr>
            <w:tcW w:w="0" w:type="auto"/>
          </w:tcPr>
          <w:p w:rsidR="00E46ACD" w:rsidRPr="00CE04AC" w:rsidRDefault="00CE04AC" w:rsidP="007F71E5">
            <w:pPr>
              <w:jc w:val="center"/>
              <w:rPr>
                <w:rFonts w:ascii="Arial" w:hAnsi="Arial" w:hint="eastAsia"/>
                <w:sz w:val="18"/>
                <w:lang w:val="en-GB" w:eastAsia="zh-CN"/>
              </w:rPr>
            </w:pPr>
            <w:r w:rsidRPr="00CE04AC">
              <w:rPr>
                <w:rFonts w:ascii="Arial" w:hAnsi="Arial" w:hint="eastAsia"/>
                <w:sz w:val="18"/>
                <w:lang w:val="en-GB"/>
              </w:rPr>
              <w:t>0xAA</w:t>
            </w:r>
          </w:p>
        </w:tc>
        <w:tc>
          <w:tcPr>
            <w:tcW w:w="0" w:type="auto"/>
          </w:tcPr>
          <w:p w:rsidR="00E46ACD" w:rsidRPr="00CE04AC" w:rsidRDefault="00CE04AC" w:rsidP="007F71E5">
            <w:pPr>
              <w:jc w:val="center"/>
              <w:rPr>
                <w:rFonts w:ascii="Arial" w:hAnsi="Arial" w:hint="eastAsia"/>
                <w:sz w:val="18"/>
                <w:lang w:val="en-GB" w:eastAsia="zh-CN"/>
              </w:rPr>
            </w:pPr>
            <w:r w:rsidRPr="00CE04AC">
              <w:rPr>
                <w:rFonts w:ascii="Arial" w:hAnsi="Arial" w:hint="eastAsia"/>
                <w:sz w:val="18"/>
                <w:lang w:val="en-GB"/>
              </w:rPr>
              <w:t>0xAA</w:t>
            </w:r>
          </w:p>
        </w:tc>
        <w:tc>
          <w:tcPr>
            <w:tcW w:w="0" w:type="auto"/>
          </w:tcPr>
          <w:p w:rsidR="00E46ACD" w:rsidRPr="00CE04AC" w:rsidRDefault="00CE04AC" w:rsidP="007F71E5">
            <w:pPr>
              <w:jc w:val="center"/>
              <w:rPr>
                <w:rFonts w:hint="eastAsia"/>
                <w:lang w:eastAsia="zh-CN"/>
              </w:rPr>
            </w:pPr>
            <w:r w:rsidRPr="00CE04AC">
              <w:rPr>
                <w:rFonts w:ascii="Arial" w:hAnsi="Arial" w:hint="eastAsia"/>
                <w:sz w:val="18"/>
                <w:lang w:val="en-GB"/>
              </w:rPr>
              <w:t>0xAA</w:t>
            </w:r>
          </w:p>
        </w:tc>
        <w:tc>
          <w:tcPr>
            <w:tcW w:w="0" w:type="auto"/>
          </w:tcPr>
          <w:p w:rsidR="00E46ACD" w:rsidRPr="00CE04AC" w:rsidRDefault="00AF06B0" w:rsidP="007F71E5">
            <w:pPr>
              <w:jc w:val="center"/>
              <w:rPr>
                <w:rFonts w:hint="eastAsia"/>
                <w:lang w:eastAsia="zh-CN"/>
              </w:rPr>
            </w:pPr>
            <w:r w:rsidRPr="00610864">
              <w:rPr>
                <w:rFonts w:ascii="Arial" w:hAnsi="Arial" w:cs="Arial" w:hint="eastAsia"/>
                <w:sz w:val="18"/>
                <w:szCs w:val="18"/>
                <w:lang w:val="en-GB" w:eastAsia="zh-CN"/>
              </w:rPr>
              <w:t>0xAA</w:t>
            </w:r>
          </w:p>
        </w:tc>
      </w:tr>
    </w:tbl>
    <w:p w:rsidR="00231B2F" w:rsidRDefault="00231B2F" w:rsidP="00231B2F">
      <w:pPr>
        <w:rPr>
          <w:rFonts w:ascii="Arial" w:eastAsia="Arial Unicode MS" w:hAnsi="Arial" w:cs="Arial" w:hint="eastAsia"/>
          <w:sz w:val="21"/>
          <w:szCs w:val="21"/>
          <w:lang w:val="en-GB" w:eastAsia="zh-CN"/>
        </w:rPr>
      </w:pPr>
      <w:r w:rsidRPr="008B483F">
        <w:rPr>
          <w:rFonts w:ascii="Arial" w:eastAsia="Arial Unicode MS" w:hAnsi="Arial" w:cs="Arial" w:hint="eastAsia"/>
          <w:sz w:val="21"/>
          <w:szCs w:val="21"/>
          <w:lang w:val="en-GB" w:eastAsia="zh-CN"/>
        </w:rPr>
        <w:t>The Control Sub Type means index of L</w:t>
      </w:r>
      <w:r>
        <w:rPr>
          <w:rFonts w:ascii="Arial" w:eastAsia="Arial Unicode MS" w:hAnsi="Arial" w:cs="Arial" w:hint="eastAsia"/>
          <w:sz w:val="21"/>
          <w:szCs w:val="21"/>
          <w:lang w:val="en-GB" w:eastAsia="zh-CN"/>
        </w:rPr>
        <w:t>ED</w:t>
      </w:r>
      <w:r w:rsidRPr="008B483F">
        <w:rPr>
          <w:rFonts w:ascii="Arial" w:eastAsia="Arial Unicode MS" w:hAnsi="Arial" w:cs="Arial" w:hint="eastAsia"/>
          <w:sz w:val="21"/>
          <w:szCs w:val="21"/>
          <w:lang w:val="en-GB" w:eastAsia="zh-CN"/>
        </w:rPr>
        <w:t xml:space="preserve">s, when it is </w:t>
      </w:r>
      <w:r w:rsidR="00CF148B">
        <w:rPr>
          <w:rFonts w:ascii="Arial" w:eastAsia="Arial Unicode MS" w:hAnsi="Arial" w:cs="Arial" w:hint="eastAsia"/>
          <w:sz w:val="21"/>
          <w:szCs w:val="21"/>
          <w:lang w:val="en-GB" w:eastAsia="zh-CN"/>
        </w:rPr>
        <w:t xml:space="preserve">Data2 = </w:t>
      </w:r>
      <w:r w:rsidRPr="008B483F">
        <w:rPr>
          <w:rFonts w:ascii="Arial" w:eastAsia="Arial Unicode MS" w:hAnsi="Arial" w:cs="Arial" w:hint="eastAsia"/>
          <w:sz w:val="21"/>
          <w:szCs w:val="21"/>
          <w:lang w:val="en-GB" w:eastAsia="zh-CN"/>
        </w:rPr>
        <w:t>0x80, if Data3 is 1, it means all LED on, if Data</w:t>
      </w:r>
      <w:r>
        <w:rPr>
          <w:rFonts w:ascii="Arial" w:eastAsia="Arial Unicode MS" w:hAnsi="Arial" w:cs="Arial" w:hint="eastAsia"/>
          <w:sz w:val="21"/>
          <w:szCs w:val="21"/>
          <w:lang w:val="en-GB" w:eastAsia="zh-CN"/>
        </w:rPr>
        <w:t>3</w:t>
      </w:r>
      <w:r w:rsidRPr="008B483F">
        <w:rPr>
          <w:rFonts w:ascii="Arial" w:eastAsia="Arial Unicode MS" w:hAnsi="Arial" w:cs="Arial" w:hint="eastAsia"/>
          <w:sz w:val="21"/>
          <w:szCs w:val="21"/>
          <w:lang w:val="en-GB" w:eastAsia="zh-CN"/>
        </w:rPr>
        <w:t xml:space="preserve"> is 0, it means all LED off. </w:t>
      </w:r>
    </w:p>
    <w:p w:rsidR="00231B2F" w:rsidRPr="00CF148B" w:rsidRDefault="00231B2F" w:rsidP="00621608">
      <w:pPr>
        <w:rPr>
          <w:rFonts w:ascii="Arial" w:hAnsi="Arial" w:cs="Arial" w:hint="eastAsia"/>
          <w:b/>
          <w:sz w:val="21"/>
          <w:szCs w:val="21"/>
          <w:lang w:val="en-GB" w:eastAsia="zh-CN"/>
        </w:rPr>
      </w:pPr>
    </w:p>
    <w:p w:rsidR="00621608" w:rsidRDefault="00621608" w:rsidP="00621608">
      <w:pPr>
        <w:rPr>
          <w:rFonts w:ascii="Arial" w:hAnsi="Arial" w:cs="Arial" w:hint="eastAsia"/>
          <w:b/>
          <w:sz w:val="21"/>
          <w:szCs w:val="21"/>
          <w:lang w:val="en-GB" w:eastAsia="zh-CN"/>
        </w:rPr>
      </w:pPr>
      <w:r w:rsidRPr="00794E8C">
        <w:rPr>
          <w:rFonts w:ascii="Arial" w:hAnsi="Arial" w:cs="Arial"/>
          <w:b/>
          <w:sz w:val="21"/>
          <w:szCs w:val="21"/>
          <w:lang w:val="en-GB" w:eastAsia="zh-CN"/>
        </w:rPr>
        <w:t xml:space="preserve">The </w:t>
      </w:r>
      <w:r w:rsidR="003D5EE3">
        <w:rPr>
          <w:rFonts w:ascii="Arial" w:hAnsi="Arial" w:cs="Arial"/>
          <w:b/>
          <w:sz w:val="21"/>
          <w:szCs w:val="21"/>
          <w:lang w:val="en-GB" w:eastAsia="zh-CN"/>
        </w:rPr>
        <w:t>ECU</w:t>
      </w:r>
      <w:r w:rsidRPr="00794E8C">
        <w:rPr>
          <w:rFonts w:ascii="Arial" w:hAnsi="Arial" w:cs="Arial"/>
          <w:b/>
          <w:sz w:val="21"/>
          <w:szCs w:val="21"/>
          <w:lang w:val="en-GB" w:eastAsia="zh-CN"/>
        </w:rPr>
        <w:t xml:space="preserve"> answer with the acknowledgement sent as follow</w:t>
      </w:r>
      <w:r>
        <w:rPr>
          <w:rFonts w:ascii="Arial" w:hAnsi="Arial" w:cs="Arial" w:hint="eastAsia"/>
          <w:b/>
          <w:sz w:val="21"/>
          <w:szCs w:val="21"/>
          <w:lang w:val="en-GB" w:eastAsia="zh-CN"/>
        </w:rPr>
        <w:t>ing</w:t>
      </w:r>
      <w:r w:rsidRPr="00794E8C">
        <w:rPr>
          <w:rFonts w:ascii="Arial" w:hAnsi="Arial" w:cs="Arial"/>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9E5987" w:rsidRPr="003B54A8" w:rsidTr="00EA0491">
        <w:trPr>
          <w:trHeight w:val="276"/>
        </w:trPr>
        <w:tc>
          <w:tcPr>
            <w:tcW w:w="0" w:type="auto"/>
            <w:shd w:val="clear" w:color="auto" w:fill="E6E6E6"/>
            <w:vAlign w:val="center"/>
          </w:tcPr>
          <w:p w:rsidR="009E5987" w:rsidRPr="003B54A8" w:rsidRDefault="009E5987" w:rsidP="007F71E5">
            <w:pPr>
              <w:jc w:val="center"/>
              <w:rPr>
                <w:rFonts w:ascii="Arial" w:hAnsi="Arial" w:cs="Arial"/>
                <w:b/>
                <w:sz w:val="18"/>
                <w:szCs w:val="18"/>
                <w:lang w:eastAsia="zh-CN"/>
              </w:rPr>
            </w:pPr>
            <w:r>
              <w:rPr>
                <w:rFonts w:ascii="Arial" w:hAnsi="Arial" w:cs="Arial" w:hint="eastAsia"/>
                <w:b/>
                <w:sz w:val="18"/>
                <w:szCs w:val="18"/>
                <w:lang w:eastAsia="zh-CN"/>
              </w:rPr>
              <w:t>Can ID(STD)</w:t>
            </w:r>
          </w:p>
        </w:tc>
        <w:tc>
          <w:tcPr>
            <w:tcW w:w="0" w:type="auto"/>
            <w:shd w:val="clear" w:color="auto" w:fill="E6E6E6"/>
            <w:vAlign w:val="center"/>
          </w:tcPr>
          <w:p w:rsidR="009E5987" w:rsidRPr="00B06728" w:rsidRDefault="009E5987" w:rsidP="00E24934">
            <w:pPr>
              <w:jc w:val="center"/>
              <w:rPr>
                <w:rFonts w:ascii="Arial" w:hAnsi="Arial" w:hint="eastAsia"/>
                <w:b/>
                <w:sz w:val="18"/>
                <w:lang w:eastAsia="zh-CN"/>
              </w:rPr>
            </w:pPr>
            <w:r w:rsidRPr="00B06728">
              <w:rPr>
                <w:rFonts w:ascii="Arial" w:hAnsi="Arial" w:hint="eastAsia"/>
                <w:b/>
                <w:sz w:val="18"/>
                <w:lang w:eastAsia="zh-CN"/>
              </w:rPr>
              <w:t>Data0</w:t>
            </w:r>
          </w:p>
        </w:tc>
        <w:tc>
          <w:tcPr>
            <w:tcW w:w="0" w:type="auto"/>
            <w:shd w:val="clear" w:color="auto" w:fill="E6E6E6"/>
            <w:vAlign w:val="center"/>
          </w:tcPr>
          <w:p w:rsidR="009E5987" w:rsidRPr="00B06728" w:rsidRDefault="009E5987" w:rsidP="00E24934">
            <w:pPr>
              <w:jc w:val="center"/>
              <w:rPr>
                <w:rFonts w:ascii="Arial" w:hAnsi="Arial" w:hint="eastAsia"/>
                <w:b/>
                <w:sz w:val="18"/>
                <w:lang w:eastAsia="zh-CN"/>
              </w:rPr>
            </w:pPr>
            <w:r w:rsidRPr="00B06728">
              <w:rPr>
                <w:rFonts w:ascii="Arial" w:hAnsi="Arial" w:hint="eastAsia"/>
                <w:b/>
                <w:sz w:val="18"/>
                <w:lang w:eastAsia="zh-CN"/>
              </w:rPr>
              <w:t>Data1</w:t>
            </w:r>
          </w:p>
        </w:tc>
        <w:tc>
          <w:tcPr>
            <w:tcW w:w="1036" w:type="dxa"/>
            <w:shd w:val="clear" w:color="auto" w:fill="E6E6E6"/>
            <w:vAlign w:val="center"/>
          </w:tcPr>
          <w:p w:rsidR="009E5987" w:rsidRPr="00B06728" w:rsidRDefault="009E5987" w:rsidP="00E24934">
            <w:pPr>
              <w:jc w:val="center"/>
              <w:rPr>
                <w:rFonts w:ascii="Arial" w:hAnsi="Arial" w:hint="eastAsia"/>
                <w:b/>
                <w:sz w:val="18"/>
                <w:lang w:eastAsia="zh-CN"/>
              </w:rPr>
            </w:pPr>
            <w:r w:rsidRPr="00B06728">
              <w:rPr>
                <w:rFonts w:ascii="Arial" w:hAnsi="Arial" w:hint="eastAsia"/>
                <w:b/>
                <w:sz w:val="18"/>
                <w:lang w:eastAsia="zh-CN"/>
              </w:rPr>
              <w:t>Data2</w:t>
            </w:r>
          </w:p>
        </w:tc>
        <w:tc>
          <w:tcPr>
            <w:tcW w:w="0" w:type="auto"/>
            <w:shd w:val="clear" w:color="auto" w:fill="E6E6E6"/>
            <w:vAlign w:val="center"/>
          </w:tcPr>
          <w:p w:rsidR="009E5987" w:rsidRPr="00B06728" w:rsidRDefault="009E5987" w:rsidP="00E24934">
            <w:pPr>
              <w:jc w:val="center"/>
              <w:rPr>
                <w:rFonts w:ascii="Arial" w:hAnsi="Arial" w:hint="eastAsia"/>
                <w:b/>
                <w:sz w:val="18"/>
                <w:lang w:eastAsia="zh-CN"/>
              </w:rPr>
            </w:pPr>
            <w:r w:rsidRPr="00B06728">
              <w:rPr>
                <w:rFonts w:ascii="Arial" w:hAnsi="Arial" w:hint="eastAsia"/>
                <w:b/>
                <w:sz w:val="18"/>
                <w:lang w:eastAsia="zh-CN"/>
              </w:rPr>
              <w:t>Data3</w:t>
            </w:r>
          </w:p>
        </w:tc>
        <w:tc>
          <w:tcPr>
            <w:tcW w:w="0" w:type="auto"/>
            <w:shd w:val="clear" w:color="auto" w:fill="E6E6E6"/>
            <w:vAlign w:val="center"/>
          </w:tcPr>
          <w:p w:rsidR="009E5987" w:rsidRPr="00B06728" w:rsidRDefault="009E5987" w:rsidP="00E24934">
            <w:pPr>
              <w:jc w:val="center"/>
              <w:rPr>
                <w:rFonts w:ascii="Arial" w:hAnsi="Arial" w:hint="eastAsia"/>
                <w:b/>
                <w:sz w:val="18"/>
                <w:lang w:eastAsia="zh-CN"/>
              </w:rPr>
            </w:pPr>
            <w:r>
              <w:rPr>
                <w:rFonts w:ascii="Arial" w:hAnsi="Arial" w:hint="eastAsia"/>
                <w:b/>
                <w:sz w:val="18"/>
                <w:lang w:eastAsia="zh-CN"/>
              </w:rPr>
              <w:t>Data4</w:t>
            </w:r>
          </w:p>
        </w:tc>
        <w:tc>
          <w:tcPr>
            <w:tcW w:w="0" w:type="auto"/>
            <w:shd w:val="clear" w:color="auto" w:fill="E6E6E6"/>
            <w:vAlign w:val="center"/>
          </w:tcPr>
          <w:p w:rsidR="009E5987" w:rsidRPr="00B06728" w:rsidRDefault="009E5987" w:rsidP="00E24934">
            <w:pPr>
              <w:jc w:val="center"/>
              <w:rPr>
                <w:rFonts w:ascii="Arial" w:hAnsi="Arial" w:hint="eastAsia"/>
                <w:b/>
                <w:sz w:val="18"/>
                <w:lang w:eastAsia="zh-CN"/>
              </w:rPr>
            </w:pPr>
            <w:r w:rsidRPr="00B06728">
              <w:rPr>
                <w:rFonts w:ascii="Arial" w:hAnsi="Arial" w:hint="eastAsia"/>
                <w:b/>
                <w:sz w:val="18"/>
                <w:lang w:eastAsia="zh-CN"/>
              </w:rPr>
              <w:t>Data</w:t>
            </w:r>
            <w:r>
              <w:rPr>
                <w:rFonts w:ascii="Arial" w:hAnsi="Arial" w:hint="eastAsia"/>
                <w:b/>
                <w:sz w:val="18"/>
                <w:lang w:eastAsia="zh-CN"/>
              </w:rPr>
              <w:t>5</w:t>
            </w:r>
          </w:p>
        </w:tc>
        <w:tc>
          <w:tcPr>
            <w:tcW w:w="0" w:type="auto"/>
            <w:shd w:val="clear" w:color="auto" w:fill="E6E6E6"/>
            <w:vAlign w:val="center"/>
          </w:tcPr>
          <w:p w:rsidR="009E5987" w:rsidRPr="00B06728" w:rsidRDefault="009E5987" w:rsidP="00E24934">
            <w:pPr>
              <w:jc w:val="center"/>
              <w:rPr>
                <w:rFonts w:ascii="Arial" w:hAnsi="Arial" w:hint="eastAsia"/>
                <w:b/>
                <w:sz w:val="18"/>
                <w:lang w:eastAsia="zh-CN"/>
              </w:rPr>
            </w:pPr>
            <w:r w:rsidRPr="00B06728">
              <w:rPr>
                <w:rFonts w:ascii="Arial" w:hAnsi="Arial" w:hint="eastAsia"/>
                <w:b/>
                <w:sz w:val="18"/>
                <w:lang w:eastAsia="zh-CN"/>
              </w:rPr>
              <w:t>Data</w:t>
            </w:r>
            <w:r>
              <w:rPr>
                <w:rFonts w:ascii="Arial" w:hAnsi="Arial" w:hint="eastAsia"/>
                <w:b/>
                <w:sz w:val="18"/>
                <w:lang w:eastAsia="zh-CN"/>
              </w:rPr>
              <w:t>6</w:t>
            </w:r>
          </w:p>
        </w:tc>
        <w:tc>
          <w:tcPr>
            <w:tcW w:w="0" w:type="auto"/>
            <w:shd w:val="clear" w:color="auto" w:fill="E6E6E6"/>
            <w:vAlign w:val="center"/>
          </w:tcPr>
          <w:p w:rsidR="009E5987" w:rsidRPr="00B06728" w:rsidRDefault="009E5987" w:rsidP="00E24934">
            <w:pPr>
              <w:jc w:val="center"/>
              <w:rPr>
                <w:rFonts w:ascii="Arial" w:hAnsi="Arial" w:hint="eastAsia"/>
                <w:b/>
                <w:sz w:val="18"/>
                <w:lang w:eastAsia="zh-CN"/>
              </w:rPr>
            </w:pPr>
            <w:r w:rsidRPr="00B06728">
              <w:rPr>
                <w:rFonts w:ascii="Arial" w:hAnsi="Arial" w:hint="eastAsia"/>
                <w:b/>
                <w:sz w:val="18"/>
                <w:lang w:eastAsia="zh-CN"/>
              </w:rPr>
              <w:t>Data</w:t>
            </w:r>
            <w:r>
              <w:rPr>
                <w:rFonts w:ascii="Arial" w:hAnsi="Arial" w:hint="eastAsia"/>
                <w:b/>
                <w:sz w:val="18"/>
                <w:lang w:eastAsia="zh-CN"/>
              </w:rPr>
              <w:t>7</w:t>
            </w:r>
          </w:p>
        </w:tc>
      </w:tr>
      <w:tr w:rsidR="00E46ACD" w:rsidRPr="00131499" w:rsidTr="00EA0491">
        <w:trPr>
          <w:trHeight w:val="223"/>
        </w:trPr>
        <w:tc>
          <w:tcPr>
            <w:tcW w:w="0" w:type="auto"/>
            <w:shd w:val="clear" w:color="auto" w:fill="auto"/>
            <w:vAlign w:val="center"/>
          </w:tcPr>
          <w:p w:rsidR="00E46ACD" w:rsidRPr="003447D0" w:rsidRDefault="00F554E9" w:rsidP="007F71E5">
            <w:pPr>
              <w:jc w:val="center"/>
              <w:rPr>
                <w:rFonts w:ascii="Arial" w:hAnsi="Arial" w:hint="eastAsia"/>
                <w:sz w:val="18"/>
                <w:lang w:eastAsia="zh-CN"/>
              </w:rPr>
            </w:pPr>
            <w:r>
              <w:rPr>
                <w:rFonts w:ascii="Arial" w:hAnsi="Arial"/>
                <w:sz w:val="18"/>
              </w:rPr>
              <w:t>0x774</w:t>
            </w:r>
          </w:p>
        </w:tc>
        <w:tc>
          <w:tcPr>
            <w:tcW w:w="0" w:type="auto"/>
            <w:shd w:val="clear" w:color="auto" w:fill="auto"/>
            <w:vAlign w:val="center"/>
          </w:tcPr>
          <w:p w:rsidR="00E46ACD" w:rsidRPr="003447D0" w:rsidRDefault="00E46ACD" w:rsidP="007F71E5">
            <w:pPr>
              <w:jc w:val="center"/>
              <w:rPr>
                <w:rFonts w:ascii="Arial" w:hAnsi="Arial"/>
                <w:sz w:val="18"/>
                <w:lang w:eastAsia="zh-CN"/>
              </w:rPr>
            </w:pPr>
            <w:r w:rsidRPr="003447D0">
              <w:rPr>
                <w:rFonts w:ascii="Arial" w:hAnsi="Arial"/>
                <w:sz w:val="18"/>
              </w:rPr>
              <w:t>0x</w:t>
            </w:r>
            <w:r w:rsidRPr="003447D0">
              <w:rPr>
                <w:rFonts w:ascii="Arial" w:hAnsi="Arial" w:hint="eastAsia"/>
                <w:sz w:val="18"/>
                <w:lang w:eastAsia="zh-CN"/>
              </w:rPr>
              <w:t>70</w:t>
            </w:r>
          </w:p>
        </w:tc>
        <w:tc>
          <w:tcPr>
            <w:tcW w:w="0" w:type="auto"/>
            <w:shd w:val="clear" w:color="auto" w:fill="auto"/>
            <w:vAlign w:val="center"/>
          </w:tcPr>
          <w:p w:rsidR="00E46ACD" w:rsidRPr="003447D0" w:rsidRDefault="00E46ACD" w:rsidP="00745790">
            <w:pPr>
              <w:keepNext/>
              <w:jc w:val="center"/>
              <w:rPr>
                <w:rFonts w:ascii="Arial" w:hAnsi="Arial" w:hint="eastAsia"/>
                <w:sz w:val="18"/>
                <w:lang w:val="en-GB" w:eastAsia="zh-CN"/>
              </w:rPr>
            </w:pPr>
            <w:r w:rsidRPr="003447D0">
              <w:rPr>
                <w:rFonts w:ascii="Arial" w:hAnsi="Arial"/>
                <w:sz w:val="18"/>
                <w:lang w:val="en-GB"/>
              </w:rPr>
              <w:t>0</w:t>
            </w:r>
            <w:r w:rsidRPr="003447D0">
              <w:rPr>
                <w:rFonts w:ascii="Arial" w:hAnsi="Arial" w:hint="eastAsia"/>
                <w:sz w:val="18"/>
                <w:lang w:val="en-GB" w:eastAsia="zh-CN"/>
              </w:rPr>
              <w:t>x</w:t>
            </w:r>
            <w:r w:rsidR="00745790" w:rsidRPr="003447D0">
              <w:rPr>
                <w:rFonts w:ascii="Arial" w:hAnsi="Arial" w:hint="eastAsia"/>
                <w:sz w:val="18"/>
                <w:lang w:val="en-GB" w:eastAsia="zh-CN"/>
              </w:rPr>
              <w:t>00</w:t>
            </w:r>
          </w:p>
        </w:tc>
        <w:tc>
          <w:tcPr>
            <w:tcW w:w="1036" w:type="dxa"/>
            <w:shd w:val="clear" w:color="auto" w:fill="auto"/>
          </w:tcPr>
          <w:p w:rsidR="00E46ACD" w:rsidRPr="003447D0" w:rsidRDefault="00451447" w:rsidP="007F71E5">
            <w:pPr>
              <w:keepNext/>
              <w:jc w:val="center"/>
              <w:rPr>
                <w:rFonts w:ascii="Arial" w:hAnsi="Arial"/>
                <w:sz w:val="18"/>
                <w:lang w:val="en-GB" w:eastAsia="zh-CN"/>
              </w:rPr>
            </w:pPr>
            <w:r w:rsidRPr="00212A23">
              <w:rPr>
                <w:rFonts w:ascii="Arial" w:hAnsi="Arial" w:hint="eastAsia"/>
                <w:sz w:val="18"/>
                <w:lang w:val="en-GB" w:eastAsia="zh-CN"/>
              </w:rPr>
              <w:t>0x</w:t>
            </w:r>
            <w:r>
              <w:rPr>
                <w:rFonts w:ascii="Arial" w:hAnsi="Arial" w:hint="eastAsia"/>
                <w:sz w:val="18"/>
                <w:lang w:val="en-GB" w:eastAsia="zh-CN"/>
              </w:rPr>
              <w:t>01</w:t>
            </w:r>
          </w:p>
        </w:tc>
        <w:tc>
          <w:tcPr>
            <w:tcW w:w="0" w:type="auto"/>
          </w:tcPr>
          <w:p w:rsidR="00E46ACD" w:rsidRPr="003447D0" w:rsidRDefault="007F71E5" w:rsidP="007F71E5">
            <w:pPr>
              <w:jc w:val="center"/>
              <w:rPr>
                <w:rFonts w:ascii="Arial" w:hAnsi="Arial" w:hint="eastAsia"/>
                <w:sz w:val="18"/>
                <w:lang w:val="en-GB" w:eastAsia="zh-CN"/>
              </w:rPr>
            </w:pPr>
            <w:r w:rsidRPr="003447D0">
              <w:rPr>
                <w:rFonts w:ascii="Arial" w:hAnsi="Arial" w:hint="eastAsia"/>
                <w:sz w:val="18"/>
                <w:lang w:val="en-GB" w:eastAsia="zh-CN"/>
              </w:rPr>
              <w:t>--</w:t>
            </w:r>
          </w:p>
        </w:tc>
        <w:tc>
          <w:tcPr>
            <w:tcW w:w="0" w:type="auto"/>
          </w:tcPr>
          <w:p w:rsidR="00E46ACD" w:rsidRPr="003447D0" w:rsidRDefault="007F71E5" w:rsidP="007F71E5">
            <w:pPr>
              <w:jc w:val="center"/>
              <w:rPr>
                <w:rFonts w:ascii="Arial" w:hAnsi="Arial"/>
                <w:sz w:val="18"/>
                <w:lang w:val="en-GB" w:eastAsia="zh-CN"/>
              </w:rPr>
            </w:pPr>
            <w:r w:rsidRPr="003447D0">
              <w:rPr>
                <w:rFonts w:ascii="Arial" w:hAnsi="Arial" w:hint="eastAsia"/>
                <w:sz w:val="18"/>
                <w:lang w:val="en-GB" w:eastAsia="zh-CN"/>
              </w:rPr>
              <w:t>--</w:t>
            </w:r>
          </w:p>
        </w:tc>
        <w:tc>
          <w:tcPr>
            <w:tcW w:w="0" w:type="auto"/>
          </w:tcPr>
          <w:p w:rsidR="00E46ACD" w:rsidRPr="003447D0" w:rsidRDefault="007F71E5" w:rsidP="007F71E5">
            <w:pPr>
              <w:jc w:val="center"/>
              <w:rPr>
                <w:rFonts w:ascii="Arial" w:hAnsi="Arial"/>
                <w:sz w:val="18"/>
                <w:lang w:val="en-GB" w:eastAsia="zh-CN"/>
              </w:rPr>
            </w:pPr>
            <w:r w:rsidRPr="003447D0">
              <w:rPr>
                <w:rFonts w:ascii="Arial" w:hAnsi="Arial" w:hint="eastAsia"/>
                <w:sz w:val="18"/>
                <w:lang w:val="en-GB" w:eastAsia="zh-CN"/>
              </w:rPr>
              <w:t>--</w:t>
            </w:r>
          </w:p>
        </w:tc>
        <w:tc>
          <w:tcPr>
            <w:tcW w:w="0" w:type="auto"/>
          </w:tcPr>
          <w:p w:rsidR="00E46ACD" w:rsidRPr="003447D0" w:rsidRDefault="007F71E5" w:rsidP="007F71E5">
            <w:pPr>
              <w:jc w:val="center"/>
              <w:rPr>
                <w:rFonts w:ascii="Arial" w:hAnsi="Arial"/>
                <w:sz w:val="18"/>
                <w:lang w:val="en-GB" w:eastAsia="zh-CN"/>
              </w:rPr>
            </w:pPr>
            <w:r w:rsidRPr="003447D0">
              <w:rPr>
                <w:rFonts w:ascii="Arial" w:hAnsi="Arial" w:hint="eastAsia"/>
                <w:sz w:val="18"/>
                <w:lang w:val="en-GB" w:eastAsia="zh-CN"/>
              </w:rPr>
              <w:t>--</w:t>
            </w:r>
          </w:p>
        </w:tc>
        <w:tc>
          <w:tcPr>
            <w:tcW w:w="0" w:type="auto"/>
          </w:tcPr>
          <w:p w:rsidR="00E46ACD" w:rsidRPr="003447D0" w:rsidRDefault="007F71E5" w:rsidP="007F71E5">
            <w:pPr>
              <w:jc w:val="center"/>
            </w:pPr>
            <w:r w:rsidRPr="003447D0">
              <w:rPr>
                <w:rFonts w:ascii="Arial" w:hAnsi="Arial" w:hint="eastAsia"/>
                <w:sz w:val="18"/>
                <w:lang w:val="en-GB" w:eastAsia="zh-CN"/>
              </w:rPr>
              <w:t>--</w:t>
            </w:r>
          </w:p>
        </w:tc>
      </w:tr>
    </w:tbl>
    <w:p w:rsidR="00F8455A" w:rsidRPr="008B483F" w:rsidRDefault="00EA0491" w:rsidP="00013C22">
      <w:pPr>
        <w:rPr>
          <w:rFonts w:ascii="Arial" w:eastAsia="Arial Unicode MS" w:hAnsi="Arial" w:cs="Arial" w:hint="eastAsia"/>
          <w:b/>
          <w:sz w:val="21"/>
          <w:szCs w:val="21"/>
          <w:lang w:val="en-GB" w:eastAsia="zh-CN"/>
        </w:rPr>
      </w:pPr>
      <w:r w:rsidRPr="008B483F">
        <w:rPr>
          <w:rFonts w:ascii="Arial" w:eastAsia="Arial Unicode MS" w:hAnsi="Arial" w:cs="Arial" w:hint="eastAsia"/>
          <w:b/>
          <w:sz w:val="21"/>
          <w:szCs w:val="21"/>
          <w:lang w:val="en-GB" w:eastAsia="zh-CN"/>
        </w:rPr>
        <w:t xml:space="preserve">Note: When send </w:t>
      </w:r>
      <w:r w:rsidRPr="008B483F">
        <w:rPr>
          <w:rFonts w:ascii="Arial" w:eastAsia="Arial Unicode MS" w:hAnsi="Arial" w:cs="Arial"/>
          <w:b/>
          <w:sz w:val="21"/>
          <w:szCs w:val="21"/>
          <w:lang w:val="en-GB" w:eastAsia="zh-CN"/>
        </w:rPr>
        <w:t>th</w:t>
      </w:r>
      <w:r w:rsidRPr="008B483F">
        <w:rPr>
          <w:rFonts w:ascii="Arial" w:eastAsia="Arial Unicode MS" w:hAnsi="Arial" w:cs="Arial" w:hint="eastAsia"/>
          <w:b/>
          <w:sz w:val="21"/>
          <w:szCs w:val="21"/>
          <w:lang w:val="en-GB" w:eastAsia="zh-CN"/>
        </w:rPr>
        <w:t>is</w:t>
      </w:r>
      <w:r w:rsidRPr="008B483F">
        <w:rPr>
          <w:rFonts w:ascii="Arial" w:eastAsia="Arial Unicode MS" w:hAnsi="Arial" w:cs="Arial"/>
          <w:b/>
          <w:sz w:val="21"/>
          <w:szCs w:val="21"/>
          <w:lang w:val="en-GB" w:eastAsia="zh-CN"/>
        </w:rPr>
        <w:t xml:space="preserve"> command</w:t>
      </w:r>
      <w:r w:rsidRPr="008B483F">
        <w:rPr>
          <w:rFonts w:ascii="Arial" w:eastAsia="Arial Unicode MS" w:hAnsi="Arial" w:cs="Arial" w:hint="eastAsia"/>
          <w:b/>
          <w:sz w:val="21"/>
          <w:szCs w:val="21"/>
          <w:lang w:val="en-GB" w:eastAsia="zh-CN"/>
        </w:rPr>
        <w:t>，</w:t>
      </w:r>
      <w:r w:rsidRPr="008B483F">
        <w:rPr>
          <w:rFonts w:ascii="Arial" w:eastAsia="Arial Unicode MS" w:hAnsi="Arial" w:cs="Arial" w:hint="eastAsia"/>
          <w:b/>
          <w:sz w:val="21"/>
          <w:szCs w:val="21"/>
          <w:lang w:val="en-GB" w:eastAsia="zh-CN"/>
        </w:rPr>
        <w:t xml:space="preserve"> the LED PWM will be set as 100%. </w:t>
      </w:r>
    </w:p>
    <w:p w:rsidR="00CA60AB" w:rsidRPr="008B483F" w:rsidRDefault="00CA60AB" w:rsidP="00013C22">
      <w:pPr>
        <w:rPr>
          <w:rFonts w:ascii="Arial" w:eastAsia="Arial Unicode MS" w:hAnsi="Arial" w:cs="Arial" w:hint="eastAsia"/>
          <w:sz w:val="21"/>
          <w:szCs w:val="21"/>
          <w:lang w:val="en-GB" w:eastAsia="zh-CN"/>
        </w:rPr>
      </w:pPr>
    </w:p>
    <w:p w:rsidR="00013C22" w:rsidRDefault="002257B7" w:rsidP="00013C22">
      <w:pPr>
        <w:rPr>
          <w:rFonts w:ascii="Arial" w:eastAsia="Arial Unicode MS" w:hAnsi="Arial" w:cs="Arial" w:hint="eastAsia"/>
          <w:sz w:val="21"/>
          <w:szCs w:val="21"/>
          <w:lang w:val="en-GB" w:eastAsia="zh-CN"/>
        </w:rPr>
      </w:pPr>
      <w:r w:rsidRPr="008B483F">
        <w:rPr>
          <w:rFonts w:ascii="Arial" w:eastAsia="Arial Unicode MS" w:hAnsi="Arial" w:cs="Arial" w:hint="eastAsia"/>
          <w:sz w:val="21"/>
          <w:szCs w:val="21"/>
          <w:lang w:val="en-GB" w:eastAsia="zh-CN"/>
        </w:rPr>
        <w:t xml:space="preserve">Table below shows Control Sub Type relations with LED </w:t>
      </w:r>
      <w:r w:rsidR="000112A2" w:rsidRPr="008B483F">
        <w:rPr>
          <w:rFonts w:ascii="Arial" w:eastAsia="Arial Unicode MS" w:hAnsi="Arial" w:cs="Arial" w:hint="eastAsia"/>
          <w:sz w:val="21"/>
          <w:szCs w:val="21"/>
          <w:lang w:val="en-GB" w:eastAsia="zh-CN"/>
        </w:rPr>
        <w:t>telltale</w:t>
      </w:r>
      <w:r w:rsidRPr="008B483F">
        <w:rPr>
          <w:rFonts w:ascii="Arial" w:eastAsia="Arial Unicode MS" w:hAnsi="Arial" w:cs="Arial" w:hint="eastAsia"/>
          <w:sz w:val="21"/>
          <w:szCs w:val="21"/>
          <w:lang w:val="en-GB" w:eastAsia="zh-CN"/>
        </w:rPr>
        <w:t>.</w:t>
      </w:r>
    </w:p>
    <w:p w:rsidR="003010D6" w:rsidRPr="008B483F" w:rsidRDefault="003010D6" w:rsidP="00013C22">
      <w:pPr>
        <w:rPr>
          <w:rFonts w:ascii="Arial" w:eastAsia="Arial Unicode MS" w:hAnsi="Arial" w:cs="Arial"/>
          <w:sz w:val="21"/>
          <w:szCs w:val="21"/>
          <w:lang w:val="en-GB" w:eastAsia="zh-CN"/>
        </w:rPr>
      </w:pPr>
    </w:p>
    <w:tbl>
      <w:tblPr>
        <w:tblpPr w:leftFromText="180" w:rightFromText="180" w:vertAnchor="text" w:tblpY="1"/>
        <w:tblOverlap w:val="never"/>
        <w:tblW w:w="94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697"/>
        <w:gridCol w:w="1032"/>
        <w:gridCol w:w="1701"/>
        <w:gridCol w:w="1134"/>
        <w:gridCol w:w="709"/>
        <w:gridCol w:w="1134"/>
        <w:gridCol w:w="1523"/>
        <w:gridCol w:w="1523"/>
      </w:tblGrid>
      <w:tr w:rsidR="00023261" w:rsidRPr="00E01285" w:rsidTr="00752031">
        <w:trPr>
          <w:cantSplit/>
          <w:trHeight w:val="20"/>
          <w:tblHeader/>
        </w:trPr>
        <w:tc>
          <w:tcPr>
            <w:tcW w:w="697" w:type="dxa"/>
            <w:tcBorders>
              <w:top w:val="single" w:sz="4" w:space="0" w:color="auto"/>
            </w:tcBorders>
            <w:shd w:val="clear" w:color="auto" w:fill="7F7F7F"/>
            <w:vAlign w:val="center"/>
          </w:tcPr>
          <w:p w:rsidR="00023261" w:rsidRPr="00E01285" w:rsidRDefault="00023261" w:rsidP="00752031">
            <w:pPr>
              <w:jc w:val="center"/>
              <w:rPr>
                <w:rFonts w:ascii="Arial" w:hAnsi="Arial" w:cs="Arial"/>
                <w:b/>
                <w:sz w:val="18"/>
                <w:szCs w:val="18"/>
                <w:lang w:eastAsia="zh-CN"/>
              </w:rPr>
            </w:pPr>
            <w:r w:rsidRPr="00E01285">
              <w:rPr>
                <w:rFonts w:ascii="Arial" w:hAnsi="Arial" w:hint="eastAsia"/>
                <w:b/>
                <w:sz w:val="18"/>
                <w:lang w:eastAsia="zh-CN"/>
              </w:rPr>
              <w:t>Data2</w:t>
            </w:r>
          </w:p>
        </w:tc>
        <w:tc>
          <w:tcPr>
            <w:tcW w:w="1032" w:type="dxa"/>
            <w:tcBorders>
              <w:top w:val="single" w:sz="4" w:space="0" w:color="auto"/>
            </w:tcBorders>
            <w:shd w:val="clear" w:color="auto" w:fill="7F7F7F"/>
          </w:tcPr>
          <w:p w:rsidR="00023261" w:rsidRPr="00E01285" w:rsidRDefault="00023261" w:rsidP="00752031">
            <w:pPr>
              <w:jc w:val="center"/>
              <w:rPr>
                <w:rFonts w:ascii="Arial" w:hAnsi="Arial" w:cs="Arial" w:hint="eastAsia"/>
                <w:b/>
                <w:sz w:val="18"/>
                <w:szCs w:val="18"/>
                <w:lang w:eastAsia="zh-CN"/>
              </w:rPr>
            </w:pPr>
          </w:p>
          <w:p w:rsidR="00023261" w:rsidRPr="00E01285" w:rsidRDefault="00023261" w:rsidP="00752031">
            <w:pPr>
              <w:jc w:val="center"/>
              <w:rPr>
                <w:rFonts w:ascii="Arial" w:hAnsi="Arial" w:cs="Arial"/>
                <w:b/>
                <w:sz w:val="18"/>
                <w:szCs w:val="18"/>
                <w:lang w:eastAsia="zh-CN"/>
              </w:rPr>
            </w:pPr>
            <w:r w:rsidRPr="00E01285">
              <w:rPr>
                <w:rFonts w:ascii="Arial" w:hAnsi="Arial" w:cs="Arial" w:hint="eastAsia"/>
                <w:b/>
                <w:sz w:val="18"/>
                <w:szCs w:val="18"/>
                <w:lang w:eastAsia="zh-CN"/>
              </w:rPr>
              <w:t>Sorting</w:t>
            </w:r>
          </w:p>
        </w:tc>
        <w:tc>
          <w:tcPr>
            <w:tcW w:w="1701" w:type="dxa"/>
            <w:tcBorders>
              <w:top w:val="single" w:sz="4" w:space="0" w:color="auto"/>
            </w:tcBorders>
            <w:shd w:val="clear" w:color="auto" w:fill="7F7F7F"/>
            <w:vAlign w:val="center"/>
          </w:tcPr>
          <w:p w:rsidR="00023261" w:rsidRPr="00E01285" w:rsidRDefault="00023261" w:rsidP="00752031">
            <w:pPr>
              <w:jc w:val="center"/>
              <w:rPr>
                <w:rFonts w:ascii="Arial" w:hAnsi="Arial" w:cs="Arial"/>
                <w:b/>
                <w:sz w:val="18"/>
                <w:szCs w:val="18"/>
                <w:lang w:eastAsia="zh-CN"/>
              </w:rPr>
            </w:pPr>
            <w:r w:rsidRPr="00E01285">
              <w:rPr>
                <w:rFonts w:ascii="Arial" w:hAnsi="Arial" w:cs="Arial"/>
                <w:b/>
                <w:sz w:val="18"/>
                <w:szCs w:val="18"/>
                <w:lang w:eastAsia="zh-CN"/>
              </w:rPr>
              <w:t>Description</w:t>
            </w:r>
          </w:p>
        </w:tc>
        <w:tc>
          <w:tcPr>
            <w:tcW w:w="1134" w:type="dxa"/>
            <w:tcBorders>
              <w:top w:val="single" w:sz="4" w:space="0" w:color="auto"/>
            </w:tcBorders>
            <w:shd w:val="clear" w:color="auto" w:fill="7F7F7F"/>
            <w:vAlign w:val="center"/>
          </w:tcPr>
          <w:p w:rsidR="00023261" w:rsidRPr="00E01285" w:rsidRDefault="00023261" w:rsidP="00752031">
            <w:pPr>
              <w:jc w:val="center"/>
              <w:rPr>
                <w:rFonts w:ascii="Arial" w:hAnsi="Arial" w:cs="Arial"/>
                <w:b/>
                <w:sz w:val="18"/>
                <w:szCs w:val="18"/>
                <w:lang w:eastAsia="zh-CN"/>
              </w:rPr>
            </w:pPr>
            <w:r w:rsidRPr="00E01285">
              <w:rPr>
                <w:rFonts w:ascii="Arial" w:hAnsi="Arial" w:cs="Arial"/>
                <w:b/>
                <w:sz w:val="18"/>
                <w:szCs w:val="18"/>
                <w:lang w:eastAsia="zh-CN"/>
              </w:rPr>
              <w:t>Color</w:t>
            </w:r>
          </w:p>
        </w:tc>
        <w:tc>
          <w:tcPr>
            <w:tcW w:w="709" w:type="dxa"/>
            <w:tcBorders>
              <w:top w:val="single" w:sz="4" w:space="0" w:color="auto"/>
            </w:tcBorders>
            <w:shd w:val="clear" w:color="auto" w:fill="7F7F7F"/>
          </w:tcPr>
          <w:p w:rsidR="00023261" w:rsidRPr="00E01285" w:rsidRDefault="00023261" w:rsidP="00752031">
            <w:pPr>
              <w:jc w:val="center"/>
              <w:rPr>
                <w:rFonts w:ascii="Arial" w:hAnsi="Arial" w:cs="Arial"/>
                <w:b/>
                <w:sz w:val="18"/>
                <w:szCs w:val="18"/>
                <w:lang w:eastAsia="zh-CN"/>
              </w:rPr>
            </w:pPr>
            <w:r w:rsidRPr="00E01285">
              <w:rPr>
                <w:rFonts w:ascii="Arial" w:hAnsi="Arial" w:cs="Arial" w:hint="eastAsia"/>
                <w:b/>
                <w:sz w:val="18"/>
                <w:szCs w:val="18"/>
                <w:lang w:eastAsia="zh-CN"/>
              </w:rPr>
              <w:t>ICON</w:t>
            </w:r>
          </w:p>
        </w:tc>
        <w:tc>
          <w:tcPr>
            <w:tcW w:w="1134" w:type="dxa"/>
            <w:tcBorders>
              <w:top w:val="single" w:sz="4" w:space="0" w:color="auto"/>
            </w:tcBorders>
            <w:shd w:val="clear" w:color="auto" w:fill="7F7F7F"/>
            <w:vAlign w:val="center"/>
          </w:tcPr>
          <w:p w:rsidR="00023261" w:rsidRPr="00E01285" w:rsidRDefault="00023261" w:rsidP="00752031">
            <w:pPr>
              <w:rPr>
                <w:rFonts w:ascii="Arial" w:hAnsi="Arial" w:cs="Arial"/>
                <w:b/>
                <w:sz w:val="18"/>
                <w:szCs w:val="18"/>
                <w:lang w:eastAsia="zh-CN"/>
              </w:rPr>
            </w:pPr>
            <w:r w:rsidRPr="00E01285">
              <w:rPr>
                <w:rFonts w:ascii="Arial" w:hAnsi="Arial" w:cs="Arial"/>
                <w:b/>
                <w:sz w:val="18"/>
                <w:szCs w:val="18"/>
                <w:lang w:eastAsia="zh-CN"/>
              </w:rPr>
              <w:t>Test P</w:t>
            </w:r>
            <w:r w:rsidRPr="00E01285">
              <w:rPr>
                <w:rFonts w:ascii="Arial" w:hAnsi="Arial" w:cs="Arial" w:hint="eastAsia"/>
                <w:b/>
                <w:sz w:val="18"/>
                <w:szCs w:val="18"/>
                <w:lang w:eastAsia="zh-CN"/>
              </w:rPr>
              <w:t>oint</w:t>
            </w:r>
            <w:r w:rsidRPr="00E01285">
              <w:rPr>
                <w:rFonts w:ascii="Arial" w:hAnsi="Arial" w:cs="Arial" w:hint="eastAsia"/>
                <w:b/>
                <w:sz w:val="18"/>
                <w:szCs w:val="18"/>
                <w:lang w:eastAsia="zh-CN"/>
              </w:rPr>
              <w:t>（</w:t>
            </w:r>
            <w:r w:rsidRPr="00E01285">
              <w:rPr>
                <w:rFonts w:ascii="Arial" w:hAnsi="Arial" w:cs="Arial" w:hint="eastAsia"/>
                <w:b/>
                <w:sz w:val="18"/>
                <w:szCs w:val="18"/>
                <w:lang w:eastAsia="zh-CN"/>
              </w:rPr>
              <w:t>ends</w:t>
            </w:r>
            <w:r w:rsidRPr="00E01285">
              <w:rPr>
                <w:rFonts w:ascii="Arial" w:hAnsi="Arial" w:cs="Arial" w:hint="eastAsia"/>
                <w:b/>
                <w:sz w:val="18"/>
                <w:szCs w:val="18"/>
                <w:lang w:eastAsia="zh-CN"/>
              </w:rPr>
              <w:t>）</w:t>
            </w:r>
          </w:p>
        </w:tc>
        <w:tc>
          <w:tcPr>
            <w:tcW w:w="1523" w:type="dxa"/>
            <w:tcBorders>
              <w:top w:val="single" w:sz="4" w:space="0" w:color="auto"/>
            </w:tcBorders>
            <w:shd w:val="clear" w:color="auto" w:fill="7F7F7F"/>
          </w:tcPr>
          <w:p w:rsidR="00023261" w:rsidRPr="00E01285" w:rsidRDefault="00023261" w:rsidP="00752031">
            <w:pPr>
              <w:jc w:val="center"/>
              <w:rPr>
                <w:rFonts w:ascii="Arial" w:hAnsi="Arial" w:cs="Arial"/>
                <w:b/>
                <w:sz w:val="18"/>
                <w:szCs w:val="18"/>
                <w:lang w:eastAsia="zh-CN"/>
              </w:rPr>
            </w:pPr>
            <w:r w:rsidRPr="00E01285">
              <w:rPr>
                <w:rFonts w:ascii="Arial" w:hAnsi="Arial" w:cs="Arial" w:hint="eastAsia"/>
                <w:b/>
                <w:sz w:val="18"/>
                <w:szCs w:val="18"/>
                <w:lang w:eastAsia="zh-CN"/>
              </w:rPr>
              <w:t>Top / Bottom</w:t>
            </w:r>
          </w:p>
        </w:tc>
        <w:tc>
          <w:tcPr>
            <w:tcW w:w="1523" w:type="dxa"/>
            <w:tcBorders>
              <w:top w:val="single" w:sz="4" w:space="0" w:color="auto"/>
            </w:tcBorders>
            <w:shd w:val="clear" w:color="auto" w:fill="7F7F7F"/>
            <w:vAlign w:val="center"/>
          </w:tcPr>
          <w:p w:rsidR="00023261" w:rsidRPr="00E01285" w:rsidRDefault="00023261" w:rsidP="00752031">
            <w:pPr>
              <w:jc w:val="center"/>
              <w:rPr>
                <w:rFonts w:ascii="Arial" w:hAnsi="Arial" w:cs="Arial"/>
                <w:b/>
                <w:sz w:val="18"/>
                <w:szCs w:val="18"/>
                <w:lang w:eastAsia="zh-CN"/>
              </w:rPr>
            </w:pPr>
            <w:r w:rsidRPr="00E01285">
              <w:rPr>
                <w:rFonts w:ascii="Arial" w:hAnsi="Arial" w:cs="Arial"/>
                <w:b/>
                <w:sz w:val="18"/>
                <w:szCs w:val="18"/>
                <w:lang w:eastAsia="zh-CN"/>
              </w:rPr>
              <w:t>Test  Voltage</w:t>
            </w:r>
          </w:p>
        </w:tc>
      </w:tr>
      <w:tr w:rsidR="00EE5552" w:rsidRPr="00E01285" w:rsidTr="00752031">
        <w:trPr>
          <w:cantSplit/>
          <w:trHeight w:val="176"/>
        </w:trPr>
        <w:tc>
          <w:tcPr>
            <w:tcW w:w="697" w:type="dxa"/>
            <w:vMerge w:val="restart"/>
            <w:tcBorders>
              <w:top w:val="single" w:sz="4" w:space="0" w:color="auto"/>
            </w:tcBorders>
            <w:shd w:val="clear" w:color="auto" w:fill="auto"/>
            <w:vAlign w:val="center"/>
          </w:tcPr>
          <w:p w:rsidR="00EE5552" w:rsidRPr="00E01285" w:rsidRDefault="00EE5552" w:rsidP="00752031">
            <w:pPr>
              <w:ind w:firstLineChars="50" w:firstLine="90"/>
              <w:jc w:val="both"/>
              <w:rPr>
                <w:rFonts w:ascii="Arial" w:hAnsi="Arial" w:cs="Arial"/>
                <w:sz w:val="18"/>
                <w:szCs w:val="18"/>
                <w:lang w:eastAsia="zh-CN"/>
              </w:rPr>
            </w:pPr>
            <w:r w:rsidRPr="00E01285">
              <w:rPr>
                <w:rFonts w:ascii="Arial" w:hAnsi="Arial" w:cs="Arial" w:hint="eastAsia"/>
                <w:sz w:val="18"/>
                <w:szCs w:val="18"/>
                <w:lang w:eastAsia="zh-CN"/>
              </w:rPr>
              <w:t>0</w:t>
            </w:r>
          </w:p>
        </w:tc>
        <w:tc>
          <w:tcPr>
            <w:tcW w:w="1032" w:type="dxa"/>
            <w:vMerge w:val="restart"/>
            <w:tcBorders>
              <w:top w:val="single" w:sz="4" w:space="0" w:color="auto"/>
            </w:tcBorders>
          </w:tcPr>
          <w:p w:rsidR="00EE5552" w:rsidRPr="00F876D9" w:rsidRDefault="003879D7" w:rsidP="00752031">
            <w:pPr>
              <w:jc w:val="both"/>
              <w:rPr>
                <w:rFonts w:ascii="Arial" w:hAnsi="Arial" w:cs="Arial" w:hint="eastAsia"/>
                <w:sz w:val="18"/>
                <w:szCs w:val="18"/>
                <w:lang w:eastAsia="zh-CN"/>
              </w:rPr>
            </w:pPr>
            <w:r w:rsidRPr="00F876D9">
              <w:rPr>
                <w:rFonts w:ascii="Arial" w:hAnsi="Arial" w:cs="Arial" w:hint="eastAsia"/>
                <w:sz w:val="18"/>
                <w:szCs w:val="18"/>
                <w:lang w:eastAsia="zh-CN"/>
              </w:rPr>
              <w:t>D</w:t>
            </w:r>
            <w:r w:rsidR="005C7420" w:rsidRPr="00F876D9">
              <w:rPr>
                <w:rFonts w:ascii="Arial" w:hAnsi="Arial" w:cs="Arial" w:hint="eastAsia"/>
                <w:sz w:val="18"/>
                <w:szCs w:val="18"/>
                <w:lang w:eastAsia="zh-CN"/>
              </w:rPr>
              <w:t>300</w:t>
            </w:r>
          </w:p>
        </w:tc>
        <w:tc>
          <w:tcPr>
            <w:tcW w:w="1701" w:type="dxa"/>
            <w:vMerge w:val="restart"/>
            <w:tcBorders>
              <w:top w:val="single" w:sz="4" w:space="0" w:color="auto"/>
            </w:tcBorders>
            <w:vAlign w:val="center"/>
          </w:tcPr>
          <w:p w:rsidR="00EE5552" w:rsidRPr="00753BF7" w:rsidRDefault="00D33597" w:rsidP="00752031">
            <w:pPr>
              <w:jc w:val="both"/>
              <w:rPr>
                <w:rFonts w:ascii="Arial" w:hAnsi="Arial" w:cs="Arial"/>
                <w:sz w:val="18"/>
                <w:szCs w:val="18"/>
                <w:lang w:eastAsia="zh-CN"/>
              </w:rPr>
            </w:pPr>
            <w:r w:rsidRPr="00753BF7">
              <w:rPr>
                <w:rFonts w:ascii="Arial" w:hAnsi="Arial" w:cs="Arial"/>
                <w:sz w:val="18"/>
                <w:szCs w:val="18"/>
                <w:lang w:eastAsia="zh-CN"/>
              </w:rPr>
              <w:t>ChargeCordConnec</w:t>
            </w:r>
            <w:r w:rsidRPr="00753BF7">
              <w:rPr>
                <w:rFonts w:ascii="Arial" w:hAnsi="Arial" w:cs="Arial"/>
                <w:sz w:val="18"/>
                <w:szCs w:val="18"/>
                <w:lang w:eastAsia="zh-CN"/>
              </w:rPr>
              <w:lastRenderedPageBreak/>
              <w:t>ted</w:t>
            </w:r>
          </w:p>
        </w:tc>
        <w:tc>
          <w:tcPr>
            <w:tcW w:w="1134" w:type="dxa"/>
            <w:vMerge w:val="restart"/>
            <w:tcBorders>
              <w:top w:val="single" w:sz="4" w:space="0" w:color="auto"/>
            </w:tcBorders>
            <w:vAlign w:val="center"/>
          </w:tcPr>
          <w:p w:rsidR="00EE5552" w:rsidRPr="00753BF7" w:rsidRDefault="00E335F5" w:rsidP="00752031">
            <w:pPr>
              <w:jc w:val="center"/>
              <w:rPr>
                <w:rFonts w:ascii="Arial" w:hAnsi="Arial" w:cs="Arial"/>
                <w:sz w:val="18"/>
                <w:szCs w:val="18"/>
              </w:rPr>
            </w:pPr>
            <w:r w:rsidRPr="00753BF7">
              <w:rPr>
                <w:rFonts w:ascii="Arial" w:hAnsi="Arial" w:cs="Arial" w:hint="eastAsia"/>
                <w:sz w:val="18"/>
                <w:szCs w:val="18"/>
                <w:lang w:eastAsia="zh-CN"/>
              </w:rPr>
              <w:lastRenderedPageBreak/>
              <w:t>Red</w:t>
            </w:r>
          </w:p>
        </w:tc>
        <w:tc>
          <w:tcPr>
            <w:tcW w:w="709" w:type="dxa"/>
            <w:vMerge w:val="restart"/>
            <w:tcBorders>
              <w:top w:val="single" w:sz="4" w:space="0" w:color="auto"/>
            </w:tcBorders>
            <w:shd w:val="clear" w:color="auto" w:fill="auto"/>
            <w:vAlign w:val="center"/>
          </w:tcPr>
          <w:p w:rsidR="00EE5552" w:rsidRPr="00E01285" w:rsidRDefault="007B0D60" w:rsidP="00752031">
            <w:pPr>
              <w:ind w:firstLineChars="50" w:firstLine="100"/>
              <w:jc w:val="both"/>
              <w:rPr>
                <w:rFonts w:ascii="Arial" w:hAnsi="Arial" w:cs="Arial"/>
                <w:sz w:val="18"/>
                <w:szCs w:val="18"/>
                <w:lang w:eastAsia="zh-CN"/>
              </w:rPr>
            </w:pPr>
            <w:r w:rsidRPr="00DA7708">
              <w:rPr>
                <w:noProof/>
                <w:lang w:eastAsia="zh-CN"/>
              </w:rPr>
              <w:pict>
                <v:shape id="Picture 29" o:spid="_x0000_i1034" type="#_x0000_t75" style="width:23.65pt;height:22.55pt;visibility:visible">
                  <v:imagedata r:id="rId15" o:title=""/>
                </v:shape>
              </w:pict>
            </w:r>
          </w:p>
        </w:tc>
        <w:tc>
          <w:tcPr>
            <w:tcW w:w="1134" w:type="dxa"/>
            <w:tcBorders>
              <w:top w:val="single" w:sz="4" w:space="0" w:color="auto"/>
              <w:bottom w:val="single" w:sz="4" w:space="0" w:color="auto"/>
            </w:tcBorders>
            <w:shd w:val="clear" w:color="auto" w:fill="auto"/>
            <w:vAlign w:val="center"/>
          </w:tcPr>
          <w:p w:rsidR="00EE5552" w:rsidRPr="00F876D9" w:rsidRDefault="00590480" w:rsidP="00752031">
            <w:pPr>
              <w:jc w:val="center"/>
              <w:rPr>
                <w:rFonts w:ascii="Arial" w:hAnsi="Arial" w:cs="Arial"/>
                <w:sz w:val="18"/>
                <w:szCs w:val="18"/>
                <w:lang w:eastAsia="zh-CN"/>
              </w:rPr>
            </w:pPr>
            <w:r w:rsidRPr="00F876D9">
              <w:rPr>
                <w:rFonts w:ascii="Arial" w:hAnsi="Arial" w:cs="Arial" w:hint="eastAsia"/>
                <w:sz w:val="18"/>
                <w:szCs w:val="18"/>
                <w:lang w:eastAsia="zh-CN"/>
              </w:rPr>
              <w:t>F307</w:t>
            </w:r>
          </w:p>
        </w:tc>
        <w:tc>
          <w:tcPr>
            <w:tcW w:w="1523" w:type="dxa"/>
            <w:tcBorders>
              <w:top w:val="single" w:sz="4" w:space="0" w:color="auto"/>
            </w:tcBorders>
          </w:tcPr>
          <w:p w:rsidR="00EE5552" w:rsidRPr="00F876D9" w:rsidRDefault="00F876D9" w:rsidP="00752031">
            <w:pPr>
              <w:jc w:val="both"/>
              <w:rPr>
                <w:rFonts w:ascii="Arial" w:hAnsi="Arial" w:cs="Arial" w:hint="eastAsia"/>
                <w:sz w:val="18"/>
                <w:szCs w:val="18"/>
                <w:lang w:eastAsia="zh-CN"/>
              </w:rPr>
            </w:pPr>
            <w:r w:rsidRPr="00F876D9">
              <w:rPr>
                <w:rFonts w:ascii="Arial" w:hAnsi="Arial" w:cs="Arial" w:hint="eastAsia"/>
                <w:sz w:val="18"/>
                <w:szCs w:val="18"/>
                <w:lang w:eastAsia="zh-CN"/>
              </w:rPr>
              <w:t>TOP</w:t>
            </w:r>
          </w:p>
        </w:tc>
        <w:tc>
          <w:tcPr>
            <w:tcW w:w="1523" w:type="dxa"/>
            <w:vMerge w:val="restart"/>
            <w:tcBorders>
              <w:top w:val="single" w:sz="4" w:space="0" w:color="auto"/>
            </w:tcBorders>
            <w:shd w:val="clear" w:color="auto" w:fill="auto"/>
            <w:vAlign w:val="center"/>
          </w:tcPr>
          <w:p w:rsidR="00911A69" w:rsidRPr="00F876D9" w:rsidRDefault="00F876D9" w:rsidP="00752031">
            <w:pPr>
              <w:ind w:firstLine="90"/>
              <w:jc w:val="both"/>
              <w:rPr>
                <w:rFonts w:ascii="Arial" w:hAnsi="Arial" w:cs="Arial" w:hint="eastAsia"/>
                <w:sz w:val="18"/>
                <w:szCs w:val="18"/>
                <w:lang w:eastAsia="zh-CN"/>
              </w:rPr>
            </w:pPr>
            <w:r w:rsidRPr="00F876D9">
              <w:rPr>
                <w:rFonts w:ascii="Arial" w:hAnsi="Arial" w:cs="Arial" w:hint="eastAsia"/>
                <w:sz w:val="18"/>
                <w:szCs w:val="18"/>
                <w:lang w:eastAsia="zh-CN"/>
              </w:rPr>
              <w:t>1</w:t>
            </w:r>
            <w:r w:rsidR="00911A69" w:rsidRPr="00F876D9">
              <w:rPr>
                <w:rFonts w:ascii="Arial" w:hAnsi="Arial" w:cs="Arial" w:hint="eastAsia"/>
                <w:sz w:val="18"/>
                <w:szCs w:val="18"/>
                <w:lang w:eastAsia="zh-CN"/>
              </w:rPr>
              <w:t>.8V~</w:t>
            </w:r>
            <w:r w:rsidRPr="00F876D9">
              <w:rPr>
                <w:rFonts w:ascii="Arial" w:hAnsi="Arial" w:cs="Arial" w:hint="eastAsia"/>
                <w:sz w:val="18"/>
                <w:szCs w:val="18"/>
                <w:lang w:eastAsia="zh-CN"/>
              </w:rPr>
              <w:t>2.3</w:t>
            </w:r>
            <w:r w:rsidR="00911A69" w:rsidRPr="00F876D9">
              <w:rPr>
                <w:rFonts w:ascii="Arial" w:hAnsi="Arial" w:cs="Arial" w:hint="eastAsia"/>
                <w:sz w:val="18"/>
                <w:szCs w:val="18"/>
                <w:lang w:eastAsia="zh-CN"/>
              </w:rPr>
              <w:t>V</w:t>
            </w:r>
          </w:p>
          <w:p w:rsidR="00EE5552" w:rsidRPr="00F876D9" w:rsidRDefault="00911A69" w:rsidP="00752031">
            <w:pPr>
              <w:jc w:val="both"/>
              <w:rPr>
                <w:rFonts w:ascii="Arial" w:hAnsi="Arial" w:cs="Arial"/>
                <w:sz w:val="18"/>
                <w:szCs w:val="18"/>
                <w:lang w:eastAsia="zh-CN"/>
              </w:rPr>
            </w:pPr>
            <w:r w:rsidRPr="00F876D9">
              <w:rPr>
                <w:rFonts w:ascii="Arial" w:hAnsi="Arial" w:cs="Arial" w:hint="eastAsia"/>
                <w:sz w:val="18"/>
                <w:szCs w:val="18"/>
                <w:lang w:eastAsia="zh-CN"/>
              </w:rPr>
              <w:lastRenderedPageBreak/>
              <w:t>TYP@</w:t>
            </w:r>
            <w:r w:rsidR="00F876D9" w:rsidRPr="00F876D9">
              <w:rPr>
                <w:rFonts w:ascii="Arial" w:hAnsi="Arial" w:cs="Arial" w:hint="eastAsia"/>
                <w:sz w:val="18"/>
                <w:szCs w:val="18"/>
                <w:lang w:eastAsia="zh-CN"/>
              </w:rPr>
              <w:t>2.0</w:t>
            </w:r>
            <w:r w:rsidRPr="00F876D9">
              <w:rPr>
                <w:rFonts w:ascii="Arial" w:hAnsi="Arial" w:cs="Arial" w:hint="eastAsia"/>
                <w:sz w:val="18"/>
                <w:szCs w:val="18"/>
                <w:lang w:eastAsia="zh-CN"/>
              </w:rPr>
              <w:t>V</w:t>
            </w:r>
          </w:p>
        </w:tc>
      </w:tr>
      <w:tr w:rsidR="00EE5552" w:rsidRPr="00E01285" w:rsidTr="00752031">
        <w:trPr>
          <w:cantSplit/>
          <w:trHeight w:val="318"/>
        </w:trPr>
        <w:tc>
          <w:tcPr>
            <w:tcW w:w="697" w:type="dxa"/>
            <w:vMerge/>
            <w:shd w:val="clear" w:color="auto" w:fill="auto"/>
            <w:vAlign w:val="center"/>
          </w:tcPr>
          <w:p w:rsidR="00EE5552" w:rsidRPr="00E01285" w:rsidRDefault="00EE5552" w:rsidP="00752031">
            <w:pPr>
              <w:ind w:firstLineChars="50" w:firstLine="90"/>
              <w:jc w:val="both"/>
              <w:rPr>
                <w:rFonts w:ascii="Arial" w:hAnsi="Arial" w:cs="Arial" w:hint="eastAsia"/>
                <w:sz w:val="18"/>
                <w:szCs w:val="18"/>
                <w:lang w:eastAsia="zh-CN"/>
              </w:rPr>
            </w:pPr>
          </w:p>
        </w:tc>
        <w:tc>
          <w:tcPr>
            <w:tcW w:w="1032" w:type="dxa"/>
            <w:vMerge/>
          </w:tcPr>
          <w:p w:rsidR="00EE5552" w:rsidRPr="00F876D9" w:rsidRDefault="00EE5552" w:rsidP="00752031">
            <w:pPr>
              <w:jc w:val="both"/>
              <w:rPr>
                <w:rFonts w:ascii="Arial" w:hAnsi="Arial" w:cs="Arial" w:hint="eastAsia"/>
                <w:sz w:val="18"/>
                <w:szCs w:val="18"/>
                <w:lang w:eastAsia="zh-CN"/>
              </w:rPr>
            </w:pPr>
          </w:p>
        </w:tc>
        <w:tc>
          <w:tcPr>
            <w:tcW w:w="1701" w:type="dxa"/>
            <w:vMerge/>
            <w:vAlign w:val="center"/>
          </w:tcPr>
          <w:p w:rsidR="00EE5552" w:rsidRPr="00753BF7" w:rsidRDefault="00EE5552" w:rsidP="00752031">
            <w:pPr>
              <w:jc w:val="both"/>
              <w:rPr>
                <w:rFonts w:ascii="Arial" w:hAnsi="Arial" w:cs="Arial" w:hint="eastAsia"/>
                <w:sz w:val="18"/>
                <w:szCs w:val="18"/>
                <w:lang w:eastAsia="zh-CN"/>
              </w:rPr>
            </w:pPr>
          </w:p>
        </w:tc>
        <w:tc>
          <w:tcPr>
            <w:tcW w:w="1134" w:type="dxa"/>
            <w:vMerge/>
            <w:vAlign w:val="center"/>
          </w:tcPr>
          <w:p w:rsidR="00EE5552" w:rsidRPr="00753BF7" w:rsidRDefault="00EE5552" w:rsidP="00752031">
            <w:pPr>
              <w:jc w:val="center"/>
              <w:rPr>
                <w:rFonts w:ascii="Arial" w:hAnsi="Arial" w:cs="Arial" w:hint="eastAsia"/>
                <w:sz w:val="18"/>
                <w:szCs w:val="18"/>
                <w:lang w:eastAsia="zh-CN"/>
              </w:rPr>
            </w:pPr>
          </w:p>
        </w:tc>
        <w:tc>
          <w:tcPr>
            <w:tcW w:w="709" w:type="dxa"/>
            <w:vMerge/>
            <w:shd w:val="clear" w:color="auto" w:fill="auto"/>
            <w:vAlign w:val="center"/>
          </w:tcPr>
          <w:p w:rsidR="00EE5552" w:rsidRPr="00E01285" w:rsidRDefault="00EE5552" w:rsidP="00752031">
            <w:pPr>
              <w:ind w:firstLineChars="50" w:firstLine="90"/>
              <w:jc w:val="both"/>
              <w:rPr>
                <w:rFonts w:ascii="Arial" w:hAnsi="Arial" w:cs="Arial"/>
                <w:sz w:val="18"/>
                <w:szCs w:val="18"/>
                <w:lang w:eastAsia="zh-CN"/>
              </w:rPr>
            </w:pPr>
          </w:p>
        </w:tc>
        <w:tc>
          <w:tcPr>
            <w:tcW w:w="1134" w:type="dxa"/>
            <w:tcBorders>
              <w:top w:val="single" w:sz="4" w:space="0" w:color="auto"/>
              <w:bottom w:val="single" w:sz="4" w:space="0" w:color="auto"/>
            </w:tcBorders>
            <w:shd w:val="clear" w:color="auto" w:fill="auto"/>
            <w:vAlign w:val="center"/>
          </w:tcPr>
          <w:p w:rsidR="00EE5552" w:rsidRPr="00F876D9" w:rsidRDefault="00590480" w:rsidP="00752031">
            <w:pPr>
              <w:jc w:val="center"/>
              <w:rPr>
                <w:rFonts w:ascii="Arial" w:hAnsi="Arial" w:cs="Arial"/>
                <w:sz w:val="18"/>
                <w:szCs w:val="18"/>
                <w:lang w:eastAsia="zh-CN"/>
              </w:rPr>
            </w:pPr>
            <w:r w:rsidRPr="00F876D9">
              <w:rPr>
                <w:rFonts w:ascii="Arial" w:hAnsi="Arial" w:cs="Arial" w:hint="eastAsia"/>
                <w:sz w:val="18"/>
                <w:szCs w:val="18"/>
                <w:lang w:eastAsia="zh-CN"/>
              </w:rPr>
              <w:t>F319</w:t>
            </w:r>
          </w:p>
        </w:tc>
        <w:tc>
          <w:tcPr>
            <w:tcW w:w="1523" w:type="dxa"/>
          </w:tcPr>
          <w:p w:rsidR="00EE5552" w:rsidRPr="00F876D9" w:rsidRDefault="00EE5552" w:rsidP="00752031">
            <w:pPr>
              <w:jc w:val="both"/>
              <w:rPr>
                <w:rFonts w:ascii="Arial" w:hAnsi="Arial" w:cs="Arial" w:hint="eastAsia"/>
                <w:sz w:val="18"/>
                <w:szCs w:val="18"/>
                <w:lang w:eastAsia="zh-CN"/>
              </w:rPr>
            </w:pPr>
            <w:r w:rsidRPr="00F876D9">
              <w:rPr>
                <w:rFonts w:ascii="Arial" w:hAnsi="Arial" w:cs="Arial" w:hint="eastAsia"/>
                <w:sz w:val="18"/>
                <w:szCs w:val="18"/>
                <w:lang w:eastAsia="zh-CN"/>
              </w:rPr>
              <w:t>TOP</w:t>
            </w:r>
          </w:p>
        </w:tc>
        <w:tc>
          <w:tcPr>
            <w:tcW w:w="1523" w:type="dxa"/>
            <w:vMerge/>
            <w:shd w:val="clear" w:color="auto" w:fill="auto"/>
            <w:vAlign w:val="center"/>
          </w:tcPr>
          <w:p w:rsidR="00EE5552" w:rsidRPr="00F876D9" w:rsidRDefault="00EE5552" w:rsidP="00752031">
            <w:pPr>
              <w:jc w:val="both"/>
              <w:rPr>
                <w:rFonts w:ascii="Arial" w:hAnsi="Arial" w:cs="Arial" w:hint="eastAsia"/>
                <w:sz w:val="18"/>
                <w:szCs w:val="18"/>
                <w:lang w:eastAsia="zh-CN"/>
              </w:rPr>
            </w:pPr>
          </w:p>
        </w:tc>
      </w:tr>
      <w:tr w:rsidR="00EE5552" w:rsidRPr="00E01285" w:rsidTr="00752031">
        <w:trPr>
          <w:cantSplit/>
          <w:trHeight w:val="176"/>
        </w:trPr>
        <w:tc>
          <w:tcPr>
            <w:tcW w:w="697" w:type="dxa"/>
            <w:vMerge w:val="restart"/>
            <w:tcBorders>
              <w:top w:val="single" w:sz="4" w:space="0" w:color="auto"/>
            </w:tcBorders>
            <w:shd w:val="clear" w:color="auto" w:fill="auto"/>
            <w:vAlign w:val="center"/>
          </w:tcPr>
          <w:p w:rsidR="00EE5552" w:rsidRPr="00E01285" w:rsidRDefault="00EE5552" w:rsidP="00752031">
            <w:pPr>
              <w:ind w:firstLineChars="50" w:firstLine="90"/>
              <w:jc w:val="both"/>
              <w:rPr>
                <w:rFonts w:ascii="Arial" w:hAnsi="Arial" w:cs="Arial" w:hint="eastAsia"/>
                <w:sz w:val="18"/>
                <w:szCs w:val="18"/>
                <w:lang w:eastAsia="zh-CN"/>
              </w:rPr>
            </w:pPr>
            <w:r w:rsidRPr="00E01285">
              <w:rPr>
                <w:rFonts w:ascii="Arial" w:hAnsi="Arial" w:cs="Arial" w:hint="eastAsia"/>
                <w:sz w:val="18"/>
                <w:szCs w:val="18"/>
                <w:lang w:eastAsia="zh-CN"/>
              </w:rPr>
              <w:lastRenderedPageBreak/>
              <w:t>1</w:t>
            </w:r>
          </w:p>
        </w:tc>
        <w:tc>
          <w:tcPr>
            <w:tcW w:w="1032" w:type="dxa"/>
            <w:vMerge w:val="restart"/>
            <w:tcBorders>
              <w:top w:val="single" w:sz="4" w:space="0" w:color="auto"/>
            </w:tcBorders>
          </w:tcPr>
          <w:p w:rsidR="00EE5552" w:rsidRPr="00F876D9" w:rsidRDefault="003879D7" w:rsidP="00752031">
            <w:pPr>
              <w:rPr>
                <w:rFonts w:ascii="Arial" w:hAnsi="Arial" w:cs="Arial" w:hint="eastAsia"/>
                <w:sz w:val="18"/>
                <w:szCs w:val="18"/>
                <w:lang w:eastAsia="zh-CN"/>
              </w:rPr>
            </w:pPr>
            <w:r w:rsidRPr="00F876D9">
              <w:rPr>
                <w:rFonts w:ascii="Arial" w:hAnsi="Arial" w:cs="Arial" w:hint="eastAsia"/>
                <w:sz w:val="18"/>
                <w:szCs w:val="18"/>
                <w:lang w:eastAsia="zh-CN"/>
              </w:rPr>
              <w:t>D</w:t>
            </w:r>
            <w:r w:rsidR="005C7420" w:rsidRPr="00F876D9">
              <w:rPr>
                <w:rFonts w:ascii="Arial" w:hAnsi="Arial" w:cs="Arial" w:hint="eastAsia"/>
                <w:sz w:val="18"/>
                <w:szCs w:val="18"/>
                <w:lang w:eastAsia="zh-CN"/>
              </w:rPr>
              <w:t>301</w:t>
            </w:r>
          </w:p>
        </w:tc>
        <w:tc>
          <w:tcPr>
            <w:tcW w:w="1701" w:type="dxa"/>
            <w:vMerge w:val="restart"/>
            <w:tcBorders>
              <w:top w:val="single" w:sz="4" w:space="0" w:color="auto"/>
            </w:tcBorders>
          </w:tcPr>
          <w:p w:rsidR="00EE5552" w:rsidRPr="00753BF7" w:rsidRDefault="00D33597" w:rsidP="00752031">
            <w:pPr>
              <w:rPr>
                <w:sz w:val="18"/>
                <w:szCs w:val="18"/>
              </w:rPr>
            </w:pPr>
            <w:r w:rsidRPr="00753BF7">
              <w:rPr>
                <w:rFonts w:ascii="Arial" w:hAnsi="Arial" w:cs="Arial"/>
                <w:sz w:val="18"/>
                <w:szCs w:val="18"/>
                <w:lang w:eastAsia="zh-CN"/>
              </w:rPr>
              <w:t>TractionBatteryCharging</w:t>
            </w:r>
          </w:p>
        </w:tc>
        <w:tc>
          <w:tcPr>
            <w:tcW w:w="1134" w:type="dxa"/>
            <w:vMerge w:val="restart"/>
            <w:tcBorders>
              <w:top w:val="single" w:sz="4" w:space="0" w:color="auto"/>
            </w:tcBorders>
            <w:vAlign w:val="center"/>
          </w:tcPr>
          <w:p w:rsidR="00EE5552" w:rsidRPr="00753BF7" w:rsidRDefault="005C7420" w:rsidP="00752031">
            <w:pPr>
              <w:jc w:val="center"/>
              <w:rPr>
                <w:rFonts w:ascii="Arial" w:hAnsi="Arial" w:cs="Arial"/>
                <w:sz w:val="18"/>
                <w:szCs w:val="18"/>
              </w:rPr>
            </w:pPr>
            <w:r>
              <w:rPr>
                <w:rFonts w:ascii="Arial" w:hAnsi="Arial" w:cs="Arial" w:hint="eastAsia"/>
                <w:sz w:val="18"/>
                <w:szCs w:val="18"/>
                <w:lang w:eastAsia="zh-CN"/>
              </w:rPr>
              <w:t>Yellow</w:t>
            </w:r>
          </w:p>
        </w:tc>
        <w:tc>
          <w:tcPr>
            <w:tcW w:w="709" w:type="dxa"/>
            <w:vMerge w:val="restart"/>
            <w:tcBorders>
              <w:top w:val="single" w:sz="4" w:space="0" w:color="auto"/>
            </w:tcBorders>
            <w:shd w:val="clear" w:color="auto" w:fill="auto"/>
            <w:vAlign w:val="center"/>
          </w:tcPr>
          <w:p w:rsidR="00EE5552" w:rsidRPr="00E01285" w:rsidRDefault="007B0D60" w:rsidP="00752031">
            <w:pPr>
              <w:ind w:firstLineChars="50" w:firstLine="100"/>
              <w:jc w:val="both"/>
              <w:rPr>
                <w:rFonts w:ascii="Arial" w:hAnsi="Arial" w:cs="Arial"/>
                <w:sz w:val="18"/>
                <w:szCs w:val="18"/>
                <w:lang w:eastAsia="zh-CN"/>
              </w:rPr>
            </w:pPr>
            <w:r w:rsidRPr="00DA7708">
              <w:rPr>
                <w:noProof/>
                <w:lang w:eastAsia="zh-CN"/>
              </w:rPr>
              <w:pict>
                <v:shape id="Picture 25" o:spid="_x0000_i1035" type="#_x0000_t75" style="width:18.25pt;height:17.2pt;flip:x;visibility:visible">
                  <v:imagedata r:id="rId16" o:title=""/>
                </v:shape>
              </w:pict>
            </w:r>
          </w:p>
        </w:tc>
        <w:tc>
          <w:tcPr>
            <w:tcW w:w="1134" w:type="dxa"/>
            <w:tcBorders>
              <w:top w:val="single" w:sz="4" w:space="0" w:color="auto"/>
              <w:bottom w:val="single" w:sz="4" w:space="0" w:color="auto"/>
            </w:tcBorders>
            <w:shd w:val="clear" w:color="auto" w:fill="auto"/>
            <w:vAlign w:val="center"/>
          </w:tcPr>
          <w:p w:rsidR="00EE5552" w:rsidRPr="00F876D9" w:rsidRDefault="00590480" w:rsidP="00752031">
            <w:pPr>
              <w:jc w:val="center"/>
              <w:rPr>
                <w:rFonts w:ascii="Arial" w:hAnsi="Arial" w:cs="Arial"/>
                <w:sz w:val="18"/>
                <w:szCs w:val="18"/>
                <w:lang w:eastAsia="zh-CN"/>
              </w:rPr>
            </w:pPr>
            <w:r w:rsidRPr="00F876D9">
              <w:rPr>
                <w:rFonts w:ascii="Arial" w:hAnsi="Arial" w:cs="Arial" w:hint="eastAsia"/>
                <w:sz w:val="18"/>
                <w:szCs w:val="18"/>
                <w:lang w:eastAsia="zh-CN"/>
              </w:rPr>
              <w:t>F308</w:t>
            </w:r>
          </w:p>
        </w:tc>
        <w:tc>
          <w:tcPr>
            <w:tcW w:w="1523" w:type="dxa"/>
            <w:tcBorders>
              <w:top w:val="single" w:sz="4" w:space="0" w:color="auto"/>
            </w:tcBorders>
          </w:tcPr>
          <w:p w:rsidR="00EE5552" w:rsidRPr="00F876D9" w:rsidRDefault="00EE5552" w:rsidP="00752031">
            <w:pPr>
              <w:jc w:val="both"/>
              <w:rPr>
                <w:rFonts w:ascii="Arial" w:hAnsi="Arial" w:cs="Arial" w:hint="eastAsia"/>
                <w:sz w:val="18"/>
                <w:szCs w:val="18"/>
                <w:lang w:eastAsia="zh-CN"/>
              </w:rPr>
            </w:pPr>
            <w:r w:rsidRPr="00F876D9">
              <w:rPr>
                <w:rFonts w:ascii="Arial" w:hAnsi="Arial" w:cs="Arial" w:hint="eastAsia"/>
                <w:sz w:val="18"/>
                <w:szCs w:val="18"/>
                <w:lang w:eastAsia="zh-CN"/>
              </w:rPr>
              <w:t>TOP</w:t>
            </w:r>
          </w:p>
        </w:tc>
        <w:tc>
          <w:tcPr>
            <w:tcW w:w="1523" w:type="dxa"/>
            <w:vMerge w:val="restart"/>
            <w:tcBorders>
              <w:top w:val="single" w:sz="4" w:space="0" w:color="auto"/>
            </w:tcBorders>
            <w:shd w:val="clear" w:color="auto" w:fill="auto"/>
            <w:vAlign w:val="center"/>
          </w:tcPr>
          <w:p w:rsidR="00911A69" w:rsidRPr="00F876D9" w:rsidRDefault="00F876D9" w:rsidP="00752031">
            <w:pPr>
              <w:ind w:firstLine="90"/>
              <w:jc w:val="both"/>
              <w:rPr>
                <w:rFonts w:ascii="Arial" w:hAnsi="Arial" w:cs="Arial" w:hint="eastAsia"/>
                <w:sz w:val="18"/>
                <w:szCs w:val="18"/>
                <w:lang w:eastAsia="zh-CN"/>
              </w:rPr>
            </w:pPr>
            <w:r w:rsidRPr="00F876D9">
              <w:rPr>
                <w:rFonts w:ascii="Arial" w:hAnsi="Arial" w:cs="Arial" w:hint="eastAsia"/>
                <w:sz w:val="18"/>
                <w:szCs w:val="18"/>
                <w:lang w:eastAsia="zh-CN"/>
              </w:rPr>
              <w:t>1.9</w:t>
            </w:r>
            <w:r w:rsidR="00911A69" w:rsidRPr="00F876D9">
              <w:rPr>
                <w:rFonts w:ascii="Arial" w:hAnsi="Arial" w:cs="Arial" w:hint="eastAsia"/>
                <w:sz w:val="18"/>
                <w:szCs w:val="18"/>
                <w:lang w:eastAsia="zh-CN"/>
              </w:rPr>
              <w:t>V~</w:t>
            </w:r>
            <w:r w:rsidRPr="00F876D9">
              <w:rPr>
                <w:rFonts w:ascii="Arial" w:hAnsi="Arial" w:cs="Arial" w:hint="eastAsia"/>
                <w:sz w:val="18"/>
                <w:szCs w:val="18"/>
                <w:lang w:eastAsia="zh-CN"/>
              </w:rPr>
              <w:t>2.4</w:t>
            </w:r>
            <w:r w:rsidR="00911A69" w:rsidRPr="00F876D9">
              <w:rPr>
                <w:rFonts w:ascii="Arial" w:hAnsi="Arial" w:cs="Arial" w:hint="eastAsia"/>
                <w:sz w:val="18"/>
                <w:szCs w:val="18"/>
                <w:lang w:eastAsia="zh-CN"/>
              </w:rPr>
              <w:t>V</w:t>
            </w:r>
          </w:p>
          <w:p w:rsidR="00EE5552" w:rsidRPr="00F876D9" w:rsidRDefault="00911A69" w:rsidP="00752031">
            <w:pPr>
              <w:jc w:val="both"/>
              <w:rPr>
                <w:rFonts w:ascii="Arial" w:hAnsi="Arial" w:cs="Arial"/>
                <w:sz w:val="18"/>
                <w:szCs w:val="18"/>
                <w:lang w:eastAsia="zh-CN"/>
              </w:rPr>
            </w:pPr>
            <w:r w:rsidRPr="00F876D9">
              <w:rPr>
                <w:rFonts w:ascii="Arial" w:hAnsi="Arial" w:cs="Arial" w:hint="eastAsia"/>
                <w:sz w:val="18"/>
                <w:szCs w:val="18"/>
                <w:lang w:eastAsia="zh-CN"/>
              </w:rPr>
              <w:t>TYP@</w:t>
            </w:r>
            <w:r w:rsidR="00F876D9" w:rsidRPr="00F876D9">
              <w:rPr>
                <w:rFonts w:ascii="Arial" w:hAnsi="Arial" w:cs="Arial" w:hint="eastAsia"/>
                <w:sz w:val="18"/>
                <w:szCs w:val="18"/>
                <w:lang w:eastAsia="zh-CN"/>
              </w:rPr>
              <w:t>2</w:t>
            </w:r>
            <w:r w:rsidRPr="00F876D9">
              <w:rPr>
                <w:rFonts w:ascii="Arial" w:hAnsi="Arial" w:cs="Arial" w:hint="eastAsia"/>
                <w:sz w:val="18"/>
                <w:szCs w:val="18"/>
                <w:lang w:eastAsia="zh-CN"/>
              </w:rPr>
              <w:t>.0V</w:t>
            </w:r>
          </w:p>
        </w:tc>
      </w:tr>
      <w:tr w:rsidR="00EE5552" w:rsidRPr="00E01285" w:rsidTr="00752031">
        <w:trPr>
          <w:cantSplit/>
          <w:trHeight w:val="175"/>
        </w:trPr>
        <w:tc>
          <w:tcPr>
            <w:tcW w:w="697" w:type="dxa"/>
            <w:vMerge/>
            <w:shd w:val="clear" w:color="auto" w:fill="auto"/>
            <w:vAlign w:val="center"/>
          </w:tcPr>
          <w:p w:rsidR="00EE5552" w:rsidRPr="00E01285" w:rsidRDefault="00EE5552" w:rsidP="00752031">
            <w:pPr>
              <w:ind w:firstLineChars="50" w:firstLine="90"/>
              <w:jc w:val="both"/>
              <w:rPr>
                <w:rFonts w:ascii="Arial" w:hAnsi="Arial" w:cs="Arial" w:hint="eastAsia"/>
                <w:sz w:val="18"/>
                <w:szCs w:val="18"/>
                <w:lang w:eastAsia="zh-CN"/>
              </w:rPr>
            </w:pPr>
          </w:p>
        </w:tc>
        <w:tc>
          <w:tcPr>
            <w:tcW w:w="1032" w:type="dxa"/>
            <w:vMerge/>
          </w:tcPr>
          <w:p w:rsidR="00EE5552" w:rsidRPr="00F876D9" w:rsidRDefault="00EE5552" w:rsidP="00752031">
            <w:pPr>
              <w:rPr>
                <w:rFonts w:ascii="Arial" w:hAnsi="Arial" w:cs="Arial" w:hint="eastAsia"/>
                <w:sz w:val="18"/>
                <w:szCs w:val="18"/>
                <w:lang w:eastAsia="zh-CN"/>
              </w:rPr>
            </w:pPr>
          </w:p>
        </w:tc>
        <w:tc>
          <w:tcPr>
            <w:tcW w:w="1701" w:type="dxa"/>
            <w:vMerge/>
          </w:tcPr>
          <w:p w:rsidR="00EE5552" w:rsidRPr="00753BF7" w:rsidRDefault="00EE5552" w:rsidP="00752031">
            <w:pPr>
              <w:rPr>
                <w:rFonts w:ascii="Arial" w:hAnsi="Arial" w:cs="Arial" w:hint="eastAsia"/>
                <w:sz w:val="18"/>
                <w:szCs w:val="18"/>
                <w:lang w:eastAsia="zh-CN"/>
              </w:rPr>
            </w:pPr>
          </w:p>
        </w:tc>
        <w:tc>
          <w:tcPr>
            <w:tcW w:w="1134" w:type="dxa"/>
            <w:vMerge/>
            <w:vAlign w:val="center"/>
          </w:tcPr>
          <w:p w:rsidR="00EE5552" w:rsidRPr="00753BF7" w:rsidRDefault="00EE5552" w:rsidP="00752031">
            <w:pPr>
              <w:jc w:val="center"/>
              <w:rPr>
                <w:rFonts w:ascii="Arial" w:hAnsi="Arial" w:cs="Arial" w:hint="eastAsia"/>
                <w:sz w:val="18"/>
                <w:szCs w:val="18"/>
                <w:lang w:eastAsia="zh-CN"/>
              </w:rPr>
            </w:pPr>
          </w:p>
        </w:tc>
        <w:tc>
          <w:tcPr>
            <w:tcW w:w="709" w:type="dxa"/>
            <w:vMerge/>
            <w:shd w:val="clear" w:color="auto" w:fill="auto"/>
            <w:vAlign w:val="center"/>
          </w:tcPr>
          <w:p w:rsidR="00EE5552" w:rsidRPr="00E01285" w:rsidRDefault="00EE5552" w:rsidP="00752031">
            <w:pPr>
              <w:ind w:firstLineChars="50" w:firstLine="90"/>
              <w:jc w:val="both"/>
              <w:rPr>
                <w:rFonts w:ascii="Arial" w:hAnsi="Arial" w:cs="Arial"/>
                <w:sz w:val="18"/>
                <w:szCs w:val="18"/>
                <w:lang w:eastAsia="zh-CN"/>
              </w:rPr>
            </w:pPr>
          </w:p>
        </w:tc>
        <w:tc>
          <w:tcPr>
            <w:tcW w:w="1134" w:type="dxa"/>
            <w:tcBorders>
              <w:top w:val="single" w:sz="4" w:space="0" w:color="auto"/>
              <w:bottom w:val="single" w:sz="4" w:space="0" w:color="auto"/>
            </w:tcBorders>
            <w:shd w:val="clear" w:color="auto" w:fill="auto"/>
            <w:vAlign w:val="center"/>
          </w:tcPr>
          <w:p w:rsidR="00EE5552" w:rsidRPr="00F876D9" w:rsidRDefault="00590480" w:rsidP="00752031">
            <w:pPr>
              <w:jc w:val="center"/>
              <w:rPr>
                <w:rFonts w:ascii="Arial" w:hAnsi="Arial" w:cs="Arial"/>
                <w:sz w:val="18"/>
                <w:szCs w:val="18"/>
                <w:lang w:eastAsia="zh-CN"/>
              </w:rPr>
            </w:pPr>
            <w:r w:rsidRPr="00F876D9">
              <w:rPr>
                <w:rFonts w:ascii="Arial" w:hAnsi="Arial" w:cs="Arial" w:hint="eastAsia"/>
                <w:sz w:val="18"/>
                <w:szCs w:val="18"/>
                <w:lang w:eastAsia="zh-CN"/>
              </w:rPr>
              <w:t>F320</w:t>
            </w:r>
          </w:p>
        </w:tc>
        <w:tc>
          <w:tcPr>
            <w:tcW w:w="1523" w:type="dxa"/>
          </w:tcPr>
          <w:p w:rsidR="00EE5552" w:rsidRPr="00F876D9" w:rsidRDefault="00EE5552" w:rsidP="00752031">
            <w:pPr>
              <w:jc w:val="both"/>
              <w:rPr>
                <w:rFonts w:ascii="Arial" w:hAnsi="Arial" w:cs="Arial" w:hint="eastAsia"/>
                <w:sz w:val="18"/>
                <w:szCs w:val="18"/>
                <w:lang w:eastAsia="zh-CN"/>
              </w:rPr>
            </w:pPr>
            <w:r w:rsidRPr="00F876D9">
              <w:rPr>
                <w:rFonts w:ascii="Arial" w:hAnsi="Arial" w:cs="Arial" w:hint="eastAsia"/>
                <w:sz w:val="18"/>
                <w:szCs w:val="18"/>
                <w:lang w:eastAsia="zh-CN"/>
              </w:rPr>
              <w:t>TOP</w:t>
            </w:r>
          </w:p>
        </w:tc>
        <w:tc>
          <w:tcPr>
            <w:tcW w:w="1523" w:type="dxa"/>
            <w:vMerge/>
            <w:shd w:val="clear" w:color="auto" w:fill="auto"/>
            <w:vAlign w:val="center"/>
          </w:tcPr>
          <w:p w:rsidR="00EE5552" w:rsidRPr="00F876D9" w:rsidRDefault="00EE5552" w:rsidP="00752031">
            <w:pPr>
              <w:jc w:val="both"/>
              <w:rPr>
                <w:rFonts w:ascii="Arial" w:hAnsi="Arial" w:cs="Arial" w:hint="eastAsia"/>
                <w:sz w:val="18"/>
                <w:szCs w:val="18"/>
                <w:lang w:eastAsia="zh-CN"/>
              </w:rPr>
            </w:pPr>
          </w:p>
        </w:tc>
      </w:tr>
      <w:tr w:rsidR="00E17AED" w:rsidRPr="00E01285" w:rsidTr="00752031">
        <w:trPr>
          <w:cantSplit/>
          <w:trHeight w:val="176"/>
        </w:trPr>
        <w:tc>
          <w:tcPr>
            <w:tcW w:w="697" w:type="dxa"/>
            <w:vMerge w:val="restart"/>
            <w:tcBorders>
              <w:top w:val="single" w:sz="4" w:space="0" w:color="auto"/>
            </w:tcBorders>
            <w:shd w:val="clear" w:color="auto" w:fill="auto"/>
            <w:vAlign w:val="center"/>
          </w:tcPr>
          <w:p w:rsidR="00E17AED" w:rsidRPr="00E01285" w:rsidRDefault="00E17AED" w:rsidP="00752031">
            <w:pPr>
              <w:ind w:firstLineChars="50" w:firstLine="90"/>
              <w:jc w:val="both"/>
              <w:rPr>
                <w:rFonts w:ascii="Arial" w:hAnsi="Arial" w:cs="Arial" w:hint="eastAsia"/>
                <w:sz w:val="18"/>
                <w:szCs w:val="18"/>
                <w:lang w:eastAsia="zh-CN"/>
              </w:rPr>
            </w:pPr>
            <w:r w:rsidRPr="00E01285">
              <w:rPr>
                <w:rFonts w:ascii="Arial" w:hAnsi="Arial" w:cs="Arial" w:hint="eastAsia"/>
                <w:sz w:val="18"/>
                <w:szCs w:val="18"/>
                <w:lang w:eastAsia="zh-CN"/>
              </w:rPr>
              <w:t>2</w:t>
            </w:r>
          </w:p>
        </w:tc>
        <w:tc>
          <w:tcPr>
            <w:tcW w:w="1032" w:type="dxa"/>
            <w:vMerge w:val="restart"/>
            <w:tcBorders>
              <w:top w:val="single" w:sz="4" w:space="0" w:color="auto"/>
            </w:tcBorders>
          </w:tcPr>
          <w:p w:rsidR="00E17AED" w:rsidRPr="00F876D9" w:rsidRDefault="003879D7" w:rsidP="00752031">
            <w:pPr>
              <w:rPr>
                <w:rFonts w:ascii="Arial" w:hAnsi="Arial" w:cs="Arial" w:hint="eastAsia"/>
                <w:sz w:val="18"/>
                <w:szCs w:val="18"/>
                <w:lang w:eastAsia="zh-CN"/>
              </w:rPr>
            </w:pPr>
            <w:r w:rsidRPr="00F876D9">
              <w:rPr>
                <w:rFonts w:ascii="Arial" w:hAnsi="Arial" w:cs="Arial" w:hint="eastAsia"/>
                <w:sz w:val="18"/>
                <w:szCs w:val="18"/>
                <w:lang w:eastAsia="zh-CN"/>
              </w:rPr>
              <w:t>D</w:t>
            </w:r>
            <w:r w:rsidR="005C7420" w:rsidRPr="00F876D9">
              <w:rPr>
                <w:rFonts w:ascii="Arial" w:hAnsi="Arial" w:cs="Arial" w:hint="eastAsia"/>
                <w:sz w:val="18"/>
                <w:szCs w:val="18"/>
                <w:lang w:eastAsia="zh-CN"/>
              </w:rPr>
              <w:t>302</w:t>
            </w:r>
          </w:p>
        </w:tc>
        <w:tc>
          <w:tcPr>
            <w:tcW w:w="1701" w:type="dxa"/>
            <w:vMerge w:val="restart"/>
            <w:tcBorders>
              <w:top w:val="single" w:sz="4" w:space="0" w:color="auto"/>
            </w:tcBorders>
          </w:tcPr>
          <w:p w:rsidR="00E17AED" w:rsidRPr="00753BF7" w:rsidRDefault="00D33597" w:rsidP="00752031">
            <w:pPr>
              <w:rPr>
                <w:sz w:val="18"/>
                <w:szCs w:val="18"/>
              </w:rPr>
            </w:pPr>
            <w:r w:rsidRPr="00753BF7">
              <w:rPr>
                <w:rFonts w:ascii="Arial" w:hAnsi="Arial" w:cs="Arial"/>
                <w:sz w:val="18"/>
                <w:szCs w:val="18"/>
                <w:lang w:eastAsia="zh-CN"/>
              </w:rPr>
              <w:t>DriverBelt</w:t>
            </w:r>
          </w:p>
        </w:tc>
        <w:tc>
          <w:tcPr>
            <w:tcW w:w="1134" w:type="dxa"/>
            <w:vMerge w:val="restart"/>
            <w:tcBorders>
              <w:top w:val="single" w:sz="4" w:space="0" w:color="auto"/>
            </w:tcBorders>
            <w:vAlign w:val="center"/>
          </w:tcPr>
          <w:p w:rsidR="00E17AED" w:rsidRPr="00753BF7" w:rsidRDefault="00E335F5" w:rsidP="00752031">
            <w:pPr>
              <w:jc w:val="center"/>
              <w:rPr>
                <w:rFonts w:ascii="Arial" w:hAnsi="Arial" w:cs="Arial"/>
                <w:sz w:val="18"/>
                <w:szCs w:val="18"/>
              </w:rPr>
            </w:pPr>
            <w:r w:rsidRPr="00753BF7">
              <w:rPr>
                <w:rFonts w:ascii="Arial" w:hAnsi="Arial" w:cs="Arial" w:hint="eastAsia"/>
                <w:sz w:val="18"/>
                <w:szCs w:val="18"/>
                <w:lang w:eastAsia="zh-CN"/>
              </w:rPr>
              <w:t>Red</w:t>
            </w:r>
          </w:p>
        </w:tc>
        <w:tc>
          <w:tcPr>
            <w:tcW w:w="709" w:type="dxa"/>
            <w:vMerge w:val="restart"/>
            <w:tcBorders>
              <w:top w:val="single" w:sz="4" w:space="0" w:color="auto"/>
            </w:tcBorders>
            <w:shd w:val="clear" w:color="auto" w:fill="auto"/>
            <w:vAlign w:val="center"/>
          </w:tcPr>
          <w:p w:rsidR="00E17AED" w:rsidRPr="00E01285" w:rsidRDefault="007B0D60" w:rsidP="00752031">
            <w:pPr>
              <w:ind w:firstLineChars="50" w:firstLine="100"/>
              <w:jc w:val="both"/>
              <w:rPr>
                <w:rFonts w:ascii="Arial" w:hAnsi="Arial" w:cs="Arial"/>
                <w:sz w:val="18"/>
                <w:szCs w:val="18"/>
                <w:lang w:eastAsia="zh-CN"/>
              </w:rPr>
            </w:pPr>
            <w:r w:rsidRPr="00DA7708">
              <w:rPr>
                <w:noProof/>
                <w:lang w:eastAsia="zh-CN"/>
              </w:rPr>
              <w:pict>
                <v:shape id="Picture 5" o:spid="_x0000_i1036" type="#_x0000_t75" style="width:21.5pt;height:21.5pt;visibility:visible">
                  <v:imagedata r:id="rId17" o:title=""/>
                </v:shape>
              </w:pict>
            </w:r>
          </w:p>
        </w:tc>
        <w:tc>
          <w:tcPr>
            <w:tcW w:w="1134" w:type="dxa"/>
            <w:tcBorders>
              <w:top w:val="single" w:sz="4" w:space="0" w:color="auto"/>
              <w:bottom w:val="single" w:sz="4" w:space="0" w:color="auto"/>
            </w:tcBorders>
            <w:shd w:val="clear" w:color="auto" w:fill="auto"/>
            <w:vAlign w:val="center"/>
          </w:tcPr>
          <w:p w:rsidR="00E17AED" w:rsidRPr="00F876D9" w:rsidRDefault="00590480" w:rsidP="00752031">
            <w:pPr>
              <w:jc w:val="center"/>
              <w:rPr>
                <w:rFonts w:ascii="Arial" w:hAnsi="Arial" w:cs="Arial"/>
                <w:sz w:val="18"/>
                <w:szCs w:val="18"/>
                <w:lang w:eastAsia="zh-CN"/>
              </w:rPr>
            </w:pPr>
            <w:r w:rsidRPr="00F876D9">
              <w:rPr>
                <w:rFonts w:ascii="Arial" w:hAnsi="Arial" w:cs="Arial" w:hint="eastAsia"/>
                <w:sz w:val="18"/>
                <w:szCs w:val="18"/>
                <w:lang w:eastAsia="zh-CN"/>
              </w:rPr>
              <w:t>F309</w:t>
            </w:r>
          </w:p>
        </w:tc>
        <w:tc>
          <w:tcPr>
            <w:tcW w:w="1523" w:type="dxa"/>
            <w:tcBorders>
              <w:top w:val="single" w:sz="4" w:space="0" w:color="auto"/>
            </w:tcBorders>
          </w:tcPr>
          <w:p w:rsidR="00E17AED" w:rsidRPr="00F876D9" w:rsidRDefault="00E17AED" w:rsidP="00752031">
            <w:r w:rsidRPr="00F876D9">
              <w:rPr>
                <w:rFonts w:ascii="Arial" w:hAnsi="Arial" w:cs="Arial" w:hint="eastAsia"/>
                <w:sz w:val="18"/>
                <w:szCs w:val="18"/>
                <w:lang w:eastAsia="zh-CN"/>
              </w:rPr>
              <w:t>TOP</w:t>
            </w:r>
          </w:p>
        </w:tc>
        <w:tc>
          <w:tcPr>
            <w:tcW w:w="1523" w:type="dxa"/>
            <w:vMerge w:val="restart"/>
            <w:tcBorders>
              <w:top w:val="single" w:sz="4" w:space="0" w:color="auto"/>
            </w:tcBorders>
            <w:shd w:val="clear" w:color="auto" w:fill="auto"/>
            <w:vAlign w:val="center"/>
          </w:tcPr>
          <w:p w:rsidR="00F876D9" w:rsidRPr="00F876D9" w:rsidRDefault="00F876D9" w:rsidP="00752031">
            <w:pPr>
              <w:ind w:firstLine="90"/>
              <w:jc w:val="both"/>
              <w:rPr>
                <w:rFonts w:ascii="Arial" w:hAnsi="Arial" w:cs="Arial" w:hint="eastAsia"/>
                <w:sz w:val="18"/>
                <w:szCs w:val="18"/>
                <w:lang w:eastAsia="zh-CN"/>
              </w:rPr>
            </w:pPr>
            <w:r w:rsidRPr="00F876D9">
              <w:rPr>
                <w:rFonts w:ascii="Arial" w:hAnsi="Arial" w:cs="Arial" w:hint="eastAsia"/>
                <w:sz w:val="18"/>
                <w:szCs w:val="18"/>
                <w:lang w:eastAsia="zh-CN"/>
              </w:rPr>
              <w:t>1.8V~2.3V</w:t>
            </w:r>
          </w:p>
          <w:p w:rsidR="00E17AED" w:rsidRPr="00F876D9" w:rsidRDefault="00F876D9" w:rsidP="00752031">
            <w:pPr>
              <w:jc w:val="both"/>
              <w:rPr>
                <w:rFonts w:ascii="Arial" w:hAnsi="Arial" w:cs="Arial"/>
                <w:sz w:val="18"/>
                <w:szCs w:val="18"/>
                <w:lang w:eastAsia="zh-CN"/>
              </w:rPr>
            </w:pPr>
            <w:r w:rsidRPr="00F876D9">
              <w:rPr>
                <w:rFonts w:ascii="Arial" w:hAnsi="Arial" w:cs="Arial" w:hint="eastAsia"/>
                <w:sz w:val="18"/>
                <w:szCs w:val="18"/>
                <w:lang w:eastAsia="zh-CN"/>
              </w:rPr>
              <w:t>TYP@2.0V</w:t>
            </w:r>
          </w:p>
        </w:tc>
      </w:tr>
      <w:tr w:rsidR="00E17AED" w:rsidRPr="00E01285" w:rsidTr="00752031">
        <w:trPr>
          <w:cantSplit/>
          <w:trHeight w:val="474"/>
        </w:trPr>
        <w:tc>
          <w:tcPr>
            <w:tcW w:w="697" w:type="dxa"/>
            <w:vMerge/>
            <w:shd w:val="clear" w:color="auto" w:fill="auto"/>
            <w:vAlign w:val="center"/>
          </w:tcPr>
          <w:p w:rsidR="00E17AED" w:rsidRPr="00E01285" w:rsidRDefault="00E17AED" w:rsidP="00752031">
            <w:pPr>
              <w:ind w:firstLineChars="50" w:firstLine="90"/>
              <w:jc w:val="both"/>
              <w:rPr>
                <w:rFonts w:ascii="Arial" w:hAnsi="Arial" w:cs="Arial" w:hint="eastAsia"/>
                <w:sz w:val="18"/>
                <w:szCs w:val="18"/>
                <w:lang w:eastAsia="zh-CN"/>
              </w:rPr>
            </w:pPr>
          </w:p>
        </w:tc>
        <w:tc>
          <w:tcPr>
            <w:tcW w:w="1032" w:type="dxa"/>
            <w:vMerge/>
          </w:tcPr>
          <w:p w:rsidR="00E17AED" w:rsidRPr="00F876D9" w:rsidRDefault="00E17AED" w:rsidP="00752031">
            <w:pPr>
              <w:rPr>
                <w:rFonts w:ascii="Arial" w:hAnsi="Arial" w:cs="Arial" w:hint="eastAsia"/>
                <w:sz w:val="18"/>
                <w:szCs w:val="18"/>
                <w:lang w:eastAsia="zh-CN"/>
              </w:rPr>
            </w:pPr>
          </w:p>
        </w:tc>
        <w:tc>
          <w:tcPr>
            <w:tcW w:w="1701" w:type="dxa"/>
            <w:vMerge/>
          </w:tcPr>
          <w:p w:rsidR="00E17AED" w:rsidRPr="00753BF7" w:rsidRDefault="00E17AED" w:rsidP="00752031">
            <w:pPr>
              <w:rPr>
                <w:rFonts w:ascii="Arial" w:hAnsi="Arial" w:cs="Arial" w:hint="eastAsia"/>
                <w:sz w:val="18"/>
                <w:szCs w:val="18"/>
                <w:lang w:eastAsia="zh-CN"/>
              </w:rPr>
            </w:pPr>
          </w:p>
        </w:tc>
        <w:tc>
          <w:tcPr>
            <w:tcW w:w="1134" w:type="dxa"/>
            <w:vMerge/>
            <w:vAlign w:val="center"/>
          </w:tcPr>
          <w:p w:rsidR="00E17AED" w:rsidRPr="00753BF7" w:rsidRDefault="00E17AED" w:rsidP="00752031">
            <w:pPr>
              <w:jc w:val="center"/>
              <w:rPr>
                <w:rFonts w:ascii="Arial" w:hAnsi="Arial" w:cs="Arial" w:hint="eastAsia"/>
                <w:sz w:val="18"/>
                <w:szCs w:val="18"/>
                <w:lang w:eastAsia="zh-CN"/>
              </w:rPr>
            </w:pPr>
          </w:p>
        </w:tc>
        <w:tc>
          <w:tcPr>
            <w:tcW w:w="709" w:type="dxa"/>
            <w:vMerge/>
            <w:shd w:val="clear" w:color="auto" w:fill="auto"/>
            <w:vAlign w:val="center"/>
          </w:tcPr>
          <w:p w:rsidR="00E17AED" w:rsidRPr="00E01285" w:rsidRDefault="00E17AED" w:rsidP="00752031">
            <w:pPr>
              <w:ind w:firstLineChars="50" w:firstLine="90"/>
              <w:jc w:val="both"/>
              <w:rPr>
                <w:rFonts w:ascii="Arial" w:hAnsi="Arial" w:cs="Arial"/>
                <w:sz w:val="18"/>
                <w:szCs w:val="18"/>
                <w:lang w:eastAsia="zh-CN"/>
              </w:rPr>
            </w:pPr>
          </w:p>
        </w:tc>
        <w:tc>
          <w:tcPr>
            <w:tcW w:w="1134" w:type="dxa"/>
            <w:tcBorders>
              <w:top w:val="single" w:sz="4" w:space="0" w:color="auto"/>
              <w:bottom w:val="single" w:sz="4" w:space="0" w:color="auto"/>
            </w:tcBorders>
            <w:shd w:val="clear" w:color="auto" w:fill="auto"/>
            <w:vAlign w:val="center"/>
          </w:tcPr>
          <w:p w:rsidR="00E17AED" w:rsidRPr="00172CC1" w:rsidRDefault="00590480" w:rsidP="00752031">
            <w:pPr>
              <w:jc w:val="center"/>
              <w:rPr>
                <w:rFonts w:ascii="Arial" w:hAnsi="Arial" w:cs="Arial"/>
                <w:sz w:val="18"/>
                <w:szCs w:val="18"/>
                <w:lang w:eastAsia="zh-CN"/>
              </w:rPr>
            </w:pPr>
            <w:r w:rsidRPr="00172CC1">
              <w:rPr>
                <w:rFonts w:ascii="Arial" w:hAnsi="Arial" w:cs="Arial" w:hint="eastAsia"/>
                <w:sz w:val="18"/>
                <w:szCs w:val="18"/>
                <w:lang w:eastAsia="zh-CN"/>
              </w:rPr>
              <w:t>F321</w:t>
            </w:r>
          </w:p>
        </w:tc>
        <w:tc>
          <w:tcPr>
            <w:tcW w:w="1523" w:type="dxa"/>
          </w:tcPr>
          <w:p w:rsidR="00E17AED" w:rsidRPr="00172CC1" w:rsidRDefault="00E17AED" w:rsidP="00752031">
            <w:r w:rsidRPr="00172CC1">
              <w:rPr>
                <w:rFonts w:ascii="Arial" w:hAnsi="Arial" w:cs="Arial" w:hint="eastAsia"/>
                <w:sz w:val="18"/>
                <w:szCs w:val="18"/>
                <w:lang w:eastAsia="zh-CN"/>
              </w:rPr>
              <w:t>TOP</w:t>
            </w:r>
          </w:p>
        </w:tc>
        <w:tc>
          <w:tcPr>
            <w:tcW w:w="1523" w:type="dxa"/>
            <w:vMerge/>
            <w:shd w:val="clear" w:color="auto" w:fill="auto"/>
            <w:vAlign w:val="center"/>
          </w:tcPr>
          <w:p w:rsidR="00E17AED" w:rsidRPr="00E01285" w:rsidRDefault="00E17AED" w:rsidP="00752031">
            <w:pPr>
              <w:jc w:val="both"/>
              <w:rPr>
                <w:rFonts w:ascii="Arial" w:hAnsi="Arial" w:cs="Arial" w:hint="eastAsia"/>
                <w:sz w:val="18"/>
                <w:szCs w:val="18"/>
                <w:highlight w:val="red"/>
                <w:lang w:eastAsia="zh-CN"/>
              </w:rPr>
            </w:pPr>
          </w:p>
        </w:tc>
      </w:tr>
      <w:tr w:rsidR="00E17AED" w:rsidRPr="00E01285" w:rsidTr="00752031">
        <w:trPr>
          <w:cantSplit/>
          <w:trHeight w:val="416"/>
        </w:trPr>
        <w:tc>
          <w:tcPr>
            <w:tcW w:w="697" w:type="dxa"/>
            <w:vMerge w:val="restart"/>
            <w:tcBorders>
              <w:top w:val="single" w:sz="4" w:space="0" w:color="auto"/>
            </w:tcBorders>
            <w:shd w:val="clear" w:color="auto" w:fill="auto"/>
            <w:vAlign w:val="center"/>
          </w:tcPr>
          <w:p w:rsidR="00E17AED" w:rsidRPr="00E01285" w:rsidRDefault="00E17AED" w:rsidP="00752031">
            <w:pPr>
              <w:ind w:firstLineChars="50" w:firstLine="90"/>
              <w:jc w:val="both"/>
              <w:rPr>
                <w:rFonts w:ascii="Arial" w:hAnsi="Arial" w:cs="Arial" w:hint="eastAsia"/>
                <w:sz w:val="18"/>
                <w:szCs w:val="18"/>
                <w:lang w:eastAsia="zh-CN"/>
              </w:rPr>
            </w:pPr>
            <w:r w:rsidRPr="00E01285">
              <w:rPr>
                <w:rFonts w:ascii="Arial" w:hAnsi="Arial" w:cs="Arial" w:hint="eastAsia"/>
                <w:sz w:val="18"/>
                <w:szCs w:val="18"/>
                <w:lang w:eastAsia="zh-CN"/>
              </w:rPr>
              <w:t>3</w:t>
            </w:r>
          </w:p>
        </w:tc>
        <w:tc>
          <w:tcPr>
            <w:tcW w:w="1032" w:type="dxa"/>
            <w:vMerge w:val="restart"/>
            <w:tcBorders>
              <w:top w:val="single" w:sz="4" w:space="0" w:color="auto"/>
            </w:tcBorders>
          </w:tcPr>
          <w:p w:rsidR="00E17AED" w:rsidRPr="00F876D9" w:rsidRDefault="003879D7" w:rsidP="00752031">
            <w:pPr>
              <w:jc w:val="both"/>
              <w:rPr>
                <w:rFonts w:ascii="Arial" w:hAnsi="Arial" w:cs="Arial" w:hint="eastAsia"/>
                <w:sz w:val="18"/>
                <w:szCs w:val="18"/>
                <w:lang w:eastAsia="zh-CN"/>
              </w:rPr>
            </w:pPr>
            <w:r w:rsidRPr="00F876D9">
              <w:rPr>
                <w:rFonts w:ascii="Arial" w:hAnsi="Arial" w:cs="Arial" w:hint="eastAsia"/>
                <w:sz w:val="18"/>
                <w:szCs w:val="18"/>
                <w:lang w:eastAsia="zh-CN"/>
              </w:rPr>
              <w:t>D</w:t>
            </w:r>
            <w:r w:rsidR="005C7420" w:rsidRPr="00F876D9">
              <w:rPr>
                <w:rFonts w:ascii="Arial" w:hAnsi="Arial" w:cs="Arial" w:hint="eastAsia"/>
                <w:sz w:val="18"/>
                <w:szCs w:val="18"/>
                <w:lang w:eastAsia="zh-CN"/>
              </w:rPr>
              <w:t>3</w:t>
            </w:r>
            <w:r w:rsidRPr="00F876D9">
              <w:rPr>
                <w:rFonts w:ascii="Arial" w:hAnsi="Arial" w:cs="Arial" w:hint="eastAsia"/>
                <w:sz w:val="18"/>
                <w:szCs w:val="18"/>
                <w:lang w:eastAsia="zh-CN"/>
              </w:rPr>
              <w:t>03</w:t>
            </w:r>
          </w:p>
        </w:tc>
        <w:tc>
          <w:tcPr>
            <w:tcW w:w="1701" w:type="dxa"/>
            <w:vMerge w:val="restart"/>
            <w:tcBorders>
              <w:top w:val="single" w:sz="4" w:space="0" w:color="auto"/>
            </w:tcBorders>
            <w:vAlign w:val="center"/>
          </w:tcPr>
          <w:p w:rsidR="00E17AED" w:rsidRPr="00753BF7" w:rsidRDefault="00D33597" w:rsidP="00752031">
            <w:pPr>
              <w:jc w:val="both"/>
              <w:rPr>
                <w:rFonts w:ascii="Arial" w:hAnsi="Arial" w:cs="Arial"/>
                <w:sz w:val="18"/>
                <w:szCs w:val="18"/>
                <w:lang w:eastAsia="zh-CN"/>
              </w:rPr>
            </w:pPr>
            <w:r w:rsidRPr="00753BF7">
              <w:rPr>
                <w:rFonts w:ascii="Arial" w:hAnsi="Arial" w:cs="Arial"/>
                <w:sz w:val="18"/>
                <w:szCs w:val="18"/>
                <w:lang w:eastAsia="zh-CN"/>
              </w:rPr>
              <w:t>TractionBatteryFailed</w:t>
            </w:r>
          </w:p>
        </w:tc>
        <w:tc>
          <w:tcPr>
            <w:tcW w:w="1134" w:type="dxa"/>
            <w:vMerge w:val="restart"/>
            <w:tcBorders>
              <w:top w:val="single" w:sz="4" w:space="0" w:color="auto"/>
            </w:tcBorders>
            <w:vAlign w:val="center"/>
          </w:tcPr>
          <w:p w:rsidR="00E17AED" w:rsidRPr="00753BF7" w:rsidRDefault="00E335F5" w:rsidP="00752031">
            <w:pPr>
              <w:jc w:val="center"/>
              <w:rPr>
                <w:rFonts w:ascii="Arial" w:hAnsi="Arial" w:cs="Arial"/>
                <w:sz w:val="18"/>
                <w:szCs w:val="18"/>
                <w:lang w:eastAsia="zh-CN"/>
              </w:rPr>
            </w:pPr>
            <w:r w:rsidRPr="00753BF7">
              <w:rPr>
                <w:rFonts w:ascii="Arial" w:hAnsi="Arial" w:cs="Arial" w:hint="eastAsia"/>
                <w:sz w:val="18"/>
                <w:szCs w:val="18"/>
                <w:lang w:eastAsia="zh-CN"/>
              </w:rPr>
              <w:t>Red</w:t>
            </w:r>
          </w:p>
        </w:tc>
        <w:tc>
          <w:tcPr>
            <w:tcW w:w="709" w:type="dxa"/>
            <w:vMerge w:val="restart"/>
            <w:tcBorders>
              <w:top w:val="single" w:sz="4" w:space="0" w:color="auto"/>
            </w:tcBorders>
            <w:shd w:val="clear" w:color="auto" w:fill="auto"/>
            <w:vAlign w:val="center"/>
          </w:tcPr>
          <w:p w:rsidR="00E17AED" w:rsidRPr="00E01285" w:rsidRDefault="007B0D60" w:rsidP="00752031">
            <w:pPr>
              <w:ind w:firstLineChars="50" w:firstLine="100"/>
              <w:jc w:val="both"/>
              <w:rPr>
                <w:rFonts w:ascii="Arial" w:hAnsi="Arial" w:cs="Arial"/>
                <w:sz w:val="18"/>
                <w:szCs w:val="18"/>
                <w:lang w:eastAsia="zh-CN"/>
              </w:rPr>
            </w:pPr>
            <w:r w:rsidRPr="00DA7708">
              <w:rPr>
                <w:noProof/>
                <w:lang w:eastAsia="zh-CN"/>
              </w:rPr>
              <w:pict>
                <v:shape id="Picture 26" o:spid="_x0000_i1037" type="#_x0000_t75" style="width:25.25pt;height:23.1pt;visibility:visible">
                  <v:imagedata r:id="rId18" o:title=""/>
                </v:shape>
              </w:pict>
            </w:r>
          </w:p>
        </w:tc>
        <w:tc>
          <w:tcPr>
            <w:tcW w:w="1134" w:type="dxa"/>
            <w:tcBorders>
              <w:top w:val="single" w:sz="4" w:space="0" w:color="auto"/>
              <w:bottom w:val="single" w:sz="4" w:space="0" w:color="auto"/>
            </w:tcBorders>
            <w:shd w:val="clear" w:color="auto" w:fill="auto"/>
            <w:vAlign w:val="center"/>
          </w:tcPr>
          <w:p w:rsidR="00E17AED" w:rsidRPr="00172CC1" w:rsidRDefault="00590480" w:rsidP="00752031">
            <w:pPr>
              <w:jc w:val="center"/>
              <w:rPr>
                <w:rFonts w:ascii="Arial" w:hAnsi="Arial" w:cs="Arial"/>
                <w:sz w:val="18"/>
                <w:szCs w:val="18"/>
                <w:lang w:eastAsia="zh-CN"/>
              </w:rPr>
            </w:pPr>
            <w:r w:rsidRPr="00172CC1">
              <w:rPr>
                <w:rFonts w:ascii="Arial" w:hAnsi="Arial" w:cs="Arial" w:hint="eastAsia"/>
                <w:sz w:val="18"/>
                <w:szCs w:val="18"/>
                <w:lang w:eastAsia="zh-CN"/>
              </w:rPr>
              <w:t>F310</w:t>
            </w:r>
          </w:p>
        </w:tc>
        <w:tc>
          <w:tcPr>
            <w:tcW w:w="1523" w:type="dxa"/>
            <w:tcBorders>
              <w:top w:val="single" w:sz="4" w:space="0" w:color="auto"/>
            </w:tcBorders>
          </w:tcPr>
          <w:p w:rsidR="00E17AED" w:rsidRPr="00172CC1" w:rsidRDefault="00E17AED" w:rsidP="00752031">
            <w:r w:rsidRPr="00172CC1">
              <w:rPr>
                <w:rFonts w:ascii="Arial" w:hAnsi="Arial" w:cs="Arial" w:hint="eastAsia"/>
                <w:sz w:val="18"/>
                <w:szCs w:val="18"/>
                <w:lang w:eastAsia="zh-CN"/>
              </w:rPr>
              <w:t>TOP</w:t>
            </w:r>
          </w:p>
        </w:tc>
        <w:tc>
          <w:tcPr>
            <w:tcW w:w="1523" w:type="dxa"/>
            <w:vMerge w:val="restart"/>
            <w:tcBorders>
              <w:top w:val="single" w:sz="4" w:space="0" w:color="auto"/>
            </w:tcBorders>
            <w:shd w:val="clear" w:color="auto" w:fill="auto"/>
            <w:vAlign w:val="center"/>
          </w:tcPr>
          <w:p w:rsidR="00F876D9" w:rsidRPr="00F876D9" w:rsidRDefault="00F876D9" w:rsidP="00752031">
            <w:pPr>
              <w:ind w:firstLine="90"/>
              <w:jc w:val="both"/>
              <w:rPr>
                <w:rFonts w:ascii="Arial" w:hAnsi="Arial" w:cs="Arial" w:hint="eastAsia"/>
                <w:sz w:val="18"/>
                <w:szCs w:val="18"/>
                <w:lang w:eastAsia="zh-CN"/>
              </w:rPr>
            </w:pPr>
            <w:r w:rsidRPr="00F876D9">
              <w:rPr>
                <w:rFonts w:ascii="Arial" w:hAnsi="Arial" w:cs="Arial" w:hint="eastAsia"/>
                <w:sz w:val="18"/>
                <w:szCs w:val="18"/>
                <w:lang w:eastAsia="zh-CN"/>
              </w:rPr>
              <w:t>1.8V~2.3V</w:t>
            </w:r>
          </w:p>
          <w:p w:rsidR="00E17AED" w:rsidRPr="00E01285" w:rsidRDefault="00F876D9" w:rsidP="00752031">
            <w:pPr>
              <w:jc w:val="both"/>
              <w:rPr>
                <w:rFonts w:ascii="Arial" w:hAnsi="Arial" w:cs="Arial"/>
                <w:sz w:val="18"/>
                <w:szCs w:val="18"/>
                <w:highlight w:val="red"/>
                <w:lang w:eastAsia="zh-CN"/>
              </w:rPr>
            </w:pPr>
            <w:r w:rsidRPr="00F876D9">
              <w:rPr>
                <w:rFonts w:ascii="Arial" w:hAnsi="Arial" w:cs="Arial" w:hint="eastAsia"/>
                <w:sz w:val="18"/>
                <w:szCs w:val="18"/>
                <w:lang w:eastAsia="zh-CN"/>
              </w:rPr>
              <w:t>TYP@2.0V</w:t>
            </w:r>
          </w:p>
        </w:tc>
      </w:tr>
      <w:tr w:rsidR="00E17AED" w:rsidRPr="00E01285" w:rsidTr="00752031">
        <w:trPr>
          <w:cantSplit/>
          <w:trHeight w:val="416"/>
        </w:trPr>
        <w:tc>
          <w:tcPr>
            <w:tcW w:w="697" w:type="dxa"/>
            <w:vMerge/>
            <w:shd w:val="clear" w:color="auto" w:fill="auto"/>
            <w:vAlign w:val="center"/>
          </w:tcPr>
          <w:p w:rsidR="00E17AED" w:rsidRPr="00E01285" w:rsidRDefault="00E17AED" w:rsidP="00752031">
            <w:pPr>
              <w:ind w:firstLineChars="50" w:firstLine="90"/>
              <w:jc w:val="both"/>
              <w:rPr>
                <w:rFonts w:ascii="Arial" w:hAnsi="Arial" w:cs="Arial" w:hint="eastAsia"/>
                <w:sz w:val="18"/>
                <w:szCs w:val="18"/>
                <w:lang w:eastAsia="zh-CN"/>
              </w:rPr>
            </w:pPr>
          </w:p>
        </w:tc>
        <w:tc>
          <w:tcPr>
            <w:tcW w:w="1032" w:type="dxa"/>
            <w:vMerge/>
          </w:tcPr>
          <w:p w:rsidR="00E17AED" w:rsidRPr="00F876D9" w:rsidRDefault="00E17AED" w:rsidP="00752031">
            <w:pPr>
              <w:jc w:val="both"/>
              <w:rPr>
                <w:rFonts w:ascii="Arial" w:hAnsi="Arial" w:cs="Arial" w:hint="eastAsia"/>
                <w:sz w:val="18"/>
                <w:szCs w:val="18"/>
                <w:lang w:eastAsia="zh-CN"/>
              </w:rPr>
            </w:pPr>
          </w:p>
        </w:tc>
        <w:tc>
          <w:tcPr>
            <w:tcW w:w="1701" w:type="dxa"/>
            <w:vMerge/>
            <w:vAlign w:val="center"/>
          </w:tcPr>
          <w:p w:rsidR="00E17AED" w:rsidRPr="00753BF7" w:rsidRDefault="00E17AED" w:rsidP="00752031">
            <w:pPr>
              <w:jc w:val="both"/>
              <w:rPr>
                <w:rFonts w:ascii="Arial" w:hAnsi="Arial" w:cs="Arial" w:hint="eastAsia"/>
                <w:sz w:val="18"/>
                <w:szCs w:val="18"/>
                <w:lang w:eastAsia="zh-CN"/>
              </w:rPr>
            </w:pPr>
          </w:p>
        </w:tc>
        <w:tc>
          <w:tcPr>
            <w:tcW w:w="1134" w:type="dxa"/>
            <w:vMerge/>
            <w:vAlign w:val="center"/>
          </w:tcPr>
          <w:p w:rsidR="00E17AED" w:rsidRPr="00753BF7" w:rsidRDefault="00E17AED" w:rsidP="00752031">
            <w:pPr>
              <w:jc w:val="center"/>
              <w:rPr>
                <w:rFonts w:ascii="Arial" w:hAnsi="Arial" w:cs="Arial" w:hint="eastAsia"/>
                <w:sz w:val="18"/>
                <w:szCs w:val="18"/>
                <w:lang w:eastAsia="zh-CN"/>
              </w:rPr>
            </w:pPr>
          </w:p>
        </w:tc>
        <w:tc>
          <w:tcPr>
            <w:tcW w:w="709" w:type="dxa"/>
            <w:vMerge/>
            <w:shd w:val="clear" w:color="auto" w:fill="auto"/>
            <w:vAlign w:val="center"/>
          </w:tcPr>
          <w:p w:rsidR="00E17AED" w:rsidRPr="00E01285" w:rsidRDefault="00E17AED" w:rsidP="00752031">
            <w:pPr>
              <w:ind w:firstLineChars="50" w:firstLine="90"/>
              <w:jc w:val="both"/>
              <w:rPr>
                <w:rFonts w:ascii="Arial" w:hAnsi="Arial" w:cs="Arial"/>
                <w:sz w:val="18"/>
                <w:szCs w:val="18"/>
                <w:lang w:eastAsia="zh-CN"/>
              </w:rPr>
            </w:pPr>
          </w:p>
        </w:tc>
        <w:tc>
          <w:tcPr>
            <w:tcW w:w="1134" w:type="dxa"/>
            <w:tcBorders>
              <w:top w:val="single" w:sz="4" w:space="0" w:color="auto"/>
              <w:bottom w:val="single" w:sz="4" w:space="0" w:color="auto"/>
            </w:tcBorders>
            <w:shd w:val="clear" w:color="auto" w:fill="auto"/>
            <w:vAlign w:val="center"/>
          </w:tcPr>
          <w:p w:rsidR="00E17AED" w:rsidRPr="00172CC1" w:rsidRDefault="00590480" w:rsidP="00752031">
            <w:pPr>
              <w:jc w:val="center"/>
              <w:rPr>
                <w:rFonts w:ascii="Arial" w:hAnsi="Arial" w:cs="Arial" w:hint="eastAsia"/>
                <w:sz w:val="18"/>
                <w:szCs w:val="18"/>
                <w:lang w:eastAsia="zh-CN"/>
              </w:rPr>
            </w:pPr>
            <w:r w:rsidRPr="00172CC1">
              <w:rPr>
                <w:rFonts w:ascii="Arial" w:hAnsi="Arial" w:cs="Arial" w:hint="eastAsia"/>
                <w:sz w:val="18"/>
                <w:szCs w:val="18"/>
                <w:lang w:eastAsia="zh-CN"/>
              </w:rPr>
              <w:t>F322</w:t>
            </w:r>
          </w:p>
        </w:tc>
        <w:tc>
          <w:tcPr>
            <w:tcW w:w="1523" w:type="dxa"/>
          </w:tcPr>
          <w:p w:rsidR="00E17AED" w:rsidRPr="00172CC1" w:rsidRDefault="00F876D9" w:rsidP="00752031">
            <w:r w:rsidRPr="00172CC1">
              <w:rPr>
                <w:rFonts w:ascii="Arial" w:hAnsi="Arial" w:cs="Arial"/>
                <w:sz w:val="18"/>
                <w:szCs w:val="18"/>
                <w:lang w:eastAsia="zh-CN"/>
              </w:rPr>
              <w:t>BOTTOM</w:t>
            </w:r>
          </w:p>
        </w:tc>
        <w:tc>
          <w:tcPr>
            <w:tcW w:w="1523" w:type="dxa"/>
            <w:vMerge/>
            <w:shd w:val="clear" w:color="auto" w:fill="auto"/>
            <w:vAlign w:val="center"/>
          </w:tcPr>
          <w:p w:rsidR="00E17AED" w:rsidRPr="00E01285" w:rsidRDefault="00E17AED" w:rsidP="00752031">
            <w:pPr>
              <w:jc w:val="both"/>
              <w:rPr>
                <w:rFonts w:ascii="Arial" w:hAnsi="Arial" w:cs="Arial" w:hint="eastAsia"/>
                <w:sz w:val="18"/>
                <w:szCs w:val="18"/>
                <w:highlight w:val="red"/>
                <w:lang w:eastAsia="zh-CN"/>
              </w:rPr>
            </w:pPr>
          </w:p>
        </w:tc>
      </w:tr>
      <w:tr w:rsidR="00EE5552" w:rsidRPr="00E01285" w:rsidTr="00752031">
        <w:trPr>
          <w:cantSplit/>
          <w:trHeight w:val="176"/>
        </w:trPr>
        <w:tc>
          <w:tcPr>
            <w:tcW w:w="697" w:type="dxa"/>
            <w:vMerge w:val="restart"/>
            <w:tcBorders>
              <w:top w:val="single" w:sz="4" w:space="0" w:color="auto"/>
            </w:tcBorders>
            <w:shd w:val="clear" w:color="auto" w:fill="auto"/>
            <w:vAlign w:val="center"/>
          </w:tcPr>
          <w:p w:rsidR="00EE5552" w:rsidRPr="00E01285" w:rsidRDefault="00EE5552" w:rsidP="00752031">
            <w:pPr>
              <w:ind w:firstLineChars="50" w:firstLine="90"/>
              <w:jc w:val="both"/>
              <w:rPr>
                <w:rFonts w:ascii="Arial" w:hAnsi="Arial" w:cs="Arial" w:hint="eastAsia"/>
                <w:sz w:val="18"/>
                <w:szCs w:val="18"/>
                <w:lang w:eastAsia="zh-CN"/>
              </w:rPr>
            </w:pPr>
            <w:r w:rsidRPr="00E01285">
              <w:rPr>
                <w:rFonts w:ascii="Arial" w:hAnsi="Arial" w:cs="Arial" w:hint="eastAsia"/>
                <w:sz w:val="18"/>
                <w:szCs w:val="18"/>
                <w:lang w:eastAsia="zh-CN"/>
              </w:rPr>
              <w:t>4</w:t>
            </w:r>
          </w:p>
        </w:tc>
        <w:tc>
          <w:tcPr>
            <w:tcW w:w="1032" w:type="dxa"/>
            <w:vMerge w:val="restart"/>
            <w:tcBorders>
              <w:top w:val="single" w:sz="4" w:space="0" w:color="auto"/>
            </w:tcBorders>
          </w:tcPr>
          <w:p w:rsidR="00EE5552" w:rsidRPr="00F876D9" w:rsidRDefault="003879D7" w:rsidP="00752031">
            <w:pPr>
              <w:rPr>
                <w:rFonts w:ascii="Arial" w:hAnsi="Arial" w:cs="Arial" w:hint="eastAsia"/>
                <w:sz w:val="18"/>
                <w:szCs w:val="18"/>
                <w:lang w:eastAsia="zh-CN"/>
              </w:rPr>
            </w:pPr>
            <w:r w:rsidRPr="00F876D9">
              <w:rPr>
                <w:rFonts w:ascii="Arial" w:hAnsi="Arial" w:cs="Arial" w:hint="eastAsia"/>
                <w:sz w:val="18"/>
                <w:szCs w:val="18"/>
                <w:lang w:eastAsia="zh-CN"/>
              </w:rPr>
              <w:t>D</w:t>
            </w:r>
            <w:r w:rsidR="005C7420" w:rsidRPr="00F876D9">
              <w:rPr>
                <w:rFonts w:ascii="Arial" w:hAnsi="Arial" w:cs="Arial" w:hint="eastAsia"/>
                <w:sz w:val="18"/>
                <w:szCs w:val="18"/>
                <w:lang w:eastAsia="zh-CN"/>
              </w:rPr>
              <w:t>304</w:t>
            </w:r>
          </w:p>
        </w:tc>
        <w:tc>
          <w:tcPr>
            <w:tcW w:w="1701" w:type="dxa"/>
            <w:vMerge w:val="restart"/>
            <w:tcBorders>
              <w:top w:val="single" w:sz="4" w:space="0" w:color="auto"/>
            </w:tcBorders>
          </w:tcPr>
          <w:p w:rsidR="00EE5552" w:rsidRPr="00753BF7" w:rsidRDefault="00D33597" w:rsidP="00752031">
            <w:pPr>
              <w:rPr>
                <w:sz w:val="18"/>
                <w:szCs w:val="18"/>
              </w:rPr>
            </w:pPr>
            <w:r w:rsidRPr="00753BF7">
              <w:rPr>
                <w:rFonts w:ascii="Arial" w:hAnsi="Arial" w:cs="Arial"/>
                <w:sz w:val="18"/>
                <w:szCs w:val="18"/>
                <w:lang w:eastAsia="zh-CN"/>
              </w:rPr>
              <w:t>TractionBatterycutoff</w:t>
            </w:r>
          </w:p>
        </w:tc>
        <w:tc>
          <w:tcPr>
            <w:tcW w:w="1134" w:type="dxa"/>
            <w:vMerge w:val="restart"/>
            <w:tcBorders>
              <w:top w:val="single" w:sz="4" w:space="0" w:color="auto"/>
            </w:tcBorders>
            <w:vAlign w:val="center"/>
          </w:tcPr>
          <w:p w:rsidR="00EE5552" w:rsidRPr="00753BF7" w:rsidRDefault="005C7420" w:rsidP="00752031">
            <w:pPr>
              <w:jc w:val="center"/>
              <w:rPr>
                <w:rFonts w:ascii="Arial" w:hAnsi="Arial" w:cs="Arial"/>
                <w:sz w:val="18"/>
                <w:szCs w:val="18"/>
                <w:lang w:eastAsia="zh-CN"/>
              </w:rPr>
            </w:pPr>
            <w:r>
              <w:rPr>
                <w:rFonts w:ascii="Arial" w:hAnsi="Arial" w:cs="Arial" w:hint="eastAsia"/>
                <w:sz w:val="18"/>
                <w:szCs w:val="18"/>
                <w:lang w:eastAsia="zh-CN"/>
              </w:rPr>
              <w:t>Yellow</w:t>
            </w:r>
          </w:p>
        </w:tc>
        <w:tc>
          <w:tcPr>
            <w:tcW w:w="709" w:type="dxa"/>
            <w:vMerge w:val="restart"/>
            <w:tcBorders>
              <w:top w:val="single" w:sz="4" w:space="0" w:color="auto"/>
            </w:tcBorders>
            <w:shd w:val="clear" w:color="auto" w:fill="auto"/>
            <w:vAlign w:val="center"/>
          </w:tcPr>
          <w:p w:rsidR="00EE5552" w:rsidRPr="00E01285" w:rsidRDefault="007B0D60" w:rsidP="00752031">
            <w:pPr>
              <w:ind w:firstLineChars="50" w:firstLine="100"/>
              <w:jc w:val="both"/>
              <w:rPr>
                <w:rFonts w:ascii="Arial" w:hAnsi="Arial" w:cs="Arial"/>
                <w:sz w:val="18"/>
                <w:szCs w:val="18"/>
                <w:lang w:eastAsia="zh-CN"/>
              </w:rPr>
            </w:pPr>
            <w:r w:rsidRPr="00DA7708">
              <w:rPr>
                <w:noProof/>
                <w:lang w:eastAsia="zh-CN"/>
              </w:rPr>
              <w:pict>
                <v:shape id="Picture 27" o:spid="_x0000_i1038" type="#_x0000_t75" style="width:23.65pt;height:21.5pt;visibility:visible">
                  <v:imagedata r:id="rId19" o:title=""/>
                </v:shape>
              </w:pict>
            </w:r>
          </w:p>
        </w:tc>
        <w:tc>
          <w:tcPr>
            <w:tcW w:w="1134" w:type="dxa"/>
            <w:tcBorders>
              <w:top w:val="single" w:sz="4" w:space="0" w:color="auto"/>
              <w:bottom w:val="single" w:sz="4" w:space="0" w:color="auto"/>
            </w:tcBorders>
            <w:shd w:val="clear" w:color="auto" w:fill="auto"/>
            <w:vAlign w:val="center"/>
          </w:tcPr>
          <w:p w:rsidR="00EE5552" w:rsidRPr="00172CC1" w:rsidRDefault="00590480" w:rsidP="00752031">
            <w:pPr>
              <w:jc w:val="center"/>
              <w:rPr>
                <w:rFonts w:ascii="Arial" w:hAnsi="Arial" w:cs="Arial"/>
                <w:sz w:val="18"/>
                <w:szCs w:val="18"/>
                <w:lang w:eastAsia="zh-CN"/>
              </w:rPr>
            </w:pPr>
            <w:r w:rsidRPr="00172CC1">
              <w:rPr>
                <w:rFonts w:ascii="Arial" w:hAnsi="Arial" w:cs="Arial" w:hint="eastAsia"/>
                <w:sz w:val="18"/>
                <w:szCs w:val="18"/>
                <w:lang w:eastAsia="zh-CN"/>
              </w:rPr>
              <w:t>F311</w:t>
            </w:r>
          </w:p>
        </w:tc>
        <w:tc>
          <w:tcPr>
            <w:tcW w:w="1523" w:type="dxa"/>
            <w:tcBorders>
              <w:top w:val="single" w:sz="4" w:space="0" w:color="auto"/>
            </w:tcBorders>
          </w:tcPr>
          <w:p w:rsidR="00EE5552" w:rsidRPr="00172CC1" w:rsidRDefault="00E17AED" w:rsidP="00752031">
            <w:pPr>
              <w:jc w:val="both"/>
              <w:rPr>
                <w:rFonts w:ascii="Arial" w:hAnsi="Arial" w:cs="Arial" w:hint="eastAsia"/>
                <w:sz w:val="18"/>
                <w:szCs w:val="18"/>
                <w:lang w:eastAsia="zh-CN"/>
              </w:rPr>
            </w:pPr>
            <w:r w:rsidRPr="00172CC1">
              <w:rPr>
                <w:rFonts w:ascii="Arial" w:hAnsi="Arial" w:cs="Arial" w:hint="eastAsia"/>
                <w:sz w:val="18"/>
                <w:szCs w:val="18"/>
                <w:lang w:eastAsia="zh-CN"/>
              </w:rPr>
              <w:t>TOP</w:t>
            </w:r>
          </w:p>
        </w:tc>
        <w:tc>
          <w:tcPr>
            <w:tcW w:w="1523" w:type="dxa"/>
            <w:vMerge w:val="restart"/>
            <w:tcBorders>
              <w:top w:val="single" w:sz="4" w:space="0" w:color="auto"/>
            </w:tcBorders>
            <w:shd w:val="clear" w:color="auto" w:fill="auto"/>
            <w:vAlign w:val="center"/>
          </w:tcPr>
          <w:p w:rsidR="00F876D9" w:rsidRPr="00F876D9" w:rsidRDefault="00F876D9" w:rsidP="00752031">
            <w:pPr>
              <w:ind w:firstLine="90"/>
              <w:jc w:val="both"/>
              <w:rPr>
                <w:rFonts w:ascii="Arial" w:hAnsi="Arial" w:cs="Arial" w:hint="eastAsia"/>
                <w:sz w:val="18"/>
                <w:szCs w:val="18"/>
                <w:lang w:eastAsia="zh-CN"/>
              </w:rPr>
            </w:pPr>
            <w:r w:rsidRPr="00F876D9">
              <w:rPr>
                <w:rFonts w:ascii="Arial" w:hAnsi="Arial" w:cs="Arial" w:hint="eastAsia"/>
                <w:sz w:val="18"/>
                <w:szCs w:val="18"/>
                <w:lang w:eastAsia="zh-CN"/>
              </w:rPr>
              <w:t>1.9V~2.4V</w:t>
            </w:r>
          </w:p>
          <w:p w:rsidR="00EE5552" w:rsidRPr="00E01285" w:rsidRDefault="00F876D9" w:rsidP="00752031">
            <w:pPr>
              <w:jc w:val="both"/>
              <w:rPr>
                <w:rFonts w:ascii="Arial" w:hAnsi="Arial" w:cs="Arial"/>
                <w:sz w:val="18"/>
                <w:szCs w:val="18"/>
                <w:highlight w:val="red"/>
                <w:lang w:eastAsia="zh-CN"/>
              </w:rPr>
            </w:pPr>
            <w:r w:rsidRPr="00F876D9">
              <w:rPr>
                <w:rFonts w:ascii="Arial" w:hAnsi="Arial" w:cs="Arial" w:hint="eastAsia"/>
                <w:sz w:val="18"/>
                <w:szCs w:val="18"/>
                <w:lang w:eastAsia="zh-CN"/>
              </w:rPr>
              <w:t>TYP@2.0V</w:t>
            </w:r>
          </w:p>
        </w:tc>
      </w:tr>
      <w:tr w:rsidR="00EE5552" w:rsidRPr="00E01285" w:rsidTr="00752031">
        <w:trPr>
          <w:cantSplit/>
          <w:trHeight w:val="348"/>
        </w:trPr>
        <w:tc>
          <w:tcPr>
            <w:tcW w:w="697" w:type="dxa"/>
            <w:vMerge/>
            <w:shd w:val="clear" w:color="auto" w:fill="auto"/>
            <w:vAlign w:val="center"/>
          </w:tcPr>
          <w:p w:rsidR="00EE5552" w:rsidRPr="00E01285" w:rsidRDefault="00EE5552" w:rsidP="00752031">
            <w:pPr>
              <w:ind w:firstLineChars="50" w:firstLine="90"/>
              <w:jc w:val="both"/>
              <w:rPr>
                <w:rFonts w:ascii="Arial" w:hAnsi="Arial" w:cs="Arial" w:hint="eastAsia"/>
                <w:sz w:val="18"/>
                <w:szCs w:val="18"/>
                <w:lang w:eastAsia="zh-CN"/>
              </w:rPr>
            </w:pPr>
          </w:p>
        </w:tc>
        <w:tc>
          <w:tcPr>
            <w:tcW w:w="1032" w:type="dxa"/>
            <w:vMerge/>
          </w:tcPr>
          <w:p w:rsidR="00EE5552" w:rsidRPr="00F876D9" w:rsidRDefault="00EE5552" w:rsidP="00752031">
            <w:pPr>
              <w:rPr>
                <w:rFonts w:ascii="Arial" w:hAnsi="Arial" w:cs="Arial" w:hint="eastAsia"/>
                <w:sz w:val="18"/>
                <w:szCs w:val="18"/>
                <w:lang w:eastAsia="zh-CN"/>
              </w:rPr>
            </w:pPr>
          </w:p>
        </w:tc>
        <w:tc>
          <w:tcPr>
            <w:tcW w:w="1701" w:type="dxa"/>
            <w:vMerge/>
          </w:tcPr>
          <w:p w:rsidR="00EE5552" w:rsidRPr="00753BF7" w:rsidRDefault="00EE5552" w:rsidP="00752031">
            <w:pPr>
              <w:rPr>
                <w:rFonts w:ascii="Arial" w:hAnsi="Arial" w:cs="Arial" w:hint="eastAsia"/>
                <w:sz w:val="18"/>
                <w:szCs w:val="18"/>
                <w:lang w:eastAsia="zh-CN"/>
              </w:rPr>
            </w:pPr>
          </w:p>
        </w:tc>
        <w:tc>
          <w:tcPr>
            <w:tcW w:w="1134" w:type="dxa"/>
            <w:vMerge/>
            <w:vAlign w:val="center"/>
          </w:tcPr>
          <w:p w:rsidR="00EE5552" w:rsidRPr="00753BF7" w:rsidRDefault="00EE5552" w:rsidP="00752031">
            <w:pPr>
              <w:jc w:val="center"/>
              <w:rPr>
                <w:rFonts w:ascii="Arial" w:hAnsi="Arial" w:cs="Arial" w:hint="eastAsia"/>
                <w:sz w:val="18"/>
                <w:szCs w:val="18"/>
                <w:lang w:eastAsia="zh-CN"/>
              </w:rPr>
            </w:pPr>
          </w:p>
        </w:tc>
        <w:tc>
          <w:tcPr>
            <w:tcW w:w="709" w:type="dxa"/>
            <w:vMerge/>
            <w:shd w:val="clear" w:color="auto" w:fill="auto"/>
            <w:vAlign w:val="center"/>
          </w:tcPr>
          <w:p w:rsidR="00EE5552" w:rsidRPr="00E01285" w:rsidRDefault="00EE5552" w:rsidP="00752031">
            <w:pPr>
              <w:ind w:firstLineChars="50" w:firstLine="90"/>
              <w:jc w:val="both"/>
              <w:rPr>
                <w:rFonts w:ascii="Arial" w:hAnsi="Arial" w:cs="Arial"/>
                <w:sz w:val="18"/>
                <w:szCs w:val="18"/>
                <w:lang w:eastAsia="zh-CN"/>
              </w:rPr>
            </w:pPr>
          </w:p>
        </w:tc>
        <w:tc>
          <w:tcPr>
            <w:tcW w:w="1134" w:type="dxa"/>
            <w:tcBorders>
              <w:top w:val="single" w:sz="4" w:space="0" w:color="auto"/>
              <w:bottom w:val="single" w:sz="4" w:space="0" w:color="auto"/>
            </w:tcBorders>
            <w:shd w:val="clear" w:color="auto" w:fill="auto"/>
            <w:vAlign w:val="center"/>
          </w:tcPr>
          <w:p w:rsidR="00EE5552" w:rsidRPr="00172CC1" w:rsidRDefault="00590480" w:rsidP="00752031">
            <w:pPr>
              <w:jc w:val="center"/>
              <w:rPr>
                <w:rFonts w:ascii="Arial" w:hAnsi="Arial" w:cs="Arial"/>
                <w:sz w:val="18"/>
                <w:szCs w:val="18"/>
                <w:lang w:eastAsia="zh-CN"/>
              </w:rPr>
            </w:pPr>
            <w:r w:rsidRPr="00172CC1">
              <w:rPr>
                <w:rFonts w:ascii="Arial" w:hAnsi="Arial" w:cs="Arial" w:hint="eastAsia"/>
                <w:sz w:val="18"/>
                <w:szCs w:val="18"/>
                <w:lang w:eastAsia="zh-CN"/>
              </w:rPr>
              <w:t>F323</w:t>
            </w:r>
          </w:p>
        </w:tc>
        <w:tc>
          <w:tcPr>
            <w:tcW w:w="1523" w:type="dxa"/>
          </w:tcPr>
          <w:p w:rsidR="00EE5552" w:rsidRPr="00172CC1" w:rsidRDefault="00F876D9" w:rsidP="00752031">
            <w:pPr>
              <w:jc w:val="both"/>
              <w:rPr>
                <w:rFonts w:ascii="Arial" w:hAnsi="Arial" w:cs="Arial" w:hint="eastAsia"/>
                <w:sz w:val="18"/>
                <w:szCs w:val="18"/>
                <w:lang w:eastAsia="zh-CN"/>
              </w:rPr>
            </w:pPr>
            <w:r w:rsidRPr="00172CC1">
              <w:rPr>
                <w:rFonts w:ascii="Arial" w:hAnsi="Arial" w:cs="Arial"/>
                <w:sz w:val="18"/>
                <w:szCs w:val="18"/>
                <w:lang w:eastAsia="zh-CN"/>
              </w:rPr>
              <w:t>BOTTOM</w:t>
            </w:r>
          </w:p>
        </w:tc>
        <w:tc>
          <w:tcPr>
            <w:tcW w:w="1523" w:type="dxa"/>
            <w:vMerge/>
            <w:shd w:val="clear" w:color="auto" w:fill="auto"/>
            <w:vAlign w:val="center"/>
          </w:tcPr>
          <w:p w:rsidR="00EE5552" w:rsidRPr="00E01285" w:rsidRDefault="00EE5552" w:rsidP="00752031">
            <w:pPr>
              <w:jc w:val="both"/>
              <w:rPr>
                <w:rFonts w:ascii="Arial" w:hAnsi="Arial" w:cs="Arial" w:hint="eastAsia"/>
                <w:sz w:val="18"/>
                <w:szCs w:val="18"/>
                <w:highlight w:val="red"/>
                <w:lang w:eastAsia="zh-CN"/>
              </w:rPr>
            </w:pPr>
          </w:p>
        </w:tc>
      </w:tr>
      <w:tr w:rsidR="00EE5552" w:rsidRPr="00E01285" w:rsidTr="00752031">
        <w:trPr>
          <w:cantSplit/>
          <w:trHeight w:val="271"/>
        </w:trPr>
        <w:tc>
          <w:tcPr>
            <w:tcW w:w="697" w:type="dxa"/>
            <w:vMerge w:val="restart"/>
            <w:tcBorders>
              <w:top w:val="single" w:sz="4" w:space="0" w:color="auto"/>
            </w:tcBorders>
            <w:shd w:val="clear" w:color="auto" w:fill="auto"/>
            <w:vAlign w:val="center"/>
          </w:tcPr>
          <w:p w:rsidR="00EE5552" w:rsidRPr="00E01285" w:rsidRDefault="00EE5552" w:rsidP="00752031">
            <w:pPr>
              <w:ind w:firstLineChars="50" w:firstLine="90"/>
              <w:jc w:val="both"/>
              <w:rPr>
                <w:rFonts w:ascii="Arial" w:hAnsi="Arial" w:cs="Arial" w:hint="eastAsia"/>
                <w:sz w:val="18"/>
                <w:szCs w:val="18"/>
                <w:lang w:eastAsia="zh-CN"/>
              </w:rPr>
            </w:pPr>
            <w:r w:rsidRPr="00E01285">
              <w:rPr>
                <w:rFonts w:ascii="Arial" w:hAnsi="Arial" w:cs="Arial" w:hint="eastAsia"/>
                <w:sz w:val="18"/>
                <w:szCs w:val="18"/>
                <w:lang w:eastAsia="zh-CN"/>
              </w:rPr>
              <w:t>5</w:t>
            </w:r>
          </w:p>
        </w:tc>
        <w:tc>
          <w:tcPr>
            <w:tcW w:w="1032" w:type="dxa"/>
            <w:vMerge w:val="restart"/>
            <w:tcBorders>
              <w:top w:val="single" w:sz="4" w:space="0" w:color="auto"/>
            </w:tcBorders>
          </w:tcPr>
          <w:p w:rsidR="00EE5552" w:rsidRPr="00F876D9" w:rsidRDefault="003879D7" w:rsidP="00752031">
            <w:pPr>
              <w:rPr>
                <w:rFonts w:ascii="Arial" w:hAnsi="Arial" w:cs="Arial" w:hint="eastAsia"/>
                <w:sz w:val="18"/>
                <w:szCs w:val="18"/>
                <w:lang w:eastAsia="zh-CN"/>
              </w:rPr>
            </w:pPr>
            <w:r w:rsidRPr="00F876D9">
              <w:rPr>
                <w:rFonts w:ascii="Arial" w:hAnsi="Arial" w:cs="Arial" w:hint="eastAsia"/>
                <w:sz w:val="18"/>
                <w:szCs w:val="18"/>
                <w:lang w:eastAsia="zh-CN"/>
              </w:rPr>
              <w:t>D</w:t>
            </w:r>
            <w:r w:rsidR="005C7420" w:rsidRPr="00F876D9">
              <w:rPr>
                <w:rFonts w:ascii="Arial" w:hAnsi="Arial" w:cs="Arial" w:hint="eastAsia"/>
                <w:sz w:val="18"/>
                <w:szCs w:val="18"/>
                <w:lang w:eastAsia="zh-CN"/>
              </w:rPr>
              <w:t>305</w:t>
            </w:r>
          </w:p>
        </w:tc>
        <w:tc>
          <w:tcPr>
            <w:tcW w:w="1701" w:type="dxa"/>
            <w:vMerge w:val="restart"/>
            <w:tcBorders>
              <w:top w:val="single" w:sz="4" w:space="0" w:color="auto"/>
            </w:tcBorders>
          </w:tcPr>
          <w:p w:rsidR="00EE5552" w:rsidRPr="00753BF7" w:rsidRDefault="00D33597" w:rsidP="00752031">
            <w:pPr>
              <w:rPr>
                <w:sz w:val="18"/>
                <w:szCs w:val="18"/>
              </w:rPr>
            </w:pPr>
            <w:r w:rsidRPr="00753BF7">
              <w:rPr>
                <w:rFonts w:ascii="Arial" w:hAnsi="Arial" w:cs="Arial"/>
                <w:sz w:val="18"/>
                <w:szCs w:val="18"/>
                <w:lang w:eastAsia="zh-CN"/>
              </w:rPr>
              <w:t>Battery</w:t>
            </w:r>
          </w:p>
        </w:tc>
        <w:tc>
          <w:tcPr>
            <w:tcW w:w="1134" w:type="dxa"/>
            <w:vMerge w:val="restart"/>
            <w:tcBorders>
              <w:top w:val="single" w:sz="4" w:space="0" w:color="auto"/>
            </w:tcBorders>
            <w:vAlign w:val="center"/>
          </w:tcPr>
          <w:p w:rsidR="00EE5552" w:rsidRPr="00753BF7" w:rsidRDefault="007078E8" w:rsidP="00752031">
            <w:pPr>
              <w:jc w:val="center"/>
              <w:rPr>
                <w:rFonts w:ascii="Arial" w:hAnsi="Arial" w:cs="Arial" w:hint="eastAsia"/>
                <w:sz w:val="18"/>
                <w:szCs w:val="18"/>
                <w:lang w:eastAsia="zh-CN"/>
              </w:rPr>
            </w:pPr>
            <w:r>
              <w:rPr>
                <w:rFonts w:ascii="Arial" w:hAnsi="Arial" w:cs="Arial" w:hint="eastAsia"/>
                <w:sz w:val="18"/>
                <w:szCs w:val="18"/>
                <w:lang w:eastAsia="zh-CN"/>
              </w:rPr>
              <w:t>Red</w:t>
            </w:r>
          </w:p>
        </w:tc>
        <w:tc>
          <w:tcPr>
            <w:tcW w:w="709" w:type="dxa"/>
            <w:vMerge w:val="restart"/>
            <w:tcBorders>
              <w:top w:val="single" w:sz="4" w:space="0" w:color="auto"/>
            </w:tcBorders>
            <w:shd w:val="clear" w:color="auto" w:fill="auto"/>
            <w:vAlign w:val="center"/>
          </w:tcPr>
          <w:p w:rsidR="00EE5552" w:rsidRPr="00E01285" w:rsidRDefault="007B0D60" w:rsidP="00752031">
            <w:pPr>
              <w:ind w:firstLineChars="50" w:firstLine="100"/>
              <w:jc w:val="both"/>
              <w:rPr>
                <w:rFonts w:ascii="Arial" w:hAnsi="Arial" w:cs="Arial"/>
                <w:sz w:val="18"/>
                <w:szCs w:val="18"/>
                <w:lang w:eastAsia="zh-CN"/>
              </w:rPr>
            </w:pPr>
            <w:r w:rsidRPr="00DA7708">
              <w:rPr>
                <w:noProof/>
                <w:lang w:eastAsia="zh-CN"/>
              </w:rPr>
              <w:pict>
                <v:shape id="Picture 9" o:spid="_x0000_i1039" type="#_x0000_t75" style="width:24.7pt;height:22.55pt;visibility:visible">
                  <v:imagedata r:id="rId20" o:title=""/>
                </v:shape>
              </w:pict>
            </w:r>
          </w:p>
        </w:tc>
        <w:tc>
          <w:tcPr>
            <w:tcW w:w="1134" w:type="dxa"/>
            <w:tcBorders>
              <w:top w:val="single" w:sz="4" w:space="0" w:color="auto"/>
              <w:bottom w:val="single" w:sz="4" w:space="0" w:color="auto"/>
            </w:tcBorders>
            <w:shd w:val="clear" w:color="auto" w:fill="auto"/>
            <w:vAlign w:val="center"/>
          </w:tcPr>
          <w:p w:rsidR="00EE5552" w:rsidRPr="00172CC1" w:rsidRDefault="00590480" w:rsidP="00752031">
            <w:pPr>
              <w:jc w:val="center"/>
              <w:rPr>
                <w:rFonts w:ascii="Arial" w:hAnsi="Arial" w:cs="Arial"/>
                <w:sz w:val="18"/>
                <w:szCs w:val="18"/>
                <w:lang w:eastAsia="zh-CN"/>
              </w:rPr>
            </w:pPr>
            <w:r w:rsidRPr="00172CC1">
              <w:rPr>
                <w:rFonts w:ascii="Arial" w:hAnsi="Arial" w:cs="Arial" w:hint="eastAsia"/>
                <w:sz w:val="18"/>
                <w:szCs w:val="18"/>
                <w:lang w:eastAsia="zh-CN"/>
              </w:rPr>
              <w:t>F312</w:t>
            </w:r>
          </w:p>
        </w:tc>
        <w:tc>
          <w:tcPr>
            <w:tcW w:w="1523" w:type="dxa"/>
            <w:tcBorders>
              <w:top w:val="single" w:sz="4" w:space="0" w:color="auto"/>
            </w:tcBorders>
          </w:tcPr>
          <w:p w:rsidR="00EE5552" w:rsidRPr="00172CC1" w:rsidRDefault="00E17AED" w:rsidP="00752031">
            <w:pPr>
              <w:jc w:val="both"/>
              <w:rPr>
                <w:rFonts w:ascii="Arial" w:hAnsi="Arial" w:cs="Arial" w:hint="eastAsia"/>
                <w:sz w:val="18"/>
                <w:szCs w:val="18"/>
                <w:lang w:eastAsia="zh-CN"/>
              </w:rPr>
            </w:pPr>
            <w:r w:rsidRPr="00172CC1">
              <w:rPr>
                <w:rFonts w:ascii="Arial" w:hAnsi="Arial" w:cs="Arial" w:hint="eastAsia"/>
                <w:sz w:val="18"/>
                <w:szCs w:val="18"/>
                <w:lang w:eastAsia="zh-CN"/>
              </w:rPr>
              <w:t>TOP</w:t>
            </w:r>
          </w:p>
        </w:tc>
        <w:tc>
          <w:tcPr>
            <w:tcW w:w="1523" w:type="dxa"/>
            <w:vMerge w:val="restart"/>
            <w:tcBorders>
              <w:top w:val="single" w:sz="4" w:space="0" w:color="auto"/>
            </w:tcBorders>
            <w:shd w:val="clear" w:color="auto" w:fill="auto"/>
            <w:vAlign w:val="center"/>
          </w:tcPr>
          <w:p w:rsidR="00F876D9" w:rsidRPr="00F876D9" w:rsidRDefault="00F876D9" w:rsidP="00752031">
            <w:pPr>
              <w:ind w:firstLine="90"/>
              <w:jc w:val="both"/>
              <w:rPr>
                <w:rFonts w:ascii="Arial" w:hAnsi="Arial" w:cs="Arial" w:hint="eastAsia"/>
                <w:sz w:val="18"/>
                <w:szCs w:val="18"/>
                <w:lang w:eastAsia="zh-CN"/>
              </w:rPr>
            </w:pPr>
            <w:r w:rsidRPr="00F876D9">
              <w:rPr>
                <w:rFonts w:ascii="Arial" w:hAnsi="Arial" w:cs="Arial" w:hint="eastAsia"/>
                <w:sz w:val="18"/>
                <w:szCs w:val="18"/>
                <w:lang w:eastAsia="zh-CN"/>
              </w:rPr>
              <w:t>1.8V~2.3V</w:t>
            </w:r>
          </w:p>
          <w:p w:rsidR="00EE5552" w:rsidRPr="00E01285" w:rsidRDefault="00F876D9" w:rsidP="00752031">
            <w:pPr>
              <w:jc w:val="both"/>
              <w:rPr>
                <w:rFonts w:ascii="Arial" w:hAnsi="Arial" w:cs="Arial"/>
                <w:sz w:val="18"/>
                <w:szCs w:val="18"/>
                <w:highlight w:val="red"/>
                <w:lang w:eastAsia="zh-CN"/>
              </w:rPr>
            </w:pPr>
            <w:r w:rsidRPr="00F876D9">
              <w:rPr>
                <w:rFonts w:ascii="Arial" w:hAnsi="Arial" w:cs="Arial" w:hint="eastAsia"/>
                <w:sz w:val="18"/>
                <w:szCs w:val="18"/>
                <w:lang w:eastAsia="zh-CN"/>
              </w:rPr>
              <w:t>TYP@2.0V</w:t>
            </w:r>
          </w:p>
        </w:tc>
      </w:tr>
      <w:tr w:rsidR="00EE5552" w:rsidRPr="00E01285" w:rsidTr="00752031">
        <w:trPr>
          <w:cantSplit/>
          <w:trHeight w:val="175"/>
        </w:trPr>
        <w:tc>
          <w:tcPr>
            <w:tcW w:w="697" w:type="dxa"/>
            <w:vMerge/>
            <w:shd w:val="clear" w:color="auto" w:fill="auto"/>
            <w:vAlign w:val="center"/>
          </w:tcPr>
          <w:p w:rsidR="00EE5552" w:rsidRPr="00E01285" w:rsidRDefault="00EE5552" w:rsidP="00752031">
            <w:pPr>
              <w:ind w:firstLineChars="50" w:firstLine="90"/>
              <w:jc w:val="both"/>
              <w:rPr>
                <w:rFonts w:ascii="Arial" w:hAnsi="Arial" w:cs="Arial" w:hint="eastAsia"/>
                <w:sz w:val="18"/>
                <w:szCs w:val="18"/>
                <w:lang w:eastAsia="zh-CN"/>
              </w:rPr>
            </w:pPr>
          </w:p>
        </w:tc>
        <w:tc>
          <w:tcPr>
            <w:tcW w:w="1032" w:type="dxa"/>
            <w:vMerge/>
          </w:tcPr>
          <w:p w:rsidR="00EE5552" w:rsidRPr="00F876D9" w:rsidRDefault="00EE5552" w:rsidP="00752031">
            <w:pPr>
              <w:rPr>
                <w:rFonts w:ascii="Arial" w:hAnsi="Arial" w:cs="Arial" w:hint="eastAsia"/>
                <w:sz w:val="18"/>
                <w:szCs w:val="18"/>
                <w:lang w:eastAsia="zh-CN"/>
              </w:rPr>
            </w:pPr>
          </w:p>
        </w:tc>
        <w:tc>
          <w:tcPr>
            <w:tcW w:w="1701" w:type="dxa"/>
            <w:vMerge/>
          </w:tcPr>
          <w:p w:rsidR="00EE5552" w:rsidRPr="00753BF7" w:rsidRDefault="00EE5552" w:rsidP="00752031">
            <w:pPr>
              <w:rPr>
                <w:rFonts w:ascii="Arial" w:hAnsi="Arial" w:cs="Arial" w:hint="eastAsia"/>
                <w:sz w:val="18"/>
                <w:szCs w:val="18"/>
                <w:lang w:eastAsia="zh-CN"/>
              </w:rPr>
            </w:pPr>
          </w:p>
        </w:tc>
        <w:tc>
          <w:tcPr>
            <w:tcW w:w="1134" w:type="dxa"/>
            <w:vMerge/>
            <w:vAlign w:val="center"/>
          </w:tcPr>
          <w:p w:rsidR="00EE5552" w:rsidRPr="00753BF7" w:rsidRDefault="00EE5552" w:rsidP="00752031">
            <w:pPr>
              <w:jc w:val="center"/>
              <w:rPr>
                <w:rFonts w:ascii="Arial" w:hAnsi="Arial" w:cs="Arial" w:hint="eastAsia"/>
                <w:sz w:val="18"/>
                <w:szCs w:val="18"/>
                <w:lang w:eastAsia="zh-CN"/>
              </w:rPr>
            </w:pPr>
          </w:p>
        </w:tc>
        <w:tc>
          <w:tcPr>
            <w:tcW w:w="709" w:type="dxa"/>
            <w:vMerge/>
            <w:shd w:val="clear" w:color="auto" w:fill="auto"/>
            <w:vAlign w:val="center"/>
          </w:tcPr>
          <w:p w:rsidR="00EE5552" w:rsidRPr="00E01285" w:rsidRDefault="00EE5552" w:rsidP="00752031">
            <w:pPr>
              <w:ind w:firstLineChars="50" w:firstLine="90"/>
              <w:jc w:val="both"/>
              <w:rPr>
                <w:rFonts w:ascii="Arial" w:hAnsi="Arial" w:cs="Arial"/>
                <w:sz w:val="18"/>
                <w:szCs w:val="18"/>
                <w:lang w:eastAsia="zh-CN"/>
              </w:rPr>
            </w:pPr>
          </w:p>
        </w:tc>
        <w:tc>
          <w:tcPr>
            <w:tcW w:w="1134" w:type="dxa"/>
            <w:tcBorders>
              <w:top w:val="single" w:sz="4" w:space="0" w:color="auto"/>
              <w:bottom w:val="single" w:sz="4" w:space="0" w:color="auto"/>
            </w:tcBorders>
            <w:shd w:val="clear" w:color="auto" w:fill="auto"/>
            <w:vAlign w:val="center"/>
          </w:tcPr>
          <w:p w:rsidR="00EE5552" w:rsidRPr="00172CC1" w:rsidRDefault="00590480" w:rsidP="00752031">
            <w:pPr>
              <w:jc w:val="center"/>
              <w:rPr>
                <w:rFonts w:ascii="Arial" w:hAnsi="Arial" w:cs="Arial"/>
                <w:sz w:val="18"/>
                <w:szCs w:val="18"/>
                <w:lang w:eastAsia="zh-CN"/>
              </w:rPr>
            </w:pPr>
            <w:r w:rsidRPr="00172CC1">
              <w:rPr>
                <w:rFonts w:ascii="Arial" w:hAnsi="Arial" w:cs="Arial" w:hint="eastAsia"/>
                <w:sz w:val="18"/>
                <w:szCs w:val="18"/>
                <w:lang w:eastAsia="zh-CN"/>
              </w:rPr>
              <w:t>F324</w:t>
            </w:r>
          </w:p>
        </w:tc>
        <w:tc>
          <w:tcPr>
            <w:tcW w:w="1523" w:type="dxa"/>
          </w:tcPr>
          <w:p w:rsidR="00EE5552" w:rsidRPr="00172CC1" w:rsidRDefault="00E17AED" w:rsidP="00752031">
            <w:pPr>
              <w:jc w:val="both"/>
              <w:rPr>
                <w:rFonts w:ascii="Arial" w:hAnsi="Arial" w:cs="Arial" w:hint="eastAsia"/>
                <w:sz w:val="18"/>
                <w:szCs w:val="18"/>
                <w:lang w:eastAsia="zh-CN"/>
              </w:rPr>
            </w:pPr>
            <w:r w:rsidRPr="00172CC1">
              <w:rPr>
                <w:rFonts w:ascii="Arial" w:hAnsi="Arial" w:cs="Arial" w:hint="eastAsia"/>
                <w:sz w:val="18"/>
                <w:szCs w:val="18"/>
                <w:lang w:eastAsia="zh-CN"/>
              </w:rPr>
              <w:t>TOP</w:t>
            </w:r>
          </w:p>
        </w:tc>
        <w:tc>
          <w:tcPr>
            <w:tcW w:w="1523" w:type="dxa"/>
            <w:vMerge/>
            <w:shd w:val="clear" w:color="auto" w:fill="auto"/>
            <w:vAlign w:val="center"/>
          </w:tcPr>
          <w:p w:rsidR="00EE5552" w:rsidRPr="00E01285" w:rsidRDefault="00EE5552" w:rsidP="00752031">
            <w:pPr>
              <w:jc w:val="both"/>
              <w:rPr>
                <w:rFonts w:ascii="Arial" w:hAnsi="Arial" w:cs="Arial" w:hint="eastAsia"/>
                <w:sz w:val="18"/>
                <w:szCs w:val="18"/>
                <w:highlight w:val="red"/>
                <w:lang w:eastAsia="zh-CN"/>
              </w:rPr>
            </w:pPr>
          </w:p>
        </w:tc>
      </w:tr>
      <w:tr w:rsidR="001D71B8" w:rsidRPr="00E01285" w:rsidTr="00752031">
        <w:trPr>
          <w:cantSplit/>
          <w:trHeight w:val="176"/>
        </w:trPr>
        <w:tc>
          <w:tcPr>
            <w:tcW w:w="697" w:type="dxa"/>
            <w:vMerge w:val="restart"/>
            <w:tcBorders>
              <w:top w:val="single" w:sz="4" w:space="0" w:color="auto"/>
            </w:tcBorders>
            <w:shd w:val="clear" w:color="auto" w:fill="auto"/>
            <w:vAlign w:val="center"/>
          </w:tcPr>
          <w:p w:rsidR="001D71B8" w:rsidRPr="00E01285" w:rsidRDefault="001D71B8" w:rsidP="00752031">
            <w:pPr>
              <w:ind w:firstLineChars="50" w:firstLine="90"/>
              <w:jc w:val="both"/>
              <w:rPr>
                <w:rFonts w:ascii="Arial" w:hAnsi="Arial" w:cs="Arial" w:hint="eastAsia"/>
                <w:sz w:val="18"/>
                <w:szCs w:val="18"/>
                <w:lang w:eastAsia="zh-CN"/>
              </w:rPr>
            </w:pPr>
            <w:r w:rsidRPr="00E01285">
              <w:rPr>
                <w:rFonts w:ascii="Arial" w:hAnsi="Arial" w:cs="Arial" w:hint="eastAsia"/>
                <w:sz w:val="18"/>
                <w:szCs w:val="18"/>
                <w:lang w:eastAsia="zh-CN"/>
              </w:rPr>
              <w:t>6</w:t>
            </w:r>
          </w:p>
        </w:tc>
        <w:tc>
          <w:tcPr>
            <w:tcW w:w="1032" w:type="dxa"/>
            <w:vMerge w:val="restart"/>
            <w:tcBorders>
              <w:top w:val="single" w:sz="4" w:space="0" w:color="auto"/>
            </w:tcBorders>
          </w:tcPr>
          <w:p w:rsidR="001D71B8" w:rsidRPr="00F876D9" w:rsidRDefault="003879D7" w:rsidP="00752031">
            <w:pPr>
              <w:jc w:val="both"/>
              <w:rPr>
                <w:rFonts w:ascii="Arial" w:hAnsi="Arial" w:cs="Arial" w:hint="eastAsia"/>
                <w:sz w:val="18"/>
                <w:szCs w:val="18"/>
                <w:lang w:eastAsia="zh-CN"/>
              </w:rPr>
            </w:pPr>
            <w:r w:rsidRPr="00F876D9">
              <w:rPr>
                <w:rFonts w:ascii="Arial" w:hAnsi="Arial" w:cs="Arial" w:hint="eastAsia"/>
                <w:sz w:val="18"/>
                <w:szCs w:val="18"/>
                <w:lang w:eastAsia="zh-CN"/>
              </w:rPr>
              <w:t>D</w:t>
            </w:r>
            <w:r w:rsidR="005C7420" w:rsidRPr="00F876D9">
              <w:rPr>
                <w:rFonts w:ascii="Arial" w:hAnsi="Arial" w:cs="Arial" w:hint="eastAsia"/>
                <w:sz w:val="18"/>
                <w:szCs w:val="18"/>
                <w:lang w:eastAsia="zh-CN"/>
              </w:rPr>
              <w:t>306</w:t>
            </w:r>
          </w:p>
        </w:tc>
        <w:tc>
          <w:tcPr>
            <w:tcW w:w="1701" w:type="dxa"/>
            <w:vMerge w:val="restart"/>
            <w:tcBorders>
              <w:top w:val="single" w:sz="4" w:space="0" w:color="auto"/>
            </w:tcBorders>
            <w:vAlign w:val="center"/>
          </w:tcPr>
          <w:p w:rsidR="001D71B8" w:rsidRPr="00753BF7" w:rsidRDefault="00713C81" w:rsidP="00752031">
            <w:pPr>
              <w:jc w:val="both"/>
              <w:rPr>
                <w:rFonts w:ascii="Arial" w:hAnsi="Arial" w:cs="Arial"/>
                <w:sz w:val="18"/>
                <w:szCs w:val="18"/>
                <w:lang w:eastAsia="zh-CN"/>
              </w:rPr>
            </w:pPr>
            <w:r w:rsidRPr="00753BF7">
              <w:rPr>
                <w:rFonts w:ascii="Arial" w:hAnsi="Arial" w:cs="Arial"/>
                <w:sz w:val="18"/>
                <w:szCs w:val="18"/>
                <w:lang w:eastAsia="zh-CN"/>
              </w:rPr>
              <w:t>DoorOpen</w:t>
            </w:r>
          </w:p>
        </w:tc>
        <w:tc>
          <w:tcPr>
            <w:tcW w:w="1134" w:type="dxa"/>
            <w:vMerge w:val="restart"/>
            <w:tcBorders>
              <w:top w:val="single" w:sz="4" w:space="0" w:color="auto"/>
            </w:tcBorders>
            <w:vAlign w:val="center"/>
          </w:tcPr>
          <w:p w:rsidR="001D71B8" w:rsidRPr="00753BF7" w:rsidRDefault="001D71B8" w:rsidP="00752031">
            <w:pPr>
              <w:jc w:val="center"/>
              <w:rPr>
                <w:rFonts w:ascii="Arial" w:hAnsi="Arial" w:cs="Arial"/>
                <w:sz w:val="18"/>
                <w:szCs w:val="18"/>
              </w:rPr>
            </w:pPr>
            <w:r w:rsidRPr="00753BF7">
              <w:rPr>
                <w:rFonts w:ascii="Arial" w:hAnsi="Arial" w:cs="Arial" w:hint="eastAsia"/>
                <w:sz w:val="18"/>
                <w:szCs w:val="18"/>
                <w:lang w:eastAsia="zh-CN"/>
              </w:rPr>
              <w:t>Red</w:t>
            </w:r>
          </w:p>
        </w:tc>
        <w:tc>
          <w:tcPr>
            <w:tcW w:w="709" w:type="dxa"/>
            <w:vMerge w:val="restart"/>
            <w:tcBorders>
              <w:top w:val="single" w:sz="4" w:space="0" w:color="auto"/>
            </w:tcBorders>
            <w:shd w:val="clear" w:color="auto" w:fill="auto"/>
            <w:vAlign w:val="center"/>
          </w:tcPr>
          <w:p w:rsidR="001D71B8" w:rsidRPr="00E01285" w:rsidRDefault="007B0D60" w:rsidP="00752031">
            <w:pPr>
              <w:ind w:firstLineChars="50" w:firstLine="100"/>
              <w:jc w:val="both"/>
              <w:rPr>
                <w:rFonts w:ascii="Arial" w:hAnsi="Arial" w:cs="Arial"/>
                <w:sz w:val="18"/>
                <w:szCs w:val="18"/>
                <w:lang w:eastAsia="zh-CN"/>
              </w:rPr>
            </w:pPr>
            <w:r w:rsidRPr="00DA7708">
              <w:rPr>
                <w:noProof/>
                <w:lang w:eastAsia="zh-CN"/>
              </w:rPr>
              <w:pict>
                <v:shape id="Picture 43" o:spid="_x0000_i1040" type="#_x0000_t75" style="width:25.8pt;height:18.25pt;visibility:visible">
                  <v:imagedata r:id="rId21" o:title=""/>
                </v:shape>
              </w:pict>
            </w:r>
          </w:p>
        </w:tc>
        <w:tc>
          <w:tcPr>
            <w:tcW w:w="1134" w:type="dxa"/>
            <w:tcBorders>
              <w:top w:val="single" w:sz="4" w:space="0" w:color="auto"/>
              <w:bottom w:val="single" w:sz="4" w:space="0" w:color="auto"/>
            </w:tcBorders>
            <w:shd w:val="clear" w:color="auto" w:fill="auto"/>
            <w:vAlign w:val="center"/>
          </w:tcPr>
          <w:p w:rsidR="001D71B8" w:rsidRPr="00172CC1" w:rsidRDefault="00590480" w:rsidP="00752031">
            <w:pPr>
              <w:jc w:val="center"/>
              <w:rPr>
                <w:rFonts w:ascii="Arial" w:hAnsi="Arial" w:cs="Arial"/>
                <w:sz w:val="18"/>
                <w:szCs w:val="18"/>
                <w:lang w:eastAsia="zh-CN"/>
              </w:rPr>
            </w:pPr>
            <w:r w:rsidRPr="00172CC1">
              <w:rPr>
                <w:rFonts w:ascii="Arial" w:hAnsi="Arial" w:cs="Arial" w:hint="eastAsia"/>
                <w:sz w:val="18"/>
                <w:szCs w:val="18"/>
                <w:lang w:eastAsia="zh-CN"/>
              </w:rPr>
              <w:t>F313</w:t>
            </w:r>
          </w:p>
        </w:tc>
        <w:tc>
          <w:tcPr>
            <w:tcW w:w="1523" w:type="dxa"/>
            <w:tcBorders>
              <w:top w:val="single" w:sz="4" w:space="0" w:color="auto"/>
            </w:tcBorders>
          </w:tcPr>
          <w:p w:rsidR="001D71B8" w:rsidRPr="00172CC1" w:rsidRDefault="00F876D9" w:rsidP="00752031">
            <w:r w:rsidRPr="00172CC1">
              <w:rPr>
                <w:rFonts w:ascii="Arial" w:hAnsi="Arial" w:cs="Arial"/>
                <w:sz w:val="18"/>
                <w:szCs w:val="18"/>
                <w:lang w:eastAsia="zh-CN"/>
              </w:rPr>
              <w:t>BOTTOM</w:t>
            </w:r>
          </w:p>
        </w:tc>
        <w:tc>
          <w:tcPr>
            <w:tcW w:w="1523" w:type="dxa"/>
            <w:vMerge w:val="restart"/>
            <w:tcBorders>
              <w:top w:val="single" w:sz="4" w:space="0" w:color="auto"/>
            </w:tcBorders>
            <w:shd w:val="clear" w:color="auto" w:fill="auto"/>
            <w:vAlign w:val="center"/>
          </w:tcPr>
          <w:p w:rsidR="00F876D9" w:rsidRPr="00F876D9" w:rsidRDefault="00F876D9" w:rsidP="00752031">
            <w:pPr>
              <w:ind w:firstLine="90"/>
              <w:jc w:val="both"/>
              <w:rPr>
                <w:rFonts w:ascii="Arial" w:hAnsi="Arial" w:cs="Arial" w:hint="eastAsia"/>
                <w:sz w:val="18"/>
                <w:szCs w:val="18"/>
                <w:lang w:eastAsia="zh-CN"/>
              </w:rPr>
            </w:pPr>
            <w:r w:rsidRPr="00F876D9">
              <w:rPr>
                <w:rFonts w:ascii="Arial" w:hAnsi="Arial" w:cs="Arial" w:hint="eastAsia"/>
                <w:sz w:val="18"/>
                <w:szCs w:val="18"/>
                <w:lang w:eastAsia="zh-CN"/>
              </w:rPr>
              <w:t>1.8V~2.3V</w:t>
            </w:r>
          </w:p>
          <w:p w:rsidR="001D71B8" w:rsidRPr="00E01285" w:rsidRDefault="00F876D9" w:rsidP="00752031">
            <w:pPr>
              <w:jc w:val="both"/>
              <w:rPr>
                <w:rFonts w:ascii="Arial" w:hAnsi="Arial" w:cs="Arial"/>
                <w:sz w:val="18"/>
                <w:szCs w:val="18"/>
                <w:highlight w:val="red"/>
                <w:lang w:eastAsia="zh-CN"/>
              </w:rPr>
            </w:pPr>
            <w:r w:rsidRPr="00F876D9">
              <w:rPr>
                <w:rFonts w:ascii="Arial" w:hAnsi="Arial" w:cs="Arial" w:hint="eastAsia"/>
                <w:sz w:val="18"/>
                <w:szCs w:val="18"/>
                <w:lang w:eastAsia="zh-CN"/>
              </w:rPr>
              <w:t>TYP@2.0V</w:t>
            </w:r>
          </w:p>
        </w:tc>
      </w:tr>
      <w:tr w:rsidR="001D71B8" w:rsidRPr="00E01285" w:rsidTr="00752031">
        <w:trPr>
          <w:cantSplit/>
          <w:trHeight w:val="175"/>
        </w:trPr>
        <w:tc>
          <w:tcPr>
            <w:tcW w:w="697" w:type="dxa"/>
            <w:vMerge/>
            <w:shd w:val="clear" w:color="auto" w:fill="auto"/>
            <w:vAlign w:val="center"/>
          </w:tcPr>
          <w:p w:rsidR="001D71B8" w:rsidRPr="00E01285" w:rsidRDefault="001D71B8" w:rsidP="00752031">
            <w:pPr>
              <w:ind w:firstLineChars="50" w:firstLine="90"/>
              <w:jc w:val="both"/>
              <w:rPr>
                <w:rFonts w:ascii="Arial" w:hAnsi="Arial" w:cs="Arial" w:hint="eastAsia"/>
                <w:sz w:val="18"/>
                <w:szCs w:val="18"/>
                <w:lang w:eastAsia="zh-CN"/>
              </w:rPr>
            </w:pPr>
          </w:p>
        </w:tc>
        <w:tc>
          <w:tcPr>
            <w:tcW w:w="1032" w:type="dxa"/>
            <w:vMerge/>
          </w:tcPr>
          <w:p w:rsidR="001D71B8" w:rsidRPr="00F876D9" w:rsidRDefault="001D71B8" w:rsidP="00752031">
            <w:pPr>
              <w:jc w:val="both"/>
              <w:rPr>
                <w:rFonts w:ascii="Arial" w:hAnsi="Arial" w:cs="Arial" w:hint="eastAsia"/>
                <w:sz w:val="18"/>
                <w:szCs w:val="18"/>
                <w:lang w:eastAsia="zh-CN"/>
              </w:rPr>
            </w:pPr>
          </w:p>
        </w:tc>
        <w:tc>
          <w:tcPr>
            <w:tcW w:w="1701" w:type="dxa"/>
            <w:vMerge/>
            <w:vAlign w:val="center"/>
          </w:tcPr>
          <w:p w:rsidR="001D71B8" w:rsidRPr="00753BF7" w:rsidRDefault="001D71B8" w:rsidP="00752031">
            <w:pPr>
              <w:jc w:val="both"/>
              <w:rPr>
                <w:rFonts w:ascii="Arial" w:hAnsi="Arial" w:cs="Arial" w:hint="eastAsia"/>
                <w:sz w:val="18"/>
                <w:szCs w:val="18"/>
                <w:lang w:eastAsia="zh-CN"/>
              </w:rPr>
            </w:pPr>
          </w:p>
        </w:tc>
        <w:tc>
          <w:tcPr>
            <w:tcW w:w="1134" w:type="dxa"/>
            <w:vMerge/>
            <w:vAlign w:val="center"/>
          </w:tcPr>
          <w:p w:rsidR="001D71B8" w:rsidRPr="00753BF7" w:rsidRDefault="001D71B8" w:rsidP="00752031">
            <w:pPr>
              <w:jc w:val="center"/>
              <w:rPr>
                <w:rFonts w:ascii="Arial" w:hAnsi="Arial" w:cs="Arial" w:hint="eastAsia"/>
                <w:sz w:val="18"/>
                <w:szCs w:val="18"/>
                <w:lang w:eastAsia="zh-CN"/>
              </w:rPr>
            </w:pPr>
          </w:p>
        </w:tc>
        <w:tc>
          <w:tcPr>
            <w:tcW w:w="709" w:type="dxa"/>
            <w:vMerge/>
            <w:shd w:val="clear" w:color="auto" w:fill="auto"/>
            <w:vAlign w:val="center"/>
          </w:tcPr>
          <w:p w:rsidR="001D71B8" w:rsidRPr="00E01285" w:rsidRDefault="001D71B8" w:rsidP="00752031">
            <w:pPr>
              <w:ind w:firstLineChars="50" w:firstLine="90"/>
              <w:jc w:val="both"/>
              <w:rPr>
                <w:rFonts w:ascii="Arial" w:hAnsi="Arial" w:cs="Arial"/>
                <w:sz w:val="18"/>
                <w:szCs w:val="18"/>
                <w:lang w:eastAsia="zh-CN"/>
              </w:rPr>
            </w:pPr>
          </w:p>
        </w:tc>
        <w:tc>
          <w:tcPr>
            <w:tcW w:w="1134" w:type="dxa"/>
            <w:tcBorders>
              <w:top w:val="single" w:sz="4" w:space="0" w:color="auto"/>
              <w:bottom w:val="single" w:sz="4" w:space="0" w:color="auto"/>
            </w:tcBorders>
            <w:shd w:val="clear" w:color="auto" w:fill="auto"/>
            <w:vAlign w:val="center"/>
          </w:tcPr>
          <w:p w:rsidR="001D71B8" w:rsidRPr="00172CC1" w:rsidRDefault="00590480" w:rsidP="00752031">
            <w:pPr>
              <w:jc w:val="center"/>
              <w:rPr>
                <w:rFonts w:ascii="Arial" w:hAnsi="Arial" w:cs="Arial" w:hint="eastAsia"/>
                <w:sz w:val="18"/>
                <w:szCs w:val="18"/>
                <w:lang w:eastAsia="zh-CN"/>
              </w:rPr>
            </w:pPr>
            <w:r w:rsidRPr="00172CC1">
              <w:rPr>
                <w:rFonts w:ascii="Arial" w:hAnsi="Arial" w:cs="Arial" w:hint="eastAsia"/>
                <w:sz w:val="18"/>
                <w:szCs w:val="18"/>
                <w:lang w:eastAsia="zh-CN"/>
              </w:rPr>
              <w:t>F325</w:t>
            </w:r>
          </w:p>
        </w:tc>
        <w:tc>
          <w:tcPr>
            <w:tcW w:w="1523" w:type="dxa"/>
          </w:tcPr>
          <w:p w:rsidR="001D71B8" w:rsidRPr="00172CC1" w:rsidRDefault="00F876D9" w:rsidP="00752031">
            <w:r w:rsidRPr="00172CC1">
              <w:rPr>
                <w:rFonts w:ascii="Arial" w:hAnsi="Arial" w:cs="Arial"/>
                <w:sz w:val="18"/>
                <w:szCs w:val="18"/>
                <w:lang w:eastAsia="zh-CN"/>
              </w:rPr>
              <w:t>BOTTOM</w:t>
            </w:r>
          </w:p>
        </w:tc>
        <w:tc>
          <w:tcPr>
            <w:tcW w:w="1523" w:type="dxa"/>
            <w:vMerge/>
            <w:shd w:val="clear" w:color="auto" w:fill="auto"/>
            <w:vAlign w:val="center"/>
          </w:tcPr>
          <w:p w:rsidR="001D71B8" w:rsidRPr="00E01285" w:rsidRDefault="001D71B8" w:rsidP="00752031">
            <w:pPr>
              <w:jc w:val="both"/>
              <w:rPr>
                <w:rFonts w:ascii="Arial" w:hAnsi="Arial" w:cs="Arial" w:hint="eastAsia"/>
                <w:sz w:val="18"/>
                <w:szCs w:val="18"/>
                <w:highlight w:val="red"/>
                <w:lang w:eastAsia="zh-CN"/>
              </w:rPr>
            </w:pPr>
          </w:p>
        </w:tc>
      </w:tr>
      <w:tr w:rsidR="00713C81" w:rsidRPr="00E01285" w:rsidTr="00752031">
        <w:trPr>
          <w:cantSplit/>
          <w:trHeight w:val="20"/>
        </w:trPr>
        <w:tc>
          <w:tcPr>
            <w:tcW w:w="697" w:type="dxa"/>
            <w:vMerge w:val="restart"/>
            <w:tcBorders>
              <w:top w:val="single" w:sz="4" w:space="0" w:color="auto"/>
            </w:tcBorders>
            <w:shd w:val="clear" w:color="auto" w:fill="auto"/>
            <w:vAlign w:val="center"/>
          </w:tcPr>
          <w:p w:rsidR="00713C81" w:rsidRPr="00E01285" w:rsidRDefault="00713C81" w:rsidP="00752031">
            <w:pPr>
              <w:ind w:firstLineChars="50" w:firstLine="90"/>
              <w:jc w:val="both"/>
              <w:rPr>
                <w:rFonts w:ascii="Arial" w:hAnsi="Arial" w:cs="Arial"/>
                <w:sz w:val="18"/>
                <w:szCs w:val="18"/>
                <w:lang w:eastAsia="zh-CN"/>
              </w:rPr>
            </w:pPr>
            <w:r w:rsidRPr="00E01285">
              <w:rPr>
                <w:rFonts w:ascii="Arial" w:hAnsi="Arial" w:cs="Arial" w:hint="eastAsia"/>
                <w:sz w:val="18"/>
                <w:szCs w:val="18"/>
                <w:lang w:eastAsia="zh-CN"/>
              </w:rPr>
              <w:t>7</w:t>
            </w:r>
          </w:p>
        </w:tc>
        <w:tc>
          <w:tcPr>
            <w:tcW w:w="1032" w:type="dxa"/>
            <w:vMerge w:val="restart"/>
            <w:tcBorders>
              <w:top w:val="single" w:sz="4" w:space="0" w:color="auto"/>
            </w:tcBorders>
          </w:tcPr>
          <w:p w:rsidR="00713C81" w:rsidRPr="00F876D9" w:rsidRDefault="00713C81" w:rsidP="00752031">
            <w:pPr>
              <w:rPr>
                <w:rFonts w:ascii="Arial" w:hAnsi="Arial" w:cs="Arial" w:hint="eastAsia"/>
                <w:sz w:val="18"/>
                <w:szCs w:val="18"/>
                <w:lang w:eastAsia="zh-CN"/>
              </w:rPr>
            </w:pPr>
            <w:r w:rsidRPr="00F876D9">
              <w:rPr>
                <w:rFonts w:ascii="Arial" w:hAnsi="Arial" w:cs="Arial" w:hint="eastAsia"/>
                <w:sz w:val="18"/>
                <w:szCs w:val="18"/>
                <w:lang w:eastAsia="zh-CN"/>
              </w:rPr>
              <w:t>D</w:t>
            </w:r>
            <w:r w:rsidR="005C7420" w:rsidRPr="00F876D9">
              <w:rPr>
                <w:rFonts w:ascii="Arial" w:hAnsi="Arial" w:cs="Arial" w:hint="eastAsia"/>
                <w:sz w:val="18"/>
                <w:szCs w:val="18"/>
                <w:lang w:eastAsia="zh-CN"/>
              </w:rPr>
              <w:t>307</w:t>
            </w:r>
          </w:p>
        </w:tc>
        <w:tc>
          <w:tcPr>
            <w:tcW w:w="1701" w:type="dxa"/>
            <w:vMerge w:val="restart"/>
            <w:tcBorders>
              <w:top w:val="single" w:sz="4" w:space="0" w:color="auto"/>
            </w:tcBorders>
            <w:vAlign w:val="center"/>
          </w:tcPr>
          <w:p w:rsidR="00713C81" w:rsidRPr="00753BF7" w:rsidRDefault="00713C81" w:rsidP="00752031">
            <w:pPr>
              <w:jc w:val="both"/>
              <w:rPr>
                <w:rFonts w:ascii="Arial" w:hAnsi="Arial" w:cs="Arial"/>
                <w:sz w:val="18"/>
                <w:szCs w:val="18"/>
                <w:lang w:eastAsia="zh-CN"/>
              </w:rPr>
            </w:pPr>
            <w:r w:rsidRPr="00753BF7">
              <w:rPr>
                <w:rFonts w:ascii="Arial" w:hAnsi="Arial" w:cs="Arial"/>
                <w:sz w:val="18"/>
                <w:szCs w:val="18"/>
                <w:lang w:eastAsia="zh-CN"/>
              </w:rPr>
              <w:t>HighBeam</w:t>
            </w:r>
          </w:p>
        </w:tc>
        <w:tc>
          <w:tcPr>
            <w:tcW w:w="1134" w:type="dxa"/>
            <w:vMerge w:val="restart"/>
            <w:tcBorders>
              <w:top w:val="single" w:sz="4" w:space="0" w:color="auto"/>
            </w:tcBorders>
            <w:vAlign w:val="center"/>
          </w:tcPr>
          <w:p w:rsidR="00713C81" w:rsidRPr="00753BF7" w:rsidRDefault="00E335F5" w:rsidP="00752031">
            <w:pPr>
              <w:jc w:val="center"/>
              <w:rPr>
                <w:rFonts w:ascii="Arial" w:hAnsi="Arial" w:cs="Arial"/>
                <w:sz w:val="18"/>
                <w:szCs w:val="18"/>
              </w:rPr>
            </w:pPr>
            <w:r w:rsidRPr="00753BF7">
              <w:rPr>
                <w:rFonts w:ascii="Arial" w:hAnsi="Arial" w:cs="Arial" w:hint="eastAsia"/>
                <w:sz w:val="18"/>
                <w:szCs w:val="18"/>
                <w:lang w:eastAsia="zh-CN"/>
              </w:rPr>
              <w:t>Blue</w:t>
            </w:r>
          </w:p>
        </w:tc>
        <w:tc>
          <w:tcPr>
            <w:tcW w:w="709" w:type="dxa"/>
            <w:vMerge w:val="restart"/>
            <w:tcBorders>
              <w:top w:val="single" w:sz="4" w:space="0" w:color="auto"/>
            </w:tcBorders>
            <w:shd w:val="clear" w:color="auto" w:fill="auto"/>
            <w:vAlign w:val="center"/>
          </w:tcPr>
          <w:p w:rsidR="00713C81" w:rsidRPr="00E01285" w:rsidRDefault="007B0D60" w:rsidP="00752031">
            <w:pPr>
              <w:ind w:firstLineChars="50" w:firstLine="100"/>
              <w:jc w:val="both"/>
              <w:rPr>
                <w:rFonts w:ascii="Arial" w:hAnsi="Arial" w:cs="Arial"/>
                <w:sz w:val="18"/>
                <w:szCs w:val="18"/>
                <w:lang w:eastAsia="zh-CN"/>
              </w:rPr>
            </w:pPr>
            <w:r w:rsidRPr="00DA7708">
              <w:rPr>
                <w:noProof/>
                <w:lang w:eastAsia="zh-CN"/>
              </w:rPr>
              <w:pict>
                <v:shape id="Picture 17" o:spid="_x0000_i1041" type="#_x0000_t75" style="width:24.2pt;height:20.4pt;visibility:visible">
                  <v:imagedata r:id="rId22" o:title=""/>
                </v:shape>
              </w:pict>
            </w:r>
          </w:p>
        </w:tc>
        <w:tc>
          <w:tcPr>
            <w:tcW w:w="1134" w:type="dxa"/>
            <w:tcBorders>
              <w:top w:val="single" w:sz="4" w:space="0" w:color="auto"/>
              <w:bottom w:val="single" w:sz="4" w:space="0" w:color="auto"/>
            </w:tcBorders>
            <w:shd w:val="clear" w:color="auto" w:fill="auto"/>
            <w:vAlign w:val="center"/>
          </w:tcPr>
          <w:p w:rsidR="00713C81" w:rsidRPr="00172CC1" w:rsidRDefault="00590480" w:rsidP="00752031">
            <w:pPr>
              <w:jc w:val="center"/>
              <w:rPr>
                <w:rFonts w:ascii="Arial" w:hAnsi="Arial" w:cs="Arial"/>
                <w:sz w:val="18"/>
                <w:szCs w:val="18"/>
                <w:lang w:eastAsia="zh-CN"/>
              </w:rPr>
            </w:pPr>
            <w:r w:rsidRPr="00172CC1">
              <w:rPr>
                <w:rFonts w:ascii="Arial" w:hAnsi="Arial" w:cs="Arial" w:hint="eastAsia"/>
                <w:sz w:val="18"/>
                <w:szCs w:val="18"/>
                <w:lang w:eastAsia="zh-CN"/>
              </w:rPr>
              <w:t>F314</w:t>
            </w:r>
          </w:p>
        </w:tc>
        <w:tc>
          <w:tcPr>
            <w:tcW w:w="1523" w:type="dxa"/>
            <w:tcBorders>
              <w:top w:val="single" w:sz="4" w:space="0" w:color="auto"/>
            </w:tcBorders>
          </w:tcPr>
          <w:p w:rsidR="00713C81" w:rsidRPr="00172CC1" w:rsidRDefault="00713C81" w:rsidP="00752031">
            <w:pPr>
              <w:jc w:val="both"/>
              <w:rPr>
                <w:rFonts w:ascii="Arial" w:hAnsi="Arial" w:cs="Arial" w:hint="eastAsia"/>
                <w:sz w:val="18"/>
                <w:szCs w:val="18"/>
                <w:lang w:eastAsia="zh-CN"/>
              </w:rPr>
            </w:pPr>
            <w:r w:rsidRPr="00172CC1">
              <w:rPr>
                <w:rFonts w:ascii="Arial" w:hAnsi="Arial" w:cs="Arial"/>
                <w:sz w:val="18"/>
                <w:szCs w:val="18"/>
                <w:lang w:eastAsia="zh-CN"/>
              </w:rPr>
              <w:t>BOTTOM</w:t>
            </w:r>
          </w:p>
        </w:tc>
        <w:tc>
          <w:tcPr>
            <w:tcW w:w="1523" w:type="dxa"/>
            <w:vMerge w:val="restart"/>
            <w:tcBorders>
              <w:top w:val="single" w:sz="4" w:space="0" w:color="auto"/>
            </w:tcBorders>
            <w:shd w:val="clear" w:color="auto" w:fill="auto"/>
            <w:vAlign w:val="center"/>
          </w:tcPr>
          <w:p w:rsidR="00713C81" w:rsidRPr="00FB4345" w:rsidRDefault="00FB4345" w:rsidP="00752031">
            <w:pPr>
              <w:ind w:firstLine="90"/>
              <w:jc w:val="both"/>
              <w:rPr>
                <w:rFonts w:ascii="Arial" w:hAnsi="Arial" w:cs="Arial" w:hint="eastAsia"/>
                <w:sz w:val="18"/>
                <w:szCs w:val="18"/>
                <w:lang w:eastAsia="zh-CN"/>
              </w:rPr>
            </w:pPr>
            <w:r w:rsidRPr="00FB4345">
              <w:rPr>
                <w:rFonts w:ascii="Arial" w:hAnsi="Arial" w:cs="Arial" w:hint="eastAsia"/>
                <w:sz w:val="18"/>
                <w:szCs w:val="18"/>
                <w:lang w:eastAsia="zh-CN"/>
              </w:rPr>
              <w:t>3.0</w:t>
            </w:r>
            <w:r w:rsidR="00713C81" w:rsidRPr="00FB4345">
              <w:rPr>
                <w:rFonts w:ascii="Arial" w:hAnsi="Arial" w:cs="Arial" w:hint="eastAsia"/>
                <w:sz w:val="18"/>
                <w:szCs w:val="18"/>
                <w:lang w:eastAsia="zh-CN"/>
              </w:rPr>
              <w:t>V~</w:t>
            </w:r>
            <w:r w:rsidRPr="00FB4345">
              <w:rPr>
                <w:rFonts w:ascii="Arial" w:hAnsi="Arial" w:cs="Arial" w:hint="eastAsia"/>
                <w:sz w:val="18"/>
                <w:szCs w:val="18"/>
                <w:lang w:eastAsia="zh-CN"/>
              </w:rPr>
              <w:t>4.1</w:t>
            </w:r>
            <w:r w:rsidR="00713C81" w:rsidRPr="00FB4345">
              <w:rPr>
                <w:rFonts w:ascii="Arial" w:hAnsi="Arial" w:cs="Arial" w:hint="eastAsia"/>
                <w:sz w:val="18"/>
                <w:szCs w:val="18"/>
                <w:lang w:eastAsia="zh-CN"/>
              </w:rPr>
              <w:t>V</w:t>
            </w:r>
          </w:p>
          <w:p w:rsidR="00713C81" w:rsidRPr="00E01285" w:rsidRDefault="00713C81" w:rsidP="00752031">
            <w:pPr>
              <w:jc w:val="both"/>
              <w:rPr>
                <w:rFonts w:ascii="Arial" w:hAnsi="Arial" w:cs="Arial"/>
                <w:sz w:val="18"/>
                <w:szCs w:val="18"/>
                <w:highlight w:val="red"/>
                <w:lang w:eastAsia="zh-CN"/>
              </w:rPr>
            </w:pPr>
            <w:r w:rsidRPr="00FB4345">
              <w:rPr>
                <w:rFonts w:ascii="Arial" w:hAnsi="Arial" w:cs="Arial" w:hint="eastAsia"/>
                <w:sz w:val="18"/>
                <w:szCs w:val="18"/>
                <w:lang w:eastAsia="zh-CN"/>
              </w:rPr>
              <w:t>TYP@</w:t>
            </w:r>
            <w:r w:rsidR="00FB4345" w:rsidRPr="00FB4345">
              <w:rPr>
                <w:rFonts w:ascii="Arial" w:hAnsi="Arial" w:cs="Arial" w:hint="eastAsia"/>
                <w:sz w:val="18"/>
                <w:szCs w:val="18"/>
                <w:lang w:eastAsia="zh-CN"/>
              </w:rPr>
              <w:t>3.2</w:t>
            </w:r>
            <w:r w:rsidRPr="00FB4345">
              <w:rPr>
                <w:rFonts w:ascii="Arial" w:hAnsi="Arial" w:cs="Arial" w:hint="eastAsia"/>
                <w:sz w:val="18"/>
                <w:szCs w:val="18"/>
                <w:lang w:eastAsia="zh-CN"/>
              </w:rPr>
              <w:t>V</w:t>
            </w:r>
          </w:p>
        </w:tc>
      </w:tr>
      <w:tr w:rsidR="00713C81" w:rsidRPr="00E01285" w:rsidTr="00752031">
        <w:trPr>
          <w:cantSplit/>
          <w:trHeight w:val="271"/>
        </w:trPr>
        <w:tc>
          <w:tcPr>
            <w:tcW w:w="697" w:type="dxa"/>
            <w:vMerge/>
            <w:tcBorders>
              <w:bottom w:val="single" w:sz="4" w:space="0" w:color="auto"/>
            </w:tcBorders>
            <w:shd w:val="clear" w:color="auto" w:fill="auto"/>
            <w:vAlign w:val="center"/>
          </w:tcPr>
          <w:p w:rsidR="00713C81" w:rsidRPr="00E01285" w:rsidRDefault="00713C81" w:rsidP="00752031">
            <w:pPr>
              <w:ind w:firstLineChars="50" w:firstLine="90"/>
              <w:jc w:val="both"/>
              <w:rPr>
                <w:rFonts w:ascii="Arial" w:hAnsi="Arial" w:cs="Arial"/>
                <w:sz w:val="18"/>
                <w:szCs w:val="18"/>
                <w:lang w:eastAsia="zh-CN"/>
              </w:rPr>
            </w:pPr>
          </w:p>
        </w:tc>
        <w:tc>
          <w:tcPr>
            <w:tcW w:w="1032" w:type="dxa"/>
            <w:vMerge/>
            <w:tcBorders>
              <w:bottom w:val="single" w:sz="4" w:space="0" w:color="auto"/>
            </w:tcBorders>
          </w:tcPr>
          <w:p w:rsidR="00713C81" w:rsidRPr="00F876D9" w:rsidRDefault="00713C81" w:rsidP="00752031">
            <w:pPr>
              <w:ind w:firstLineChars="50" w:firstLine="90"/>
              <w:jc w:val="both"/>
              <w:rPr>
                <w:rFonts w:ascii="Arial" w:hAnsi="Arial" w:cs="Arial"/>
                <w:sz w:val="18"/>
                <w:szCs w:val="18"/>
                <w:lang w:eastAsia="zh-CN"/>
              </w:rPr>
            </w:pPr>
          </w:p>
        </w:tc>
        <w:tc>
          <w:tcPr>
            <w:tcW w:w="1701" w:type="dxa"/>
            <w:vMerge/>
            <w:tcBorders>
              <w:bottom w:val="single" w:sz="4" w:space="0" w:color="auto"/>
            </w:tcBorders>
            <w:vAlign w:val="center"/>
          </w:tcPr>
          <w:p w:rsidR="00713C81" w:rsidRPr="00753BF7" w:rsidRDefault="00713C81" w:rsidP="00752031">
            <w:pPr>
              <w:ind w:firstLineChars="50" w:firstLine="90"/>
              <w:jc w:val="both"/>
              <w:rPr>
                <w:rFonts w:ascii="Arial" w:hAnsi="Arial" w:cs="Arial"/>
                <w:sz w:val="18"/>
                <w:szCs w:val="18"/>
                <w:lang w:eastAsia="zh-CN"/>
              </w:rPr>
            </w:pPr>
          </w:p>
        </w:tc>
        <w:tc>
          <w:tcPr>
            <w:tcW w:w="1134" w:type="dxa"/>
            <w:vMerge/>
            <w:tcBorders>
              <w:bottom w:val="single" w:sz="4" w:space="0" w:color="auto"/>
            </w:tcBorders>
            <w:vAlign w:val="center"/>
          </w:tcPr>
          <w:p w:rsidR="00713C81" w:rsidRPr="00753BF7" w:rsidRDefault="00713C81" w:rsidP="00752031">
            <w:pPr>
              <w:ind w:firstLineChars="50" w:firstLine="90"/>
              <w:jc w:val="center"/>
              <w:rPr>
                <w:rFonts w:ascii="Arial" w:hAnsi="Arial" w:cs="Arial"/>
                <w:sz w:val="18"/>
                <w:szCs w:val="18"/>
                <w:lang w:eastAsia="zh-CN"/>
              </w:rPr>
            </w:pPr>
          </w:p>
        </w:tc>
        <w:tc>
          <w:tcPr>
            <w:tcW w:w="709" w:type="dxa"/>
            <w:vMerge/>
            <w:tcBorders>
              <w:bottom w:val="single" w:sz="4" w:space="0" w:color="auto"/>
            </w:tcBorders>
            <w:shd w:val="clear" w:color="auto" w:fill="auto"/>
            <w:vAlign w:val="center"/>
          </w:tcPr>
          <w:p w:rsidR="00713C81" w:rsidRPr="00E01285" w:rsidRDefault="00713C81" w:rsidP="00752031">
            <w:pPr>
              <w:ind w:firstLineChars="50" w:firstLine="90"/>
              <w:jc w:val="both"/>
              <w:rPr>
                <w:rFonts w:ascii="Arial" w:hAnsi="Arial" w:cs="Arial"/>
                <w:sz w:val="18"/>
                <w:szCs w:val="18"/>
                <w:lang w:eastAsia="zh-CN"/>
              </w:rPr>
            </w:pPr>
          </w:p>
        </w:tc>
        <w:tc>
          <w:tcPr>
            <w:tcW w:w="1134" w:type="dxa"/>
            <w:tcBorders>
              <w:top w:val="single" w:sz="4" w:space="0" w:color="auto"/>
              <w:bottom w:val="single" w:sz="4" w:space="0" w:color="auto"/>
            </w:tcBorders>
            <w:shd w:val="clear" w:color="auto" w:fill="auto"/>
            <w:vAlign w:val="center"/>
          </w:tcPr>
          <w:p w:rsidR="00713C81" w:rsidRPr="00172CC1" w:rsidRDefault="00590480" w:rsidP="00752031">
            <w:pPr>
              <w:jc w:val="center"/>
              <w:rPr>
                <w:rFonts w:ascii="Arial" w:hAnsi="Arial" w:cs="Arial"/>
                <w:sz w:val="18"/>
                <w:szCs w:val="18"/>
                <w:lang w:eastAsia="zh-CN"/>
              </w:rPr>
            </w:pPr>
            <w:r w:rsidRPr="00172CC1">
              <w:rPr>
                <w:rFonts w:ascii="Arial" w:hAnsi="Arial" w:cs="Arial" w:hint="eastAsia"/>
                <w:sz w:val="18"/>
                <w:szCs w:val="18"/>
                <w:lang w:eastAsia="zh-CN"/>
              </w:rPr>
              <w:t>F326</w:t>
            </w:r>
          </w:p>
        </w:tc>
        <w:tc>
          <w:tcPr>
            <w:tcW w:w="1523" w:type="dxa"/>
            <w:tcBorders>
              <w:bottom w:val="single" w:sz="4" w:space="0" w:color="auto"/>
            </w:tcBorders>
          </w:tcPr>
          <w:p w:rsidR="00713C81" w:rsidRPr="00172CC1" w:rsidRDefault="00F876D9" w:rsidP="00752031">
            <w:pPr>
              <w:jc w:val="both"/>
              <w:rPr>
                <w:rFonts w:ascii="Arial" w:hAnsi="Arial" w:cs="Arial"/>
                <w:sz w:val="18"/>
                <w:szCs w:val="18"/>
                <w:lang w:eastAsia="zh-CN"/>
              </w:rPr>
            </w:pPr>
            <w:r w:rsidRPr="00172CC1">
              <w:rPr>
                <w:rFonts w:ascii="Arial" w:hAnsi="Arial" w:cs="Arial"/>
                <w:sz w:val="18"/>
                <w:szCs w:val="18"/>
                <w:lang w:eastAsia="zh-CN"/>
              </w:rPr>
              <w:t>BOTTOM</w:t>
            </w:r>
          </w:p>
        </w:tc>
        <w:tc>
          <w:tcPr>
            <w:tcW w:w="1523" w:type="dxa"/>
            <w:vMerge/>
            <w:tcBorders>
              <w:bottom w:val="single" w:sz="4" w:space="0" w:color="auto"/>
            </w:tcBorders>
            <w:shd w:val="clear" w:color="auto" w:fill="auto"/>
            <w:vAlign w:val="center"/>
          </w:tcPr>
          <w:p w:rsidR="00713C81" w:rsidRPr="00E01285" w:rsidRDefault="00713C81" w:rsidP="00752031">
            <w:pPr>
              <w:jc w:val="both"/>
              <w:rPr>
                <w:rFonts w:ascii="Arial" w:hAnsi="Arial" w:cs="Arial"/>
                <w:sz w:val="18"/>
                <w:szCs w:val="18"/>
                <w:highlight w:val="red"/>
                <w:lang w:eastAsia="zh-CN"/>
              </w:rPr>
            </w:pPr>
          </w:p>
        </w:tc>
      </w:tr>
      <w:tr w:rsidR="00713C81" w:rsidRPr="00E01285" w:rsidTr="00752031">
        <w:trPr>
          <w:cantSplit/>
          <w:trHeight w:val="20"/>
        </w:trPr>
        <w:tc>
          <w:tcPr>
            <w:tcW w:w="697" w:type="dxa"/>
            <w:vMerge w:val="restart"/>
            <w:tcBorders>
              <w:top w:val="single" w:sz="4" w:space="0" w:color="auto"/>
            </w:tcBorders>
            <w:shd w:val="clear" w:color="auto" w:fill="auto"/>
            <w:vAlign w:val="center"/>
          </w:tcPr>
          <w:p w:rsidR="00713C81" w:rsidRPr="00E01285" w:rsidRDefault="00713C81" w:rsidP="00752031">
            <w:pPr>
              <w:ind w:firstLineChars="50" w:firstLine="90"/>
              <w:jc w:val="both"/>
              <w:rPr>
                <w:rFonts w:ascii="Arial" w:hAnsi="Arial" w:cs="Arial"/>
                <w:sz w:val="18"/>
                <w:szCs w:val="18"/>
                <w:lang w:eastAsia="zh-CN"/>
              </w:rPr>
            </w:pPr>
            <w:r w:rsidRPr="00E01285">
              <w:rPr>
                <w:rFonts w:ascii="Arial" w:hAnsi="Arial" w:cs="Arial" w:hint="eastAsia"/>
                <w:sz w:val="18"/>
                <w:szCs w:val="18"/>
                <w:lang w:eastAsia="zh-CN"/>
              </w:rPr>
              <w:t>8</w:t>
            </w:r>
          </w:p>
        </w:tc>
        <w:tc>
          <w:tcPr>
            <w:tcW w:w="1032" w:type="dxa"/>
            <w:vMerge w:val="restart"/>
            <w:tcBorders>
              <w:top w:val="single" w:sz="4" w:space="0" w:color="auto"/>
            </w:tcBorders>
          </w:tcPr>
          <w:p w:rsidR="00713C81" w:rsidRPr="00F876D9" w:rsidRDefault="00713C81" w:rsidP="00752031">
            <w:pPr>
              <w:jc w:val="both"/>
              <w:rPr>
                <w:rFonts w:ascii="Arial" w:hAnsi="Arial" w:cs="Arial" w:hint="eastAsia"/>
                <w:sz w:val="18"/>
                <w:szCs w:val="18"/>
                <w:lang w:eastAsia="zh-CN"/>
              </w:rPr>
            </w:pPr>
            <w:r w:rsidRPr="00F876D9">
              <w:rPr>
                <w:rFonts w:ascii="Arial" w:hAnsi="Arial" w:cs="Arial" w:hint="eastAsia"/>
                <w:sz w:val="18"/>
                <w:szCs w:val="18"/>
                <w:lang w:eastAsia="zh-CN"/>
              </w:rPr>
              <w:t>D</w:t>
            </w:r>
            <w:r w:rsidR="005C7420" w:rsidRPr="00F876D9">
              <w:rPr>
                <w:rFonts w:ascii="Arial" w:hAnsi="Arial" w:cs="Arial" w:hint="eastAsia"/>
                <w:sz w:val="18"/>
                <w:szCs w:val="18"/>
                <w:lang w:eastAsia="zh-CN"/>
              </w:rPr>
              <w:t>308</w:t>
            </w:r>
          </w:p>
        </w:tc>
        <w:tc>
          <w:tcPr>
            <w:tcW w:w="1701" w:type="dxa"/>
            <w:vMerge w:val="restart"/>
            <w:tcBorders>
              <w:top w:val="single" w:sz="4" w:space="0" w:color="auto"/>
            </w:tcBorders>
          </w:tcPr>
          <w:p w:rsidR="00713C81" w:rsidRPr="00753BF7" w:rsidRDefault="00713C81" w:rsidP="00752031">
            <w:pPr>
              <w:rPr>
                <w:sz w:val="18"/>
                <w:szCs w:val="18"/>
              </w:rPr>
            </w:pPr>
            <w:r w:rsidRPr="00753BF7">
              <w:rPr>
                <w:rFonts w:ascii="Arial" w:hAnsi="Arial" w:cs="Arial"/>
                <w:sz w:val="18"/>
                <w:szCs w:val="18"/>
                <w:lang w:eastAsia="zh-CN"/>
              </w:rPr>
              <w:t>LowBeam</w:t>
            </w:r>
          </w:p>
        </w:tc>
        <w:tc>
          <w:tcPr>
            <w:tcW w:w="1134" w:type="dxa"/>
            <w:vMerge w:val="restart"/>
            <w:tcBorders>
              <w:top w:val="single" w:sz="4" w:space="0" w:color="auto"/>
            </w:tcBorders>
            <w:vAlign w:val="center"/>
          </w:tcPr>
          <w:p w:rsidR="00713C81" w:rsidRPr="00753BF7" w:rsidRDefault="00E335F5" w:rsidP="00752031">
            <w:pPr>
              <w:jc w:val="center"/>
              <w:rPr>
                <w:rFonts w:ascii="Arial" w:hAnsi="Arial" w:cs="Arial"/>
                <w:sz w:val="18"/>
                <w:szCs w:val="18"/>
                <w:lang w:eastAsia="zh-CN"/>
              </w:rPr>
            </w:pPr>
            <w:r w:rsidRPr="00753BF7">
              <w:rPr>
                <w:rFonts w:ascii="Arial" w:hAnsi="Arial" w:cs="Arial" w:hint="eastAsia"/>
                <w:sz w:val="18"/>
                <w:szCs w:val="18"/>
                <w:lang w:eastAsia="zh-CN"/>
              </w:rPr>
              <w:t>Green</w:t>
            </w:r>
          </w:p>
        </w:tc>
        <w:bookmarkStart w:id="196" w:name="OLE_LINK39"/>
        <w:bookmarkStart w:id="197" w:name="OLE_LINK40"/>
        <w:tc>
          <w:tcPr>
            <w:tcW w:w="709" w:type="dxa"/>
            <w:vMerge w:val="restart"/>
            <w:tcBorders>
              <w:top w:val="single" w:sz="4" w:space="0" w:color="auto"/>
            </w:tcBorders>
            <w:shd w:val="clear" w:color="auto" w:fill="auto"/>
            <w:vAlign w:val="center"/>
          </w:tcPr>
          <w:p w:rsidR="00713C81" w:rsidRPr="00E01285" w:rsidRDefault="007B0D60" w:rsidP="00752031">
            <w:pPr>
              <w:ind w:firstLineChars="50" w:firstLine="100"/>
              <w:jc w:val="both"/>
              <w:rPr>
                <w:rFonts w:ascii="Arial" w:hAnsi="Arial" w:cs="Arial"/>
                <w:sz w:val="18"/>
                <w:szCs w:val="18"/>
                <w:lang w:eastAsia="zh-CN"/>
              </w:rPr>
            </w:pPr>
            <w:r>
              <w:object w:dxaOrig="345" w:dyaOrig="255">
                <v:shape id="_x0000_i1042" type="#_x0000_t75" style="width:20.4pt;height:15.6pt" o:ole="">
                  <v:imagedata r:id="rId23" o:title=""/>
                </v:shape>
                <o:OLEObject Type="Embed" ProgID="PBrush" ShapeID="_x0000_i1042" DrawAspect="Content" ObjectID="_1548744276" r:id="rId24"/>
              </w:object>
            </w:r>
            <w:bookmarkEnd w:id="196"/>
            <w:bookmarkEnd w:id="197"/>
          </w:p>
        </w:tc>
        <w:tc>
          <w:tcPr>
            <w:tcW w:w="1134" w:type="dxa"/>
            <w:tcBorders>
              <w:top w:val="single" w:sz="4" w:space="0" w:color="auto"/>
              <w:bottom w:val="single" w:sz="4" w:space="0" w:color="auto"/>
            </w:tcBorders>
            <w:shd w:val="clear" w:color="auto" w:fill="auto"/>
            <w:vAlign w:val="center"/>
          </w:tcPr>
          <w:p w:rsidR="00713C81" w:rsidRPr="00172CC1" w:rsidRDefault="00590480" w:rsidP="00752031">
            <w:pPr>
              <w:jc w:val="center"/>
              <w:rPr>
                <w:rFonts w:ascii="Arial" w:hAnsi="Arial" w:cs="Arial"/>
                <w:sz w:val="18"/>
                <w:szCs w:val="18"/>
                <w:lang w:eastAsia="zh-CN"/>
              </w:rPr>
            </w:pPr>
            <w:r w:rsidRPr="00172CC1">
              <w:rPr>
                <w:rFonts w:ascii="Arial" w:hAnsi="Arial" w:cs="Arial" w:hint="eastAsia"/>
                <w:sz w:val="18"/>
                <w:szCs w:val="18"/>
                <w:lang w:eastAsia="zh-CN"/>
              </w:rPr>
              <w:t>F315</w:t>
            </w:r>
          </w:p>
        </w:tc>
        <w:tc>
          <w:tcPr>
            <w:tcW w:w="1523" w:type="dxa"/>
            <w:tcBorders>
              <w:top w:val="single" w:sz="4" w:space="0" w:color="auto"/>
            </w:tcBorders>
          </w:tcPr>
          <w:p w:rsidR="00713C81" w:rsidRPr="00172CC1" w:rsidRDefault="00F876D9" w:rsidP="00752031">
            <w:pPr>
              <w:jc w:val="both"/>
              <w:rPr>
                <w:rFonts w:ascii="Arial" w:hAnsi="Arial" w:cs="Arial" w:hint="eastAsia"/>
                <w:sz w:val="18"/>
                <w:szCs w:val="18"/>
                <w:lang w:eastAsia="zh-CN"/>
              </w:rPr>
            </w:pPr>
            <w:r w:rsidRPr="00172CC1">
              <w:rPr>
                <w:rFonts w:ascii="Arial" w:hAnsi="Arial" w:cs="Arial"/>
                <w:sz w:val="18"/>
                <w:szCs w:val="18"/>
                <w:lang w:eastAsia="zh-CN"/>
              </w:rPr>
              <w:t>BOTTOM</w:t>
            </w:r>
          </w:p>
        </w:tc>
        <w:tc>
          <w:tcPr>
            <w:tcW w:w="1523" w:type="dxa"/>
            <w:vMerge w:val="restart"/>
            <w:tcBorders>
              <w:top w:val="single" w:sz="4" w:space="0" w:color="auto"/>
            </w:tcBorders>
            <w:shd w:val="clear" w:color="auto" w:fill="auto"/>
            <w:vAlign w:val="center"/>
          </w:tcPr>
          <w:p w:rsidR="00713C81" w:rsidRPr="00FB4345" w:rsidRDefault="00FB4345" w:rsidP="00752031">
            <w:pPr>
              <w:ind w:firstLine="90"/>
              <w:jc w:val="both"/>
              <w:rPr>
                <w:rFonts w:ascii="Arial" w:hAnsi="Arial" w:cs="Arial" w:hint="eastAsia"/>
                <w:sz w:val="18"/>
                <w:szCs w:val="18"/>
                <w:lang w:eastAsia="zh-CN"/>
              </w:rPr>
            </w:pPr>
            <w:r w:rsidRPr="00FB4345">
              <w:rPr>
                <w:rFonts w:ascii="Arial" w:hAnsi="Arial" w:cs="Arial" w:hint="eastAsia"/>
                <w:sz w:val="18"/>
                <w:szCs w:val="18"/>
                <w:lang w:eastAsia="zh-CN"/>
              </w:rPr>
              <w:t>2.7</w:t>
            </w:r>
            <w:r w:rsidR="00713C81" w:rsidRPr="00FB4345">
              <w:rPr>
                <w:rFonts w:ascii="Arial" w:hAnsi="Arial" w:cs="Arial" w:hint="eastAsia"/>
                <w:sz w:val="18"/>
                <w:szCs w:val="18"/>
                <w:lang w:eastAsia="zh-CN"/>
              </w:rPr>
              <w:t>V~</w:t>
            </w:r>
            <w:r w:rsidRPr="00FB4345">
              <w:rPr>
                <w:rFonts w:ascii="Arial" w:hAnsi="Arial" w:cs="Arial" w:hint="eastAsia"/>
                <w:sz w:val="18"/>
                <w:szCs w:val="18"/>
                <w:lang w:eastAsia="zh-CN"/>
              </w:rPr>
              <w:t>3.7</w:t>
            </w:r>
            <w:r w:rsidR="00713C81" w:rsidRPr="00FB4345">
              <w:rPr>
                <w:rFonts w:ascii="Arial" w:hAnsi="Arial" w:cs="Arial" w:hint="eastAsia"/>
                <w:sz w:val="18"/>
                <w:szCs w:val="18"/>
                <w:lang w:eastAsia="zh-CN"/>
              </w:rPr>
              <w:t>V</w:t>
            </w:r>
          </w:p>
          <w:p w:rsidR="00713C81" w:rsidRPr="00E01285" w:rsidRDefault="00713C81" w:rsidP="00752031">
            <w:pPr>
              <w:jc w:val="both"/>
              <w:rPr>
                <w:rFonts w:ascii="Arial" w:hAnsi="Arial" w:cs="Arial"/>
                <w:sz w:val="18"/>
                <w:szCs w:val="18"/>
                <w:highlight w:val="red"/>
                <w:lang w:eastAsia="zh-CN"/>
              </w:rPr>
            </w:pPr>
            <w:r w:rsidRPr="00FB4345">
              <w:rPr>
                <w:rFonts w:ascii="Arial" w:hAnsi="Arial" w:cs="Arial" w:hint="eastAsia"/>
                <w:sz w:val="18"/>
                <w:szCs w:val="18"/>
                <w:lang w:eastAsia="zh-CN"/>
              </w:rPr>
              <w:t>TYP@</w:t>
            </w:r>
            <w:r w:rsidR="00FB4345" w:rsidRPr="00FB4345">
              <w:rPr>
                <w:rFonts w:ascii="Arial" w:hAnsi="Arial" w:cs="Arial" w:hint="eastAsia"/>
                <w:sz w:val="18"/>
                <w:szCs w:val="18"/>
                <w:lang w:eastAsia="zh-CN"/>
              </w:rPr>
              <w:t>3</w:t>
            </w:r>
            <w:r w:rsidRPr="00FB4345">
              <w:rPr>
                <w:rFonts w:ascii="Arial" w:hAnsi="Arial" w:cs="Arial" w:hint="eastAsia"/>
                <w:sz w:val="18"/>
                <w:szCs w:val="18"/>
                <w:lang w:eastAsia="zh-CN"/>
              </w:rPr>
              <w:t>.0V</w:t>
            </w:r>
          </w:p>
        </w:tc>
      </w:tr>
      <w:tr w:rsidR="00713C81" w:rsidRPr="00E01285" w:rsidTr="00752031">
        <w:trPr>
          <w:cantSplit/>
          <w:trHeight w:val="20"/>
        </w:trPr>
        <w:tc>
          <w:tcPr>
            <w:tcW w:w="697" w:type="dxa"/>
            <w:vMerge/>
            <w:tcBorders>
              <w:bottom w:val="single" w:sz="4" w:space="0" w:color="auto"/>
            </w:tcBorders>
            <w:shd w:val="clear" w:color="auto" w:fill="auto"/>
            <w:vAlign w:val="center"/>
          </w:tcPr>
          <w:p w:rsidR="00713C81" w:rsidRPr="00E01285" w:rsidRDefault="00713C81" w:rsidP="00752031">
            <w:pPr>
              <w:ind w:firstLineChars="50" w:firstLine="90"/>
              <w:jc w:val="both"/>
              <w:rPr>
                <w:rFonts w:ascii="Arial" w:hAnsi="Arial" w:cs="Arial"/>
                <w:sz w:val="18"/>
                <w:szCs w:val="18"/>
                <w:lang w:eastAsia="zh-CN"/>
              </w:rPr>
            </w:pPr>
          </w:p>
        </w:tc>
        <w:tc>
          <w:tcPr>
            <w:tcW w:w="1032" w:type="dxa"/>
            <w:vMerge/>
            <w:tcBorders>
              <w:bottom w:val="single" w:sz="4" w:space="0" w:color="auto"/>
            </w:tcBorders>
          </w:tcPr>
          <w:p w:rsidR="00713C81" w:rsidRPr="00F876D9" w:rsidRDefault="00713C81" w:rsidP="00752031">
            <w:pPr>
              <w:ind w:firstLineChars="50" w:firstLine="90"/>
              <w:jc w:val="both"/>
              <w:rPr>
                <w:rFonts w:ascii="Arial" w:hAnsi="Arial" w:cs="Arial"/>
                <w:sz w:val="18"/>
                <w:szCs w:val="18"/>
                <w:lang w:eastAsia="zh-CN"/>
              </w:rPr>
            </w:pPr>
          </w:p>
        </w:tc>
        <w:tc>
          <w:tcPr>
            <w:tcW w:w="1701" w:type="dxa"/>
            <w:vMerge/>
            <w:tcBorders>
              <w:bottom w:val="single" w:sz="4" w:space="0" w:color="auto"/>
            </w:tcBorders>
          </w:tcPr>
          <w:p w:rsidR="00713C81" w:rsidRPr="00753BF7" w:rsidRDefault="00713C81" w:rsidP="00752031">
            <w:pPr>
              <w:ind w:firstLineChars="50" w:firstLine="90"/>
              <w:jc w:val="both"/>
              <w:rPr>
                <w:rFonts w:ascii="Arial" w:hAnsi="Arial" w:cs="Arial"/>
                <w:sz w:val="18"/>
                <w:szCs w:val="18"/>
                <w:lang w:eastAsia="zh-CN"/>
              </w:rPr>
            </w:pPr>
          </w:p>
        </w:tc>
        <w:tc>
          <w:tcPr>
            <w:tcW w:w="1134" w:type="dxa"/>
            <w:vMerge/>
            <w:tcBorders>
              <w:bottom w:val="single" w:sz="4" w:space="0" w:color="auto"/>
            </w:tcBorders>
            <w:vAlign w:val="center"/>
          </w:tcPr>
          <w:p w:rsidR="00713C81" w:rsidRPr="00753BF7" w:rsidRDefault="00713C81" w:rsidP="00752031">
            <w:pPr>
              <w:ind w:firstLineChars="50" w:firstLine="90"/>
              <w:jc w:val="center"/>
              <w:rPr>
                <w:rFonts w:ascii="Arial" w:hAnsi="Arial" w:cs="Arial"/>
                <w:sz w:val="18"/>
                <w:szCs w:val="18"/>
                <w:lang w:eastAsia="zh-CN"/>
              </w:rPr>
            </w:pPr>
          </w:p>
        </w:tc>
        <w:tc>
          <w:tcPr>
            <w:tcW w:w="709" w:type="dxa"/>
            <w:vMerge/>
            <w:tcBorders>
              <w:bottom w:val="single" w:sz="4" w:space="0" w:color="auto"/>
            </w:tcBorders>
            <w:shd w:val="clear" w:color="auto" w:fill="auto"/>
            <w:vAlign w:val="center"/>
          </w:tcPr>
          <w:p w:rsidR="00713C81" w:rsidRPr="00E01285" w:rsidRDefault="00713C81" w:rsidP="00752031">
            <w:pPr>
              <w:ind w:firstLineChars="50" w:firstLine="90"/>
              <w:jc w:val="both"/>
              <w:rPr>
                <w:rFonts w:ascii="Arial" w:hAnsi="Arial" w:cs="Arial"/>
                <w:sz w:val="18"/>
                <w:szCs w:val="18"/>
                <w:lang w:eastAsia="zh-CN"/>
              </w:rPr>
            </w:pPr>
          </w:p>
        </w:tc>
        <w:tc>
          <w:tcPr>
            <w:tcW w:w="1134" w:type="dxa"/>
            <w:tcBorders>
              <w:top w:val="single" w:sz="4" w:space="0" w:color="auto"/>
              <w:bottom w:val="single" w:sz="4" w:space="0" w:color="auto"/>
            </w:tcBorders>
            <w:shd w:val="clear" w:color="auto" w:fill="auto"/>
            <w:vAlign w:val="center"/>
          </w:tcPr>
          <w:p w:rsidR="00713C81" w:rsidRPr="00172CC1" w:rsidRDefault="00590480" w:rsidP="00752031">
            <w:pPr>
              <w:jc w:val="center"/>
              <w:rPr>
                <w:rFonts w:ascii="Arial" w:hAnsi="Arial" w:cs="Arial"/>
                <w:sz w:val="18"/>
                <w:szCs w:val="18"/>
                <w:lang w:eastAsia="zh-CN"/>
              </w:rPr>
            </w:pPr>
            <w:r w:rsidRPr="00172CC1">
              <w:rPr>
                <w:rFonts w:ascii="Arial" w:hAnsi="Arial" w:cs="Arial" w:hint="eastAsia"/>
                <w:sz w:val="18"/>
                <w:szCs w:val="18"/>
                <w:lang w:eastAsia="zh-CN"/>
              </w:rPr>
              <w:t>F327</w:t>
            </w:r>
          </w:p>
        </w:tc>
        <w:tc>
          <w:tcPr>
            <w:tcW w:w="1523" w:type="dxa"/>
            <w:tcBorders>
              <w:bottom w:val="single" w:sz="4" w:space="0" w:color="auto"/>
            </w:tcBorders>
          </w:tcPr>
          <w:p w:rsidR="00713C81" w:rsidRPr="00172CC1" w:rsidRDefault="00F876D9" w:rsidP="00752031">
            <w:pPr>
              <w:jc w:val="both"/>
              <w:rPr>
                <w:rFonts w:ascii="Arial" w:hAnsi="Arial" w:cs="Arial"/>
                <w:sz w:val="18"/>
                <w:szCs w:val="18"/>
                <w:lang w:eastAsia="zh-CN"/>
              </w:rPr>
            </w:pPr>
            <w:r w:rsidRPr="00172CC1">
              <w:rPr>
                <w:rFonts w:ascii="Arial" w:hAnsi="Arial" w:cs="Arial"/>
                <w:sz w:val="18"/>
                <w:szCs w:val="18"/>
                <w:lang w:eastAsia="zh-CN"/>
              </w:rPr>
              <w:t>BOTTOM</w:t>
            </w:r>
          </w:p>
        </w:tc>
        <w:tc>
          <w:tcPr>
            <w:tcW w:w="1523" w:type="dxa"/>
            <w:vMerge/>
            <w:tcBorders>
              <w:bottom w:val="single" w:sz="4" w:space="0" w:color="auto"/>
            </w:tcBorders>
            <w:shd w:val="clear" w:color="auto" w:fill="auto"/>
            <w:vAlign w:val="center"/>
          </w:tcPr>
          <w:p w:rsidR="00713C81" w:rsidRPr="00E01285" w:rsidRDefault="00713C81" w:rsidP="00752031">
            <w:pPr>
              <w:jc w:val="both"/>
              <w:rPr>
                <w:rFonts w:ascii="Arial" w:hAnsi="Arial" w:cs="Arial"/>
                <w:sz w:val="18"/>
                <w:szCs w:val="18"/>
                <w:highlight w:val="red"/>
                <w:lang w:eastAsia="zh-CN"/>
              </w:rPr>
            </w:pPr>
          </w:p>
        </w:tc>
      </w:tr>
      <w:tr w:rsidR="00713C81" w:rsidRPr="00E01285" w:rsidTr="00752031">
        <w:trPr>
          <w:cantSplit/>
          <w:trHeight w:val="20"/>
        </w:trPr>
        <w:tc>
          <w:tcPr>
            <w:tcW w:w="697" w:type="dxa"/>
            <w:vMerge w:val="restart"/>
            <w:tcBorders>
              <w:top w:val="single" w:sz="4" w:space="0" w:color="auto"/>
            </w:tcBorders>
            <w:shd w:val="clear" w:color="auto" w:fill="auto"/>
            <w:vAlign w:val="center"/>
          </w:tcPr>
          <w:p w:rsidR="00713C81" w:rsidRPr="00E01285" w:rsidRDefault="00713C81" w:rsidP="00752031">
            <w:pPr>
              <w:ind w:firstLineChars="50" w:firstLine="90"/>
              <w:jc w:val="both"/>
              <w:rPr>
                <w:rFonts w:ascii="Arial" w:hAnsi="Arial" w:cs="Arial"/>
                <w:strike/>
                <w:sz w:val="18"/>
                <w:szCs w:val="18"/>
                <w:lang w:eastAsia="zh-CN"/>
              </w:rPr>
            </w:pPr>
            <w:r w:rsidRPr="00E01285">
              <w:rPr>
                <w:rFonts w:ascii="Arial" w:hAnsi="Arial" w:cs="Arial" w:hint="eastAsia"/>
                <w:strike/>
                <w:sz w:val="18"/>
                <w:szCs w:val="18"/>
                <w:lang w:eastAsia="zh-CN"/>
              </w:rPr>
              <w:t>9</w:t>
            </w:r>
          </w:p>
        </w:tc>
        <w:tc>
          <w:tcPr>
            <w:tcW w:w="1032" w:type="dxa"/>
            <w:vMerge w:val="restart"/>
            <w:tcBorders>
              <w:top w:val="single" w:sz="4" w:space="0" w:color="auto"/>
            </w:tcBorders>
          </w:tcPr>
          <w:p w:rsidR="00713C81" w:rsidRPr="00F876D9" w:rsidRDefault="00713C81" w:rsidP="00752031">
            <w:pPr>
              <w:rPr>
                <w:rFonts w:ascii="Arial" w:hAnsi="Arial" w:cs="Arial" w:hint="eastAsia"/>
                <w:sz w:val="18"/>
                <w:szCs w:val="18"/>
                <w:lang w:eastAsia="zh-CN"/>
              </w:rPr>
            </w:pPr>
            <w:r w:rsidRPr="00F876D9">
              <w:rPr>
                <w:rFonts w:ascii="Arial" w:hAnsi="Arial" w:cs="Arial" w:hint="eastAsia"/>
                <w:sz w:val="18"/>
                <w:szCs w:val="18"/>
                <w:lang w:eastAsia="zh-CN"/>
              </w:rPr>
              <w:t>D</w:t>
            </w:r>
            <w:r w:rsidR="005C7420" w:rsidRPr="00F876D9">
              <w:rPr>
                <w:rFonts w:ascii="Arial" w:hAnsi="Arial" w:cs="Arial" w:hint="eastAsia"/>
                <w:sz w:val="18"/>
                <w:szCs w:val="18"/>
                <w:lang w:eastAsia="zh-CN"/>
              </w:rPr>
              <w:t>309</w:t>
            </w:r>
          </w:p>
        </w:tc>
        <w:tc>
          <w:tcPr>
            <w:tcW w:w="1701" w:type="dxa"/>
            <w:vMerge w:val="restart"/>
            <w:tcBorders>
              <w:top w:val="single" w:sz="4" w:space="0" w:color="auto"/>
            </w:tcBorders>
          </w:tcPr>
          <w:p w:rsidR="00713C81" w:rsidRPr="00753BF7" w:rsidRDefault="00713C81" w:rsidP="00752031">
            <w:pPr>
              <w:rPr>
                <w:sz w:val="18"/>
                <w:szCs w:val="18"/>
              </w:rPr>
            </w:pPr>
            <w:r w:rsidRPr="00753BF7">
              <w:rPr>
                <w:rFonts w:ascii="Arial" w:hAnsi="Arial" w:cs="Arial"/>
                <w:sz w:val="18"/>
                <w:szCs w:val="18"/>
                <w:lang w:eastAsia="zh-CN"/>
              </w:rPr>
              <w:t>LightOn</w:t>
            </w:r>
          </w:p>
        </w:tc>
        <w:tc>
          <w:tcPr>
            <w:tcW w:w="1134" w:type="dxa"/>
            <w:vMerge w:val="restart"/>
            <w:tcBorders>
              <w:top w:val="single" w:sz="4" w:space="0" w:color="auto"/>
            </w:tcBorders>
            <w:vAlign w:val="center"/>
          </w:tcPr>
          <w:p w:rsidR="00713C81" w:rsidRPr="00753BF7" w:rsidRDefault="00E335F5" w:rsidP="00752031">
            <w:pPr>
              <w:jc w:val="center"/>
              <w:rPr>
                <w:rFonts w:ascii="Arial" w:hAnsi="Arial" w:cs="Arial"/>
                <w:sz w:val="18"/>
                <w:szCs w:val="18"/>
              </w:rPr>
            </w:pPr>
            <w:r w:rsidRPr="00753BF7">
              <w:rPr>
                <w:rFonts w:ascii="Arial" w:hAnsi="Arial" w:cs="Arial" w:hint="eastAsia"/>
                <w:sz w:val="18"/>
                <w:szCs w:val="18"/>
                <w:lang w:eastAsia="zh-CN"/>
              </w:rPr>
              <w:t>Green</w:t>
            </w:r>
          </w:p>
        </w:tc>
        <w:tc>
          <w:tcPr>
            <w:tcW w:w="709" w:type="dxa"/>
            <w:vMerge w:val="restart"/>
            <w:tcBorders>
              <w:top w:val="single" w:sz="4" w:space="0" w:color="auto"/>
            </w:tcBorders>
            <w:shd w:val="clear" w:color="auto" w:fill="auto"/>
            <w:vAlign w:val="center"/>
          </w:tcPr>
          <w:p w:rsidR="00713C81" w:rsidRPr="00E01285" w:rsidRDefault="007B0D60" w:rsidP="00752031">
            <w:pPr>
              <w:ind w:firstLineChars="50" w:firstLine="100"/>
              <w:jc w:val="both"/>
              <w:rPr>
                <w:rFonts w:ascii="Arial" w:hAnsi="Arial" w:cs="Arial"/>
                <w:sz w:val="18"/>
                <w:szCs w:val="18"/>
                <w:lang w:eastAsia="zh-CN"/>
              </w:rPr>
            </w:pPr>
            <w:r w:rsidRPr="00DA7708">
              <w:rPr>
                <w:noProof/>
                <w:lang w:eastAsia="zh-CN"/>
              </w:rPr>
              <w:pict>
                <v:shape id="Picture 12" o:spid="_x0000_i1043" type="#_x0000_t75" style="width:23.1pt;height:23.1pt;visibility:visible">
                  <v:imagedata r:id="rId25" o:title=""/>
                </v:shape>
              </w:pict>
            </w:r>
          </w:p>
        </w:tc>
        <w:tc>
          <w:tcPr>
            <w:tcW w:w="1134" w:type="dxa"/>
            <w:tcBorders>
              <w:top w:val="single" w:sz="4" w:space="0" w:color="auto"/>
              <w:bottom w:val="single" w:sz="4" w:space="0" w:color="auto"/>
            </w:tcBorders>
            <w:shd w:val="clear" w:color="auto" w:fill="auto"/>
            <w:vAlign w:val="center"/>
          </w:tcPr>
          <w:p w:rsidR="00713C81" w:rsidRPr="00172CC1" w:rsidRDefault="00590480" w:rsidP="00752031">
            <w:pPr>
              <w:jc w:val="center"/>
              <w:rPr>
                <w:rFonts w:ascii="Arial" w:hAnsi="Arial" w:cs="Arial"/>
                <w:sz w:val="18"/>
                <w:szCs w:val="18"/>
                <w:lang w:eastAsia="zh-CN"/>
              </w:rPr>
            </w:pPr>
            <w:r w:rsidRPr="00172CC1">
              <w:rPr>
                <w:rFonts w:ascii="Arial" w:hAnsi="Arial" w:cs="Arial" w:hint="eastAsia"/>
                <w:sz w:val="18"/>
                <w:szCs w:val="18"/>
                <w:lang w:eastAsia="zh-CN"/>
              </w:rPr>
              <w:t>F316</w:t>
            </w:r>
          </w:p>
        </w:tc>
        <w:tc>
          <w:tcPr>
            <w:tcW w:w="1523" w:type="dxa"/>
            <w:tcBorders>
              <w:top w:val="single" w:sz="4" w:space="0" w:color="auto"/>
            </w:tcBorders>
          </w:tcPr>
          <w:p w:rsidR="00713C81" w:rsidRPr="00172CC1" w:rsidRDefault="00F876D9" w:rsidP="00752031">
            <w:pPr>
              <w:jc w:val="both"/>
              <w:rPr>
                <w:rFonts w:ascii="Arial" w:hAnsi="Arial" w:cs="Arial" w:hint="eastAsia"/>
                <w:sz w:val="18"/>
                <w:szCs w:val="18"/>
                <w:lang w:eastAsia="zh-CN"/>
              </w:rPr>
            </w:pPr>
            <w:r w:rsidRPr="00172CC1">
              <w:rPr>
                <w:rFonts w:ascii="Arial" w:hAnsi="Arial" w:cs="Arial"/>
                <w:sz w:val="18"/>
                <w:szCs w:val="18"/>
                <w:lang w:eastAsia="zh-CN"/>
              </w:rPr>
              <w:t>BOTTOM</w:t>
            </w:r>
          </w:p>
        </w:tc>
        <w:tc>
          <w:tcPr>
            <w:tcW w:w="1523" w:type="dxa"/>
            <w:vMerge w:val="restart"/>
            <w:tcBorders>
              <w:top w:val="single" w:sz="4" w:space="0" w:color="auto"/>
            </w:tcBorders>
            <w:shd w:val="clear" w:color="auto" w:fill="auto"/>
            <w:vAlign w:val="center"/>
          </w:tcPr>
          <w:p w:rsidR="00FB4345" w:rsidRPr="00FB4345" w:rsidRDefault="00FB4345" w:rsidP="00752031">
            <w:pPr>
              <w:ind w:firstLine="90"/>
              <w:jc w:val="both"/>
              <w:rPr>
                <w:rFonts w:ascii="Arial" w:hAnsi="Arial" w:cs="Arial" w:hint="eastAsia"/>
                <w:sz w:val="18"/>
                <w:szCs w:val="18"/>
                <w:lang w:eastAsia="zh-CN"/>
              </w:rPr>
            </w:pPr>
            <w:r w:rsidRPr="00FB4345">
              <w:rPr>
                <w:rFonts w:ascii="Arial" w:hAnsi="Arial" w:cs="Arial" w:hint="eastAsia"/>
                <w:sz w:val="18"/>
                <w:szCs w:val="18"/>
                <w:lang w:eastAsia="zh-CN"/>
              </w:rPr>
              <w:t>2.7V~3.7V</w:t>
            </w:r>
          </w:p>
          <w:p w:rsidR="00713C81" w:rsidRPr="00E01285" w:rsidRDefault="00FB4345" w:rsidP="00752031">
            <w:pPr>
              <w:jc w:val="both"/>
              <w:rPr>
                <w:rFonts w:ascii="Arial" w:hAnsi="Arial" w:cs="Arial"/>
                <w:sz w:val="18"/>
                <w:szCs w:val="18"/>
                <w:highlight w:val="red"/>
                <w:lang w:eastAsia="zh-CN"/>
              </w:rPr>
            </w:pPr>
            <w:r w:rsidRPr="00FB4345">
              <w:rPr>
                <w:rFonts w:ascii="Arial" w:hAnsi="Arial" w:cs="Arial" w:hint="eastAsia"/>
                <w:sz w:val="18"/>
                <w:szCs w:val="18"/>
                <w:lang w:eastAsia="zh-CN"/>
              </w:rPr>
              <w:t>TYP@3.0V</w:t>
            </w:r>
          </w:p>
        </w:tc>
      </w:tr>
      <w:tr w:rsidR="00713C81" w:rsidRPr="00E01285" w:rsidTr="00752031">
        <w:trPr>
          <w:cantSplit/>
          <w:trHeight w:val="449"/>
        </w:trPr>
        <w:tc>
          <w:tcPr>
            <w:tcW w:w="697" w:type="dxa"/>
            <w:vMerge/>
            <w:tcBorders>
              <w:bottom w:val="single" w:sz="4" w:space="0" w:color="auto"/>
            </w:tcBorders>
            <w:shd w:val="clear" w:color="auto" w:fill="auto"/>
            <w:vAlign w:val="center"/>
          </w:tcPr>
          <w:p w:rsidR="00713C81" w:rsidRPr="00E01285" w:rsidRDefault="00713C81" w:rsidP="00752031">
            <w:pPr>
              <w:ind w:firstLineChars="50" w:firstLine="90"/>
              <w:jc w:val="both"/>
              <w:rPr>
                <w:rFonts w:ascii="Arial" w:hAnsi="Arial" w:cs="Arial"/>
                <w:sz w:val="18"/>
                <w:szCs w:val="18"/>
                <w:lang w:eastAsia="zh-CN"/>
              </w:rPr>
            </w:pPr>
          </w:p>
        </w:tc>
        <w:tc>
          <w:tcPr>
            <w:tcW w:w="1032" w:type="dxa"/>
            <w:vMerge/>
            <w:tcBorders>
              <w:bottom w:val="single" w:sz="4" w:space="0" w:color="auto"/>
            </w:tcBorders>
          </w:tcPr>
          <w:p w:rsidR="00713C81" w:rsidRPr="00F876D9" w:rsidRDefault="00713C81" w:rsidP="00752031">
            <w:pPr>
              <w:ind w:firstLineChars="50" w:firstLine="90"/>
              <w:jc w:val="both"/>
              <w:rPr>
                <w:rFonts w:ascii="Arial" w:hAnsi="Arial" w:cs="Arial"/>
                <w:sz w:val="18"/>
                <w:szCs w:val="18"/>
                <w:lang w:eastAsia="zh-CN"/>
              </w:rPr>
            </w:pPr>
          </w:p>
        </w:tc>
        <w:tc>
          <w:tcPr>
            <w:tcW w:w="1701" w:type="dxa"/>
            <w:vMerge/>
            <w:tcBorders>
              <w:bottom w:val="single" w:sz="4" w:space="0" w:color="auto"/>
            </w:tcBorders>
          </w:tcPr>
          <w:p w:rsidR="00713C81" w:rsidRPr="00753BF7" w:rsidRDefault="00713C81" w:rsidP="00752031">
            <w:pPr>
              <w:ind w:firstLineChars="50" w:firstLine="90"/>
              <w:jc w:val="both"/>
              <w:rPr>
                <w:rFonts w:ascii="Arial" w:hAnsi="Arial" w:cs="Arial"/>
                <w:sz w:val="18"/>
                <w:szCs w:val="18"/>
                <w:lang w:eastAsia="zh-CN"/>
              </w:rPr>
            </w:pPr>
          </w:p>
        </w:tc>
        <w:tc>
          <w:tcPr>
            <w:tcW w:w="1134" w:type="dxa"/>
            <w:vMerge/>
            <w:tcBorders>
              <w:bottom w:val="single" w:sz="4" w:space="0" w:color="auto"/>
            </w:tcBorders>
            <w:vAlign w:val="center"/>
          </w:tcPr>
          <w:p w:rsidR="00713C81" w:rsidRPr="00753BF7" w:rsidRDefault="00713C81" w:rsidP="00752031">
            <w:pPr>
              <w:ind w:firstLineChars="50" w:firstLine="90"/>
              <w:jc w:val="center"/>
              <w:rPr>
                <w:rFonts w:ascii="Arial" w:hAnsi="Arial" w:cs="Arial"/>
                <w:sz w:val="18"/>
                <w:szCs w:val="18"/>
                <w:lang w:eastAsia="zh-CN"/>
              </w:rPr>
            </w:pPr>
          </w:p>
        </w:tc>
        <w:tc>
          <w:tcPr>
            <w:tcW w:w="709" w:type="dxa"/>
            <w:vMerge/>
            <w:tcBorders>
              <w:bottom w:val="single" w:sz="4" w:space="0" w:color="auto"/>
            </w:tcBorders>
            <w:shd w:val="clear" w:color="auto" w:fill="auto"/>
            <w:vAlign w:val="center"/>
          </w:tcPr>
          <w:p w:rsidR="00713C81" w:rsidRPr="00E01285" w:rsidRDefault="00713C81" w:rsidP="00752031">
            <w:pPr>
              <w:ind w:firstLineChars="50" w:firstLine="90"/>
              <w:jc w:val="both"/>
              <w:rPr>
                <w:rFonts w:ascii="Arial" w:hAnsi="Arial" w:cs="Arial"/>
                <w:sz w:val="18"/>
                <w:szCs w:val="18"/>
                <w:lang w:eastAsia="zh-CN"/>
              </w:rPr>
            </w:pPr>
          </w:p>
        </w:tc>
        <w:tc>
          <w:tcPr>
            <w:tcW w:w="1134" w:type="dxa"/>
            <w:tcBorders>
              <w:top w:val="single" w:sz="4" w:space="0" w:color="auto"/>
              <w:bottom w:val="single" w:sz="4" w:space="0" w:color="auto"/>
            </w:tcBorders>
            <w:shd w:val="clear" w:color="auto" w:fill="auto"/>
            <w:vAlign w:val="center"/>
          </w:tcPr>
          <w:p w:rsidR="00713C81" w:rsidRPr="00172CC1" w:rsidRDefault="00590480" w:rsidP="00752031">
            <w:pPr>
              <w:jc w:val="center"/>
              <w:rPr>
                <w:rFonts w:ascii="Arial" w:hAnsi="Arial" w:cs="Arial"/>
                <w:sz w:val="18"/>
                <w:szCs w:val="18"/>
                <w:lang w:eastAsia="zh-CN"/>
              </w:rPr>
            </w:pPr>
            <w:r w:rsidRPr="00172CC1">
              <w:rPr>
                <w:rFonts w:ascii="Arial" w:hAnsi="Arial" w:cs="Arial" w:hint="eastAsia"/>
                <w:sz w:val="18"/>
                <w:szCs w:val="18"/>
                <w:lang w:eastAsia="zh-CN"/>
              </w:rPr>
              <w:t>F328</w:t>
            </w:r>
          </w:p>
        </w:tc>
        <w:tc>
          <w:tcPr>
            <w:tcW w:w="1523" w:type="dxa"/>
            <w:tcBorders>
              <w:bottom w:val="single" w:sz="4" w:space="0" w:color="auto"/>
            </w:tcBorders>
          </w:tcPr>
          <w:p w:rsidR="00713C81" w:rsidRPr="00172CC1" w:rsidRDefault="00F876D9" w:rsidP="00752031">
            <w:pPr>
              <w:jc w:val="both"/>
              <w:rPr>
                <w:rFonts w:ascii="Arial" w:hAnsi="Arial" w:cs="Arial"/>
                <w:sz w:val="18"/>
                <w:szCs w:val="18"/>
                <w:lang w:eastAsia="zh-CN"/>
              </w:rPr>
            </w:pPr>
            <w:r w:rsidRPr="00172CC1">
              <w:rPr>
                <w:rFonts w:ascii="Arial" w:hAnsi="Arial" w:cs="Arial"/>
                <w:sz w:val="18"/>
                <w:szCs w:val="18"/>
                <w:lang w:eastAsia="zh-CN"/>
              </w:rPr>
              <w:t>BOTTOM</w:t>
            </w:r>
          </w:p>
        </w:tc>
        <w:tc>
          <w:tcPr>
            <w:tcW w:w="1523" w:type="dxa"/>
            <w:vMerge/>
            <w:tcBorders>
              <w:bottom w:val="single" w:sz="4" w:space="0" w:color="auto"/>
            </w:tcBorders>
            <w:shd w:val="clear" w:color="auto" w:fill="auto"/>
            <w:vAlign w:val="center"/>
          </w:tcPr>
          <w:p w:rsidR="00713C81" w:rsidRPr="00E01285" w:rsidRDefault="00713C81" w:rsidP="00752031">
            <w:pPr>
              <w:jc w:val="both"/>
              <w:rPr>
                <w:rFonts w:ascii="Arial" w:hAnsi="Arial" w:cs="Arial"/>
                <w:sz w:val="18"/>
                <w:szCs w:val="18"/>
                <w:highlight w:val="red"/>
                <w:lang w:eastAsia="zh-CN"/>
              </w:rPr>
            </w:pPr>
          </w:p>
        </w:tc>
      </w:tr>
      <w:tr w:rsidR="00713C81" w:rsidRPr="00E01285" w:rsidTr="00752031">
        <w:trPr>
          <w:cantSplit/>
          <w:trHeight w:val="20"/>
        </w:trPr>
        <w:tc>
          <w:tcPr>
            <w:tcW w:w="697" w:type="dxa"/>
            <w:vMerge w:val="restart"/>
            <w:tcBorders>
              <w:top w:val="single" w:sz="4" w:space="0" w:color="auto"/>
            </w:tcBorders>
            <w:shd w:val="clear" w:color="auto" w:fill="auto"/>
            <w:vAlign w:val="center"/>
          </w:tcPr>
          <w:p w:rsidR="00713C81" w:rsidRPr="00E01285" w:rsidRDefault="00713C81" w:rsidP="00752031">
            <w:pPr>
              <w:ind w:firstLineChars="50" w:firstLine="90"/>
              <w:jc w:val="both"/>
              <w:rPr>
                <w:rFonts w:ascii="Arial" w:hAnsi="Arial" w:cs="Arial"/>
                <w:sz w:val="18"/>
                <w:szCs w:val="18"/>
                <w:lang w:eastAsia="zh-CN"/>
              </w:rPr>
            </w:pPr>
            <w:r w:rsidRPr="00E01285">
              <w:rPr>
                <w:rFonts w:ascii="Arial" w:hAnsi="Arial" w:cs="Arial" w:hint="eastAsia"/>
                <w:sz w:val="18"/>
                <w:szCs w:val="18"/>
                <w:lang w:eastAsia="zh-CN"/>
              </w:rPr>
              <w:t>10</w:t>
            </w:r>
          </w:p>
        </w:tc>
        <w:tc>
          <w:tcPr>
            <w:tcW w:w="1032" w:type="dxa"/>
            <w:vMerge w:val="restart"/>
            <w:tcBorders>
              <w:top w:val="single" w:sz="4" w:space="0" w:color="auto"/>
            </w:tcBorders>
          </w:tcPr>
          <w:p w:rsidR="00713C81" w:rsidRPr="00F876D9" w:rsidRDefault="00713C81" w:rsidP="00752031">
            <w:pPr>
              <w:rPr>
                <w:rFonts w:ascii="Arial" w:hAnsi="Arial" w:cs="Arial" w:hint="eastAsia"/>
                <w:sz w:val="18"/>
                <w:szCs w:val="18"/>
                <w:lang w:eastAsia="zh-CN"/>
              </w:rPr>
            </w:pPr>
            <w:r w:rsidRPr="00F876D9">
              <w:rPr>
                <w:rFonts w:ascii="Arial" w:hAnsi="Arial" w:cs="Arial" w:hint="eastAsia"/>
                <w:sz w:val="18"/>
                <w:szCs w:val="18"/>
                <w:lang w:eastAsia="zh-CN"/>
              </w:rPr>
              <w:t>D</w:t>
            </w:r>
            <w:r w:rsidR="005C7420" w:rsidRPr="00F876D9">
              <w:rPr>
                <w:rFonts w:ascii="Arial" w:hAnsi="Arial" w:cs="Arial" w:hint="eastAsia"/>
                <w:sz w:val="18"/>
                <w:szCs w:val="18"/>
                <w:lang w:eastAsia="zh-CN"/>
              </w:rPr>
              <w:t>310</w:t>
            </w:r>
          </w:p>
        </w:tc>
        <w:tc>
          <w:tcPr>
            <w:tcW w:w="1701" w:type="dxa"/>
            <w:vMerge w:val="restart"/>
            <w:tcBorders>
              <w:top w:val="single" w:sz="4" w:space="0" w:color="auto"/>
            </w:tcBorders>
          </w:tcPr>
          <w:p w:rsidR="00713C81" w:rsidRPr="00753BF7" w:rsidRDefault="00713C81" w:rsidP="00752031">
            <w:pPr>
              <w:rPr>
                <w:sz w:val="18"/>
                <w:szCs w:val="18"/>
              </w:rPr>
            </w:pPr>
            <w:r w:rsidRPr="00753BF7">
              <w:rPr>
                <w:rFonts w:ascii="Arial" w:hAnsi="Arial" w:cs="Arial"/>
                <w:sz w:val="18"/>
                <w:szCs w:val="18"/>
                <w:lang w:eastAsia="zh-CN"/>
              </w:rPr>
              <w:t>RearFog</w:t>
            </w:r>
          </w:p>
        </w:tc>
        <w:tc>
          <w:tcPr>
            <w:tcW w:w="1134" w:type="dxa"/>
            <w:vMerge w:val="restart"/>
            <w:tcBorders>
              <w:top w:val="single" w:sz="4" w:space="0" w:color="auto"/>
            </w:tcBorders>
            <w:vAlign w:val="center"/>
          </w:tcPr>
          <w:p w:rsidR="00713C81" w:rsidRPr="00753BF7" w:rsidRDefault="00713C81" w:rsidP="00752031">
            <w:pPr>
              <w:jc w:val="center"/>
              <w:rPr>
                <w:rFonts w:ascii="Arial" w:hAnsi="Arial" w:cs="Arial"/>
                <w:sz w:val="18"/>
                <w:szCs w:val="18"/>
              </w:rPr>
            </w:pPr>
            <w:r w:rsidRPr="00753BF7">
              <w:rPr>
                <w:rFonts w:ascii="Arial" w:hAnsi="Arial" w:cs="Arial" w:hint="eastAsia"/>
                <w:sz w:val="18"/>
                <w:szCs w:val="18"/>
                <w:lang w:eastAsia="zh-CN"/>
              </w:rPr>
              <w:t>Yellow</w:t>
            </w:r>
          </w:p>
        </w:tc>
        <w:tc>
          <w:tcPr>
            <w:tcW w:w="709" w:type="dxa"/>
            <w:vMerge w:val="restart"/>
            <w:tcBorders>
              <w:top w:val="single" w:sz="4" w:space="0" w:color="auto"/>
            </w:tcBorders>
            <w:shd w:val="clear" w:color="auto" w:fill="auto"/>
            <w:vAlign w:val="center"/>
          </w:tcPr>
          <w:p w:rsidR="00713C81" w:rsidRPr="00E01285" w:rsidRDefault="007B0D60" w:rsidP="00752031">
            <w:pPr>
              <w:ind w:firstLineChars="50" w:firstLine="100"/>
              <w:jc w:val="both"/>
              <w:rPr>
                <w:rFonts w:ascii="Arial" w:hAnsi="Arial" w:cs="Arial"/>
                <w:sz w:val="18"/>
                <w:szCs w:val="18"/>
                <w:lang w:eastAsia="zh-CN"/>
              </w:rPr>
            </w:pPr>
            <w:r w:rsidRPr="00DA7708">
              <w:rPr>
                <w:noProof/>
                <w:lang w:eastAsia="zh-CN"/>
              </w:rPr>
              <w:pict>
                <v:shape id="Picture 16" o:spid="_x0000_i1044" type="#_x0000_t75" style="width:24.2pt;height:22.55pt;visibility:visible">
                  <v:imagedata r:id="rId26" o:title=""/>
                </v:shape>
              </w:pict>
            </w:r>
          </w:p>
        </w:tc>
        <w:tc>
          <w:tcPr>
            <w:tcW w:w="1134" w:type="dxa"/>
            <w:tcBorders>
              <w:top w:val="single" w:sz="4" w:space="0" w:color="auto"/>
              <w:bottom w:val="single" w:sz="4" w:space="0" w:color="auto"/>
            </w:tcBorders>
            <w:shd w:val="clear" w:color="auto" w:fill="auto"/>
            <w:vAlign w:val="center"/>
          </w:tcPr>
          <w:p w:rsidR="00713C81" w:rsidRPr="00172CC1" w:rsidRDefault="00590480" w:rsidP="00752031">
            <w:pPr>
              <w:jc w:val="center"/>
              <w:rPr>
                <w:rFonts w:ascii="Arial" w:hAnsi="Arial" w:cs="Arial"/>
                <w:sz w:val="18"/>
                <w:szCs w:val="18"/>
                <w:lang w:eastAsia="zh-CN"/>
              </w:rPr>
            </w:pPr>
            <w:r w:rsidRPr="00172CC1">
              <w:rPr>
                <w:rFonts w:ascii="Arial" w:hAnsi="Arial" w:cs="Arial" w:hint="eastAsia"/>
                <w:sz w:val="18"/>
                <w:szCs w:val="18"/>
                <w:lang w:eastAsia="zh-CN"/>
              </w:rPr>
              <w:t>F317</w:t>
            </w:r>
          </w:p>
        </w:tc>
        <w:tc>
          <w:tcPr>
            <w:tcW w:w="1523" w:type="dxa"/>
            <w:tcBorders>
              <w:top w:val="single" w:sz="4" w:space="0" w:color="auto"/>
            </w:tcBorders>
          </w:tcPr>
          <w:p w:rsidR="00713C81" w:rsidRPr="00172CC1" w:rsidRDefault="00F876D9" w:rsidP="00752031">
            <w:pPr>
              <w:jc w:val="both"/>
              <w:rPr>
                <w:rFonts w:ascii="Arial" w:hAnsi="Arial" w:cs="Arial" w:hint="eastAsia"/>
                <w:sz w:val="18"/>
                <w:szCs w:val="18"/>
                <w:lang w:eastAsia="zh-CN"/>
              </w:rPr>
            </w:pPr>
            <w:r w:rsidRPr="00172CC1">
              <w:rPr>
                <w:rFonts w:ascii="Arial" w:hAnsi="Arial" w:cs="Arial"/>
                <w:sz w:val="18"/>
                <w:szCs w:val="18"/>
                <w:lang w:eastAsia="zh-CN"/>
              </w:rPr>
              <w:t>BOTTOM</w:t>
            </w:r>
          </w:p>
        </w:tc>
        <w:tc>
          <w:tcPr>
            <w:tcW w:w="1523" w:type="dxa"/>
            <w:vMerge w:val="restart"/>
            <w:tcBorders>
              <w:top w:val="single" w:sz="4" w:space="0" w:color="auto"/>
            </w:tcBorders>
            <w:shd w:val="clear" w:color="auto" w:fill="auto"/>
            <w:vAlign w:val="center"/>
          </w:tcPr>
          <w:p w:rsidR="00FB4345" w:rsidRPr="00F876D9" w:rsidRDefault="00FB4345" w:rsidP="00752031">
            <w:pPr>
              <w:ind w:firstLine="90"/>
              <w:jc w:val="both"/>
              <w:rPr>
                <w:rFonts w:ascii="Arial" w:hAnsi="Arial" w:cs="Arial" w:hint="eastAsia"/>
                <w:sz w:val="18"/>
                <w:szCs w:val="18"/>
                <w:lang w:eastAsia="zh-CN"/>
              </w:rPr>
            </w:pPr>
            <w:r w:rsidRPr="00F876D9">
              <w:rPr>
                <w:rFonts w:ascii="Arial" w:hAnsi="Arial" w:cs="Arial" w:hint="eastAsia"/>
                <w:sz w:val="18"/>
                <w:szCs w:val="18"/>
                <w:lang w:eastAsia="zh-CN"/>
              </w:rPr>
              <w:t>1.9V~2.4V</w:t>
            </w:r>
          </w:p>
          <w:p w:rsidR="00713C81" w:rsidRPr="00E01285" w:rsidRDefault="00FB4345" w:rsidP="00752031">
            <w:pPr>
              <w:jc w:val="both"/>
              <w:rPr>
                <w:rFonts w:ascii="Arial" w:hAnsi="Arial" w:cs="Arial"/>
                <w:sz w:val="18"/>
                <w:szCs w:val="18"/>
                <w:highlight w:val="red"/>
                <w:lang w:eastAsia="zh-CN"/>
              </w:rPr>
            </w:pPr>
            <w:r w:rsidRPr="00F876D9">
              <w:rPr>
                <w:rFonts w:ascii="Arial" w:hAnsi="Arial" w:cs="Arial" w:hint="eastAsia"/>
                <w:sz w:val="18"/>
                <w:szCs w:val="18"/>
                <w:lang w:eastAsia="zh-CN"/>
              </w:rPr>
              <w:t>TYP@2.0V</w:t>
            </w:r>
          </w:p>
        </w:tc>
      </w:tr>
      <w:tr w:rsidR="00713C81" w:rsidRPr="00E01285" w:rsidTr="00752031">
        <w:trPr>
          <w:cantSplit/>
          <w:trHeight w:val="331"/>
        </w:trPr>
        <w:tc>
          <w:tcPr>
            <w:tcW w:w="697" w:type="dxa"/>
            <w:vMerge/>
            <w:tcBorders>
              <w:bottom w:val="single" w:sz="4" w:space="0" w:color="auto"/>
            </w:tcBorders>
            <w:shd w:val="clear" w:color="auto" w:fill="auto"/>
            <w:vAlign w:val="center"/>
          </w:tcPr>
          <w:p w:rsidR="00713C81" w:rsidRPr="00E01285" w:rsidRDefault="00713C81" w:rsidP="00752031">
            <w:pPr>
              <w:ind w:firstLineChars="50" w:firstLine="90"/>
              <w:jc w:val="both"/>
              <w:rPr>
                <w:rFonts w:ascii="Arial" w:hAnsi="Arial" w:cs="Arial"/>
                <w:sz w:val="18"/>
                <w:szCs w:val="18"/>
                <w:lang w:eastAsia="zh-CN"/>
              </w:rPr>
            </w:pPr>
          </w:p>
        </w:tc>
        <w:tc>
          <w:tcPr>
            <w:tcW w:w="1032" w:type="dxa"/>
            <w:vMerge/>
            <w:tcBorders>
              <w:bottom w:val="single" w:sz="4" w:space="0" w:color="auto"/>
            </w:tcBorders>
          </w:tcPr>
          <w:p w:rsidR="00713C81" w:rsidRPr="00E01285" w:rsidRDefault="00713C81" w:rsidP="00752031">
            <w:pPr>
              <w:ind w:firstLineChars="50" w:firstLine="90"/>
              <w:jc w:val="both"/>
              <w:rPr>
                <w:rFonts w:ascii="Arial" w:hAnsi="Arial" w:cs="Arial"/>
                <w:sz w:val="18"/>
                <w:szCs w:val="18"/>
                <w:highlight w:val="red"/>
                <w:lang w:eastAsia="zh-CN"/>
              </w:rPr>
            </w:pPr>
          </w:p>
        </w:tc>
        <w:tc>
          <w:tcPr>
            <w:tcW w:w="1701" w:type="dxa"/>
            <w:vMerge/>
            <w:tcBorders>
              <w:bottom w:val="single" w:sz="4" w:space="0" w:color="auto"/>
            </w:tcBorders>
          </w:tcPr>
          <w:p w:rsidR="00713C81" w:rsidRPr="00753BF7" w:rsidRDefault="00713C81" w:rsidP="00752031">
            <w:pPr>
              <w:ind w:firstLineChars="50" w:firstLine="90"/>
              <w:jc w:val="both"/>
              <w:rPr>
                <w:rFonts w:ascii="Arial" w:hAnsi="Arial" w:cs="Arial"/>
                <w:sz w:val="18"/>
                <w:szCs w:val="18"/>
                <w:lang w:eastAsia="zh-CN"/>
              </w:rPr>
            </w:pPr>
          </w:p>
        </w:tc>
        <w:tc>
          <w:tcPr>
            <w:tcW w:w="1134" w:type="dxa"/>
            <w:vMerge/>
            <w:tcBorders>
              <w:bottom w:val="single" w:sz="4" w:space="0" w:color="auto"/>
            </w:tcBorders>
            <w:vAlign w:val="center"/>
          </w:tcPr>
          <w:p w:rsidR="00713C81" w:rsidRPr="00753BF7" w:rsidRDefault="00713C81" w:rsidP="00752031">
            <w:pPr>
              <w:ind w:firstLineChars="50" w:firstLine="90"/>
              <w:jc w:val="center"/>
              <w:rPr>
                <w:rFonts w:ascii="Arial" w:hAnsi="Arial" w:cs="Arial"/>
                <w:sz w:val="18"/>
                <w:szCs w:val="18"/>
                <w:lang w:eastAsia="zh-CN"/>
              </w:rPr>
            </w:pPr>
          </w:p>
        </w:tc>
        <w:tc>
          <w:tcPr>
            <w:tcW w:w="709" w:type="dxa"/>
            <w:vMerge/>
            <w:tcBorders>
              <w:bottom w:val="single" w:sz="4" w:space="0" w:color="auto"/>
            </w:tcBorders>
            <w:shd w:val="clear" w:color="auto" w:fill="auto"/>
            <w:vAlign w:val="center"/>
          </w:tcPr>
          <w:p w:rsidR="00713C81" w:rsidRPr="00E01285" w:rsidRDefault="00713C81" w:rsidP="00752031">
            <w:pPr>
              <w:ind w:firstLineChars="50" w:firstLine="90"/>
              <w:jc w:val="both"/>
              <w:rPr>
                <w:rFonts w:ascii="Arial" w:hAnsi="Arial" w:cs="Arial"/>
                <w:sz w:val="18"/>
                <w:szCs w:val="18"/>
                <w:lang w:eastAsia="zh-CN"/>
              </w:rPr>
            </w:pPr>
          </w:p>
        </w:tc>
        <w:tc>
          <w:tcPr>
            <w:tcW w:w="1134" w:type="dxa"/>
            <w:tcBorders>
              <w:top w:val="single" w:sz="4" w:space="0" w:color="auto"/>
              <w:bottom w:val="single" w:sz="4" w:space="0" w:color="auto"/>
            </w:tcBorders>
            <w:shd w:val="clear" w:color="auto" w:fill="auto"/>
            <w:vAlign w:val="center"/>
          </w:tcPr>
          <w:p w:rsidR="00713C81" w:rsidRPr="00172CC1" w:rsidRDefault="00590480" w:rsidP="00752031">
            <w:pPr>
              <w:jc w:val="center"/>
              <w:rPr>
                <w:rFonts w:ascii="Arial" w:hAnsi="Arial" w:cs="Arial"/>
                <w:sz w:val="18"/>
                <w:szCs w:val="18"/>
                <w:lang w:eastAsia="zh-CN"/>
              </w:rPr>
            </w:pPr>
            <w:r w:rsidRPr="00172CC1">
              <w:rPr>
                <w:rFonts w:ascii="Arial" w:hAnsi="Arial" w:cs="Arial" w:hint="eastAsia"/>
                <w:sz w:val="18"/>
                <w:szCs w:val="18"/>
                <w:lang w:eastAsia="zh-CN"/>
              </w:rPr>
              <w:t>F329</w:t>
            </w:r>
          </w:p>
        </w:tc>
        <w:tc>
          <w:tcPr>
            <w:tcW w:w="1523" w:type="dxa"/>
            <w:tcBorders>
              <w:bottom w:val="single" w:sz="4" w:space="0" w:color="auto"/>
            </w:tcBorders>
          </w:tcPr>
          <w:p w:rsidR="00713C81" w:rsidRPr="00172CC1" w:rsidRDefault="00713C81" w:rsidP="00752031">
            <w:pPr>
              <w:jc w:val="both"/>
              <w:rPr>
                <w:rFonts w:ascii="Arial" w:hAnsi="Arial" w:cs="Arial"/>
                <w:sz w:val="18"/>
                <w:szCs w:val="18"/>
                <w:lang w:eastAsia="zh-CN"/>
              </w:rPr>
            </w:pPr>
            <w:r w:rsidRPr="00172CC1">
              <w:rPr>
                <w:rFonts w:ascii="Arial" w:hAnsi="Arial" w:cs="Arial"/>
                <w:sz w:val="18"/>
                <w:szCs w:val="18"/>
                <w:lang w:eastAsia="zh-CN"/>
              </w:rPr>
              <w:t>BOTTOM</w:t>
            </w:r>
          </w:p>
        </w:tc>
        <w:tc>
          <w:tcPr>
            <w:tcW w:w="1523" w:type="dxa"/>
            <w:vMerge/>
            <w:tcBorders>
              <w:bottom w:val="single" w:sz="4" w:space="0" w:color="auto"/>
            </w:tcBorders>
            <w:shd w:val="clear" w:color="auto" w:fill="auto"/>
            <w:vAlign w:val="center"/>
          </w:tcPr>
          <w:p w:rsidR="00713C81" w:rsidRPr="00E01285" w:rsidRDefault="00713C81" w:rsidP="00752031">
            <w:pPr>
              <w:jc w:val="both"/>
              <w:rPr>
                <w:rFonts w:ascii="Arial" w:hAnsi="Arial" w:cs="Arial"/>
                <w:sz w:val="18"/>
                <w:szCs w:val="18"/>
                <w:highlight w:val="red"/>
                <w:lang w:eastAsia="zh-CN"/>
              </w:rPr>
            </w:pPr>
          </w:p>
        </w:tc>
      </w:tr>
      <w:tr w:rsidR="00713C81" w:rsidRPr="00E01285" w:rsidTr="00752031">
        <w:trPr>
          <w:cantSplit/>
          <w:trHeight w:val="20"/>
        </w:trPr>
        <w:tc>
          <w:tcPr>
            <w:tcW w:w="697" w:type="dxa"/>
            <w:vMerge w:val="restart"/>
            <w:tcBorders>
              <w:top w:val="single" w:sz="4" w:space="0" w:color="auto"/>
            </w:tcBorders>
            <w:shd w:val="clear" w:color="auto" w:fill="auto"/>
            <w:vAlign w:val="center"/>
          </w:tcPr>
          <w:p w:rsidR="00713C81" w:rsidRPr="00E01285" w:rsidRDefault="00713C81" w:rsidP="00752031">
            <w:pPr>
              <w:ind w:firstLineChars="50" w:firstLine="90"/>
              <w:jc w:val="both"/>
              <w:rPr>
                <w:rFonts w:ascii="Arial" w:hAnsi="Arial" w:cs="Arial"/>
                <w:sz w:val="18"/>
                <w:szCs w:val="18"/>
                <w:lang w:eastAsia="zh-CN"/>
              </w:rPr>
            </w:pPr>
            <w:r w:rsidRPr="00E01285">
              <w:rPr>
                <w:rFonts w:ascii="Arial" w:hAnsi="Arial" w:cs="Arial" w:hint="eastAsia"/>
                <w:sz w:val="18"/>
                <w:szCs w:val="18"/>
                <w:lang w:eastAsia="zh-CN"/>
              </w:rPr>
              <w:t>11</w:t>
            </w:r>
          </w:p>
        </w:tc>
        <w:tc>
          <w:tcPr>
            <w:tcW w:w="1032" w:type="dxa"/>
            <w:vMerge w:val="restart"/>
            <w:tcBorders>
              <w:top w:val="single" w:sz="4" w:space="0" w:color="auto"/>
            </w:tcBorders>
          </w:tcPr>
          <w:p w:rsidR="00713C81" w:rsidRPr="00172CC1" w:rsidRDefault="00713C81" w:rsidP="00752031">
            <w:pPr>
              <w:rPr>
                <w:rFonts w:ascii="Arial" w:hAnsi="Arial" w:cs="Arial" w:hint="eastAsia"/>
                <w:sz w:val="18"/>
                <w:szCs w:val="18"/>
                <w:lang w:eastAsia="zh-CN"/>
              </w:rPr>
            </w:pPr>
            <w:r w:rsidRPr="00172CC1">
              <w:rPr>
                <w:rFonts w:ascii="Arial" w:hAnsi="Arial" w:cs="Arial" w:hint="eastAsia"/>
                <w:sz w:val="18"/>
                <w:szCs w:val="18"/>
                <w:lang w:eastAsia="zh-CN"/>
              </w:rPr>
              <w:t>D</w:t>
            </w:r>
            <w:r w:rsidR="005C7420" w:rsidRPr="00172CC1">
              <w:rPr>
                <w:rFonts w:ascii="Arial" w:hAnsi="Arial" w:cs="Arial" w:hint="eastAsia"/>
                <w:sz w:val="18"/>
                <w:szCs w:val="18"/>
                <w:lang w:eastAsia="zh-CN"/>
              </w:rPr>
              <w:t>323</w:t>
            </w:r>
          </w:p>
        </w:tc>
        <w:tc>
          <w:tcPr>
            <w:tcW w:w="1701" w:type="dxa"/>
            <w:vMerge w:val="restart"/>
            <w:tcBorders>
              <w:top w:val="single" w:sz="4" w:space="0" w:color="auto"/>
            </w:tcBorders>
          </w:tcPr>
          <w:p w:rsidR="00713C81" w:rsidRPr="00753BF7" w:rsidRDefault="00713C81" w:rsidP="00752031">
            <w:pPr>
              <w:ind w:firstLineChars="50" w:firstLine="90"/>
              <w:jc w:val="both"/>
              <w:rPr>
                <w:rFonts w:ascii="Arial" w:hAnsi="Arial" w:cs="Arial" w:hint="eastAsia"/>
                <w:sz w:val="18"/>
                <w:szCs w:val="18"/>
                <w:lang w:eastAsia="zh-CN"/>
              </w:rPr>
            </w:pPr>
            <w:r w:rsidRPr="00753BF7">
              <w:rPr>
                <w:rFonts w:ascii="Arial" w:hAnsi="Arial" w:cs="Arial"/>
                <w:sz w:val="18"/>
                <w:szCs w:val="18"/>
                <w:lang w:eastAsia="zh-CN"/>
              </w:rPr>
              <w:t>EPS</w:t>
            </w:r>
          </w:p>
        </w:tc>
        <w:tc>
          <w:tcPr>
            <w:tcW w:w="1134" w:type="dxa"/>
            <w:vMerge w:val="restart"/>
            <w:tcBorders>
              <w:top w:val="single" w:sz="4" w:space="0" w:color="auto"/>
            </w:tcBorders>
            <w:vAlign w:val="center"/>
          </w:tcPr>
          <w:p w:rsidR="00713C81" w:rsidRPr="00753BF7" w:rsidRDefault="00713C81" w:rsidP="00752031">
            <w:pPr>
              <w:jc w:val="center"/>
              <w:rPr>
                <w:rFonts w:ascii="Arial" w:hAnsi="Arial" w:cs="Arial"/>
                <w:sz w:val="18"/>
                <w:szCs w:val="18"/>
                <w:lang w:eastAsia="zh-CN"/>
              </w:rPr>
            </w:pPr>
            <w:r w:rsidRPr="00753BF7">
              <w:rPr>
                <w:rFonts w:ascii="Arial" w:hAnsi="Arial" w:cs="Arial" w:hint="eastAsia"/>
                <w:sz w:val="18"/>
                <w:szCs w:val="18"/>
                <w:lang w:eastAsia="zh-CN"/>
              </w:rPr>
              <w:t>Yellow</w:t>
            </w:r>
          </w:p>
        </w:tc>
        <w:tc>
          <w:tcPr>
            <w:tcW w:w="709" w:type="dxa"/>
            <w:vMerge w:val="restart"/>
            <w:tcBorders>
              <w:top w:val="single" w:sz="4" w:space="0" w:color="auto"/>
            </w:tcBorders>
            <w:shd w:val="clear" w:color="auto" w:fill="auto"/>
            <w:vAlign w:val="center"/>
          </w:tcPr>
          <w:p w:rsidR="00713C81" w:rsidRPr="00E01285" w:rsidRDefault="007B0D60" w:rsidP="00752031">
            <w:pPr>
              <w:ind w:firstLineChars="50" w:firstLine="100"/>
              <w:jc w:val="both"/>
              <w:rPr>
                <w:rFonts w:ascii="Arial" w:hAnsi="Arial" w:cs="Arial"/>
                <w:sz w:val="18"/>
                <w:szCs w:val="18"/>
                <w:lang w:eastAsia="zh-CN"/>
              </w:rPr>
            </w:pPr>
            <w:r w:rsidRPr="00DA7708">
              <w:rPr>
                <w:noProof/>
                <w:lang w:eastAsia="zh-CN"/>
              </w:rPr>
              <w:pict>
                <v:shape id="Picture 54" o:spid="_x0000_i1045" type="#_x0000_t75" style="width:27.95pt;height:20.95pt;visibility:visible">
                  <v:imagedata r:id="rId27" o:title=""/>
                </v:shape>
              </w:pict>
            </w:r>
          </w:p>
        </w:tc>
        <w:tc>
          <w:tcPr>
            <w:tcW w:w="1134" w:type="dxa"/>
            <w:tcBorders>
              <w:top w:val="single" w:sz="4" w:space="0" w:color="auto"/>
              <w:bottom w:val="single" w:sz="4" w:space="0" w:color="auto"/>
            </w:tcBorders>
            <w:shd w:val="clear" w:color="auto" w:fill="auto"/>
          </w:tcPr>
          <w:p w:rsidR="00713C81" w:rsidRPr="00172CC1" w:rsidRDefault="00590480" w:rsidP="00752031">
            <w:pPr>
              <w:jc w:val="center"/>
              <w:rPr>
                <w:rFonts w:hint="eastAsia"/>
                <w:b/>
                <w:sz w:val="18"/>
                <w:szCs w:val="18"/>
                <w:lang w:eastAsia="zh-CN"/>
              </w:rPr>
            </w:pPr>
            <w:r w:rsidRPr="00172CC1">
              <w:rPr>
                <w:rFonts w:hint="eastAsia"/>
                <w:b/>
                <w:sz w:val="18"/>
                <w:szCs w:val="18"/>
                <w:lang w:eastAsia="zh-CN"/>
              </w:rPr>
              <w:t>F351</w:t>
            </w:r>
          </w:p>
        </w:tc>
        <w:tc>
          <w:tcPr>
            <w:tcW w:w="1523" w:type="dxa"/>
            <w:tcBorders>
              <w:top w:val="single" w:sz="4" w:space="0" w:color="auto"/>
            </w:tcBorders>
          </w:tcPr>
          <w:p w:rsidR="00713C81" w:rsidRPr="00172CC1" w:rsidRDefault="00F876D9" w:rsidP="00752031">
            <w:pPr>
              <w:jc w:val="both"/>
              <w:rPr>
                <w:rFonts w:ascii="Arial" w:hAnsi="Arial" w:cs="Arial" w:hint="eastAsia"/>
                <w:sz w:val="18"/>
                <w:szCs w:val="18"/>
                <w:lang w:eastAsia="zh-CN"/>
              </w:rPr>
            </w:pPr>
            <w:r w:rsidRPr="00172CC1">
              <w:rPr>
                <w:rFonts w:ascii="Arial" w:hAnsi="Arial" w:cs="Arial"/>
                <w:sz w:val="18"/>
                <w:szCs w:val="18"/>
                <w:lang w:eastAsia="zh-CN"/>
              </w:rPr>
              <w:t>BOTTOM</w:t>
            </w:r>
          </w:p>
        </w:tc>
        <w:tc>
          <w:tcPr>
            <w:tcW w:w="1523" w:type="dxa"/>
            <w:vMerge w:val="restart"/>
            <w:tcBorders>
              <w:top w:val="single" w:sz="4" w:space="0" w:color="auto"/>
            </w:tcBorders>
            <w:shd w:val="clear" w:color="auto" w:fill="auto"/>
            <w:vAlign w:val="center"/>
          </w:tcPr>
          <w:p w:rsidR="00FB4345" w:rsidRPr="00F876D9" w:rsidRDefault="00FB4345" w:rsidP="00752031">
            <w:pPr>
              <w:ind w:firstLine="90"/>
              <w:jc w:val="both"/>
              <w:rPr>
                <w:rFonts w:ascii="Arial" w:hAnsi="Arial" w:cs="Arial" w:hint="eastAsia"/>
                <w:sz w:val="18"/>
                <w:szCs w:val="18"/>
                <w:lang w:eastAsia="zh-CN"/>
              </w:rPr>
            </w:pPr>
            <w:r w:rsidRPr="00F876D9">
              <w:rPr>
                <w:rFonts w:ascii="Arial" w:hAnsi="Arial" w:cs="Arial" w:hint="eastAsia"/>
                <w:sz w:val="18"/>
                <w:szCs w:val="18"/>
                <w:lang w:eastAsia="zh-CN"/>
              </w:rPr>
              <w:t>1.9V~2.4V</w:t>
            </w:r>
          </w:p>
          <w:p w:rsidR="00713C81" w:rsidRPr="00E01285" w:rsidRDefault="00FB4345" w:rsidP="00752031">
            <w:pPr>
              <w:jc w:val="both"/>
              <w:rPr>
                <w:rFonts w:ascii="Arial" w:hAnsi="Arial" w:cs="Arial"/>
                <w:sz w:val="18"/>
                <w:szCs w:val="18"/>
                <w:highlight w:val="red"/>
                <w:lang w:eastAsia="zh-CN"/>
              </w:rPr>
            </w:pPr>
            <w:r w:rsidRPr="00F876D9">
              <w:rPr>
                <w:rFonts w:ascii="Arial" w:hAnsi="Arial" w:cs="Arial" w:hint="eastAsia"/>
                <w:sz w:val="18"/>
                <w:szCs w:val="18"/>
                <w:lang w:eastAsia="zh-CN"/>
              </w:rPr>
              <w:t>TYP@2.0V</w:t>
            </w:r>
          </w:p>
        </w:tc>
      </w:tr>
      <w:tr w:rsidR="00713C81" w:rsidRPr="00E01285" w:rsidTr="00752031">
        <w:trPr>
          <w:cantSplit/>
          <w:trHeight w:val="338"/>
        </w:trPr>
        <w:tc>
          <w:tcPr>
            <w:tcW w:w="697" w:type="dxa"/>
            <w:vMerge/>
            <w:tcBorders>
              <w:bottom w:val="single" w:sz="4" w:space="0" w:color="auto"/>
            </w:tcBorders>
            <w:shd w:val="clear" w:color="auto" w:fill="auto"/>
            <w:vAlign w:val="center"/>
          </w:tcPr>
          <w:p w:rsidR="00713C81" w:rsidRPr="00E01285" w:rsidRDefault="00713C81" w:rsidP="00752031">
            <w:pPr>
              <w:ind w:firstLineChars="50" w:firstLine="90"/>
              <w:jc w:val="both"/>
              <w:rPr>
                <w:rFonts w:ascii="Arial" w:hAnsi="Arial" w:cs="Arial"/>
                <w:sz w:val="18"/>
                <w:szCs w:val="18"/>
                <w:lang w:eastAsia="zh-CN"/>
              </w:rPr>
            </w:pPr>
          </w:p>
        </w:tc>
        <w:tc>
          <w:tcPr>
            <w:tcW w:w="1032" w:type="dxa"/>
            <w:vMerge/>
            <w:tcBorders>
              <w:bottom w:val="single" w:sz="4" w:space="0" w:color="auto"/>
            </w:tcBorders>
          </w:tcPr>
          <w:p w:rsidR="00713C81" w:rsidRPr="00172CC1" w:rsidRDefault="00713C81" w:rsidP="00752031">
            <w:pPr>
              <w:ind w:firstLineChars="50" w:firstLine="90"/>
              <w:jc w:val="both"/>
              <w:rPr>
                <w:rFonts w:ascii="Arial" w:hAnsi="Arial" w:cs="Arial"/>
                <w:sz w:val="18"/>
                <w:szCs w:val="18"/>
                <w:lang w:eastAsia="zh-CN"/>
              </w:rPr>
            </w:pPr>
          </w:p>
        </w:tc>
        <w:tc>
          <w:tcPr>
            <w:tcW w:w="1701" w:type="dxa"/>
            <w:vMerge/>
            <w:tcBorders>
              <w:bottom w:val="single" w:sz="4" w:space="0" w:color="auto"/>
            </w:tcBorders>
          </w:tcPr>
          <w:p w:rsidR="00713C81" w:rsidRPr="00753BF7" w:rsidRDefault="00713C81" w:rsidP="00752031">
            <w:pPr>
              <w:ind w:firstLineChars="50" w:firstLine="90"/>
              <w:jc w:val="both"/>
              <w:rPr>
                <w:rFonts w:ascii="Arial" w:hAnsi="Arial" w:cs="Arial"/>
                <w:sz w:val="18"/>
                <w:szCs w:val="18"/>
                <w:lang w:eastAsia="zh-CN"/>
              </w:rPr>
            </w:pPr>
          </w:p>
        </w:tc>
        <w:tc>
          <w:tcPr>
            <w:tcW w:w="1134" w:type="dxa"/>
            <w:vMerge/>
            <w:tcBorders>
              <w:bottom w:val="single" w:sz="4" w:space="0" w:color="auto"/>
            </w:tcBorders>
            <w:vAlign w:val="center"/>
          </w:tcPr>
          <w:p w:rsidR="00713C81" w:rsidRPr="00753BF7" w:rsidRDefault="00713C81" w:rsidP="00752031">
            <w:pPr>
              <w:ind w:firstLineChars="50" w:firstLine="90"/>
              <w:jc w:val="center"/>
              <w:rPr>
                <w:rFonts w:ascii="Arial" w:hAnsi="Arial" w:cs="Arial"/>
                <w:sz w:val="18"/>
                <w:szCs w:val="18"/>
                <w:lang w:eastAsia="zh-CN"/>
              </w:rPr>
            </w:pPr>
          </w:p>
        </w:tc>
        <w:tc>
          <w:tcPr>
            <w:tcW w:w="709" w:type="dxa"/>
            <w:vMerge/>
            <w:tcBorders>
              <w:bottom w:val="single" w:sz="4" w:space="0" w:color="auto"/>
            </w:tcBorders>
            <w:shd w:val="clear" w:color="auto" w:fill="auto"/>
            <w:vAlign w:val="center"/>
          </w:tcPr>
          <w:p w:rsidR="00713C81" w:rsidRPr="00E01285" w:rsidRDefault="00713C81" w:rsidP="00752031">
            <w:pPr>
              <w:ind w:firstLineChars="50" w:firstLine="90"/>
              <w:jc w:val="both"/>
              <w:rPr>
                <w:rFonts w:ascii="Arial" w:hAnsi="Arial" w:cs="Arial"/>
                <w:sz w:val="18"/>
                <w:szCs w:val="18"/>
                <w:lang w:eastAsia="zh-CN"/>
              </w:rPr>
            </w:pPr>
          </w:p>
        </w:tc>
        <w:tc>
          <w:tcPr>
            <w:tcW w:w="1134" w:type="dxa"/>
            <w:tcBorders>
              <w:top w:val="single" w:sz="4" w:space="0" w:color="auto"/>
              <w:bottom w:val="single" w:sz="4" w:space="0" w:color="auto"/>
            </w:tcBorders>
            <w:shd w:val="clear" w:color="auto" w:fill="auto"/>
            <w:vAlign w:val="center"/>
          </w:tcPr>
          <w:p w:rsidR="00713C81" w:rsidRPr="00172CC1" w:rsidRDefault="00590480" w:rsidP="00752031">
            <w:pPr>
              <w:jc w:val="center"/>
              <w:rPr>
                <w:rFonts w:ascii="Arial" w:hAnsi="Arial" w:cs="Arial"/>
                <w:sz w:val="18"/>
                <w:szCs w:val="18"/>
                <w:lang w:eastAsia="zh-CN"/>
              </w:rPr>
            </w:pPr>
            <w:r w:rsidRPr="00172CC1">
              <w:rPr>
                <w:rFonts w:ascii="Arial" w:hAnsi="Arial" w:cs="Arial" w:hint="eastAsia"/>
                <w:sz w:val="18"/>
                <w:szCs w:val="18"/>
                <w:lang w:eastAsia="zh-CN"/>
              </w:rPr>
              <w:t>F363</w:t>
            </w:r>
          </w:p>
        </w:tc>
        <w:tc>
          <w:tcPr>
            <w:tcW w:w="1523" w:type="dxa"/>
            <w:tcBorders>
              <w:bottom w:val="single" w:sz="4" w:space="0" w:color="auto"/>
            </w:tcBorders>
          </w:tcPr>
          <w:p w:rsidR="00713C81" w:rsidRPr="00172CC1" w:rsidRDefault="00713C81" w:rsidP="00752031">
            <w:pPr>
              <w:jc w:val="both"/>
              <w:rPr>
                <w:rFonts w:ascii="Arial" w:hAnsi="Arial" w:cs="Arial"/>
                <w:sz w:val="18"/>
                <w:szCs w:val="18"/>
                <w:lang w:eastAsia="zh-CN"/>
              </w:rPr>
            </w:pPr>
            <w:r w:rsidRPr="00172CC1">
              <w:rPr>
                <w:rFonts w:ascii="Arial" w:hAnsi="Arial" w:cs="Arial"/>
                <w:sz w:val="18"/>
                <w:szCs w:val="18"/>
                <w:lang w:eastAsia="zh-CN"/>
              </w:rPr>
              <w:t>BOTTOM</w:t>
            </w:r>
          </w:p>
        </w:tc>
        <w:tc>
          <w:tcPr>
            <w:tcW w:w="1523" w:type="dxa"/>
            <w:vMerge/>
            <w:tcBorders>
              <w:bottom w:val="single" w:sz="4" w:space="0" w:color="auto"/>
            </w:tcBorders>
            <w:shd w:val="clear" w:color="auto" w:fill="auto"/>
            <w:vAlign w:val="center"/>
          </w:tcPr>
          <w:p w:rsidR="00713C81" w:rsidRPr="00E01285" w:rsidRDefault="00713C81" w:rsidP="00752031">
            <w:pPr>
              <w:jc w:val="both"/>
              <w:rPr>
                <w:rFonts w:ascii="Arial" w:hAnsi="Arial" w:cs="Arial"/>
                <w:sz w:val="18"/>
                <w:szCs w:val="18"/>
                <w:highlight w:val="red"/>
                <w:lang w:eastAsia="zh-CN"/>
              </w:rPr>
            </w:pPr>
          </w:p>
        </w:tc>
      </w:tr>
      <w:tr w:rsidR="00713C81" w:rsidRPr="00E01285" w:rsidTr="00752031">
        <w:trPr>
          <w:cantSplit/>
          <w:trHeight w:val="20"/>
        </w:trPr>
        <w:tc>
          <w:tcPr>
            <w:tcW w:w="697" w:type="dxa"/>
            <w:vMerge w:val="restart"/>
            <w:tcBorders>
              <w:top w:val="single" w:sz="4" w:space="0" w:color="auto"/>
            </w:tcBorders>
            <w:shd w:val="clear" w:color="auto" w:fill="auto"/>
            <w:vAlign w:val="center"/>
          </w:tcPr>
          <w:p w:rsidR="00713C81" w:rsidRPr="00E01285" w:rsidRDefault="00713C81" w:rsidP="00752031">
            <w:pPr>
              <w:ind w:firstLineChars="50" w:firstLine="90"/>
              <w:jc w:val="both"/>
              <w:rPr>
                <w:rFonts w:ascii="Arial" w:hAnsi="Arial" w:cs="Arial"/>
                <w:sz w:val="18"/>
                <w:szCs w:val="18"/>
                <w:lang w:eastAsia="zh-CN"/>
              </w:rPr>
            </w:pPr>
            <w:r w:rsidRPr="00E01285">
              <w:rPr>
                <w:rFonts w:ascii="Arial" w:hAnsi="Arial" w:cs="Arial" w:hint="eastAsia"/>
                <w:sz w:val="18"/>
                <w:szCs w:val="18"/>
                <w:lang w:eastAsia="zh-CN"/>
              </w:rPr>
              <w:t>12</w:t>
            </w:r>
          </w:p>
        </w:tc>
        <w:tc>
          <w:tcPr>
            <w:tcW w:w="1032" w:type="dxa"/>
            <w:vMerge w:val="restart"/>
            <w:tcBorders>
              <w:top w:val="single" w:sz="4" w:space="0" w:color="auto"/>
            </w:tcBorders>
          </w:tcPr>
          <w:p w:rsidR="00713C81" w:rsidRPr="00172CC1" w:rsidRDefault="00713C81" w:rsidP="00752031">
            <w:pPr>
              <w:ind w:firstLineChars="50" w:firstLine="90"/>
              <w:rPr>
                <w:rFonts w:ascii="Arial" w:hAnsi="Arial" w:cs="Arial" w:hint="eastAsia"/>
                <w:sz w:val="18"/>
                <w:szCs w:val="18"/>
                <w:lang w:eastAsia="zh-CN"/>
              </w:rPr>
            </w:pPr>
            <w:r w:rsidRPr="00172CC1">
              <w:rPr>
                <w:rFonts w:ascii="Arial" w:hAnsi="Arial" w:cs="Arial" w:hint="eastAsia"/>
                <w:sz w:val="18"/>
                <w:szCs w:val="18"/>
                <w:lang w:eastAsia="zh-CN"/>
              </w:rPr>
              <w:t>D</w:t>
            </w:r>
            <w:r w:rsidR="005C7420" w:rsidRPr="00172CC1">
              <w:rPr>
                <w:rFonts w:ascii="Arial" w:hAnsi="Arial" w:cs="Arial" w:hint="eastAsia"/>
                <w:sz w:val="18"/>
                <w:szCs w:val="18"/>
                <w:lang w:eastAsia="zh-CN"/>
              </w:rPr>
              <w:t>312</w:t>
            </w:r>
          </w:p>
        </w:tc>
        <w:tc>
          <w:tcPr>
            <w:tcW w:w="1701" w:type="dxa"/>
            <w:vMerge w:val="restart"/>
            <w:tcBorders>
              <w:top w:val="single" w:sz="4" w:space="0" w:color="auto"/>
            </w:tcBorders>
          </w:tcPr>
          <w:p w:rsidR="00713C81" w:rsidRPr="00753BF7" w:rsidRDefault="00713C81" w:rsidP="00752031">
            <w:pPr>
              <w:ind w:firstLineChars="50" w:firstLine="90"/>
              <w:jc w:val="both"/>
              <w:rPr>
                <w:rFonts w:ascii="Arial" w:hAnsi="Arial" w:cs="Arial"/>
                <w:sz w:val="18"/>
                <w:szCs w:val="18"/>
                <w:lang w:eastAsia="zh-CN"/>
              </w:rPr>
            </w:pPr>
            <w:r w:rsidRPr="00753BF7">
              <w:rPr>
                <w:rFonts w:ascii="Arial" w:hAnsi="Arial" w:cs="Arial"/>
                <w:sz w:val="18"/>
                <w:szCs w:val="18"/>
                <w:lang w:eastAsia="zh-CN"/>
              </w:rPr>
              <w:t>TurnLeft</w:t>
            </w:r>
          </w:p>
        </w:tc>
        <w:tc>
          <w:tcPr>
            <w:tcW w:w="1134" w:type="dxa"/>
            <w:vMerge w:val="restart"/>
            <w:tcBorders>
              <w:top w:val="single" w:sz="4" w:space="0" w:color="auto"/>
            </w:tcBorders>
            <w:vAlign w:val="center"/>
          </w:tcPr>
          <w:p w:rsidR="00713C81" w:rsidRPr="00753BF7" w:rsidRDefault="00E335F5" w:rsidP="00752031">
            <w:pPr>
              <w:jc w:val="center"/>
              <w:rPr>
                <w:rFonts w:ascii="Arial" w:hAnsi="Arial" w:cs="Arial"/>
                <w:sz w:val="18"/>
                <w:szCs w:val="18"/>
              </w:rPr>
            </w:pPr>
            <w:r w:rsidRPr="00753BF7">
              <w:rPr>
                <w:rFonts w:ascii="Arial" w:hAnsi="Arial" w:cs="Arial" w:hint="eastAsia"/>
                <w:sz w:val="18"/>
                <w:szCs w:val="18"/>
                <w:lang w:eastAsia="zh-CN"/>
              </w:rPr>
              <w:t>Green</w:t>
            </w:r>
          </w:p>
        </w:tc>
        <w:tc>
          <w:tcPr>
            <w:tcW w:w="709" w:type="dxa"/>
            <w:vMerge w:val="restart"/>
            <w:tcBorders>
              <w:top w:val="single" w:sz="4" w:space="0" w:color="auto"/>
            </w:tcBorders>
            <w:shd w:val="clear" w:color="auto" w:fill="auto"/>
            <w:vAlign w:val="center"/>
          </w:tcPr>
          <w:p w:rsidR="00713C81" w:rsidRPr="00E01285" w:rsidRDefault="007B0D60" w:rsidP="00752031">
            <w:pPr>
              <w:ind w:firstLineChars="50" w:firstLine="100"/>
              <w:jc w:val="both"/>
              <w:rPr>
                <w:rFonts w:ascii="Arial" w:hAnsi="Arial" w:cs="Arial"/>
                <w:sz w:val="18"/>
                <w:szCs w:val="18"/>
                <w:lang w:eastAsia="zh-CN"/>
              </w:rPr>
            </w:pPr>
            <w:r w:rsidRPr="00DA7708">
              <w:rPr>
                <w:noProof/>
                <w:lang w:eastAsia="zh-CN"/>
              </w:rPr>
              <w:pict>
                <v:shape id="Picture 7" o:spid="_x0000_i1046" type="#_x0000_t75" style="width:25.25pt;height:23.1pt;visibility:visible">
                  <v:imagedata r:id="rId28" o:title=""/>
                </v:shape>
              </w:pict>
            </w:r>
          </w:p>
        </w:tc>
        <w:tc>
          <w:tcPr>
            <w:tcW w:w="1134" w:type="dxa"/>
            <w:tcBorders>
              <w:top w:val="single" w:sz="4" w:space="0" w:color="auto"/>
              <w:bottom w:val="single" w:sz="4" w:space="0" w:color="auto"/>
            </w:tcBorders>
            <w:shd w:val="clear" w:color="auto" w:fill="auto"/>
            <w:vAlign w:val="center"/>
          </w:tcPr>
          <w:p w:rsidR="00713C81" w:rsidRPr="00172CC1" w:rsidRDefault="00590480" w:rsidP="00752031">
            <w:pPr>
              <w:jc w:val="center"/>
              <w:rPr>
                <w:rFonts w:ascii="Arial" w:hAnsi="Arial" w:cs="Arial"/>
                <w:sz w:val="18"/>
                <w:szCs w:val="18"/>
                <w:lang w:eastAsia="zh-CN"/>
              </w:rPr>
            </w:pPr>
            <w:r w:rsidRPr="00172CC1">
              <w:rPr>
                <w:rFonts w:ascii="Arial" w:hAnsi="Arial" w:cs="Arial" w:hint="eastAsia"/>
                <w:sz w:val="18"/>
                <w:szCs w:val="18"/>
                <w:lang w:eastAsia="zh-CN"/>
              </w:rPr>
              <w:t>F340</w:t>
            </w:r>
          </w:p>
        </w:tc>
        <w:tc>
          <w:tcPr>
            <w:tcW w:w="1523" w:type="dxa"/>
            <w:tcBorders>
              <w:top w:val="single" w:sz="4" w:space="0" w:color="auto"/>
            </w:tcBorders>
          </w:tcPr>
          <w:p w:rsidR="00713C81" w:rsidRPr="00172CC1" w:rsidRDefault="00713C81" w:rsidP="00752031">
            <w:pPr>
              <w:jc w:val="both"/>
              <w:rPr>
                <w:rFonts w:ascii="Arial" w:hAnsi="Arial" w:cs="Arial" w:hint="eastAsia"/>
                <w:sz w:val="18"/>
                <w:szCs w:val="18"/>
                <w:lang w:eastAsia="zh-CN"/>
              </w:rPr>
            </w:pPr>
            <w:r w:rsidRPr="00172CC1">
              <w:rPr>
                <w:rFonts w:ascii="Arial" w:hAnsi="Arial" w:cs="Arial" w:hint="eastAsia"/>
                <w:sz w:val="18"/>
                <w:szCs w:val="18"/>
                <w:lang w:eastAsia="zh-CN"/>
              </w:rPr>
              <w:t>TOP</w:t>
            </w:r>
          </w:p>
        </w:tc>
        <w:tc>
          <w:tcPr>
            <w:tcW w:w="1523" w:type="dxa"/>
            <w:vMerge w:val="restart"/>
            <w:tcBorders>
              <w:top w:val="single" w:sz="4" w:space="0" w:color="auto"/>
            </w:tcBorders>
            <w:shd w:val="clear" w:color="auto" w:fill="auto"/>
            <w:vAlign w:val="center"/>
          </w:tcPr>
          <w:p w:rsidR="00FB4345" w:rsidRPr="00FB4345" w:rsidRDefault="00FB4345" w:rsidP="00752031">
            <w:pPr>
              <w:ind w:firstLine="90"/>
              <w:jc w:val="both"/>
              <w:rPr>
                <w:rFonts w:ascii="Arial" w:hAnsi="Arial" w:cs="Arial" w:hint="eastAsia"/>
                <w:sz w:val="18"/>
                <w:szCs w:val="18"/>
                <w:lang w:eastAsia="zh-CN"/>
              </w:rPr>
            </w:pPr>
            <w:r w:rsidRPr="00FB4345">
              <w:rPr>
                <w:rFonts w:ascii="Arial" w:hAnsi="Arial" w:cs="Arial" w:hint="eastAsia"/>
                <w:sz w:val="18"/>
                <w:szCs w:val="18"/>
                <w:lang w:eastAsia="zh-CN"/>
              </w:rPr>
              <w:t>2.7V~3.7V</w:t>
            </w:r>
          </w:p>
          <w:p w:rsidR="00713C81" w:rsidRPr="00E01285" w:rsidRDefault="00FB4345" w:rsidP="00752031">
            <w:pPr>
              <w:jc w:val="both"/>
              <w:rPr>
                <w:rFonts w:ascii="Arial" w:hAnsi="Arial" w:cs="Arial"/>
                <w:sz w:val="18"/>
                <w:szCs w:val="18"/>
                <w:highlight w:val="red"/>
                <w:lang w:eastAsia="zh-CN"/>
              </w:rPr>
            </w:pPr>
            <w:r w:rsidRPr="00FB4345">
              <w:rPr>
                <w:rFonts w:ascii="Arial" w:hAnsi="Arial" w:cs="Arial" w:hint="eastAsia"/>
                <w:sz w:val="18"/>
                <w:szCs w:val="18"/>
                <w:lang w:eastAsia="zh-CN"/>
              </w:rPr>
              <w:t>TYP@3.0V</w:t>
            </w:r>
          </w:p>
        </w:tc>
      </w:tr>
      <w:tr w:rsidR="00713C81" w:rsidRPr="00E01285" w:rsidTr="00752031">
        <w:trPr>
          <w:cantSplit/>
          <w:trHeight w:val="488"/>
        </w:trPr>
        <w:tc>
          <w:tcPr>
            <w:tcW w:w="697" w:type="dxa"/>
            <w:vMerge/>
            <w:tcBorders>
              <w:bottom w:val="single" w:sz="4" w:space="0" w:color="auto"/>
            </w:tcBorders>
            <w:shd w:val="clear" w:color="auto" w:fill="auto"/>
            <w:vAlign w:val="center"/>
          </w:tcPr>
          <w:p w:rsidR="00713C81" w:rsidRPr="00E01285" w:rsidRDefault="00713C81" w:rsidP="00752031">
            <w:pPr>
              <w:ind w:firstLineChars="50" w:firstLine="90"/>
              <w:jc w:val="both"/>
              <w:rPr>
                <w:rFonts w:ascii="Arial" w:hAnsi="Arial" w:cs="Arial"/>
                <w:sz w:val="18"/>
                <w:szCs w:val="18"/>
                <w:lang w:eastAsia="zh-CN"/>
              </w:rPr>
            </w:pPr>
          </w:p>
        </w:tc>
        <w:tc>
          <w:tcPr>
            <w:tcW w:w="1032" w:type="dxa"/>
            <w:vMerge/>
            <w:tcBorders>
              <w:bottom w:val="single" w:sz="4" w:space="0" w:color="auto"/>
            </w:tcBorders>
          </w:tcPr>
          <w:p w:rsidR="00713C81" w:rsidRPr="00172CC1" w:rsidRDefault="00713C81" w:rsidP="00752031">
            <w:pPr>
              <w:ind w:firstLineChars="50" w:firstLine="90"/>
              <w:rPr>
                <w:rFonts w:ascii="Arial" w:hAnsi="Arial" w:cs="Arial"/>
                <w:sz w:val="18"/>
                <w:szCs w:val="18"/>
                <w:lang w:eastAsia="zh-CN"/>
              </w:rPr>
            </w:pPr>
          </w:p>
        </w:tc>
        <w:tc>
          <w:tcPr>
            <w:tcW w:w="1701" w:type="dxa"/>
            <w:vMerge/>
            <w:tcBorders>
              <w:bottom w:val="single" w:sz="4" w:space="0" w:color="auto"/>
            </w:tcBorders>
            <w:vAlign w:val="center"/>
          </w:tcPr>
          <w:p w:rsidR="00713C81" w:rsidRPr="00753BF7" w:rsidRDefault="00713C81" w:rsidP="00752031">
            <w:pPr>
              <w:ind w:firstLineChars="50" w:firstLine="90"/>
              <w:jc w:val="both"/>
              <w:rPr>
                <w:rFonts w:ascii="Arial" w:hAnsi="Arial" w:cs="Arial"/>
                <w:sz w:val="18"/>
                <w:szCs w:val="18"/>
                <w:lang w:eastAsia="zh-CN"/>
              </w:rPr>
            </w:pPr>
          </w:p>
        </w:tc>
        <w:tc>
          <w:tcPr>
            <w:tcW w:w="1134" w:type="dxa"/>
            <w:vMerge/>
            <w:tcBorders>
              <w:bottom w:val="single" w:sz="4" w:space="0" w:color="auto"/>
            </w:tcBorders>
            <w:vAlign w:val="center"/>
          </w:tcPr>
          <w:p w:rsidR="00713C81" w:rsidRPr="00753BF7" w:rsidRDefault="00713C81" w:rsidP="00752031">
            <w:pPr>
              <w:ind w:firstLineChars="50" w:firstLine="90"/>
              <w:jc w:val="center"/>
              <w:rPr>
                <w:rFonts w:ascii="Arial" w:hAnsi="Arial" w:cs="Arial"/>
                <w:sz w:val="18"/>
                <w:szCs w:val="18"/>
                <w:lang w:eastAsia="zh-CN"/>
              </w:rPr>
            </w:pPr>
          </w:p>
        </w:tc>
        <w:tc>
          <w:tcPr>
            <w:tcW w:w="709" w:type="dxa"/>
            <w:vMerge/>
            <w:shd w:val="clear" w:color="auto" w:fill="auto"/>
            <w:vAlign w:val="center"/>
          </w:tcPr>
          <w:p w:rsidR="00713C81" w:rsidRPr="00E01285" w:rsidRDefault="00713C81" w:rsidP="00752031">
            <w:pPr>
              <w:ind w:firstLineChars="50" w:firstLine="90"/>
              <w:jc w:val="both"/>
              <w:rPr>
                <w:rFonts w:ascii="Arial" w:hAnsi="Arial" w:cs="Arial"/>
                <w:sz w:val="18"/>
                <w:szCs w:val="18"/>
                <w:lang w:eastAsia="zh-CN"/>
              </w:rPr>
            </w:pPr>
          </w:p>
        </w:tc>
        <w:tc>
          <w:tcPr>
            <w:tcW w:w="1134" w:type="dxa"/>
            <w:tcBorders>
              <w:top w:val="single" w:sz="4" w:space="0" w:color="auto"/>
              <w:bottom w:val="single" w:sz="4" w:space="0" w:color="auto"/>
            </w:tcBorders>
            <w:shd w:val="clear" w:color="auto" w:fill="auto"/>
            <w:vAlign w:val="center"/>
          </w:tcPr>
          <w:p w:rsidR="00713C81" w:rsidRPr="00172CC1" w:rsidRDefault="008D2F46" w:rsidP="00752031">
            <w:pPr>
              <w:jc w:val="center"/>
              <w:rPr>
                <w:rFonts w:ascii="Arial" w:hAnsi="Arial" w:cs="Arial"/>
                <w:sz w:val="18"/>
                <w:szCs w:val="18"/>
                <w:lang w:eastAsia="zh-CN"/>
              </w:rPr>
            </w:pPr>
            <w:r w:rsidRPr="00172CC1">
              <w:rPr>
                <w:rFonts w:ascii="Arial" w:hAnsi="Arial" w:cs="Arial" w:hint="eastAsia"/>
                <w:sz w:val="18"/>
                <w:szCs w:val="18"/>
                <w:lang w:eastAsia="zh-CN"/>
              </w:rPr>
              <w:t>F352</w:t>
            </w:r>
          </w:p>
        </w:tc>
        <w:tc>
          <w:tcPr>
            <w:tcW w:w="1523" w:type="dxa"/>
            <w:tcBorders>
              <w:bottom w:val="single" w:sz="4" w:space="0" w:color="auto"/>
            </w:tcBorders>
          </w:tcPr>
          <w:p w:rsidR="00713C81" w:rsidRPr="00172CC1" w:rsidRDefault="00713C81" w:rsidP="00752031">
            <w:pPr>
              <w:jc w:val="both"/>
              <w:rPr>
                <w:rFonts w:ascii="Arial" w:hAnsi="Arial" w:cs="Arial"/>
                <w:sz w:val="18"/>
                <w:szCs w:val="18"/>
                <w:lang w:eastAsia="zh-CN"/>
              </w:rPr>
            </w:pPr>
            <w:r w:rsidRPr="00172CC1">
              <w:rPr>
                <w:rFonts w:ascii="Arial" w:hAnsi="Arial" w:cs="Arial"/>
                <w:sz w:val="18"/>
                <w:szCs w:val="18"/>
                <w:lang w:eastAsia="zh-CN"/>
              </w:rPr>
              <w:t>BOTTOM</w:t>
            </w:r>
          </w:p>
        </w:tc>
        <w:tc>
          <w:tcPr>
            <w:tcW w:w="1523" w:type="dxa"/>
            <w:vMerge/>
            <w:tcBorders>
              <w:bottom w:val="single" w:sz="4" w:space="0" w:color="auto"/>
            </w:tcBorders>
            <w:shd w:val="clear" w:color="auto" w:fill="auto"/>
            <w:vAlign w:val="center"/>
          </w:tcPr>
          <w:p w:rsidR="00713C81" w:rsidRPr="00E01285" w:rsidRDefault="00713C81" w:rsidP="00752031">
            <w:pPr>
              <w:jc w:val="both"/>
              <w:rPr>
                <w:rFonts w:ascii="Arial" w:hAnsi="Arial" w:cs="Arial"/>
                <w:sz w:val="18"/>
                <w:szCs w:val="18"/>
                <w:highlight w:val="red"/>
                <w:lang w:eastAsia="zh-CN"/>
              </w:rPr>
            </w:pPr>
          </w:p>
        </w:tc>
      </w:tr>
      <w:tr w:rsidR="008D2F46" w:rsidRPr="00E01285" w:rsidTr="00752031">
        <w:trPr>
          <w:cantSplit/>
          <w:trHeight w:val="20"/>
        </w:trPr>
        <w:tc>
          <w:tcPr>
            <w:tcW w:w="697" w:type="dxa"/>
            <w:vMerge w:val="restart"/>
            <w:tcBorders>
              <w:top w:val="single" w:sz="4" w:space="0" w:color="auto"/>
            </w:tcBorders>
            <w:shd w:val="clear" w:color="auto" w:fill="auto"/>
            <w:vAlign w:val="center"/>
          </w:tcPr>
          <w:p w:rsidR="008D2F46" w:rsidRPr="00E01285" w:rsidRDefault="008D2F46" w:rsidP="00752031">
            <w:pPr>
              <w:ind w:firstLineChars="50" w:firstLine="90"/>
              <w:jc w:val="both"/>
              <w:rPr>
                <w:rFonts w:ascii="Arial" w:hAnsi="Arial" w:cs="Arial" w:hint="eastAsia"/>
                <w:sz w:val="18"/>
                <w:szCs w:val="18"/>
                <w:lang w:eastAsia="zh-CN"/>
              </w:rPr>
            </w:pPr>
            <w:r w:rsidRPr="00E01285">
              <w:rPr>
                <w:rFonts w:ascii="Arial" w:hAnsi="Arial" w:cs="Arial" w:hint="eastAsia"/>
                <w:sz w:val="18"/>
                <w:szCs w:val="18"/>
                <w:lang w:eastAsia="zh-CN"/>
              </w:rPr>
              <w:t>13</w:t>
            </w:r>
          </w:p>
        </w:tc>
        <w:tc>
          <w:tcPr>
            <w:tcW w:w="1032" w:type="dxa"/>
            <w:vMerge w:val="restart"/>
            <w:tcBorders>
              <w:top w:val="single" w:sz="4" w:space="0" w:color="auto"/>
            </w:tcBorders>
          </w:tcPr>
          <w:p w:rsidR="008D2F46" w:rsidRPr="00172CC1" w:rsidRDefault="00752031" w:rsidP="00752031">
            <w:pPr>
              <w:ind w:firstLineChars="50" w:firstLine="90"/>
              <w:rPr>
                <w:rFonts w:ascii="Arial" w:hAnsi="Arial" w:cs="Arial" w:hint="eastAsia"/>
                <w:sz w:val="18"/>
                <w:szCs w:val="18"/>
                <w:lang w:eastAsia="zh-CN"/>
              </w:rPr>
            </w:pPr>
            <w:r>
              <w:rPr>
                <w:rFonts w:ascii="Arial" w:hAnsi="Arial" w:cs="Arial" w:hint="eastAsia"/>
                <w:sz w:val="18"/>
                <w:szCs w:val="18"/>
                <w:lang w:eastAsia="zh-CN"/>
              </w:rPr>
              <w:t>D374</w:t>
            </w:r>
          </w:p>
        </w:tc>
        <w:tc>
          <w:tcPr>
            <w:tcW w:w="1701" w:type="dxa"/>
            <w:vMerge w:val="restart"/>
            <w:tcBorders>
              <w:top w:val="single" w:sz="4" w:space="0" w:color="auto"/>
            </w:tcBorders>
          </w:tcPr>
          <w:p w:rsidR="008D2F46" w:rsidRPr="00753BF7" w:rsidRDefault="008D2F46" w:rsidP="00752031">
            <w:pPr>
              <w:ind w:firstLineChars="50" w:firstLine="90"/>
              <w:jc w:val="both"/>
              <w:rPr>
                <w:rFonts w:ascii="Arial" w:hAnsi="Arial" w:cs="Arial"/>
                <w:sz w:val="18"/>
                <w:szCs w:val="18"/>
                <w:lang w:eastAsia="zh-CN"/>
              </w:rPr>
            </w:pPr>
            <w:r w:rsidRPr="00753BF7">
              <w:rPr>
                <w:rFonts w:ascii="Arial" w:hAnsi="Arial" w:cs="Arial"/>
                <w:sz w:val="18"/>
                <w:szCs w:val="18"/>
                <w:lang w:eastAsia="zh-CN"/>
              </w:rPr>
              <w:t>Ready</w:t>
            </w:r>
          </w:p>
        </w:tc>
        <w:tc>
          <w:tcPr>
            <w:tcW w:w="1134" w:type="dxa"/>
            <w:vMerge w:val="restart"/>
            <w:tcBorders>
              <w:top w:val="single" w:sz="4" w:space="0" w:color="auto"/>
            </w:tcBorders>
            <w:vAlign w:val="center"/>
          </w:tcPr>
          <w:p w:rsidR="008D2F46" w:rsidRPr="00753BF7" w:rsidRDefault="008D2F46" w:rsidP="00752031">
            <w:pPr>
              <w:jc w:val="center"/>
              <w:rPr>
                <w:rFonts w:ascii="Arial" w:hAnsi="Arial" w:cs="Arial" w:hint="eastAsia"/>
                <w:sz w:val="18"/>
                <w:szCs w:val="18"/>
                <w:lang w:eastAsia="zh-CN"/>
              </w:rPr>
            </w:pPr>
            <w:r w:rsidRPr="00753BF7">
              <w:rPr>
                <w:rFonts w:ascii="Arial" w:hAnsi="Arial" w:cs="Arial" w:hint="eastAsia"/>
                <w:sz w:val="18"/>
                <w:szCs w:val="18"/>
                <w:lang w:eastAsia="zh-CN"/>
              </w:rPr>
              <w:t>Green</w:t>
            </w:r>
          </w:p>
        </w:tc>
        <w:tc>
          <w:tcPr>
            <w:tcW w:w="709" w:type="dxa"/>
            <w:vMerge w:val="restart"/>
            <w:shd w:val="clear" w:color="auto" w:fill="auto"/>
            <w:vAlign w:val="center"/>
          </w:tcPr>
          <w:p w:rsidR="008D2F46" w:rsidRPr="00DA7708" w:rsidRDefault="008D2F46" w:rsidP="00752031">
            <w:pPr>
              <w:ind w:firstLineChars="50" w:firstLine="100"/>
              <w:jc w:val="both"/>
              <w:rPr>
                <w:noProof/>
                <w:lang w:eastAsia="zh-CN"/>
              </w:rPr>
            </w:pPr>
            <w:r w:rsidRPr="00DA7708">
              <w:rPr>
                <w:noProof/>
                <w:lang w:eastAsia="zh-CN"/>
              </w:rPr>
              <w:pict>
                <v:shape id="_x0000_i1047" type="#_x0000_t75" style="width:30.65pt;height:12.35pt;visibility:visible">
                  <v:imagedata r:id="rId29" o:title=""/>
                </v:shape>
              </w:pict>
            </w:r>
          </w:p>
        </w:tc>
        <w:tc>
          <w:tcPr>
            <w:tcW w:w="1134" w:type="dxa"/>
            <w:tcBorders>
              <w:top w:val="single" w:sz="4" w:space="0" w:color="auto"/>
              <w:bottom w:val="single" w:sz="4" w:space="0" w:color="auto"/>
            </w:tcBorders>
            <w:shd w:val="clear" w:color="auto" w:fill="auto"/>
          </w:tcPr>
          <w:p w:rsidR="008D2F46" w:rsidRPr="00172CC1" w:rsidRDefault="008D2F46" w:rsidP="00752031">
            <w:pPr>
              <w:jc w:val="center"/>
              <w:rPr>
                <w:rFonts w:ascii="Arial" w:hAnsi="Arial" w:cs="Arial" w:hint="eastAsia"/>
                <w:sz w:val="18"/>
                <w:szCs w:val="18"/>
                <w:lang w:eastAsia="zh-CN"/>
              </w:rPr>
            </w:pPr>
            <w:r w:rsidRPr="00172CC1">
              <w:rPr>
                <w:rFonts w:ascii="Arial" w:hAnsi="Arial" w:cs="Arial" w:hint="eastAsia"/>
                <w:sz w:val="18"/>
                <w:szCs w:val="18"/>
                <w:lang w:eastAsia="zh-CN"/>
              </w:rPr>
              <w:t>F3144</w:t>
            </w:r>
          </w:p>
        </w:tc>
        <w:tc>
          <w:tcPr>
            <w:tcW w:w="1523" w:type="dxa"/>
            <w:tcBorders>
              <w:top w:val="single" w:sz="4" w:space="0" w:color="auto"/>
            </w:tcBorders>
          </w:tcPr>
          <w:p w:rsidR="008D2F46" w:rsidRPr="00172CC1" w:rsidRDefault="00752031" w:rsidP="00752031">
            <w:pPr>
              <w:jc w:val="both"/>
              <w:rPr>
                <w:rFonts w:ascii="Arial" w:hAnsi="Arial" w:cs="Arial" w:hint="eastAsia"/>
                <w:sz w:val="18"/>
                <w:szCs w:val="18"/>
                <w:lang w:eastAsia="zh-CN"/>
              </w:rPr>
            </w:pPr>
            <w:r w:rsidRPr="00172CC1">
              <w:rPr>
                <w:rFonts w:ascii="Arial" w:hAnsi="Arial" w:cs="Arial"/>
                <w:sz w:val="18"/>
                <w:szCs w:val="18"/>
                <w:lang w:eastAsia="zh-CN"/>
              </w:rPr>
              <w:t>BOTTOM</w:t>
            </w:r>
          </w:p>
        </w:tc>
        <w:tc>
          <w:tcPr>
            <w:tcW w:w="1523" w:type="dxa"/>
            <w:vMerge w:val="restart"/>
            <w:tcBorders>
              <w:top w:val="single" w:sz="4" w:space="0" w:color="auto"/>
            </w:tcBorders>
            <w:shd w:val="clear" w:color="auto" w:fill="auto"/>
            <w:vAlign w:val="center"/>
          </w:tcPr>
          <w:p w:rsidR="00FB4345" w:rsidRPr="00FB4345" w:rsidRDefault="00FB4345" w:rsidP="00752031">
            <w:pPr>
              <w:ind w:firstLine="90"/>
              <w:jc w:val="both"/>
              <w:rPr>
                <w:rFonts w:ascii="Arial" w:hAnsi="Arial" w:cs="Arial" w:hint="eastAsia"/>
                <w:sz w:val="18"/>
                <w:szCs w:val="18"/>
                <w:lang w:eastAsia="zh-CN"/>
              </w:rPr>
            </w:pPr>
            <w:r w:rsidRPr="00FB4345">
              <w:rPr>
                <w:rFonts w:ascii="Arial" w:hAnsi="Arial" w:cs="Arial" w:hint="eastAsia"/>
                <w:sz w:val="18"/>
                <w:szCs w:val="18"/>
                <w:lang w:eastAsia="zh-CN"/>
              </w:rPr>
              <w:t>2.7V~3.7V</w:t>
            </w:r>
          </w:p>
          <w:p w:rsidR="008D2F46" w:rsidRPr="00E01285" w:rsidRDefault="00FB4345" w:rsidP="00752031">
            <w:pPr>
              <w:jc w:val="both"/>
              <w:rPr>
                <w:rFonts w:ascii="Arial" w:hAnsi="Arial" w:cs="Arial" w:hint="eastAsia"/>
                <w:sz w:val="18"/>
                <w:szCs w:val="18"/>
                <w:highlight w:val="red"/>
                <w:lang w:eastAsia="zh-CN"/>
              </w:rPr>
            </w:pPr>
            <w:r w:rsidRPr="00FB4345">
              <w:rPr>
                <w:rFonts w:ascii="Arial" w:hAnsi="Arial" w:cs="Arial" w:hint="eastAsia"/>
                <w:sz w:val="18"/>
                <w:szCs w:val="18"/>
                <w:lang w:eastAsia="zh-CN"/>
              </w:rPr>
              <w:t>TYP@3.0V</w:t>
            </w:r>
          </w:p>
        </w:tc>
      </w:tr>
      <w:tr w:rsidR="008D2F46" w:rsidRPr="00E01285" w:rsidTr="00752031">
        <w:trPr>
          <w:cantSplit/>
          <w:trHeight w:val="20"/>
        </w:trPr>
        <w:tc>
          <w:tcPr>
            <w:tcW w:w="697" w:type="dxa"/>
            <w:vMerge/>
            <w:shd w:val="clear" w:color="auto" w:fill="auto"/>
            <w:vAlign w:val="center"/>
          </w:tcPr>
          <w:p w:rsidR="008D2F46" w:rsidRPr="00E01285" w:rsidRDefault="008D2F46" w:rsidP="00752031">
            <w:pPr>
              <w:ind w:firstLineChars="50" w:firstLine="90"/>
              <w:jc w:val="both"/>
              <w:rPr>
                <w:rFonts w:ascii="Arial" w:hAnsi="Arial" w:cs="Arial"/>
                <w:sz w:val="18"/>
                <w:szCs w:val="18"/>
                <w:lang w:eastAsia="zh-CN"/>
              </w:rPr>
            </w:pPr>
          </w:p>
        </w:tc>
        <w:tc>
          <w:tcPr>
            <w:tcW w:w="1032" w:type="dxa"/>
            <w:vMerge/>
          </w:tcPr>
          <w:p w:rsidR="008D2F46" w:rsidRPr="00172CC1" w:rsidRDefault="008D2F46" w:rsidP="00752031">
            <w:pPr>
              <w:ind w:firstLineChars="50" w:firstLine="90"/>
              <w:jc w:val="both"/>
              <w:rPr>
                <w:rFonts w:ascii="Arial" w:hAnsi="Arial" w:cs="Arial" w:hint="eastAsia"/>
                <w:sz w:val="18"/>
                <w:szCs w:val="18"/>
                <w:lang w:eastAsia="zh-CN"/>
              </w:rPr>
            </w:pPr>
          </w:p>
        </w:tc>
        <w:tc>
          <w:tcPr>
            <w:tcW w:w="1701" w:type="dxa"/>
            <w:vMerge/>
          </w:tcPr>
          <w:p w:rsidR="008D2F46" w:rsidRPr="00753BF7" w:rsidRDefault="008D2F46" w:rsidP="00752031">
            <w:pPr>
              <w:ind w:firstLineChars="50" w:firstLine="90"/>
              <w:jc w:val="both"/>
              <w:rPr>
                <w:rFonts w:ascii="Arial" w:hAnsi="Arial" w:cs="Arial"/>
                <w:sz w:val="18"/>
                <w:szCs w:val="18"/>
                <w:lang w:eastAsia="zh-CN"/>
              </w:rPr>
            </w:pPr>
          </w:p>
        </w:tc>
        <w:tc>
          <w:tcPr>
            <w:tcW w:w="1134" w:type="dxa"/>
            <w:vMerge/>
            <w:vAlign w:val="center"/>
          </w:tcPr>
          <w:p w:rsidR="008D2F46" w:rsidRPr="00753BF7" w:rsidRDefault="008D2F46" w:rsidP="00752031">
            <w:pPr>
              <w:jc w:val="center"/>
              <w:rPr>
                <w:rFonts w:ascii="Arial" w:hAnsi="Arial" w:cs="Arial"/>
                <w:sz w:val="18"/>
                <w:szCs w:val="18"/>
              </w:rPr>
            </w:pPr>
          </w:p>
        </w:tc>
        <w:tc>
          <w:tcPr>
            <w:tcW w:w="709" w:type="dxa"/>
            <w:vMerge/>
            <w:shd w:val="clear" w:color="auto" w:fill="auto"/>
            <w:vAlign w:val="center"/>
          </w:tcPr>
          <w:p w:rsidR="008D2F46" w:rsidRPr="00E01285" w:rsidRDefault="008D2F46" w:rsidP="00752031">
            <w:pPr>
              <w:ind w:firstLineChars="50" w:firstLine="90"/>
              <w:jc w:val="both"/>
              <w:rPr>
                <w:rFonts w:ascii="Arial" w:hAnsi="Arial" w:cs="Arial"/>
                <w:sz w:val="18"/>
                <w:szCs w:val="18"/>
                <w:lang w:eastAsia="zh-CN"/>
              </w:rPr>
            </w:pPr>
          </w:p>
        </w:tc>
        <w:tc>
          <w:tcPr>
            <w:tcW w:w="1134" w:type="dxa"/>
            <w:tcBorders>
              <w:top w:val="single" w:sz="4" w:space="0" w:color="auto"/>
              <w:bottom w:val="single" w:sz="4" w:space="0" w:color="auto"/>
            </w:tcBorders>
            <w:shd w:val="clear" w:color="auto" w:fill="auto"/>
          </w:tcPr>
          <w:p w:rsidR="008D2F46" w:rsidRPr="00172CC1" w:rsidRDefault="008D2F46" w:rsidP="00752031">
            <w:pPr>
              <w:jc w:val="center"/>
              <w:rPr>
                <w:rFonts w:ascii="Arial" w:hAnsi="Arial" w:cs="Arial"/>
                <w:sz w:val="18"/>
                <w:szCs w:val="18"/>
                <w:lang w:eastAsia="zh-CN"/>
              </w:rPr>
            </w:pPr>
            <w:r w:rsidRPr="00172CC1">
              <w:rPr>
                <w:rFonts w:ascii="Arial" w:hAnsi="Arial" w:cs="Arial" w:hint="eastAsia"/>
                <w:sz w:val="18"/>
                <w:szCs w:val="18"/>
                <w:lang w:eastAsia="zh-CN"/>
              </w:rPr>
              <w:t>F341</w:t>
            </w:r>
          </w:p>
        </w:tc>
        <w:tc>
          <w:tcPr>
            <w:tcW w:w="1523" w:type="dxa"/>
            <w:tcBorders>
              <w:top w:val="single" w:sz="4" w:space="0" w:color="auto"/>
            </w:tcBorders>
          </w:tcPr>
          <w:p w:rsidR="008D2F46" w:rsidRPr="00172CC1" w:rsidRDefault="008D2F46" w:rsidP="00752031">
            <w:pPr>
              <w:jc w:val="both"/>
              <w:rPr>
                <w:rFonts w:ascii="Arial" w:hAnsi="Arial" w:cs="Arial" w:hint="eastAsia"/>
                <w:sz w:val="18"/>
                <w:szCs w:val="18"/>
                <w:lang w:eastAsia="zh-CN"/>
              </w:rPr>
            </w:pPr>
            <w:r w:rsidRPr="00172CC1">
              <w:rPr>
                <w:rFonts w:ascii="Arial" w:hAnsi="Arial" w:cs="Arial" w:hint="eastAsia"/>
                <w:sz w:val="18"/>
                <w:szCs w:val="18"/>
                <w:lang w:eastAsia="zh-CN"/>
              </w:rPr>
              <w:t>TOP</w:t>
            </w:r>
          </w:p>
        </w:tc>
        <w:tc>
          <w:tcPr>
            <w:tcW w:w="1523" w:type="dxa"/>
            <w:vMerge/>
            <w:shd w:val="clear" w:color="auto" w:fill="auto"/>
            <w:vAlign w:val="center"/>
          </w:tcPr>
          <w:p w:rsidR="008D2F46" w:rsidRPr="00E01285" w:rsidRDefault="008D2F46" w:rsidP="00752031">
            <w:pPr>
              <w:jc w:val="both"/>
              <w:rPr>
                <w:rFonts w:ascii="Arial" w:hAnsi="Arial" w:cs="Arial"/>
                <w:sz w:val="18"/>
                <w:szCs w:val="18"/>
                <w:highlight w:val="red"/>
                <w:lang w:eastAsia="zh-CN"/>
              </w:rPr>
            </w:pPr>
          </w:p>
        </w:tc>
      </w:tr>
      <w:tr w:rsidR="008D2F46" w:rsidRPr="00E01285" w:rsidTr="00752031">
        <w:trPr>
          <w:cantSplit/>
          <w:trHeight w:val="397"/>
        </w:trPr>
        <w:tc>
          <w:tcPr>
            <w:tcW w:w="697" w:type="dxa"/>
            <w:vMerge/>
            <w:shd w:val="clear" w:color="auto" w:fill="auto"/>
            <w:vAlign w:val="center"/>
          </w:tcPr>
          <w:p w:rsidR="008D2F46" w:rsidRPr="00E01285" w:rsidRDefault="008D2F46" w:rsidP="00752031">
            <w:pPr>
              <w:ind w:firstLineChars="50" w:firstLine="90"/>
              <w:jc w:val="both"/>
              <w:rPr>
                <w:rFonts w:ascii="Arial" w:hAnsi="Arial" w:cs="Arial"/>
                <w:sz w:val="18"/>
                <w:szCs w:val="18"/>
                <w:lang w:eastAsia="zh-CN"/>
              </w:rPr>
            </w:pPr>
          </w:p>
        </w:tc>
        <w:tc>
          <w:tcPr>
            <w:tcW w:w="1032" w:type="dxa"/>
          </w:tcPr>
          <w:p w:rsidR="008D2F46" w:rsidRPr="00172CC1" w:rsidRDefault="00752031" w:rsidP="00752031">
            <w:pPr>
              <w:ind w:firstLineChars="50" w:firstLine="90"/>
              <w:rPr>
                <w:rFonts w:ascii="Arial" w:hAnsi="Arial" w:cs="Arial"/>
                <w:sz w:val="18"/>
                <w:szCs w:val="18"/>
                <w:lang w:eastAsia="zh-CN"/>
              </w:rPr>
            </w:pPr>
            <w:r w:rsidRPr="00172CC1">
              <w:rPr>
                <w:rFonts w:ascii="Arial" w:hAnsi="Arial" w:cs="Arial" w:hint="eastAsia"/>
                <w:sz w:val="18"/>
                <w:szCs w:val="18"/>
                <w:lang w:eastAsia="zh-CN"/>
              </w:rPr>
              <w:t>D313</w:t>
            </w:r>
          </w:p>
        </w:tc>
        <w:tc>
          <w:tcPr>
            <w:tcW w:w="1701" w:type="dxa"/>
            <w:vMerge/>
            <w:vAlign w:val="center"/>
          </w:tcPr>
          <w:p w:rsidR="008D2F46" w:rsidRPr="00753BF7" w:rsidRDefault="008D2F46" w:rsidP="00752031">
            <w:pPr>
              <w:ind w:firstLineChars="50" w:firstLine="90"/>
              <w:jc w:val="both"/>
              <w:rPr>
                <w:rFonts w:ascii="Arial" w:hAnsi="Arial" w:cs="Arial"/>
                <w:sz w:val="18"/>
                <w:szCs w:val="18"/>
                <w:lang w:eastAsia="zh-CN"/>
              </w:rPr>
            </w:pPr>
          </w:p>
        </w:tc>
        <w:tc>
          <w:tcPr>
            <w:tcW w:w="1134" w:type="dxa"/>
            <w:vMerge/>
          </w:tcPr>
          <w:p w:rsidR="008D2F46" w:rsidRPr="00753BF7" w:rsidRDefault="008D2F46" w:rsidP="00752031">
            <w:pPr>
              <w:ind w:firstLineChars="50" w:firstLine="90"/>
              <w:jc w:val="center"/>
              <w:rPr>
                <w:rFonts w:ascii="Arial" w:hAnsi="Arial" w:cs="Arial"/>
                <w:sz w:val="18"/>
                <w:szCs w:val="18"/>
                <w:lang w:eastAsia="zh-CN"/>
              </w:rPr>
            </w:pPr>
          </w:p>
        </w:tc>
        <w:tc>
          <w:tcPr>
            <w:tcW w:w="709" w:type="dxa"/>
            <w:vMerge/>
            <w:shd w:val="clear" w:color="auto" w:fill="auto"/>
            <w:vAlign w:val="center"/>
          </w:tcPr>
          <w:p w:rsidR="008D2F46" w:rsidRPr="00E01285" w:rsidRDefault="008D2F46" w:rsidP="00752031">
            <w:pPr>
              <w:ind w:firstLineChars="50" w:firstLine="90"/>
              <w:jc w:val="both"/>
              <w:rPr>
                <w:rFonts w:ascii="Arial" w:hAnsi="Arial" w:cs="Arial"/>
                <w:sz w:val="18"/>
                <w:szCs w:val="18"/>
                <w:lang w:eastAsia="zh-CN"/>
              </w:rPr>
            </w:pPr>
          </w:p>
        </w:tc>
        <w:tc>
          <w:tcPr>
            <w:tcW w:w="1134" w:type="dxa"/>
            <w:tcBorders>
              <w:top w:val="single" w:sz="4" w:space="0" w:color="auto"/>
              <w:bottom w:val="single" w:sz="4" w:space="0" w:color="auto"/>
            </w:tcBorders>
            <w:shd w:val="clear" w:color="auto" w:fill="auto"/>
            <w:vAlign w:val="center"/>
          </w:tcPr>
          <w:p w:rsidR="008D2F46" w:rsidRPr="00172CC1" w:rsidRDefault="008D2F46" w:rsidP="00752031">
            <w:pPr>
              <w:jc w:val="center"/>
              <w:rPr>
                <w:rFonts w:ascii="Arial" w:hAnsi="Arial" w:cs="Arial"/>
                <w:sz w:val="18"/>
                <w:szCs w:val="18"/>
                <w:lang w:eastAsia="zh-CN"/>
              </w:rPr>
            </w:pPr>
            <w:r w:rsidRPr="00172CC1">
              <w:rPr>
                <w:rFonts w:ascii="Arial" w:hAnsi="Arial" w:cs="Arial" w:hint="eastAsia"/>
                <w:sz w:val="18"/>
                <w:szCs w:val="18"/>
                <w:lang w:eastAsia="zh-CN"/>
              </w:rPr>
              <w:t>F353</w:t>
            </w:r>
          </w:p>
        </w:tc>
        <w:tc>
          <w:tcPr>
            <w:tcW w:w="1523" w:type="dxa"/>
            <w:tcBorders>
              <w:bottom w:val="single" w:sz="4" w:space="0" w:color="auto"/>
            </w:tcBorders>
          </w:tcPr>
          <w:p w:rsidR="008D2F46" w:rsidRPr="00172CC1" w:rsidRDefault="00F876D9" w:rsidP="00752031">
            <w:pPr>
              <w:jc w:val="both"/>
              <w:rPr>
                <w:rFonts w:ascii="Arial" w:hAnsi="Arial" w:cs="Arial"/>
                <w:sz w:val="18"/>
                <w:szCs w:val="18"/>
                <w:lang w:eastAsia="zh-CN"/>
              </w:rPr>
            </w:pPr>
            <w:r w:rsidRPr="00172CC1">
              <w:rPr>
                <w:rFonts w:ascii="Arial" w:hAnsi="Arial" w:cs="Arial"/>
                <w:sz w:val="18"/>
                <w:szCs w:val="18"/>
                <w:lang w:eastAsia="zh-CN"/>
              </w:rPr>
              <w:t>BOTTOM</w:t>
            </w:r>
          </w:p>
        </w:tc>
        <w:tc>
          <w:tcPr>
            <w:tcW w:w="1523" w:type="dxa"/>
            <w:vMerge/>
            <w:tcBorders>
              <w:bottom w:val="single" w:sz="4" w:space="0" w:color="auto"/>
            </w:tcBorders>
            <w:shd w:val="clear" w:color="auto" w:fill="auto"/>
            <w:vAlign w:val="center"/>
          </w:tcPr>
          <w:p w:rsidR="008D2F46" w:rsidRPr="00E01285" w:rsidRDefault="008D2F46" w:rsidP="00752031">
            <w:pPr>
              <w:jc w:val="both"/>
              <w:rPr>
                <w:rFonts w:ascii="Arial" w:hAnsi="Arial" w:cs="Arial"/>
                <w:sz w:val="18"/>
                <w:szCs w:val="18"/>
                <w:highlight w:val="red"/>
                <w:lang w:eastAsia="zh-CN"/>
              </w:rPr>
            </w:pPr>
          </w:p>
        </w:tc>
      </w:tr>
      <w:tr w:rsidR="00713C81" w:rsidRPr="00E01285" w:rsidTr="00752031">
        <w:trPr>
          <w:cantSplit/>
          <w:trHeight w:val="236"/>
        </w:trPr>
        <w:tc>
          <w:tcPr>
            <w:tcW w:w="697" w:type="dxa"/>
            <w:vMerge w:val="restart"/>
            <w:tcBorders>
              <w:top w:val="single" w:sz="4" w:space="0" w:color="auto"/>
            </w:tcBorders>
            <w:shd w:val="clear" w:color="auto" w:fill="auto"/>
            <w:vAlign w:val="center"/>
          </w:tcPr>
          <w:p w:rsidR="00713C81" w:rsidRPr="00E01285" w:rsidRDefault="00713C81" w:rsidP="00752031">
            <w:pPr>
              <w:ind w:firstLineChars="50" w:firstLine="90"/>
              <w:jc w:val="both"/>
              <w:rPr>
                <w:rFonts w:ascii="Arial" w:hAnsi="Arial" w:cs="Arial"/>
                <w:sz w:val="18"/>
                <w:szCs w:val="18"/>
                <w:lang w:eastAsia="zh-CN"/>
              </w:rPr>
            </w:pPr>
            <w:r w:rsidRPr="00E01285">
              <w:rPr>
                <w:rFonts w:ascii="Arial" w:hAnsi="Arial" w:cs="Arial" w:hint="eastAsia"/>
                <w:sz w:val="18"/>
                <w:szCs w:val="18"/>
                <w:lang w:eastAsia="zh-CN"/>
              </w:rPr>
              <w:t>14</w:t>
            </w:r>
          </w:p>
        </w:tc>
        <w:tc>
          <w:tcPr>
            <w:tcW w:w="1032" w:type="dxa"/>
            <w:vMerge w:val="restart"/>
            <w:tcBorders>
              <w:top w:val="single" w:sz="4" w:space="0" w:color="auto"/>
            </w:tcBorders>
          </w:tcPr>
          <w:p w:rsidR="00713C81" w:rsidRPr="00172CC1" w:rsidRDefault="00713C81" w:rsidP="00752031">
            <w:pPr>
              <w:ind w:firstLineChars="50" w:firstLine="90"/>
              <w:jc w:val="both"/>
              <w:rPr>
                <w:rFonts w:ascii="Arial" w:hAnsi="Arial" w:cs="Arial" w:hint="eastAsia"/>
                <w:sz w:val="18"/>
                <w:szCs w:val="18"/>
                <w:lang w:eastAsia="zh-CN"/>
              </w:rPr>
            </w:pPr>
            <w:r w:rsidRPr="00172CC1">
              <w:rPr>
                <w:rFonts w:ascii="Arial" w:hAnsi="Arial" w:cs="Arial" w:hint="eastAsia"/>
                <w:sz w:val="18"/>
                <w:szCs w:val="18"/>
                <w:lang w:eastAsia="zh-CN"/>
              </w:rPr>
              <w:t>D</w:t>
            </w:r>
            <w:r w:rsidR="005C7420" w:rsidRPr="00172CC1">
              <w:rPr>
                <w:rFonts w:ascii="Arial" w:hAnsi="Arial" w:cs="Arial" w:hint="eastAsia"/>
                <w:sz w:val="18"/>
                <w:szCs w:val="18"/>
                <w:lang w:eastAsia="zh-CN"/>
              </w:rPr>
              <w:t>314</w:t>
            </w:r>
          </w:p>
        </w:tc>
        <w:tc>
          <w:tcPr>
            <w:tcW w:w="1701" w:type="dxa"/>
            <w:vMerge w:val="restart"/>
            <w:tcBorders>
              <w:top w:val="single" w:sz="4" w:space="0" w:color="auto"/>
            </w:tcBorders>
            <w:vAlign w:val="center"/>
          </w:tcPr>
          <w:p w:rsidR="00713C81" w:rsidRPr="00753BF7" w:rsidRDefault="00713C81" w:rsidP="00752031">
            <w:pPr>
              <w:ind w:firstLineChars="50" w:firstLine="90"/>
              <w:jc w:val="both"/>
              <w:rPr>
                <w:rFonts w:ascii="Arial" w:hAnsi="Arial" w:cs="Arial"/>
                <w:sz w:val="18"/>
                <w:szCs w:val="18"/>
                <w:lang w:eastAsia="zh-CN"/>
              </w:rPr>
            </w:pPr>
            <w:r w:rsidRPr="00753BF7">
              <w:rPr>
                <w:rFonts w:ascii="Arial" w:hAnsi="Arial" w:cs="Arial"/>
                <w:sz w:val="18"/>
                <w:szCs w:val="18"/>
                <w:lang w:eastAsia="zh-CN"/>
              </w:rPr>
              <w:t>TurnRight</w:t>
            </w:r>
          </w:p>
        </w:tc>
        <w:tc>
          <w:tcPr>
            <w:tcW w:w="1134" w:type="dxa"/>
            <w:vMerge w:val="restart"/>
            <w:tcBorders>
              <w:top w:val="single" w:sz="4" w:space="0" w:color="auto"/>
            </w:tcBorders>
            <w:vAlign w:val="center"/>
          </w:tcPr>
          <w:p w:rsidR="00713C81" w:rsidRPr="00753BF7" w:rsidRDefault="00E335F5" w:rsidP="00752031">
            <w:pPr>
              <w:jc w:val="center"/>
              <w:rPr>
                <w:rFonts w:ascii="Arial" w:hAnsi="Arial" w:cs="Arial"/>
                <w:sz w:val="18"/>
                <w:szCs w:val="18"/>
                <w:lang w:eastAsia="zh-CN"/>
              </w:rPr>
            </w:pPr>
            <w:r w:rsidRPr="00753BF7">
              <w:rPr>
                <w:rFonts w:ascii="Arial" w:hAnsi="Arial" w:cs="Arial" w:hint="eastAsia"/>
                <w:sz w:val="18"/>
                <w:szCs w:val="18"/>
                <w:lang w:eastAsia="zh-CN"/>
              </w:rPr>
              <w:t>Green</w:t>
            </w:r>
          </w:p>
        </w:tc>
        <w:tc>
          <w:tcPr>
            <w:tcW w:w="709" w:type="dxa"/>
            <w:vMerge w:val="restart"/>
            <w:shd w:val="clear" w:color="auto" w:fill="auto"/>
            <w:vAlign w:val="center"/>
          </w:tcPr>
          <w:p w:rsidR="00713C81" w:rsidRPr="00E01285" w:rsidRDefault="007B0D60" w:rsidP="00752031">
            <w:pPr>
              <w:ind w:firstLineChars="50" w:firstLine="100"/>
              <w:jc w:val="both"/>
              <w:rPr>
                <w:rFonts w:ascii="Arial" w:hAnsi="Arial" w:cs="Arial"/>
                <w:sz w:val="18"/>
                <w:szCs w:val="18"/>
                <w:lang w:eastAsia="zh-CN"/>
              </w:rPr>
            </w:pPr>
            <w:r w:rsidRPr="00DA7708">
              <w:rPr>
                <w:noProof/>
                <w:lang w:eastAsia="zh-CN"/>
              </w:rPr>
              <w:pict>
                <v:shape id="Picture 8" o:spid="_x0000_i1048" type="#_x0000_t75" style="width:21.5pt;height:23.1pt;visibility:visible">
                  <v:imagedata r:id="rId30" o:title=""/>
                </v:shape>
              </w:pict>
            </w:r>
          </w:p>
        </w:tc>
        <w:tc>
          <w:tcPr>
            <w:tcW w:w="1134" w:type="dxa"/>
            <w:tcBorders>
              <w:top w:val="single" w:sz="4" w:space="0" w:color="auto"/>
              <w:bottom w:val="single" w:sz="4" w:space="0" w:color="auto"/>
            </w:tcBorders>
            <w:shd w:val="clear" w:color="auto" w:fill="auto"/>
          </w:tcPr>
          <w:p w:rsidR="00713C81" w:rsidRPr="00172CC1" w:rsidRDefault="00590480" w:rsidP="00752031">
            <w:pPr>
              <w:jc w:val="center"/>
              <w:rPr>
                <w:rFonts w:ascii="Arial" w:hAnsi="Arial" w:cs="Arial"/>
                <w:sz w:val="18"/>
                <w:szCs w:val="18"/>
                <w:lang w:eastAsia="zh-CN"/>
              </w:rPr>
            </w:pPr>
            <w:r w:rsidRPr="00172CC1">
              <w:rPr>
                <w:rFonts w:ascii="Arial" w:hAnsi="Arial" w:cs="Arial" w:hint="eastAsia"/>
                <w:sz w:val="18"/>
                <w:szCs w:val="18"/>
                <w:lang w:eastAsia="zh-CN"/>
              </w:rPr>
              <w:t>F342</w:t>
            </w:r>
          </w:p>
        </w:tc>
        <w:tc>
          <w:tcPr>
            <w:tcW w:w="1523" w:type="dxa"/>
            <w:tcBorders>
              <w:top w:val="single" w:sz="4" w:space="0" w:color="auto"/>
            </w:tcBorders>
          </w:tcPr>
          <w:p w:rsidR="00713C81" w:rsidRPr="00172CC1" w:rsidRDefault="00713C81" w:rsidP="00752031">
            <w:pPr>
              <w:jc w:val="both"/>
              <w:rPr>
                <w:rFonts w:ascii="Arial" w:hAnsi="Arial" w:cs="Arial" w:hint="eastAsia"/>
                <w:sz w:val="18"/>
                <w:szCs w:val="18"/>
                <w:lang w:eastAsia="zh-CN"/>
              </w:rPr>
            </w:pPr>
            <w:r w:rsidRPr="00172CC1">
              <w:rPr>
                <w:rFonts w:ascii="Arial" w:hAnsi="Arial" w:cs="Arial" w:hint="eastAsia"/>
                <w:sz w:val="18"/>
                <w:szCs w:val="18"/>
                <w:lang w:eastAsia="zh-CN"/>
              </w:rPr>
              <w:t>TOP</w:t>
            </w:r>
          </w:p>
        </w:tc>
        <w:tc>
          <w:tcPr>
            <w:tcW w:w="1523" w:type="dxa"/>
            <w:vMerge w:val="restart"/>
            <w:tcBorders>
              <w:top w:val="single" w:sz="4" w:space="0" w:color="auto"/>
            </w:tcBorders>
            <w:shd w:val="clear" w:color="auto" w:fill="auto"/>
            <w:vAlign w:val="center"/>
          </w:tcPr>
          <w:p w:rsidR="00FB4345" w:rsidRPr="00FB4345" w:rsidRDefault="00FB4345" w:rsidP="00752031">
            <w:pPr>
              <w:ind w:firstLine="90"/>
              <w:jc w:val="both"/>
              <w:rPr>
                <w:rFonts w:ascii="Arial" w:hAnsi="Arial" w:cs="Arial" w:hint="eastAsia"/>
                <w:sz w:val="18"/>
                <w:szCs w:val="18"/>
                <w:lang w:eastAsia="zh-CN"/>
              </w:rPr>
            </w:pPr>
            <w:r w:rsidRPr="00FB4345">
              <w:rPr>
                <w:rFonts w:ascii="Arial" w:hAnsi="Arial" w:cs="Arial" w:hint="eastAsia"/>
                <w:sz w:val="18"/>
                <w:szCs w:val="18"/>
                <w:lang w:eastAsia="zh-CN"/>
              </w:rPr>
              <w:t>2.7V~3.7V</w:t>
            </w:r>
          </w:p>
          <w:p w:rsidR="00713C81" w:rsidRPr="00E01285" w:rsidRDefault="00FB4345" w:rsidP="00752031">
            <w:pPr>
              <w:jc w:val="both"/>
              <w:rPr>
                <w:rFonts w:ascii="Arial" w:hAnsi="Arial" w:cs="Arial"/>
                <w:sz w:val="18"/>
                <w:szCs w:val="18"/>
                <w:highlight w:val="red"/>
                <w:lang w:eastAsia="zh-CN"/>
              </w:rPr>
            </w:pPr>
            <w:r w:rsidRPr="00FB4345">
              <w:rPr>
                <w:rFonts w:ascii="Arial" w:hAnsi="Arial" w:cs="Arial" w:hint="eastAsia"/>
                <w:sz w:val="18"/>
                <w:szCs w:val="18"/>
                <w:lang w:eastAsia="zh-CN"/>
              </w:rPr>
              <w:t>TYP@3.0V</w:t>
            </w:r>
          </w:p>
        </w:tc>
      </w:tr>
      <w:tr w:rsidR="00713C81" w:rsidRPr="00E01285" w:rsidTr="00752031">
        <w:trPr>
          <w:cantSplit/>
          <w:trHeight w:val="20"/>
        </w:trPr>
        <w:tc>
          <w:tcPr>
            <w:tcW w:w="697" w:type="dxa"/>
            <w:vMerge/>
            <w:tcBorders>
              <w:bottom w:val="single" w:sz="4" w:space="0" w:color="auto"/>
            </w:tcBorders>
            <w:shd w:val="clear" w:color="auto" w:fill="auto"/>
            <w:vAlign w:val="center"/>
          </w:tcPr>
          <w:p w:rsidR="00713C81" w:rsidRPr="00E01285" w:rsidRDefault="00713C81" w:rsidP="00752031">
            <w:pPr>
              <w:ind w:firstLineChars="50" w:firstLine="90"/>
              <w:jc w:val="both"/>
              <w:rPr>
                <w:rFonts w:ascii="Arial" w:hAnsi="Arial" w:cs="Arial"/>
                <w:sz w:val="18"/>
                <w:szCs w:val="18"/>
                <w:lang w:eastAsia="zh-CN"/>
              </w:rPr>
            </w:pPr>
          </w:p>
        </w:tc>
        <w:tc>
          <w:tcPr>
            <w:tcW w:w="1032" w:type="dxa"/>
            <w:vMerge/>
            <w:tcBorders>
              <w:bottom w:val="single" w:sz="4" w:space="0" w:color="auto"/>
            </w:tcBorders>
          </w:tcPr>
          <w:p w:rsidR="00713C81" w:rsidRPr="00172CC1" w:rsidRDefault="00713C81" w:rsidP="00752031">
            <w:pPr>
              <w:ind w:firstLineChars="50" w:firstLine="90"/>
              <w:jc w:val="both"/>
              <w:rPr>
                <w:rFonts w:ascii="Arial" w:hAnsi="Arial" w:cs="Arial"/>
                <w:sz w:val="18"/>
                <w:szCs w:val="18"/>
                <w:lang w:eastAsia="zh-CN"/>
              </w:rPr>
            </w:pPr>
          </w:p>
        </w:tc>
        <w:tc>
          <w:tcPr>
            <w:tcW w:w="1701" w:type="dxa"/>
            <w:vMerge/>
            <w:tcBorders>
              <w:bottom w:val="single" w:sz="4" w:space="0" w:color="auto"/>
            </w:tcBorders>
            <w:vAlign w:val="center"/>
          </w:tcPr>
          <w:p w:rsidR="00713C81" w:rsidRPr="00753BF7" w:rsidRDefault="00713C81" w:rsidP="00752031">
            <w:pPr>
              <w:ind w:firstLineChars="50" w:firstLine="90"/>
              <w:jc w:val="both"/>
              <w:rPr>
                <w:rFonts w:ascii="Arial" w:hAnsi="Arial" w:cs="Arial"/>
                <w:sz w:val="18"/>
                <w:szCs w:val="18"/>
                <w:lang w:eastAsia="zh-CN"/>
              </w:rPr>
            </w:pPr>
          </w:p>
        </w:tc>
        <w:tc>
          <w:tcPr>
            <w:tcW w:w="1134" w:type="dxa"/>
            <w:vMerge/>
            <w:tcBorders>
              <w:bottom w:val="single" w:sz="4" w:space="0" w:color="auto"/>
            </w:tcBorders>
            <w:vAlign w:val="center"/>
          </w:tcPr>
          <w:p w:rsidR="00713C81" w:rsidRPr="00753BF7" w:rsidRDefault="00713C81" w:rsidP="00752031">
            <w:pPr>
              <w:ind w:firstLineChars="50" w:firstLine="90"/>
              <w:jc w:val="center"/>
              <w:rPr>
                <w:rFonts w:ascii="Arial" w:hAnsi="Arial" w:cs="Arial"/>
                <w:sz w:val="18"/>
                <w:szCs w:val="18"/>
                <w:lang w:eastAsia="zh-CN"/>
              </w:rPr>
            </w:pPr>
          </w:p>
        </w:tc>
        <w:tc>
          <w:tcPr>
            <w:tcW w:w="709" w:type="dxa"/>
            <w:vMerge/>
            <w:shd w:val="clear" w:color="auto" w:fill="auto"/>
            <w:vAlign w:val="center"/>
          </w:tcPr>
          <w:p w:rsidR="00713C81" w:rsidRPr="00E01285" w:rsidRDefault="00713C81" w:rsidP="00752031">
            <w:pPr>
              <w:ind w:firstLineChars="50" w:firstLine="90"/>
              <w:jc w:val="both"/>
              <w:rPr>
                <w:rFonts w:ascii="Arial" w:hAnsi="Arial" w:cs="Arial"/>
                <w:sz w:val="18"/>
                <w:szCs w:val="18"/>
                <w:lang w:eastAsia="zh-CN"/>
              </w:rPr>
            </w:pPr>
          </w:p>
        </w:tc>
        <w:tc>
          <w:tcPr>
            <w:tcW w:w="1134" w:type="dxa"/>
            <w:tcBorders>
              <w:top w:val="single" w:sz="4" w:space="0" w:color="auto"/>
              <w:bottom w:val="single" w:sz="4" w:space="0" w:color="auto"/>
            </w:tcBorders>
            <w:shd w:val="clear" w:color="auto" w:fill="auto"/>
            <w:vAlign w:val="center"/>
          </w:tcPr>
          <w:p w:rsidR="00713C81" w:rsidRPr="00172CC1" w:rsidRDefault="008D2F46" w:rsidP="00752031">
            <w:pPr>
              <w:jc w:val="center"/>
              <w:rPr>
                <w:rFonts w:ascii="Arial" w:hAnsi="Arial" w:cs="Arial"/>
                <w:sz w:val="18"/>
                <w:szCs w:val="18"/>
                <w:lang w:eastAsia="zh-CN"/>
              </w:rPr>
            </w:pPr>
            <w:r w:rsidRPr="00172CC1">
              <w:rPr>
                <w:rFonts w:ascii="Arial" w:hAnsi="Arial" w:cs="Arial" w:hint="eastAsia"/>
                <w:sz w:val="18"/>
                <w:szCs w:val="18"/>
                <w:lang w:eastAsia="zh-CN"/>
              </w:rPr>
              <w:t>F354</w:t>
            </w:r>
          </w:p>
        </w:tc>
        <w:tc>
          <w:tcPr>
            <w:tcW w:w="1523" w:type="dxa"/>
            <w:tcBorders>
              <w:bottom w:val="single" w:sz="4" w:space="0" w:color="auto"/>
            </w:tcBorders>
          </w:tcPr>
          <w:p w:rsidR="00713C81" w:rsidRPr="00172CC1" w:rsidRDefault="00F876D9" w:rsidP="00752031">
            <w:pPr>
              <w:jc w:val="both"/>
              <w:rPr>
                <w:rFonts w:ascii="Arial" w:hAnsi="Arial" w:cs="Arial"/>
                <w:sz w:val="18"/>
                <w:szCs w:val="18"/>
                <w:lang w:eastAsia="zh-CN"/>
              </w:rPr>
            </w:pPr>
            <w:r w:rsidRPr="00172CC1">
              <w:rPr>
                <w:rFonts w:ascii="Arial" w:hAnsi="Arial" w:cs="Arial"/>
                <w:sz w:val="18"/>
                <w:szCs w:val="18"/>
                <w:lang w:eastAsia="zh-CN"/>
              </w:rPr>
              <w:t>BOTTOM</w:t>
            </w:r>
          </w:p>
        </w:tc>
        <w:tc>
          <w:tcPr>
            <w:tcW w:w="1523" w:type="dxa"/>
            <w:vMerge/>
            <w:tcBorders>
              <w:bottom w:val="single" w:sz="4" w:space="0" w:color="auto"/>
            </w:tcBorders>
            <w:shd w:val="clear" w:color="auto" w:fill="auto"/>
            <w:vAlign w:val="center"/>
          </w:tcPr>
          <w:p w:rsidR="00713C81" w:rsidRPr="00E01285" w:rsidRDefault="00713C81" w:rsidP="00752031">
            <w:pPr>
              <w:jc w:val="both"/>
              <w:rPr>
                <w:rFonts w:ascii="Arial" w:hAnsi="Arial" w:cs="Arial"/>
                <w:sz w:val="18"/>
                <w:szCs w:val="18"/>
                <w:highlight w:val="red"/>
                <w:lang w:eastAsia="zh-CN"/>
              </w:rPr>
            </w:pPr>
          </w:p>
        </w:tc>
      </w:tr>
      <w:tr w:rsidR="00713C81" w:rsidRPr="00E01285" w:rsidTr="00752031">
        <w:trPr>
          <w:cantSplit/>
          <w:trHeight w:val="213"/>
        </w:trPr>
        <w:tc>
          <w:tcPr>
            <w:tcW w:w="697" w:type="dxa"/>
            <w:vMerge w:val="restart"/>
            <w:shd w:val="clear" w:color="auto" w:fill="auto"/>
            <w:vAlign w:val="center"/>
          </w:tcPr>
          <w:p w:rsidR="00713C81" w:rsidRPr="00E01285" w:rsidRDefault="00713C81" w:rsidP="00752031">
            <w:pPr>
              <w:ind w:firstLineChars="50" w:firstLine="90"/>
              <w:jc w:val="both"/>
              <w:rPr>
                <w:rFonts w:ascii="Arial" w:hAnsi="Arial" w:cs="Arial"/>
                <w:sz w:val="18"/>
                <w:szCs w:val="18"/>
                <w:lang w:eastAsia="zh-CN"/>
              </w:rPr>
            </w:pPr>
            <w:r w:rsidRPr="00E01285">
              <w:rPr>
                <w:rFonts w:ascii="Arial" w:hAnsi="Arial" w:cs="Arial" w:hint="eastAsia"/>
                <w:sz w:val="18"/>
                <w:szCs w:val="18"/>
                <w:lang w:eastAsia="zh-CN"/>
              </w:rPr>
              <w:t>15</w:t>
            </w:r>
          </w:p>
        </w:tc>
        <w:tc>
          <w:tcPr>
            <w:tcW w:w="1032" w:type="dxa"/>
            <w:vMerge w:val="restart"/>
          </w:tcPr>
          <w:p w:rsidR="00713C81" w:rsidRPr="00172CC1" w:rsidRDefault="00713C81" w:rsidP="00752031">
            <w:pPr>
              <w:ind w:firstLineChars="50" w:firstLine="90"/>
              <w:jc w:val="both"/>
              <w:rPr>
                <w:rFonts w:ascii="Arial" w:hAnsi="Arial" w:cs="Arial"/>
                <w:sz w:val="18"/>
                <w:szCs w:val="18"/>
                <w:lang w:eastAsia="zh-CN"/>
              </w:rPr>
            </w:pPr>
            <w:r w:rsidRPr="00172CC1">
              <w:rPr>
                <w:rFonts w:ascii="Arial" w:hAnsi="Arial" w:cs="Arial" w:hint="eastAsia"/>
                <w:sz w:val="18"/>
                <w:szCs w:val="18"/>
                <w:lang w:eastAsia="zh-CN"/>
              </w:rPr>
              <w:t>D</w:t>
            </w:r>
            <w:r w:rsidR="005C7420" w:rsidRPr="00172CC1">
              <w:rPr>
                <w:rFonts w:ascii="Arial" w:hAnsi="Arial" w:cs="Arial" w:hint="eastAsia"/>
                <w:sz w:val="18"/>
                <w:szCs w:val="18"/>
                <w:lang w:eastAsia="zh-CN"/>
              </w:rPr>
              <w:t>315</w:t>
            </w:r>
          </w:p>
        </w:tc>
        <w:tc>
          <w:tcPr>
            <w:tcW w:w="1701" w:type="dxa"/>
            <w:vMerge w:val="restart"/>
            <w:vAlign w:val="center"/>
          </w:tcPr>
          <w:p w:rsidR="00713C81" w:rsidRPr="00753BF7" w:rsidRDefault="00713C81" w:rsidP="00752031">
            <w:pPr>
              <w:ind w:firstLineChars="50" w:firstLine="90"/>
              <w:jc w:val="both"/>
              <w:rPr>
                <w:rFonts w:ascii="Arial" w:hAnsi="Arial" w:cs="Arial"/>
                <w:sz w:val="18"/>
                <w:szCs w:val="18"/>
                <w:lang w:eastAsia="zh-CN"/>
              </w:rPr>
            </w:pPr>
            <w:r w:rsidRPr="00753BF7">
              <w:rPr>
                <w:rFonts w:ascii="Arial" w:hAnsi="Arial" w:cs="Arial"/>
                <w:sz w:val="18"/>
                <w:szCs w:val="18"/>
                <w:lang w:eastAsia="zh-CN"/>
              </w:rPr>
              <w:t>CripplingModeOn</w:t>
            </w:r>
          </w:p>
        </w:tc>
        <w:tc>
          <w:tcPr>
            <w:tcW w:w="1134" w:type="dxa"/>
            <w:vMerge w:val="restart"/>
            <w:vAlign w:val="center"/>
          </w:tcPr>
          <w:p w:rsidR="00713C81" w:rsidRPr="00753BF7" w:rsidRDefault="00713C81" w:rsidP="00752031">
            <w:pPr>
              <w:ind w:firstLineChars="50" w:firstLine="90"/>
              <w:jc w:val="center"/>
              <w:rPr>
                <w:rFonts w:ascii="Arial" w:hAnsi="Arial" w:cs="Arial"/>
                <w:sz w:val="18"/>
                <w:szCs w:val="18"/>
                <w:lang w:eastAsia="zh-CN"/>
              </w:rPr>
            </w:pPr>
            <w:r w:rsidRPr="00753BF7">
              <w:rPr>
                <w:rFonts w:ascii="Arial" w:hAnsi="Arial" w:cs="Arial" w:hint="eastAsia"/>
                <w:sz w:val="18"/>
                <w:szCs w:val="18"/>
                <w:lang w:eastAsia="zh-CN"/>
              </w:rPr>
              <w:t>Yellow</w:t>
            </w:r>
          </w:p>
        </w:tc>
        <w:tc>
          <w:tcPr>
            <w:tcW w:w="709" w:type="dxa"/>
            <w:vMerge w:val="restart"/>
            <w:shd w:val="clear" w:color="auto" w:fill="auto"/>
            <w:vAlign w:val="center"/>
          </w:tcPr>
          <w:p w:rsidR="00713C81" w:rsidRPr="00E01285" w:rsidRDefault="007B0D60" w:rsidP="00752031">
            <w:pPr>
              <w:ind w:firstLineChars="50" w:firstLine="100"/>
              <w:jc w:val="both"/>
              <w:rPr>
                <w:rFonts w:ascii="Arial" w:hAnsi="Arial" w:cs="Arial"/>
                <w:sz w:val="18"/>
                <w:szCs w:val="18"/>
                <w:lang w:eastAsia="zh-CN"/>
              </w:rPr>
            </w:pPr>
            <w:r w:rsidRPr="00DA7708">
              <w:rPr>
                <w:noProof/>
                <w:lang w:eastAsia="zh-CN"/>
              </w:rPr>
              <w:pict>
                <v:shape id="图片 14" o:spid="_x0000_i1049" type="#_x0000_t75" style="width:25.8pt;height:20.95pt;visibility:visible">
                  <v:imagedata r:id="rId31" o:title=""/>
                </v:shape>
              </w:pict>
            </w:r>
          </w:p>
        </w:tc>
        <w:tc>
          <w:tcPr>
            <w:tcW w:w="1134" w:type="dxa"/>
            <w:tcBorders>
              <w:top w:val="single" w:sz="4" w:space="0" w:color="auto"/>
              <w:bottom w:val="single" w:sz="4" w:space="0" w:color="auto"/>
            </w:tcBorders>
            <w:shd w:val="clear" w:color="auto" w:fill="auto"/>
            <w:vAlign w:val="center"/>
          </w:tcPr>
          <w:p w:rsidR="00713C81" w:rsidRPr="00172CC1" w:rsidRDefault="00590480" w:rsidP="00752031">
            <w:pPr>
              <w:jc w:val="center"/>
              <w:rPr>
                <w:rFonts w:ascii="Arial" w:hAnsi="Arial" w:cs="Arial"/>
                <w:sz w:val="18"/>
                <w:szCs w:val="18"/>
                <w:lang w:eastAsia="zh-CN"/>
              </w:rPr>
            </w:pPr>
            <w:r w:rsidRPr="00172CC1">
              <w:rPr>
                <w:rFonts w:ascii="Arial" w:hAnsi="Arial" w:cs="Arial" w:hint="eastAsia"/>
                <w:sz w:val="18"/>
                <w:szCs w:val="18"/>
                <w:lang w:eastAsia="zh-CN"/>
              </w:rPr>
              <w:t>F343</w:t>
            </w:r>
          </w:p>
        </w:tc>
        <w:tc>
          <w:tcPr>
            <w:tcW w:w="1523" w:type="dxa"/>
            <w:tcBorders>
              <w:bottom w:val="single" w:sz="4" w:space="0" w:color="auto"/>
            </w:tcBorders>
          </w:tcPr>
          <w:p w:rsidR="00713C81" w:rsidRPr="00172CC1" w:rsidRDefault="00713C81" w:rsidP="00752031">
            <w:pPr>
              <w:jc w:val="both"/>
              <w:rPr>
                <w:rFonts w:ascii="Arial" w:hAnsi="Arial" w:cs="Arial"/>
                <w:sz w:val="18"/>
                <w:szCs w:val="18"/>
                <w:lang w:eastAsia="zh-CN"/>
              </w:rPr>
            </w:pPr>
            <w:r w:rsidRPr="00172CC1">
              <w:rPr>
                <w:rFonts w:ascii="Arial" w:hAnsi="Arial" w:cs="Arial" w:hint="eastAsia"/>
                <w:sz w:val="18"/>
                <w:szCs w:val="18"/>
                <w:lang w:eastAsia="zh-CN"/>
              </w:rPr>
              <w:t>TOP</w:t>
            </w:r>
          </w:p>
        </w:tc>
        <w:tc>
          <w:tcPr>
            <w:tcW w:w="1523" w:type="dxa"/>
            <w:vMerge w:val="restart"/>
            <w:shd w:val="clear" w:color="auto" w:fill="auto"/>
            <w:vAlign w:val="center"/>
          </w:tcPr>
          <w:p w:rsidR="00FB4345" w:rsidRPr="00F876D9" w:rsidRDefault="00FB4345" w:rsidP="00752031">
            <w:pPr>
              <w:ind w:firstLine="90"/>
              <w:jc w:val="both"/>
              <w:rPr>
                <w:rFonts w:ascii="Arial" w:hAnsi="Arial" w:cs="Arial" w:hint="eastAsia"/>
                <w:sz w:val="18"/>
                <w:szCs w:val="18"/>
                <w:lang w:eastAsia="zh-CN"/>
              </w:rPr>
            </w:pPr>
            <w:r w:rsidRPr="00F876D9">
              <w:rPr>
                <w:rFonts w:ascii="Arial" w:hAnsi="Arial" w:cs="Arial" w:hint="eastAsia"/>
                <w:sz w:val="18"/>
                <w:szCs w:val="18"/>
                <w:lang w:eastAsia="zh-CN"/>
              </w:rPr>
              <w:t>1.9V~2.4V</w:t>
            </w:r>
          </w:p>
          <w:p w:rsidR="00713C81" w:rsidRPr="00E01285" w:rsidRDefault="00FB4345" w:rsidP="00752031">
            <w:pPr>
              <w:jc w:val="both"/>
              <w:rPr>
                <w:rFonts w:ascii="Arial" w:hAnsi="Arial" w:cs="Arial"/>
                <w:sz w:val="18"/>
                <w:szCs w:val="18"/>
                <w:highlight w:val="red"/>
                <w:lang w:eastAsia="zh-CN"/>
              </w:rPr>
            </w:pPr>
            <w:r w:rsidRPr="00F876D9">
              <w:rPr>
                <w:rFonts w:ascii="Arial" w:hAnsi="Arial" w:cs="Arial" w:hint="eastAsia"/>
                <w:sz w:val="18"/>
                <w:szCs w:val="18"/>
                <w:lang w:eastAsia="zh-CN"/>
              </w:rPr>
              <w:t>TYP@2.0V</w:t>
            </w:r>
          </w:p>
        </w:tc>
      </w:tr>
      <w:tr w:rsidR="00713C81" w:rsidRPr="00E01285" w:rsidTr="00752031">
        <w:trPr>
          <w:cantSplit/>
          <w:trHeight w:val="330"/>
        </w:trPr>
        <w:tc>
          <w:tcPr>
            <w:tcW w:w="697" w:type="dxa"/>
            <w:vMerge/>
            <w:tcBorders>
              <w:bottom w:val="single" w:sz="4" w:space="0" w:color="auto"/>
            </w:tcBorders>
            <w:shd w:val="clear" w:color="auto" w:fill="auto"/>
            <w:vAlign w:val="center"/>
          </w:tcPr>
          <w:p w:rsidR="00713C81" w:rsidRPr="00E01285" w:rsidRDefault="00713C81" w:rsidP="00752031">
            <w:pPr>
              <w:ind w:firstLineChars="50" w:firstLine="90"/>
              <w:jc w:val="both"/>
              <w:rPr>
                <w:rFonts w:ascii="Arial" w:hAnsi="Arial" w:cs="Arial" w:hint="eastAsia"/>
                <w:sz w:val="18"/>
                <w:szCs w:val="18"/>
                <w:lang w:eastAsia="zh-CN"/>
              </w:rPr>
            </w:pPr>
          </w:p>
        </w:tc>
        <w:tc>
          <w:tcPr>
            <w:tcW w:w="1032" w:type="dxa"/>
            <w:vMerge/>
            <w:tcBorders>
              <w:bottom w:val="single" w:sz="4" w:space="0" w:color="auto"/>
            </w:tcBorders>
          </w:tcPr>
          <w:p w:rsidR="00713C81" w:rsidRPr="00172CC1" w:rsidRDefault="00713C81" w:rsidP="00752031">
            <w:pPr>
              <w:ind w:firstLineChars="50" w:firstLine="90"/>
              <w:jc w:val="both"/>
              <w:rPr>
                <w:rFonts w:ascii="Arial" w:hAnsi="Arial" w:cs="Arial"/>
                <w:sz w:val="18"/>
                <w:szCs w:val="18"/>
                <w:lang w:eastAsia="zh-CN"/>
              </w:rPr>
            </w:pPr>
          </w:p>
        </w:tc>
        <w:tc>
          <w:tcPr>
            <w:tcW w:w="1701" w:type="dxa"/>
            <w:vMerge/>
            <w:tcBorders>
              <w:bottom w:val="single" w:sz="4" w:space="0" w:color="auto"/>
            </w:tcBorders>
            <w:vAlign w:val="center"/>
          </w:tcPr>
          <w:p w:rsidR="00713C81" w:rsidRPr="00753BF7" w:rsidRDefault="00713C81" w:rsidP="00752031">
            <w:pPr>
              <w:ind w:firstLineChars="50" w:firstLine="90"/>
              <w:jc w:val="both"/>
              <w:rPr>
                <w:rFonts w:ascii="Arial" w:hAnsi="Arial" w:cs="Arial"/>
                <w:sz w:val="18"/>
                <w:szCs w:val="18"/>
                <w:lang w:eastAsia="zh-CN"/>
              </w:rPr>
            </w:pPr>
          </w:p>
        </w:tc>
        <w:tc>
          <w:tcPr>
            <w:tcW w:w="1134" w:type="dxa"/>
            <w:vMerge/>
            <w:tcBorders>
              <w:bottom w:val="single" w:sz="4" w:space="0" w:color="auto"/>
            </w:tcBorders>
            <w:vAlign w:val="center"/>
          </w:tcPr>
          <w:p w:rsidR="00713C81" w:rsidRPr="00753BF7" w:rsidRDefault="00713C81" w:rsidP="00752031">
            <w:pPr>
              <w:ind w:firstLineChars="50" w:firstLine="90"/>
              <w:jc w:val="center"/>
              <w:rPr>
                <w:rFonts w:ascii="Arial" w:hAnsi="Arial" w:cs="Arial" w:hint="eastAsia"/>
                <w:sz w:val="18"/>
                <w:szCs w:val="18"/>
                <w:lang w:eastAsia="zh-CN"/>
              </w:rPr>
            </w:pPr>
          </w:p>
        </w:tc>
        <w:tc>
          <w:tcPr>
            <w:tcW w:w="709" w:type="dxa"/>
            <w:vMerge/>
            <w:shd w:val="clear" w:color="auto" w:fill="auto"/>
            <w:vAlign w:val="center"/>
          </w:tcPr>
          <w:p w:rsidR="00713C81" w:rsidRPr="00E01285" w:rsidRDefault="00713C81" w:rsidP="00752031">
            <w:pPr>
              <w:ind w:firstLineChars="50" w:firstLine="100"/>
              <w:jc w:val="both"/>
            </w:pPr>
          </w:p>
        </w:tc>
        <w:tc>
          <w:tcPr>
            <w:tcW w:w="1134" w:type="dxa"/>
            <w:tcBorders>
              <w:top w:val="single" w:sz="4" w:space="0" w:color="auto"/>
              <w:bottom w:val="single" w:sz="4" w:space="0" w:color="auto"/>
            </w:tcBorders>
            <w:shd w:val="clear" w:color="auto" w:fill="auto"/>
            <w:vAlign w:val="center"/>
          </w:tcPr>
          <w:p w:rsidR="00713C81" w:rsidRPr="00172CC1" w:rsidRDefault="008D2F46" w:rsidP="00752031">
            <w:pPr>
              <w:jc w:val="center"/>
              <w:rPr>
                <w:rFonts w:ascii="Arial" w:hAnsi="Arial" w:cs="Arial"/>
                <w:sz w:val="18"/>
                <w:szCs w:val="18"/>
                <w:lang w:eastAsia="zh-CN"/>
              </w:rPr>
            </w:pPr>
            <w:r w:rsidRPr="00172CC1">
              <w:rPr>
                <w:rFonts w:ascii="Arial" w:hAnsi="Arial" w:cs="Arial" w:hint="eastAsia"/>
                <w:sz w:val="18"/>
                <w:szCs w:val="18"/>
                <w:lang w:eastAsia="zh-CN"/>
              </w:rPr>
              <w:t>F355</w:t>
            </w:r>
          </w:p>
        </w:tc>
        <w:tc>
          <w:tcPr>
            <w:tcW w:w="1523" w:type="dxa"/>
            <w:tcBorders>
              <w:bottom w:val="single" w:sz="4" w:space="0" w:color="auto"/>
            </w:tcBorders>
          </w:tcPr>
          <w:p w:rsidR="00713C81" w:rsidRPr="00172CC1" w:rsidRDefault="00F876D9" w:rsidP="00752031">
            <w:pPr>
              <w:jc w:val="both"/>
              <w:rPr>
                <w:rFonts w:ascii="Arial" w:hAnsi="Arial" w:cs="Arial"/>
                <w:sz w:val="18"/>
                <w:szCs w:val="18"/>
                <w:lang w:eastAsia="zh-CN"/>
              </w:rPr>
            </w:pPr>
            <w:r w:rsidRPr="00172CC1">
              <w:rPr>
                <w:rFonts w:ascii="Arial" w:hAnsi="Arial" w:cs="Arial"/>
                <w:sz w:val="18"/>
                <w:szCs w:val="18"/>
                <w:lang w:eastAsia="zh-CN"/>
              </w:rPr>
              <w:t>BOTTOM</w:t>
            </w:r>
          </w:p>
        </w:tc>
        <w:tc>
          <w:tcPr>
            <w:tcW w:w="1523" w:type="dxa"/>
            <w:vMerge/>
            <w:tcBorders>
              <w:bottom w:val="single" w:sz="4" w:space="0" w:color="auto"/>
            </w:tcBorders>
            <w:shd w:val="clear" w:color="auto" w:fill="auto"/>
            <w:vAlign w:val="center"/>
          </w:tcPr>
          <w:p w:rsidR="00713C81" w:rsidRPr="00E01285" w:rsidRDefault="00713C81" w:rsidP="00752031">
            <w:pPr>
              <w:jc w:val="both"/>
              <w:rPr>
                <w:rFonts w:ascii="Arial" w:hAnsi="Arial" w:cs="Arial"/>
                <w:sz w:val="18"/>
                <w:szCs w:val="18"/>
                <w:highlight w:val="red"/>
                <w:lang w:eastAsia="zh-CN"/>
              </w:rPr>
            </w:pPr>
          </w:p>
        </w:tc>
      </w:tr>
      <w:tr w:rsidR="00713C81" w:rsidRPr="00E01285" w:rsidTr="00752031">
        <w:trPr>
          <w:cantSplit/>
          <w:trHeight w:val="237"/>
        </w:trPr>
        <w:tc>
          <w:tcPr>
            <w:tcW w:w="697" w:type="dxa"/>
            <w:vMerge w:val="restart"/>
            <w:shd w:val="clear" w:color="auto" w:fill="auto"/>
            <w:vAlign w:val="center"/>
          </w:tcPr>
          <w:p w:rsidR="00713C81" w:rsidRPr="00E01285" w:rsidRDefault="00713C81" w:rsidP="00752031">
            <w:pPr>
              <w:ind w:firstLineChars="50" w:firstLine="90"/>
              <w:jc w:val="both"/>
              <w:rPr>
                <w:rFonts w:ascii="Arial" w:hAnsi="Arial" w:cs="Arial"/>
                <w:sz w:val="18"/>
                <w:szCs w:val="18"/>
                <w:lang w:eastAsia="zh-CN"/>
              </w:rPr>
            </w:pPr>
            <w:r w:rsidRPr="00E01285">
              <w:rPr>
                <w:rFonts w:ascii="Arial" w:hAnsi="Arial" w:cs="Arial" w:hint="eastAsia"/>
                <w:sz w:val="18"/>
                <w:szCs w:val="18"/>
                <w:lang w:eastAsia="zh-CN"/>
              </w:rPr>
              <w:t>16</w:t>
            </w:r>
          </w:p>
        </w:tc>
        <w:tc>
          <w:tcPr>
            <w:tcW w:w="1032" w:type="dxa"/>
            <w:vMerge w:val="restart"/>
          </w:tcPr>
          <w:p w:rsidR="00713C81" w:rsidRPr="00172CC1" w:rsidRDefault="00713C81" w:rsidP="00752031">
            <w:pPr>
              <w:ind w:firstLineChars="50" w:firstLine="90"/>
              <w:jc w:val="both"/>
              <w:rPr>
                <w:rFonts w:ascii="Arial" w:hAnsi="Arial" w:cs="Arial"/>
                <w:sz w:val="18"/>
                <w:szCs w:val="18"/>
                <w:lang w:eastAsia="zh-CN"/>
              </w:rPr>
            </w:pPr>
            <w:r w:rsidRPr="00172CC1">
              <w:rPr>
                <w:rFonts w:ascii="Arial" w:hAnsi="Arial" w:cs="Arial" w:hint="eastAsia"/>
                <w:sz w:val="18"/>
                <w:szCs w:val="18"/>
                <w:lang w:eastAsia="zh-CN"/>
              </w:rPr>
              <w:t>D</w:t>
            </w:r>
            <w:r w:rsidR="005C7420" w:rsidRPr="00172CC1">
              <w:rPr>
                <w:rFonts w:ascii="Arial" w:hAnsi="Arial" w:cs="Arial" w:hint="eastAsia"/>
                <w:sz w:val="18"/>
                <w:szCs w:val="18"/>
                <w:lang w:eastAsia="zh-CN"/>
              </w:rPr>
              <w:t>316</w:t>
            </w:r>
          </w:p>
        </w:tc>
        <w:tc>
          <w:tcPr>
            <w:tcW w:w="1701" w:type="dxa"/>
            <w:vMerge w:val="restart"/>
            <w:vAlign w:val="center"/>
          </w:tcPr>
          <w:p w:rsidR="00713C81" w:rsidRPr="00753BF7" w:rsidRDefault="00713C81" w:rsidP="00752031">
            <w:pPr>
              <w:ind w:firstLineChars="50" w:firstLine="90"/>
              <w:jc w:val="both"/>
              <w:rPr>
                <w:rFonts w:ascii="Arial" w:hAnsi="Arial" w:cs="Arial"/>
                <w:sz w:val="18"/>
                <w:szCs w:val="18"/>
                <w:lang w:eastAsia="zh-CN"/>
              </w:rPr>
            </w:pPr>
            <w:r w:rsidRPr="00753BF7">
              <w:rPr>
                <w:rFonts w:ascii="Arial" w:hAnsi="Arial" w:cs="Arial"/>
                <w:sz w:val="18"/>
                <w:szCs w:val="18"/>
                <w:lang w:eastAsia="zh-CN"/>
              </w:rPr>
              <w:t>ElectricalEngineOverheated</w:t>
            </w:r>
          </w:p>
        </w:tc>
        <w:tc>
          <w:tcPr>
            <w:tcW w:w="1134" w:type="dxa"/>
            <w:vMerge w:val="restart"/>
            <w:vAlign w:val="center"/>
          </w:tcPr>
          <w:p w:rsidR="00713C81" w:rsidRPr="00753BF7" w:rsidRDefault="00713C81" w:rsidP="00752031">
            <w:pPr>
              <w:ind w:firstLineChars="50" w:firstLine="90"/>
              <w:jc w:val="center"/>
              <w:rPr>
                <w:rFonts w:ascii="Arial" w:hAnsi="Arial" w:cs="Arial"/>
                <w:sz w:val="18"/>
                <w:szCs w:val="18"/>
                <w:lang w:eastAsia="zh-CN"/>
              </w:rPr>
            </w:pPr>
            <w:r w:rsidRPr="00753BF7">
              <w:rPr>
                <w:rFonts w:ascii="Arial" w:hAnsi="Arial" w:cs="Arial" w:hint="eastAsia"/>
                <w:sz w:val="18"/>
                <w:szCs w:val="18"/>
                <w:lang w:eastAsia="zh-CN"/>
              </w:rPr>
              <w:t>Red</w:t>
            </w:r>
          </w:p>
        </w:tc>
        <w:tc>
          <w:tcPr>
            <w:tcW w:w="709" w:type="dxa"/>
            <w:vMerge w:val="restart"/>
            <w:shd w:val="clear" w:color="auto" w:fill="auto"/>
            <w:vAlign w:val="center"/>
          </w:tcPr>
          <w:p w:rsidR="00713C81" w:rsidRPr="00E01285" w:rsidRDefault="007B0D60" w:rsidP="00752031">
            <w:pPr>
              <w:ind w:firstLineChars="50" w:firstLine="100"/>
              <w:jc w:val="both"/>
              <w:rPr>
                <w:rFonts w:ascii="Arial" w:hAnsi="Arial" w:cs="Arial"/>
                <w:sz w:val="18"/>
                <w:szCs w:val="18"/>
                <w:lang w:eastAsia="zh-CN"/>
              </w:rPr>
            </w:pPr>
            <w:r w:rsidRPr="00DA7708">
              <w:rPr>
                <w:noProof/>
                <w:lang w:eastAsia="zh-CN"/>
              </w:rPr>
              <w:pict>
                <v:shape id="Picture 28" o:spid="_x0000_i1050" type="#_x0000_t75" style="width:26.85pt;height:22.55pt;visibility:visible">
                  <v:imagedata r:id="rId32" o:title=""/>
                </v:shape>
              </w:pict>
            </w:r>
          </w:p>
        </w:tc>
        <w:tc>
          <w:tcPr>
            <w:tcW w:w="1134" w:type="dxa"/>
            <w:tcBorders>
              <w:top w:val="single" w:sz="4" w:space="0" w:color="auto"/>
              <w:bottom w:val="single" w:sz="4" w:space="0" w:color="auto"/>
            </w:tcBorders>
            <w:shd w:val="clear" w:color="auto" w:fill="auto"/>
            <w:vAlign w:val="center"/>
          </w:tcPr>
          <w:p w:rsidR="00713C81" w:rsidRPr="00172CC1" w:rsidRDefault="00590480" w:rsidP="00752031">
            <w:pPr>
              <w:jc w:val="center"/>
              <w:rPr>
                <w:rFonts w:ascii="Arial" w:hAnsi="Arial" w:cs="Arial"/>
                <w:sz w:val="18"/>
                <w:szCs w:val="18"/>
                <w:lang w:eastAsia="zh-CN"/>
              </w:rPr>
            </w:pPr>
            <w:r w:rsidRPr="00172CC1">
              <w:rPr>
                <w:rFonts w:ascii="Arial" w:hAnsi="Arial" w:cs="Arial" w:hint="eastAsia"/>
                <w:sz w:val="18"/>
                <w:szCs w:val="18"/>
                <w:lang w:eastAsia="zh-CN"/>
              </w:rPr>
              <w:t>F344</w:t>
            </w:r>
          </w:p>
        </w:tc>
        <w:tc>
          <w:tcPr>
            <w:tcW w:w="1523" w:type="dxa"/>
            <w:tcBorders>
              <w:bottom w:val="single" w:sz="4" w:space="0" w:color="auto"/>
            </w:tcBorders>
          </w:tcPr>
          <w:p w:rsidR="00713C81" w:rsidRPr="00172CC1" w:rsidRDefault="00713C81" w:rsidP="00752031">
            <w:pPr>
              <w:jc w:val="both"/>
              <w:rPr>
                <w:rFonts w:ascii="Arial" w:hAnsi="Arial" w:cs="Arial"/>
                <w:sz w:val="18"/>
                <w:szCs w:val="18"/>
                <w:lang w:eastAsia="zh-CN"/>
              </w:rPr>
            </w:pPr>
            <w:r w:rsidRPr="00172CC1">
              <w:rPr>
                <w:rFonts w:ascii="Arial" w:hAnsi="Arial" w:cs="Arial" w:hint="eastAsia"/>
                <w:sz w:val="18"/>
                <w:szCs w:val="18"/>
                <w:lang w:eastAsia="zh-CN"/>
              </w:rPr>
              <w:t>TOP</w:t>
            </w:r>
          </w:p>
        </w:tc>
        <w:tc>
          <w:tcPr>
            <w:tcW w:w="1523" w:type="dxa"/>
            <w:vMerge w:val="restart"/>
            <w:shd w:val="clear" w:color="auto" w:fill="auto"/>
            <w:vAlign w:val="center"/>
          </w:tcPr>
          <w:p w:rsidR="00F876D9" w:rsidRPr="00F876D9" w:rsidRDefault="00F876D9" w:rsidP="00752031">
            <w:pPr>
              <w:ind w:firstLine="90"/>
              <w:jc w:val="both"/>
              <w:rPr>
                <w:rFonts w:ascii="Arial" w:hAnsi="Arial" w:cs="Arial" w:hint="eastAsia"/>
                <w:sz w:val="18"/>
                <w:szCs w:val="18"/>
                <w:lang w:eastAsia="zh-CN"/>
              </w:rPr>
            </w:pPr>
            <w:r w:rsidRPr="00F876D9">
              <w:rPr>
                <w:rFonts w:ascii="Arial" w:hAnsi="Arial" w:cs="Arial" w:hint="eastAsia"/>
                <w:sz w:val="18"/>
                <w:szCs w:val="18"/>
                <w:lang w:eastAsia="zh-CN"/>
              </w:rPr>
              <w:t>1.8V~2.3V</w:t>
            </w:r>
          </w:p>
          <w:p w:rsidR="00713C81" w:rsidRPr="00E01285" w:rsidRDefault="00F876D9" w:rsidP="00752031">
            <w:pPr>
              <w:jc w:val="both"/>
              <w:rPr>
                <w:rFonts w:ascii="Arial" w:hAnsi="Arial" w:cs="Arial"/>
                <w:sz w:val="18"/>
                <w:szCs w:val="18"/>
                <w:highlight w:val="red"/>
                <w:lang w:eastAsia="zh-CN"/>
              </w:rPr>
            </w:pPr>
            <w:r w:rsidRPr="00F876D9">
              <w:rPr>
                <w:rFonts w:ascii="Arial" w:hAnsi="Arial" w:cs="Arial" w:hint="eastAsia"/>
                <w:sz w:val="18"/>
                <w:szCs w:val="18"/>
                <w:lang w:eastAsia="zh-CN"/>
              </w:rPr>
              <w:t>TYP@2.0V</w:t>
            </w:r>
          </w:p>
        </w:tc>
      </w:tr>
      <w:tr w:rsidR="00713C81" w:rsidRPr="00E01285" w:rsidTr="00752031">
        <w:trPr>
          <w:cantSplit/>
          <w:trHeight w:val="165"/>
        </w:trPr>
        <w:tc>
          <w:tcPr>
            <w:tcW w:w="697" w:type="dxa"/>
            <w:vMerge/>
            <w:tcBorders>
              <w:bottom w:val="single" w:sz="4" w:space="0" w:color="auto"/>
            </w:tcBorders>
            <w:shd w:val="clear" w:color="auto" w:fill="auto"/>
            <w:vAlign w:val="center"/>
          </w:tcPr>
          <w:p w:rsidR="00713C81" w:rsidRPr="00E01285" w:rsidRDefault="00713C81" w:rsidP="00752031">
            <w:pPr>
              <w:ind w:firstLineChars="50" w:firstLine="90"/>
              <w:jc w:val="both"/>
              <w:rPr>
                <w:rFonts w:ascii="Arial" w:hAnsi="Arial" w:cs="Arial" w:hint="eastAsia"/>
                <w:sz w:val="18"/>
                <w:szCs w:val="18"/>
                <w:lang w:eastAsia="zh-CN"/>
              </w:rPr>
            </w:pPr>
          </w:p>
        </w:tc>
        <w:tc>
          <w:tcPr>
            <w:tcW w:w="1032" w:type="dxa"/>
            <w:vMerge/>
            <w:tcBorders>
              <w:bottom w:val="single" w:sz="4" w:space="0" w:color="auto"/>
            </w:tcBorders>
          </w:tcPr>
          <w:p w:rsidR="00713C81" w:rsidRPr="00172CC1" w:rsidRDefault="00713C81" w:rsidP="00752031">
            <w:pPr>
              <w:ind w:firstLineChars="50" w:firstLine="90"/>
              <w:jc w:val="both"/>
              <w:rPr>
                <w:rFonts w:ascii="Arial" w:hAnsi="Arial" w:cs="Arial"/>
                <w:sz w:val="18"/>
                <w:szCs w:val="18"/>
                <w:lang w:eastAsia="zh-CN"/>
              </w:rPr>
            </w:pPr>
          </w:p>
        </w:tc>
        <w:tc>
          <w:tcPr>
            <w:tcW w:w="1701" w:type="dxa"/>
            <w:vMerge/>
            <w:tcBorders>
              <w:bottom w:val="single" w:sz="4" w:space="0" w:color="auto"/>
            </w:tcBorders>
            <w:vAlign w:val="center"/>
          </w:tcPr>
          <w:p w:rsidR="00713C81" w:rsidRPr="00753BF7" w:rsidRDefault="00713C81" w:rsidP="00752031">
            <w:pPr>
              <w:ind w:firstLineChars="50" w:firstLine="90"/>
              <w:jc w:val="both"/>
              <w:rPr>
                <w:rFonts w:ascii="Arial" w:hAnsi="Arial" w:cs="Arial" w:hint="eastAsia"/>
                <w:sz w:val="18"/>
                <w:szCs w:val="18"/>
                <w:lang w:eastAsia="zh-CN"/>
              </w:rPr>
            </w:pPr>
          </w:p>
        </w:tc>
        <w:tc>
          <w:tcPr>
            <w:tcW w:w="1134" w:type="dxa"/>
            <w:vMerge/>
            <w:tcBorders>
              <w:bottom w:val="single" w:sz="4" w:space="0" w:color="auto"/>
            </w:tcBorders>
            <w:vAlign w:val="center"/>
          </w:tcPr>
          <w:p w:rsidR="00713C81" w:rsidRPr="00753BF7" w:rsidRDefault="00713C81" w:rsidP="00752031">
            <w:pPr>
              <w:ind w:firstLineChars="50" w:firstLine="90"/>
              <w:jc w:val="center"/>
              <w:rPr>
                <w:rFonts w:ascii="Arial" w:hAnsi="Arial" w:cs="Arial" w:hint="eastAsia"/>
                <w:sz w:val="18"/>
                <w:szCs w:val="18"/>
                <w:lang w:eastAsia="zh-CN"/>
              </w:rPr>
            </w:pPr>
          </w:p>
        </w:tc>
        <w:tc>
          <w:tcPr>
            <w:tcW w:w="709" w:type="dxa"/>
            <w:vMerge/>
            <w:shd w:val="clear" w:color="auto" w:fill="auto"/>
            <w:vAlign w:val="center"/>
          </w:tcPr>
          <w:p w:rsidR="00713C81" w:rsidRPr="00E01285" w:rsidRDefault="00713C81" w:rsidP="00752031">
            <w:pPr>
              <w:ind w:firstLineChars="50" w:firstLine="100"/>
              <w:jc w:val="both"/>
              <w:rPr>
                <w:noProof/>
                <w:lang w:eastAsia="zh-CN"/>
              </w:rPr>
            </w:pPr>
          </w:p>
        </w:tc>
        <w:tc>
          <w:tcPr>
            <w:tcW w:w="1134" w:type="dxa"/>
            <w:tcBorders>
              <w:top w:val="single" w:sz="4" w:space="0" w:color="auto"/>
              <w:bottom w:val="single" w:sz="4" w:space="0" w:color="auto"/>
            </w:tcBorders>
            <w:shd w:val="clear" w:color="auto" w:fill="auto"/>
            <w:vAlign w:val="center"/>
          </w:tcPr>
          <w:p w:rsidR="00713C81" w:rsidRPr="00172CC1" w:rsidRDefault="008D2F46" w:rsidP="00752031">
            <w:pPr>
              <w:jc w:val="center"/>
              <w:rPr>
                <w:rFonts w:ascii="Arial" w:hAnsi="Arial" w:cs="Arial"/>
                <w:sz w:val="18"/>
                <w:szCs w:val="18"/>
                <w:lang w:eastAsia="zh-CN"/>
              </w:rPr>
            </w:pPr>
            <w:r w:rsidRPr="00172CC1">
              <w:rPr>
                <w:rFonts w:ascii="Arial" w:hAnsi="Arial" w:cs="Arial" w:hint="eastAsia"/>
                <w:sz w:val="18"/>
                <w:szCs w:val="18"/>
                <w:lang w:eastAsia="zh-CN"/>
              </w:rPr>
              <w:t>F356</w:t>
            </w:r>
          </w:p>
        </w:tc>
        <w:tc>
          <w:tcPr>
            <w:tcW w:w="1523" w:type="dxa"/>
            <w:tcBorders>
              <w:bottom w:val="single" w:sz="4" w:space="0" w:color="auto"/>
            </w:tcBorders>
          </w:tcPr>
          <w:p w:rsidR="00713C81" w:rsidRPr="00172CC1" w:rsidRDefault="00F876D9" w:rsidP="00752031">
            <w:pPr>
              <w:jc w:val="both"/>
              <w:rPr>
                <w:rFonts w:ascii="Arial" w:hAnsi="Arial" w:cs="Arial"/>
                <w:sz w:val="18"/>
                <w:szCs w:val="18"/>
                <w:lang w:eastAsia="zh-CN"/>
              </w:rPr>
            </w:pPr>
            <w:r w:rsidRPr="00172CC1">
              <w:rPr>
                <w:rFonts w:ascii="Arial" w:hAnsi="Arial" w:cs="Arial"/>
                <w:sz w:val="18"/>
                <w:szCs w:val="18"/>
                <w:lang w:eastAsia="zh-CN"/>
              </w:rPr>
              <w:t>BOTTOM</w:t>
            </w:r>
          </w:p>
        </w:tc>
        <w:tc>
          <w:tcPr>
            <w:tcW w:w="1523" w:type="dxa"/>
            <w:vMerge/>
            <w:tcBorders>
              <w:bottom w:val="single" w:sz="4" w:space="0" w:color="auto"/>
            </w:tcBorders>
            <w:shd w:val="clear" w:color="auto" w:fill="auto"/>
            <w:vAlign w:val="center"/>
          </w:tcPr>
          <w:p w:rsidR="00713C81" w:rsidRPr="00E01285" w:rsidRDefault="00713C81" w:rsidP="00752031">
            <w:pPr>
              <w:jc w:val="both"/>
              <w:rPr>
                <w:rFonts w:ascii="Arial" w:hAnsi="Arial" w:cs="Arial"/>
                <w:sz w:val="18"/>
                <w:szCs w:val="18"/>
                <w:highlight w:val="red"/>
                <w:lang w:eastAsia="zh-CN"/>
              </w:rPr>
            </w:pPr>
          </w:p>
        </w:tc>
      </w:tr>
      <w:tr w:rsidR="00713C81" w:rsidRPr="00E01285" w:rsidTr="00752031">
        <w:trPr>
          <w:cantSplit/>
          <w:trHeight w:val="237"/>
        </w:trPr>
        <w:tc>
          <w:tcPr>
            <w:tcW w:w="697" w:type="dxa"/>
            <w:vMerge w:val="restart"/>
            <w:shd w:val="clear" w:color="auto" w:fill="auto"/>
            <w:vAlign w:val="center"/>
          </w:tcPr>
          <w:p w:rsidR="00713C81" w:rsidRPr="00E01285" w:rsidRDefault="00713C81" w:rsidP="00752031">
            <w:pPr>
              <w:ind w:firstLineChars="50" w:firstLine="90"/>
              <w:jc w:val="both"/>
              <w:rPr>
                <w:rFonts w:ascii="Arial" w:hAnsi="Arial" w:cs="Arial"/>
                <w:sz w:val="18"/>
                <w:szCs w:val="18"/>
                <w:lang w:eastAsia="zh-CN"/>
              </w:rPr>
            </w:pPr>
            <w:r w:rsidRPr="00E01285">
              <w:rPr>
                <w:rFonts w:ascii="Arial" w:hAnsi="Arial" w:cs="Arial" w:hint="eastAsia"/>
                <w:sz w:val="18"/>
                <w:szCs w:val="18"/>
                <w:lang w:eastAsia="zh-CN"/>
              </w:rPr>
              <w:t>17</w:t>
            </w:r>
          </w:p>
        </w:tc>
        <w:tc>
          <w:tcPr>
            <w:tcW w:w="1032" w:type="dxa"/>
            <w:vMerge w:val="restart"/>
          </w:tcPr>
          <w:p w:rsidR="00713C81" w:rsidRPr="00172CC1" w:rsidRDefault="00713C81" w:rsidP="00752031">
            <w:pPr>
              <w:ind w:firstLineChars="50" w:firstLine="90"/>
              <w:jc w:val="both"/>
              <w:rPr>
                <w:rFonts w:ascii="Arial" w:hAnsi="Arial" w:cs="Arial"/>
                <w:sz w:val="18"/>
                <w:szCs w:val="18"/>
                <w:lang w:eastAsia="zh-CN"/>
              </w:rPr>
            </w:pPr>
            <w:r w:rsidRPr="00172CC1">
              <w:rPr>
                <w:rFonts w:ascii="Arial" w:hAnsi="Arial" w:cs="Arial" w:hint="eastAsia"/>
                <w:sz w:val="18"/>
                <w:szCs w:val="18"/>
                <w:lang w:eastAsia="zh-CN"/>
              </w:rPr>
              <w:t>D</w:t>
            </w:r>
            <w:r w:rsidR="005C7420" w:rsidRPr="00172CC1">
              <w:rPr>
                <w:rFonts w:ascii="Arial" w:hAnsi="Arial" w:cs="Arial" w:hint="eastAsia"/>
                <w:sz w:val="18"/>
                <w:szCs w:val="18"/>
                <w:lang w:eastAsia="zh-CN"/>
              </w:rPr>
              <w:t>317</w:t>
            </w:r>
          </w:p>
        </w:tc>
        <w:tc>
          <w:tcPr>
            <w:tcW w:w="1701" w:type="dxa"/>
            <w:vMerge w:val="restart"/>
            <w:vAlign w:val="center"/>
          </w:tcPr>
          <w:p w:rsidR="00713C81" w:rsidRPr="00753BF7" w:rsidRDefault="00713C81" w:rsidP="00752031">
            <w:pPr>
              <w:ind w:firstLineChars="50" w:firstLine="90"/>
              <w:jc w:val="both"/>
              <w:rPr>
                <w:rFonts w:ascii="Arial" w:hAnsi="Arial" w:cs="Arial"/>
                <w:sz w:val="18"/>
                <w:szCs w:val="18"/>
                <w:lang w:eastAsia="zh-CN"/>
              </w:rPr>
            </w:pPr>
            <w:r w:rsidRPr="00753BF7">
              <w:rPr>
                <w:rFonts w:ascii="Arial" w:hAnsi="Arial" w:cs="Arial"/>
                <w:sz w:val="18"/>
                <w:szCs w:val="18"/>
                <w:lang w:eastAsia="zh-CN"/>
              </w:rPr>
              <w:t>BrakeFailure</w:t>
            </w:r>
          </w:p>
        </w:tc>
        <w:tc>
          <w:tcPr>
            <w:tcW w:w="1134" w:type="dxa"/>
            <w:vMerge w:val="restart"/>
            <w:vAlign w:val="center"/>
          </w:tcPr>
          <w:p w:rsidR="00713C81" w:rsidRPr="00753BF7" w:rsidRDefault="00E335F5" w:rsidP="00752031">
            <w:pPr>
              <w:ind w:firstLineChars="50" w:firstLine="90"/>
              <w:jc w:val="center"/>
              <w:rPr>
                <w:rFonts w:ascii="Arial" w:hAnsi="Arial" w:cs="Arial"/>
                <w:sz w:val="18"/>
                <w:szCs w:val="18"/>
                <w:lang w:eastAsia="zh-CN"/>
              </w:rPr>
            </w:pPr>
            <w:r w:rsidRPr="00753BF7">
              <w:rPr>
                <w:rFonts w:ascii="Arial" w:hAnsi="Arial" w:cs="Arial" w:hint="eastAsia"/>
                <w:sz w:val="18"/>
                <w:szCs w:val="18"/>
                <w:lang w:eastAsia="zh-CN"/>
              </w:rPr>
              <w:t>Red</w:t>
            </w:r>
          </w:p>
        </w:tc>
        <w:tc>
          <w:tcPr>
            <w:tcW w:w="709" w:type="dxa"/>
            <w:vMerge w:val="restart"/>
            <w:shd w:val="clear" w:color="auto" w:fill="auto"/>
            <w:vAlign w:val="center"/>
          </w:tcPr>
          <w:p w:rsidR="00713C81" w:rsidRPr="00E01285" w:rsidRDefault="007B0D60" w:rsidP="00752031">
            <w:pPr>
              <w:ind w:firstLineChars="50" w:firstLine="100"/>
              <w:jc w:val="both"/>
              <w:rPr>
                <w:rFonts w:ascii="Arial" w:hAnsi="Arial" w:cs="Arial"/>
                <w:sz w:val="18"/>
                <w:szCs w:val="18"/>
                <w:lang w:eastAsia="zh-CN"/>
              </w:rPr>
            </w:pPr>
            <w:r w:rsidRPr="00DA7708">
              <w:rPr>
                <w:noProof/>
                <w:lang w:eastAsia="zh-CN"/>
              </w:rPr>
              <w:pict>
                <v:shape id="Picture 1" o:spid="_x0000_i1051" type="#_x0000_t75" style="width:23.65pt;height:18.8pt;flip:x;visibility:visible">
                  <v:imagedata r:id="rId33" o:title=""/>
                </v:shape>
              </w:pict>
            </w:r>
          </w:p>
        </w:tc>
        <w:tc>
          <w:tcPr>
            <w:tcW w:w="1134" w:type="dxa"/>
            <w:tcBorders>
              <w:top w:val="single" w:sz="4" w:space="0" w:color="auto"/>
              <w:bottom w:val="single" w:sz="4" w:space="0" w:color="auto"/>
            </w:tcBorders>
            <w:shd w:val="clear" w:color="auto" w:fill="auto"/>
            <w:vAlign w:val="center"/>
          </w:tcPr>
          <w:p w:rsidR="00713C81" w:rsidRPr="00172CC1" w:rsidRDefault="00590480" w:rsidP="00752031">
            <w:pPr>
              <w:jc w:val="center"/>
              <w:rPr>
                <w:rFonts w:ascii="Arial" w:hAnsi="Arial" w:cs="Arial"/>
                <w:sz w:val="18"/>
                <w:szCs w:val="18"/>
                <w:lang w:eastAsia="zh-CN"/>
              </w:rPr>
            </w:pPr>
            <w:r w:rsidRPr="00172CC1">
              <w:rPr>
                <w:rFonts w:ascii="Arial" w:hAnsi="Arial" w:cs="Arial" w:hint="eastAsia"/>
                <w:sz w:val="18"/>
                <w:szCs w:val="18"/>
                <w:lang w:eastAsia="zh-CN"/>
              </w:rPr>
              <w:t>F345</w:t>
            </w:r>
          </w:p>
        </w:tc>
        <w:tc>
          <w:tcPr>
            <w:tcW w:w="1523" w:type="dxa"/>
            <w:tcBorders>
              <w:bottom w:val="single" w:sz="4" w:space="0" w:color="auto"/>
            </w:tcBorders>
          </w:tcPr>
          <w:p w:rsidR="00713C81" w:rsidRPr="00172CC1" w:rsidRDefault="00713C81" w:rsidP="00752031">
            <w:pPr>
              <w:jc w:val="both"/>
              <w:rPr>
                <w:rFonts w:ascii="Arial" w:hAnsi="Arial" w:cs="Arial"/>
                <w:sz w:val="18"/>
                <w:szCs w:val="18"/>
                <w:lang w:eastAsia="zh-CN"/>
              </w:rPr>
            </w:pPr>
            <w:r w:rsidRPr="00172CC1">
              <w:rPr>
                <w:rFonts w:ascii="Arial" w:hAnsi="Arial" w:cs="Arial" w:hint="eastAsia"/>
                <w:sz w:val="18"/>
                <w:szCs w:val="18"/>
                <w:lang w:eastAsia="zh-CN"/>
              </w:rPr>
              <w:t>TOP</w:t>
            </w:r>
          </w:p>
        </w:tc>
        <w:tc>
          <w:tcPr>
            <w:tcW w:w="1523" w:type="dxa"/>
            <w:vMerge w:val="restart"/>
            <w:shd w:val="clear" w:color="auto" w:fill="auto"/>
            <w:vAlign w:val="center"/>
          </w:tcPr>
          <w:p w:rsidR="00F876D9" w:rsidRPr="00F876D9" w:rsidRDefault="00F876D9" w:rsidP="00752031">
            <w:pPr>
              <w:ind w:firstLine="90"/>
              <w:jc w:val="both"/>
              <w:rPr>
                <w:rFonts w:ascii="Arial" w:hAnsi="Arial" w:cs="Arial" w:hint="eastAsia"/>
                <w:sz w:val="18"/>
                <w:szCs w:val="18"/>
                <w:lang w:eastAsia="zh-CN"/>
              </w:rPr>
            </w:pPr>
            <w:r w:rsidRPr="00F876D9">
              <w:rPr>
                <w:rFonts w:ascii="Arial" w:hAnsi="Arial" w:cs="Arial" w:hint="eastAsia"/>
                <w:sz w:val="18"/>
                <w:szCs w:val="18"/>
                <w:lang w:eastAsia="zh-CN"/>
              </w:rPr>
              <w:t>1.8V~2.3V</w:t>
            </w:r>
          </w:p>
          <w:p w:rsidR="00713C81" w:rsidRPr="00E01285" w:rsidRDefault="00F876D9" w:rsidP="00752031">
            <w:pPr>
              <w:jc w:val="both"/>
              <w:rPr>
                <w:rFonts w:ascii="Arial" w:hAnsi="Arial" w:cs="Arial"/>
                <w:sz w:val="18"/>
                <w:szCs w:val="18"/>
                <w:highlight w:val="red"/>
                <w:lang w:eastAsia="zh-CN"/>
              </w:rPr>
            </w:pPr>
            <w:r w:rsidRPr="00F876D9">
              <w:rPr>
                <w:rFonts w:ascii="Arial" w:hAnsi="Arial" w:cs="Arial" w:hint="eastAsia"/>
                <w:sz w:val="18"/>
                <w:szCs w:val="18"/>
                <w:lang w:eastAsia="zh-CN"/>
              </w:rPr>
              <w:t>TYP@2.0V</w:t>
            </w:r>
            <w:r w:rsidRPr="00E01285">
              <w:rPr>
                <w:rFonts w:ascii="Arial" w:hAnsi="Arial" w:cs="Arial" w:hint="eastAsia"/>
                <w:sz w:val="18"/>
                <w:szCs w:val="18"/>
                <w:highlight w:val="red"/>
                <w:lang w:eastAsia="zh-CN"/>
              </w:rPr>
              <w:t xml:space="preserve"> </w:t>
            </w:r>
          </w:p>
        </w:tc>
      </w:tr>
      <w:tr w:rsidR="00713C81" w:rsidRPr="00E01285" w:rsidTr="00752031">
        <w:trPr>
          <w:cantSplit/>
          <w:trHeight w:val="208"/>
        </w:trPr>
        <w:tc>
          <w:tcPr>
            <w:tcW w:w="697" w:type="dxa"/>
            <w:vMerge/>
            <w:tcBorders>
              <w:bottom w:val="single" w:sz="4" w:space="0" w:color="auto"/>
            </w:tcBorders>
            <w:shd w:val="clear" w:color="auto" w:fill="auto"/>
            <w:vAlign w:val="center"/>
          </w:tcPr>
          <w:p w:rsidR="00713C81" w:rsidRPr="00E01285" w:rsidRDefault="00713C81" w:rsidP="00752031">
            <w:pPr>
              <w:ind w:firstLineChars="50" w:firstLine="90"/>
              <w:jc w:val="both"/>
              <w:rPr>
                <w:rFonts w:ascii="Arial" w:hAnsi="Arial" w:cs="Arial" w:hint="eastAsia"/>
                <w:sz w:val="18"/>
                <w:szCs w:val="18"/>
                <w:lang w:eastAsia="zh-CN"/>
              </w:rPr>
            </w:pPr>
          </w:p>
        </w:tc>
        <w:tc>
          <w:tcPr>
            <w:tcW w:w="1032" w:type="dxa"/>
            <w:vMerge/>
            <w:tcBorders>
              <w:bottom w:val="single" w:sz="4" w:space="0" w:color="auto"/>
            </w:tcBorders>
          </w:tcPr>
          <w:p w:rsidR="00713C81" w:rsidRPr="00E01285" w:rsidRDefault="00713C81" w:rsidP="00752031">
            <w:pPr>
              <w:ind w:firstLineChars="50" w:firstLine="90"/>
              <w:jc w:val="both"/>
              <w:rPr>
                <w:rFonts w:ascii="Arial" w:hAnsi="Arial" w:cs="Arial"/>
                <w:sz w:val="18"/>
                <w:szCs w:val="18"/>
                <w:highlight w:val="red"/>
                <w:lang w:eastAsia="zh-CN"/>
              </w:rPr>
            </w:pPr>
          </w:p>
        </w:tc>
        <w:tc>
          <w:tcPr>
            <w:tcW w:w="1701" w:type="dxa"/>
            <w:vMerge/>
            <w:tcBorders>
              <w:bottom w:val="single" w:sz="4" w:space="0" w:color="auto"/>
            </w:tcBorders>
            <w:vAlign w:val="center"/>
          </w:tcPr>
          <w:p w:rsidR="00713C81" w:rsidRPr="00753BF7" w:rsidRDefault="00713C81" w:rsidP="00752031">
            <w:pPr>
              <w:ind w:firstLineChars="50" w:firstLine="90"/>
              <w:jc w:val="both"/>
              <w:rPr>
                <w:rFonts w:ascii="Arial" w:hAnsi="Arial" w:cs="Arial" w:hint="eastAsia"/>
                <w:sz w:val="18"/>
                <w:szCs w:val="18"/>
                <w:lang w:eastAsia="zh-CN"/>
              </w:rPr>
            </w:pPr>
          </w:p>
        </w:tc>
        <w:tc>
          <w:tcPr>
            <w:tcW w:w="1134" w:type="dxa"/>
            <w:vMerge/>
            <w:tcBorders>
              <w:bottom w:val="single" w:sz="4" w:space="0" w:color="auto"/>
            </w:tcBorders>
            <w:vAlign w:val="center"/>
          </w:tcPr>
          <w:p w:rsidR="00713C81" w:rsidRPr="00753BF7" w:rsidRDefault="00713C81" w:rsidP="00752031">
            <w:pPr>
              <w:ind w:firstLineChars="50" w:firstLine="90"/>
              <w:jc w:val="center"/>
              <w:rPr>
                <w:rFonts w:ascii="Arial" w:hAnsi="Arial" w:cs="Arial" w:hint="eastAsia"/>
                <w:sz w:val="18"/>
                <w:szCs w:val="18"/>
                <w:lang w:eastAsia="zh-CN"/>
              </w:rPr>
            </w:pPr>
          </w:p>
        </w:tc>
        <w:tc>
          <w:tcPr>
            <w:tcW w:w="709" w:type="dxa"/>
            <w:vMerge/>
            <w:shd w:val="clear" w:color="auto" w:fill="auto"/>
            <w:vAlign w:val="center"/>
          </w:tcPr>
          <w:p w:rsidR="00713C81" w:rsidRPr="00E01285" w:rsidRDefault="00713C81" w:rsidP="00752031">
            <w:pPr>
              <w:ind w:firstLineChars="50" w:firstLine="100"/>
              <w:jc w:val="both"/>
              <w:rPr>
                <w:noProof/>
                <w:lang w:eastAsia="zh-CN"/>
              </w:rPr>
            </w:pPr>
          </w:p>
        </w:tc>
        <w:tc>
          <w:tcPr>
            <w:tcW w:w="1134" w:type="dxa"/>
            <w:tcBorders>
              <w:top w:val="single" w:sz="4" w:space="0" w:color="auto"/>
              <w:bottom w:val="single" w:sz="4" w:space="0" w:color="auto"/>
            </w:tcBorders>
            <w:shd w:val="clear" w:color="auto" w:fill="auto"/>
            <w:vAlign w:val="center"/>
          </w:tcPr>
          <w:p w:rsidR="00713C81" w:rsidRPr="00172CC1" w:rsidRDefault="008D2F46" w:rsidP="00752031">
            <w:pPr>
              <w:jc w:val="center"/>
              <w:rPr>
                <w:rFonts w:ascii="Arial" w:hAnsi="Arial" w:cs="Arial"/>
                <w:sz w:val="18"/>
                <w:szCs w:val="18"/>
                <w:lang w:eastAsia="zh-CN"/>
              </w:rPr>
            </w:pPr>
            <w:r w:rsidRPr="00172CC1">
              <w:rPr>
                <w:rFonts w:ascii="Arial" w:hAnsi="Arial" w:cs="Arial" w:hint="eastAsia"/>
                <w:sz w:val="18"/>
                <w:szCs w:val="18"/>
                <w:lang w:eastAsia="zh-CN"/>
              </w:rPr>
              <w:t>F357</w:t>
            </w:r>
          </w:p>
        </w:tc>
        <w:tc>
          <w:tcPr>
            <w:tcW w:w="1523" w:type="dxa"/>
            <w:tcBorders>
              <w:bottom w:val="single" w:sz="4" w:space="0" w:color="auto"/>
            </w:tcBorders>
          </w:tcPr>
          <w:p w:rsidR="00713C81" w:rsidRPr="00172CC1" w:rsidRDefault="00713C81" w:rsidP="00752031">
            <w:pPr>
              <w:jc w:val="both"/>
              <w:rPr>
                <w:rFonts w:ascii="Arial" w:hAnsi="Arial" w:cs="Arial"/>
                <w:sz w:val="18"/>
                <w:szCs w:val="18"/>
                <w:lang w:eastAsia="zh-CN"/>
              </w:rPr>
            </w:pPr>
            <w:r w:rsidRPr="00172CC1">
              <w:rPr>
                <w:rFonts w:ascii="Arial" w:hAnsi="Arial" w:cs="Arial" w:hint="eastAsia"/>
                <w:sz w:val="18"/>
                <w:szCs w:val="18"/>
                <w:lang w:eastAsia="zh-CN"/>
              </w:rPr>
              <w:t>TOP</w:t>
            </w:r>
          </w:p>
        </w:tc>
        <w:tc>
          <w:tcPr>
            <w:tcW w:w="1523" w:type="dxa"/>
            <w:vMerge/>
            <w:tcBorders>
              <w:bottom w:val="single" w:sz="4" w:space="0" w:color="auto"/>
            </w:tcBorders>
            <w:shd w:val="clear" w:color="auto" w:fill="auto"/>
            <w:vAlign w:val="center"/>
          </w:tcPr>
          <w:p w:rsidR="00713C81" w:rsidRPr="00E01285" w:rsidRDefault="00713C81" w:rsidP="00752031">
            <w:pPr>
              <w:jc w:val="both"/>
              <w:rPr>
                <w:rFonts w:ascii="Arial" w:hAnsi="Arial" w:cs="Arial"/>
                <w:sz w:val="18"/>
                <w:szCs w:val="18"/>
                <w:highlight w:val="red"/>
                <w:lang w:eastAsia="zh-CN"/>
              </w:rPr>
            </w:pPr>
          </w:p>
        </w:tc>
      </w:tr>
      <w:tr w:rsidR="00713C81" w:rsidRPr="00E01285" w:rsidTr="00752031">
        <w:trPr>
          <w:cantSplit/>
          <w:trHeight w:val="146"/>
        </w:trPr>
        <w:tc>
          <w:tcPr>
            <w:tcW w:w="697" w:type="dxa"/>
            <w:vMerge w:val="restart"/>
            <w:shd w:val="clear" w:color="auto" w:fill="auto"/>
            <w:vAlign w:val="center"/>
          </w:tcPr>
          <w:p w:rsidR="00713C81" w:rsidRPr="00E01285" w:rsidRDefault="00713C81" w:rsidP="00752031">
            <w:pPr>
              <w:ind w:firstLineChars="50" w:firstLine="90"/>
              <w:jc w:val="both"/>
              <w:rPr>
                <w:rFonts w:ascii="Arial" w:hAnsi="Arial" w:cs="Arial"/>
                <w:sz w:val="18"/>
                <w:szCs w:val="18"/>
                <w:lang w:eastAsia="zh-CN"/>
              </w:rPr>
            </w:pPr>
            <w:r w:rsidRPr="00E01285">
              <w:rPr>
                <w:rFonts w:ascii="Arial" w:hAnsi="Arial" w:cs="Arial" w:hint="eastAsia"/>
                <w:sz w:val="18"/>
                <w:szCs w:val="18"/>
                <w:lang w:eastAsia="zh-CN"/>
              </w:rPr>
              <w:t>18</w:t>
            </w:r>
          </w:p>
        </w:tc>
        <w:tc>
          <w:tcPr>
            <w:tcW w:w="1032" w:type="dxa"/>
            <w:vMerge w:val="restart"/>
          </w:tcPr>
          <w:p w:rsidR="00713C81" w:rsidRPr="00172CC1" w:rsidRDefault="00713C81" w:rsidP="00752031">
            <w:pPr>
              <w:ind w:firstLineChars="50" w:firstLine="90"/>
              <w:jc w:val="both"/>
              <w:rPr>
                <w:rFonts w:ascii="Arial" w:hAnsi="Arial" w:cs="Arial"/>
                <w:sz w:val="18"/>
                <w:szCs w:val="18"/>
                <w:lang w:eastAsia="zh-CN"/>
              </w:rPr>
            </w:pPr>
            <w:r w:rsidRPr="00172CC1">
              <w:rPr>
                <w:rFonts w:ascii="Arial" w:hAnsi="Arial" w:cs="Arial" w:hint="eastAsia"/>
                <w:sz w:val="18"/>
                <w:szCs w:val="18"/>
                <w:lang w:eastAsia="zh-CN"/>
              </w:rPr>
              <w:t>D</w:t>
            </w:r>
            <w:r w:rsidR="005C7420" w:rsidRPr="00172CC1">
              <w:rPr>
                <w:rFonts w:ascii="Arial" w:hAnsi="Arial" w:cs="Arial" w:hint="eastAsia"/>
                <w:sz w:val="18"/>
                <w:szCs w:val="18"/>
                <w:lang w:eastAsia="zh-CN"/>
              </w:rPr>
              <w:t>318</w:t>
            </w:r>
          </w:p>
        </w:tc>
        <w:tc>
          <w:tcPr>
            <w:tcW w:w="1701" w:type="dxa"/>
            <w:vMerge w:val="restart"/>
            <w:vAlign w:val="center"/>
          </w:tcPr>
          <w:p w:rsidR="00713C81" w:rsidRPr="00753BF7" w:rsidRDefault="00713C81" w:rsidP="00752031">
            <w:pPr>
              <w:ind w:firstLineChars="50" w:firstLine="90"/>
              <w:jc w:val="both"/>
              <w:rPr>
                <w:rFonts w:ascii="Arial" w:hAnsi="Arial" w:cs="Arial"/>
                <w:sz w:val="18"/>
                <w:szCs w:val="18"/>
                <w:lang w:eastAsia="zh-CN"/>
              </w:rPr>
            </w:pPr>
            <w:r w:rsidRPr="00753BF7">
              <w:rPr>
                <w:rFonts w:ascii="Arial" w:hAnsi="Arial" w:cs="Arial"/>
                <w:sz w:val="18"/>
                <w:szCs w:val="18"/>
                <w:lang w:eastAsia="zh-CN"/>
              </w:rPr>
              <w:t>SystemFailure</w:t>
            </w:r>
          </w:p>
        </w:tc>
        <w:tc>
          <w:tcPr>
            <w:tcW w:w="1134" w:type="dxa"/>
            <w:vMerge w:val="restart"/>
            <w:vAlign w:val="center"/>
          </w:tcPr>
          <w:p w:rsidR="00713C81" w:rsidRPr="00753BF7" w:rsidRDefault="00E335F5" w:rsidP="00752031">
            <w:pPr>
              <w:ind w:firstLineChars="50" w:firstLine="90"/>
              <w:jc w:val="center"/>
              <w:rPr>
                <w:rFonts w:ascii="Arial" w:hAnsi="Arial" w:cs="Arial"/>
                <w:sz w:val="18"/>
                <w:szCs w:val="18"/>
                <w:lang w:eastAsia="zh-CN"/>
              </w:rPr>
            </w:pPr>
            <w:r w:rsidRPr="00753BF7">
              <w:rPr>
                <w:rFonts w:ascii="Arial" w:hAnsi="Arial" w:cs="Arial" w:hint="eastAsia"/>
                <w:sz w:val="18"/>
                <w:szCs w:val="18"/>
                <w:lang w:eastAsia="zh-CN"/>
              </w:rPr>
              <w:t>Red</w:t>
            </w:r>
          </w:p>
        </w:tc>
        <w:tc>
          <w:tcPr>
            <w:tcW w:w="709" w:type="dxa"/>
            <w:vMerge w:val="restart"/>
            <w:shd w:val="clear" w:color="auto" w:fill="auto"/>
            <w:vAlign w:val="center"/>
          </w:tcPr>
          <w:p w:rsidR="00713C81" w:rsidRPr="00E01285" w:rsidRDefault="007B0D60" w:rsidP="00752031">
            <w:pPr>
              <w:ind w:firstLineChars="50" w:firstLine="100"/>
              <w:jc w:val="both"/>
              <w:rPr>
                <w:rFonts w:ascii="Arial" w:hAnsi="Arial" w:cs="Arial"/>
                <w:sz w:val="18"/>
                <w:szCs w:val="18"/>
                <w:lang w:eastAsia="zh-CN"/>
              </w:rPr>
            </w:pPr>
            <w:r w:rsidRPr="00DA7708">
              <w:rPr>
                <w:noProof/>
                <w:lang w:eastAsia="zh-CN"/>
              </w:rPr>
              <w:pict>
                <v:shape id="Picture 30" o:spid="_x0000_i1052" type="#_x0000_t75" style="width:22.05pt;height:20.95pt;visibility:visible">
                  <v:imagedata r:id="rId34" o:title=""/>
                </v:shape>
              </w:pict>
            </w:r>
          </w:p>
        </w:tc>
        <w:tc>
          <w:tcPr>
            <w:tcW w:w="1134" w:type="dxa"/>
            <w:tcBorders>
              <w:top w:val="single" w:sz="4" w:space="0" w:color="auto"/>
              <w:bottom w:val="single" w:sz="4" w:space="0" w:color="auto"/>
            </w:tcBorders>
            <w:shd w:val="clear" w:color="auto" w:fill="auto"/>
            <w:vAlign w:val="center"/>
          </w:tcPr>
          <w:p w:rsidR="00713C81" w:rsidRPr="00172CC1" w:rsidRDefault="00590480" w:rsidP="00752031">
            <w:pPr>
              <w:jc w:val="center"/>
              <w:rPr>
                <w:rFonts w:ascii="Arial" w:hAnsi="Arial" w:cs="Arial"/>
                <w:sz w:val="18"/>
                <w:szCs w:val="18"/>
                <w:lang w:eastAsia="zh-CN"/>
              </w:rPr>
            </w:pPr>
            <w:r w:rsidRPr="00172CC1">
              <w:rPr>
                <w:rFonts w:ascii="Arial" w:hAnsi="Arial" w:cs="Arial" w:hint="eastAsia"/>
                <w:sz w:val="18"/>
                <w:szCs w:val="18"/>
                <w:lang w:eastAsia="zh-CN"/>
              </w:rPr>
              <w:t>F346</w:t>
            </w:r>
          </w:p>
        </w:tc>
        <w:tc>
          <w:tcPr>
            <w:tcW w:w="1523" w:type="dxa"/>
            <w:tcBorders>
              <w:bottom w:val="single" w:sz="4" w:space="0" w:color="auto"/>
            </w:tcBorders>
          </w:tcPr>
          <w:p w:rsidR="00713C81" w:rsidRPr="00172CC1" w:rsidRDefault="00713C81" w:rsidP="00752031">
            <w:pPr>
              <w:jc w:val="both"/>
              <w:rPr>
                <w:rFonts w:ascii="Arial" w:hAnsi="Arial" w:cs="Arial"/>
                <w:sz w:val="18"/>
                <w:szCs w:val="18"/>
                <w:lang w:eastAsia="zh-CN"/>
              </w:rPr>
            </w:pPr>
            <w:r w:rsidRPr="00172CC1">
              <w:rPr>
                <w:rFonts w:ascii="Arial" w:hAnsi="Arial" w:cs="Arial" w:hint="eastAsia"/>
                <w:sz w:val="18"/>
                <w:szCs w:val="18"/>
                <w:lang w:eastAsia="zh-CN"/>
              </w:rPr>
              <w:t>TOP</w:t>
            </w:r>
          </w:p>
        </w:tc>
        <w:tc>
          <w:tcPr>
            <w:tcW w:w="1523" w:type="dxa"/>
            <w:vMerge w:val="restart"/>
            <w:shd w:val="clear" w:color="auto" w:fill="auto"/>
            <w:vAlign w:val="center"/>
          </w:tcPr>
          <w:p w:rsidR="00F876D9" w:rsidRPr="00F876D9" w:rsidRDefault="00F876D9" w:rsidP="00752031">
            <w:pPr>
              <w:ind w:firstLine="90"/>
              <w:jc w:val="both"/>
              <w:rPr>
                <w:rFonts w:ascii="Arial" w:hAnsi="Arial" w:cs="Arial" w:hint="eastAsia"/>
                <w:sz w:val="18"/>
                <w:szCs w:val="18"/>
                <w:lang w:eastAsia="zh-CN"/>
              </w:rPr>
            </w:pPr>
            <w:r w:rsidRPr="00F876D9">
              <w:rPr>
                <w:rFonts w:ascii="Arial" w:hAnsi="Arial" w:cs="Arial" w:hint="eastAsia"/>
                <w:sz w:val="18"/>
                <w:szCs w:val="18"/>
                <w:lang w:eastAsia="zh-CN"/>
              </w:rPr>
              <w:t>1.8V~2.3V</w:t>
            </w:r>
          </w:p>
          <w:p w:rsidR="00713C81" w:rsidRPr="00E01285" w:rsidRDefault="00F876D9" w:rsidP="00752031">
            <w:pPr>
              <w:jc w:val="both"/>
              <w:rPr>
                <w:rFonts w:ascii="Arial" w:hAnsi="Arial" w:cs="Arial"/>
                <w:sz w:val="18"/>
                <w:szCs w:val="18"/>
                <w:highlight w:val="red"/>
                <w:lang w:eastAsia="zh-CN"/>
              </w:rPr>
            </w:pPr>
            <w:r w:rsidRPr="00F876D9">
              <w:rPr>
                <w:rFonts w:ascii="Arial" w:hAnsi="Arial" w:cs="Arial" w:hint="eastAsia"/>
                <w:sz w:val="18"/>
                <w:szCs w:val="18"/>
                <w:lang w:eastAsia="zh-CN"/>
              </w:rPr>
              <w:t>TYP@2.0V</w:t>
            </w:r>
          </w:p>
        </w:tc>
      </w:tr>
      <w:tr w:rsidR="00713C81" w:rsidRPr="00E01285" w:rsidTr="00752031">
        <w:trPr>
          <w:cantSplit/>
          <w:trHeight w:val="250"/>
        </w:trPr>
        <w:tc>
          <w:tcPr>
            <w:tcW w:w="697" w:type="dxa"/>
            <w:vMerge/>
            <w:tcBorders>
              <w:bottom w:val="single" w:sz="4" w:space="0" w:color="auto"/>
            </w:tcBorders>
            <w:shd w:val="clear" w:color="auto" w:fill="auto"/>
            <w:vAlign w:val="center"/>
          </w:tcPr>
          <w:p w:rsidR="00713C81" w:rsidRPr="00E01285" w:rsidRDefault="00713C81" w:rsidP="00752031">
            <w:pPr>
              <w:ind w:firstLineChars="50" w:firstLine="90"/>
              <w:jc w:val="both"/>
              <w:rPr>
                <w:rFonts w:ascii="Arial" w:hAnsi="Arial" w:cs="Arial" w:hint="eastAsia"/>
                <w:sz w:val="18"/>
                <w:szCs w:val="18"/>
                <w:lang w:eastAsia="zh-CN"/>
              </w:rPr>
            </w:pPr>
          </w:p>
        </w:tc>
        <w:tc>
          <w:tcPr>
            <w:tcW w:w="1032" w:type="dxa"/>
            <w:vMerge/>
            <w:tcBorders>
              <w:bottom w:val="single" w:sz="4" w:space="0" w:color="auto"/>
            </w:tcBorders>
          </w:tcPr>
          <w:p w:rsidR="00713C81" w:rsidRPr="00172CC1" w:rsidRDefault="00713C81" w:rsidP="00752031">
            <w:pPr>
              <w:ind w:firstLineChars="50" w:firstLine="90"/>
              <w:jc w:val="both"/>
              <w:rPr>
                <w:rFonts w:ascii="Arial" w:hAnsi="Arial" w:cs="Arial"/>
                <w:sz w:val="18"/>
                <w:szCs w:val="18"/>
                <w:lang w:eastAsia="zh-CN"/>
              </w:rPr>
            </w:pPr>
          </w:p>
        </w:tc>
        <w:tc>
          <w:tcPr>
            <w:tcW w:w="1701" w:type="dxa"/>
            <w:vMerge/>
            <w:tcBorders>
              <w:bottom w:val="single" w:sz="4" w:space="0" w:color="auto"/>
            </w:tcBorders>
            <w:vAlign w:val="center"/>
          </w:tcPr>
          <w:p w:rsidR="00713C81" w:rsidRPr="00753BF7" w:rsidRDefault="00713C81" w:rsidP="00752031">
            <w:pPr>
              <w:ind w:firstLineChars="50" w:firstLine="90"/>
              <w:jc w:val="both"/>
              <w:rPr>
                <w:rFonts w:ascii="Arial" w:hAnsi="Arial" w:cs="Arial" w:hint="eastAsia"/>
                <w:sz w:val="18"/>
                <w:szCs w:val="18"/>
                <w:lang w:eastAsia="zh-CN"/>
              </w:rPr>
            </w:pPr>
          </w:p>
        </w:tc>
        <w:tc>
          <w:tcPr>
            <w:tcW w:w="1134" w:type="dxa"/>
            <w:vMerge/>
            <w:tcBorders>
              <w:bottom w:val="single" w:sz="4" w:space="0" w:color="auto"/>
            </w:tcBorders>
            <w:vAlign w:val="center"/>
          </w:tcPr>
          <w:p w:rsidR="00713C81" w:rsidRPr="00753BF7" w:rsidRDefault="00713C81" w:rsidP="00752031">
            <w:pPr>
              <w:ind w:firstLineChars="50" w:firstLine="90"/>
              <w:jc w:val="center"/>
              <w:rPr>
                <w:rFonts w:ascii="Arial" w:hAnsi="Arial" w:cs="Arial" w:hint="eastAsia"/>
                <w:sz w:val="18"/>
                <w:szCs w:val="18"/>
                <w:lang w:eastAsia="zh-CN"/>
              </w:rPr>
            </w:pPr>
          </w:p>
        </w:tc>
        <w:tc>
          <w:tcPr>
            <w:tcW w:w="709" w:type="dxa"/>
            <w:vMerge/>
            <w:shd w:val="clear" w:color="auto" w:fill="auto"/>
            <w:vAlign w:val="center"/>
          </w:tcPr>
          <w:p w:rsidR="00713C81" w:rsidRPr="00E01285" w:rsidRDefault="00713C81" w:rsidP="00752031">
            <w:pPr>
              <w:ind w:firstLineChars="50" w:firstLine="100"/>
              <w:jc w:val="both"/>
              <w:rPr>
                <w:noProof/>
                <w:lang w:eastAsia="zh-CN"/>
              </w:rPr>
            </w:pPr>
          </w:p>
        </w:tc>
        <w:tc>
          <w:tcPr>
            <w:tcW w:w="1134" w:type="dxa"/>
            <w:tcBorders>
              <w:top w:val="single" w:sz="4" w:space="0" w:color="auto"/>
              <w:bottom w:val="single" w:sz="4" w:space="0" w:color="auto"/>
            </w:tcBorders>
            <w:shd w:val="clear" w:color="auto" w:fill="auto"/>
            <w:vAlign w:val="center"/>
          </w:tcPr>
          <w:p w:rsidR="00713C81" w:rsidRPr="00172CC1" w:rsidRDefault="008D2F46" w:rsidP="00752031">
            <w:pPr>
              <w:jc w:val="center"/>
              <w:rPr>
                <w:rFonts w:ascii="Arial" w:hAnsi="Arial" w:cs="Arial"/>
                <w:sz w:val="18"/>
                <w:szCs w:val="18"/>
                <w:lang w:eastAsia="zh-CN"/>
              </w:rPr>
            </w:pPr>
            <w:r w:rsidRPr="00172CC1">
              <w:rPr>
                <w:rFonts w:ascii="Arial" w:hAnsi="Arial" w:cs="Arial" w:hint="eastAsia"/>
                <w:sz w:val="18"/>
                <w:szCs w:val="18"/>
                <w:lang w:eastAsia="zh-CN"/>
              </w:rPr>
              <w:t>F358</w:t>
            </w:r>
          </w:p>
        </w:tc>
        <w:tc>
          <w:tcPr>
            <w:tcW w:w="1523" w:type="dxa"/>
            <w:tcBorders>
              <w:bottom w:val="single" w:sz="4" w:space="0" w:color="auto"/>
            </w:tcBorders>
          </w:tcPr>
          <w:p w:rsidR="00713C81" w:rsidRPr="00172CC1" w:rsidRDefault="00713C81" w:rsidP="00752031">
            <w:pPr>
              <w:jc w:val="both"/>
              <w:rPr>
                <w:rFonts w:ascii="Arial" w:hAnsi="Arial" w:cs="Arial"/>
                <w:sz w:val="18"/>
                <w:szCs w:val="18"/>
                <w:lang w:eastAsia="zh-CN"/>
              </w:rPr>
            </w:pPr>
            <w:r w:rsidRPr="00172CC1">
              <w:rPr>
                <w:rFonts w:ascii="Arial" w:hAnsi="Arial" w:cs="Arial" w:hint="eastAsia"/>
                <w:sz w:val="18"/>
                <w:szCs w:val="18"/>
                <w:lang w:eastAsia="zh-CN"/>
              </w:rPr>
              <w:t>TOP</w:t>
            </w:r>
          </w:p>
        </w:tc>
        <w:tc>
          <w:tcPr>
            <w:tcW w:w="1523" w:type="dxa"/>
            <w:vMerge/>
            <w:tcBorders>
              <w:bottom w:val="single" w:sz="4" w:space="0" w:color="auto"/>
            </w:tcBorders>
            <w:shd w:val="clear" w:color="auto" w:fill="auto"/>
            <w:vAlign w:val="center"/>
          </w:tcPr>
          <w:p w:rsidR="00713C81" w:rsidRPr="00E01285" w:rsidRDefault="00713C81" w:rsidP="00752031">
            <w:pPr>
              <w:jc w:val="both"/>
              <w:rPr>
                <w:rFonts w:ascii="Arial" w:hAnsi="Arial" w:cs="Arial"/>
                <w:sz w:val="18"/>
                <w:szCs w:val="18"/>
                <w:highlight w:val="red"/>
                <w:lang w:eastAsia="zh-CN"/>
              </w:rPr>
            </w:pPr>
          </w:p>
        </w:tc>
      </w:tr>
      <w:tr w:rsidR="00713C81" w:rsidRPr="00E01285" w:rsidTr="00752031">
        <w:trPr>
          <w:cantSplit/>
          <w:trHeight w:val="229"/>
        </w:trPr>
        <w:tc>
          <w:tcPr>
            <w:tcW w:w="697" w:type="dxa"/>
            <w:vMerge w:val="restart"/>
            <w:shd w:val="clear" w:color="auto" w:fill="auto"/>
            <w:vAlign w:val="center"/>
          </w:tcPr>
          <w:p w:rsidR="00713C81" w:rsidRPr="00E01285" w:rsidRDefault="00713C81" w:rsidP="00752031">
            <w:pPr>
              <w:ind w:firstLineChars="50" w:firstLine="90"/>
              <w:jc w:val="both"/>
              <w:rPr>
                <w:rFonts w:ascii="Arial" w:hAnsi="Arial" w:cs="Arial"/>
                <w:sz w:val="18"/>
                <w:szCs w:val="18"/>
                <w:lang w:eastAsia="zh-CN"/>
              </w:rPr>
            </w:pPr>
            <w:r w:rsidRPr="00E01285">
              <w:rPr>
                <w:rFonts w:ascii="Arial" w:hAnsi="Arial" w:cs="Arial" w:hint="eastAsia"/>
                <w:sz w:val="18"/>
                <w:szCs w:val="18"/>
                <w:lang w:eastAsia="zh-CN"/>
              </w:rPr>
              <w:t>19</w:t>
            </w:r>
          </w:p>
        </w:tc>
        <w:tc>
          <w:tcPr>
            <w:tcW w:w="1032" w:type="dxa"/>
            <w:vMerge w:val="restart"/>
          </w:tcPr>
          <w:p w:rsidR="00713C81" w:rsidRPr="00172CC1" w:rsidRDefault="00713C81" w:rsidP="00752031">
            <w:pPr>
              <w:ind w:firstLineChars="50" w:firstLine="90"/>
              <w:jc w:val="both"/>
              <w:rPr>
                <w:rFonts w:ascii="Arial" w:hAnsi="Arial" w:cs="Arial"/>
                <w:sz w:val="18"/>
                <w:szCs w:val="18"/>
                <w:lang w:eastAsia="zh-CN"/>
              </w:rPr>
            </w:pPr>
            <w:r w:rsidRPr="00172CC1">
              <w:rPr>
                <w:rFonts w:ascii="Arial" w:hAnsi="Arial" w:cs="Arial" w:hint="eastAsia"/>
                <w:sz w:val="18"/>
                <w:szCs w:val="18"/>
                <w:lang w:eastAsia="zh-CN"/>
              </w:rPr>
              <w:t>D</w:t>
            </w:r>
            <w:r w:rsidR="005C7420" w:rsidRPr="00172CC1">
              <w:rPr>
                <w:rFonts w:ascii="Arial" w:hAnsi="Arial" w:cs="Arial" w:hint="eastAsia"/>
                <w:sz w:val="18"/>
                <w:szCs w:val="18"/>
                <w:lang w:eastAsia="zh-CN"/>
              </w:rPr>
              <w:t>319</w:t>
            </w:r>
          </w:p>
        </w:tc>
        <w:tc>
          <w:tcPr>
            <w:tcW w:w="1701" w:type="dxa"/>
            <w:vMerge w:val="restart"/>
            <w:vAlign w:val="center"/>
          </w:tcPr>
          <w:p w:rsidR="00713C81" w:rsidRPr="00753BF7" w:rsidRDefault="00713C81" w:rsidP="00752031">
            <w:pPr>
              <w:ind w:firstLineChars="50" w:firstLine="90"/>
              <w:jc w:val="both"/>
              <w:rPr>
                <w:rFonts w:ascii="Arial" w:hAnsi="Arial" w:cs="Arial"/>
                <w:sz w:val="18"/>
                <w:szCs w:val="18"/>
                <w:lang w:eastAsia="zh-CN"/>
              </w:rPr>
            </w:pPr>
            <w:r w:rsidRPr="00753BF7">
              <w:rPr>
                <w:rFonts w:ascii="Arial" w:hAnsi="Arial" w:cs="Arial"/>
                <w:sz w:val="18"/>
                <w:szCs w:val="18"/>
                <w:lang w:eastAsia="zh-CN"/>
              </w:rPr>
              <w:t>AirBag</w:t>
            </w:r>
          </w:p>
        </w:tc>
        <w:tc>
          <w:tcPr>
            <w:tcW w:w="1134" w:type="dxa"/>
            <w:vMerge w:val="restart"/>
            <w:vAlign w:val="center"/>
          </w:tcPr>
          <w:p w:rsidR="00713C81" w:rsidRPr="00753BF7" w:rsidRDefault="00E335F5" w:rsidP="00752031">
            <w:pPr>
              <w:ind w:firstLineChars="50" w:firstLine="90"/>
              <w:jc w:val="center"/>
              <w:rPr>
                <w:rFonts w:ascii="Arial" w:hAnsi="Arial" w:cs="Arial"/>
                <w:sz w:val="18"/>
                <w:szCs w:val="18"/>
                <w:lang w:eastAsia="zh-CN"/>
              </w:rPr>
            </w:pPr>
            <w:r w:rsidRPr="00753BF7">
              <w:rPr>
                <w:rFonts w:ascii="Arial" w:hAnsi="Arial" w:cs="Arial" w:hint="eastAsia"/>
                <w:sz w:val="18"/>
                <w:szCs w:val="18"/>
                <w:lang w:eastAsia="zh-CN"/>
              </w:rPr>
              <w:t>Red</w:t>
            </w:r>
          </w:p>
        </w:tc>
        <w:tc>
          <w:tcPr>
            <w:tcW w:w="709" w:type="dxa"/>
            <w:vMerge w:val="restart"/>
            <w:shd w:val="clear" w:color="auto" w:fill="auto"/>
            <w:vAlign w:val="center"/>
          </w:tcPr>
          <w:p w:rsidR="00713C81" w:rsidRPr="00E01285" w:rsidRDefault="007B0D60" w:rsidP="00752031">
            <w:pPr>
              <w:ind w:firstLineChars="50" w:firstLine="100"/>
              <w:jc w:val="both"/>
              <w:rPr>
                <w:rFonts w:ascii="Arial" w:hAnsi="Arial" w:cs="Arial"/>
                <w:sz w:val="18"/>
                <w:szCs w:val="18"/>
                <w:lang w:eastAsia="zh-CN"/>
              </w:rPr>
            </w:pPr>
            <w:r w:rsidRPr="00DA7708">
              <w:rPr>
                <w:noProof/>
                <w:lang w:eastAsia="zh-CN"/>
              </w:rPr>
              <w:pict>
                <v:shape id="Picture 4" o:spid="_x0000_i1053" type="#_x0000_t75" style="width:25.8pt;height:24.7pt;visibility:visible">
                  <v:imagedata r:id="rId35" o:title=""/>
                </v:shape>
              </w:pict>
            </w:r>
          </w:p>
        </w:tc>
        <w:tc>
          <w:tcPr>
            <w:tcW w:w="1134" w:type="dxa"/>
            <w:tcBorders>
              <w:top w:val="single" w:sz="4" w:space="0" w:color="auto"/>
              <w:bottom w:val="single" w:sz="4" w:space="0" w:color="auto"/>
            </w:tcBorders>
            <w:shd w:val="clear" w:color="auto" w:fill="auto"/>
            <w:vAlign w:val="center"/>
          </w:tcPr>
          <w:p w:rsidR="00713C81" w:rsidRPr="00172CC1" w:rsidRDefault="00590480" w:rsidP="00752031">
            <w:pPr>
              <w:jc w:val="center"/>
              <w:rPr>
                <w:rFonts w:ascii="Arial" w:hAnsi="Arial" w:cs="Arial"/>
                <w:sz w:val="18"/>
                <w:szCs w:val="18"/>
                <w:lang w:eastAsia="zh-CN"/>
              </w:rPr>
            </w:pPr>
            <w:r w:rsidRPr="00172CC1">
              <w:rPr>
                <w:rFonts w:ascii="Arial" w:hAnsi="Arial" w:cs="Arial" w:hint="eastAsia"/>
                <w:sz w:val="18"/>
                <w:szCs w:val="18"/>
                <w:lang w:eastAsia="zh-CN"/>
              </w:rPr>
              <w:t>F347</w:t>
            </w:r>
          </w:p>
        </w:tc>
        <w:tc>
          <w:tcPr>
            <w:tcW w:w="1523" w:type="dxa"/>
            <w:tcBorders>
              <w:bottom w:val="single" w:sz="4" w:space="0" w:color="auto"/>
            </w:tcBorders>
          </w:tcPr>
          <w:p w:rsidR="00713C81" w:rsidRPr="00172CC1" w:rsidRDefault="00713C81" w:rsidP="00752031">
            <w:pPr>
              <w:jc w:val="both"/>
              <w:rPr>
                <w:rFonts w:ascii="Arial" w:hAnsi="Arial" w:cs="Arial"/>
                <w:sz w:val="18"/>
                <w:szCs w:val="18"/>
                <w:lang w:eastAsia="zh-CN"/>
              </w:rPr>
            </w:pPr>
            <w:r w:rsidRPr="00172CC1">
              <w:rPr>
                <w:rFonts w:ascii="Arial" w:hAnsi="Arial" w:cs="Arial" w:hint="eastAsia"/>
                <w:sz w:val="18"/>
                <w:szCs w:val="18"/>
                <w:lang w:eastAsia="zh-CN"/>
              </w:rPr>
              <w:t>TOP</w:t>
            </w:r>
          </w:p>
        </w:tc>
        <w:tc>
          <w:tcPr>
            <w:tcW w:w="1523" w:type="dxa"/>
            <w:vMerge w:val="restart"/>
            <w:shd w:val="clear" w:color="auto" w:fill="auto"/>
            <w:vAlign w:val="center"/>
          </w:tcPr>
          <w:p w:rsidR="00F876D9" w:rsidRPr="00F876D9" w:rsidRDefault="00F876D9" w:rsidP="00752031">
            <w:pPr>
              <w:ind w:firstLine="90"/>
              <w:jc w:val="both"/>
              <w:rPr>
                <w:rFonts w:ascii="Arial" w:hAnsi="Arial" w:cs="Arial" w:hint="eastAsia"/>
                <w:sz w:val="18"/>
                <w:szCs w:val="18"/>
                <w:lang w:eastAsia="zh-CN"/>
              </w:rPr>
            </w:pPr>
            <w:r w:rsidRPr="00F876D9">
              <w:rPr>
                <w:rFonts w:ascii="Arial" w:hAnsi="Arial" w:cs="Arial" w:hint="eastAsia"/>
                <w:sz w:val="18"/>
                <w:szCs w:val="18"/>
                <w:lang w:eastAsia="zh-CN"/>
              </w:rPr>
              <w:t>1.8V~2.3V</w:t>
            </w:r>
          </w:p>
          <w:p w:rsidR="00713C81" w:rsidRPr="00E01285" w:rsidRDefault="00F876D9" w:rsidP="00752031">
            <w:pPr>
              <w:jc w:val="both"/>
              <w:rPr>
                <w:rFonts w:ascii="Arial" w:hAnsi="Arial" w:cs="Arial"/>
                <w:sz w:val="18"/>
                <w:szCs w:val="18"/>
                <w:highlight w:val="red"/>
                <w:lang w:eastAsia="zh-CN"/>
              </w:rPr>
            </w:pPr>
            <w:r w:rsidRPr="00F876D9">
              <w:rPr>
                <w:rFonts w:ascii="Arial" w:hAnsi="Arial" w:cs="Arial" w:hint="eastAsia"/>
                <w:sz w:val="18"/>
                <w:szCs w:val="18"/>
                <w:lang w:eastAsia="zh-CN"/>
              </w:rPr>
              <w:t>TYP@2.0V</w:t>
            </w:r>
          </w:p>
        </w:tc>
      </w:tr>
      <w:tr w:rsidR="00713C81" w:rsidRPr="00E01285" w:rsidTr="00752031">
        <w:trPr>
          <w:cantSplit/>
          <w:trHeight w:val="486"/>
        </w:trPr>
        <w:tc>
          <w:tcPr>
            <w:tcW w:w="697" w:type="dxa"/>
            <w:vMerge/>
            <w:tcBorders>
              <w:bottom w:val="single" w:sz="4" w:space="0" w:color="auto"/>
            </w:tcBorders>
            <w:shd w:val="clear" w:color="auto" w:fill="auto"/>
            <w:vAlign w:val="center"/>
          </w:tcPr>
          <w:p w:rsidR="00713C81" w:rsidRPr="00E01285" w:rsidRDefault="00713C81" w:rsidP="00752031">
            <w:pPr>
              <w:ind w:firstLineChars="50" w:firstLine="90"/>
              <w:jc w:val="both"/>
              <w:rPr>
                <w:rFonts w:ascii="Arial" w:hAnsi="Arial" w:cs="Arial" w:hint="eastAsia"/>
                <w:sz w:val="18"/>
                <w:szCs w:val="18"/>
                <w:lang w:eastAsia="zh-CN"/>
              </w:rPr>
            </w:pPr>
          </w:p>
        </w:tc>
        <w:tc>
          <w:tcPr>
            <w:tcW w:w="1032" w:type="dxa"/>
            <w:vMerge/>
            <w:tcBorders>
              <w:bottom w:val="single" w:sz="4" w:space="0" w:color="auto"/>
            </w:tcBorders>
          </w:tcPr>
          <w:p w:rsidR="00713C81" w:rsidRPr="00172CC1" w:rsidRDefault="00713C81" w:rsidP="00752031">
            <w:pPr>
              <w:ind w:firstLineChars="50" w:firstLine="90"/>
              <w:jc w:val="both"/>
              <w:rPr>
                <w:rFonts w:ascii="Arial" w:hAnsi="Arial" w:cs="Arial"/>
                <w:sz w:val="18"/>
                <w:szCs w:val="18"/>
                <w:lang w:eastAsia="zh-CN"/>
              </w:rPr>
            </w:pPr>
          </w:p>
        </w:tc>
        <w:tc>
          <w:tcPr>
            <w:tcW w:w="1701" w:type="dxa"/>
            <w:vMerge/>
            <w:tcBorders>
              <w:bottom w:val="single" w:sz="4" w:space="0" w:color="auto"/>
            </w:tcBorders>
            <w:vAlign w:val="center"/>
          </w:tcPr>
          <w:p w:rsidR="00713C81" w:rsidRPr="00753BF7" w:rsidRDefault="00713C81" w:rsidP="00752031">
            <w:pPr>
              <w:ind w:firstLineChars="50" w:firstLine="90"/>
              <w:jc w:val="both"/>
              <w:rPr>
                <w:rFonts w:ascii="Arial" w:hAnsi="Arial" w:cs="Arial" w:hint="eastAsia"/>
                <w:sz w:val="18"/>
                <w:szCs w:val="18"/>
                <w:lang w:eastAsia="zh-CN"/>
              </w:rPr>
            </w:pPr>
          </w:p>
        </w:tc>
        <w:tc>
          <w:tcPr>
            <w:tcW w:w="1134" w:type="dxa"/>
            <w:vMerge/>
            <w:tcBorders>
              <w:bottom w:val="single" w:sz="4" w:space="0" w:color="auto"/>
            </w:tcBorders>
            <w:vAlign w:val="center"/>
          </w:tcPr>
          <w:p w:rsidR="00713C81" w:rsidRPr="00753BF7" w:rsidRDefault="00713C81" w:rsidP="00752031">
            <w:pPr>
              <w:ind w:firstLineChars="50" w:firstLine="90"/>
              <w:jc w:val="center"/>
              <w:rPr>
                <w:rFonts w:ascii="Arial" w:hAnsi="Arial" w:cs="Arial" w:hint="eastAsia"/>
                <w:sz w:val="18"/>
                <w:szCs w:val="18"/>
                <w:lang w:eastAsia="zh-CN"/>
              </w:rPr>
            </w:pPr>
          </w:p>
        </w:tc>
        <w:tc>
          <w:tcPr>
            <w:tcW w:w="709" w:type="dxa"/>
            <w:vMerge/>
            <w:shd w:val="clear" w:color="auto" w:fill="auto"/>
            <w:vAlign w:val="center"/>
          </w:tcPr>
          <w:p w:rsidR="00713C81" w:rsidRPr="00E01285" w:rsidRDefault="00713C81" w:rsidP="00752031">
            <w:pPr>
              <w:ind w:firstLineChars="50" w:firstLine="100"/>
              <w:jc w:val="both"/>
              <w:rPr>
                <w:noProof/>
                <w:lang w:eastAsia="zh-CN"/>
              </w:rPr>
            </w:pPr>
          </w:p>
        </w:tc>
        <w:tc>
          <w:tcPr>
            <w:tcW w:w="1134" w:type="dxa"/>
            <w:tcBorders>
              <w:top w:val="single" w:sz="4" w:space="0" w:color="auto"/>
              <w:bottom w:val="single" w:sz="4" w:space="0" w:color="auto"/>
            </w:tcBorders>
            <w:shd w:val="clear" w:color="auto" w:fill="auto"/>
            <w:vAlign w:val="center"/>
          </w:tcPr>
          <w:p w:rsidR="00713C81" w:rsidRPr="00172CC1" w:rsidRDefault="008D2F46" w:rsidP="00752031">
            <w:pPr>
              <w:jc w:val="center"/>
              <w:rPr>
                <w:rFonts w:ascii="Arial" w:hAnsi="Arial" w:cs="Arial"/>
                <w:sz w:val="18"/>
                <w:szCs w:val="18"/>
                <w:lang w:eastAsia="zh-CN"/>
              </w:rPr>
            </w:pPr>
            <w:r w:rsidRPr="00172CC1">
              <w:rPr>
                <w:rFonts w:ascii="Arial" w:hAnsi="Arial" w:cs="Arial" w:hint="eastAsia"/>
                <w:sz w:val="18"/>
                <w:szCs w:val="18"/>
                <w:lang w:eastAsia="zh-CN"/>
              </w:rPr>
              <w:t>F359</w:t>
            </w:r>
          </w:p>
        </w:tc>
        <w:tc>
          <w:tcPr>
            <w:tcW w:w="1523" w:type="dxa"/>
            <w:tcBorders>
              <w:bottom w:val="single" w:sz="4" w:space="0" w:color="auto"/>
            </w:tcBorders>
          </w:tcPr>
          <w:p w:rsidR="00713C81" w:rsidRPr="00172CC1" w:rsidRDefault="00F876D9" w:rsidP="00752031">
            <w:pPr>
              <w:jc w:val="both"/>
              <w:rPr>
                <w:rFonts w:ascii="Arial" w:hAnsi="Arial" w:cs="Arial"/>
                <w:sz w:val="18"/>
                <w:szCs w:val="18"/>
                <w:lang w:eastAsia="zh-CN"/>
              </w:rPr>
            </w:pPr>
            <w:r w:rsidRPr="00172CC1">
              <w:rPr>
                <w:rFonts w:ascii="Arial" w:hAnsi="Arial" w:cs="Arial"/>
                <w:sz w:val="18"/>
                <w:szCs w:val="18"/>
                <w:lang w:eastAsia="zh-CN"/>
              </w:rPr>
              <w:t>BOTTOM</w:t>
            </w:r>
          </w:p>
        </w:tc>
        <w:tc>
          <w:tcPr>
            <w:tcW w:w="1523" w:type="dxa"/>
            <w:vMerge/>
            <w:tcBorders>
              <w:bottom w:val="single" w:sz="4" w:space="0" w:color="auto"/>
            </w:tcBorders>
            <w:shd w:val="clear" w:color="auto" w:fill="auto"/>
            <w:vAlign w:val="center"/>
          </w:tcPr>
          <w:p w:rsidR="00713C81" w:rsidRPr="00E01285" w:rsidRDefault="00713C81" w:rsidP="00752031">
            <w:pPr>
              <w:jc w:val="both"/>
              <w:rPr>
                <w:rFonts w:ascii="Arial" w:hAnsi="Arial" w:cs="Arial"/>
                <w:sz w:val="18"/>
                <w:szCs w:val="18"/>
                <w:highlight w:val="red"/>
                <w:lang w:eastAsia="zh-CN"/>
              </w:rPr>
            </w:pPr>
          </w:p>
        </w:tc>
      </w:tr>
      <w:tr w:rsidR="00713C81" w:rsidRPr="00E01285" w:rsidTr="00752031">
        <w:trPr>
          <w:cantSplit/>
          <w:trHeight w:val="224"/>
        </w:trPr>
        <w:tc>
          <w:tcPr>
            <w:tcW w:w="697" w:type="dxa"/>
            <w:vMerge w:val="restart"/>
            <w:shd w:val="clear" w:color="auto" w:fill="auto"/>
            <w:vAlign w:val="center"/>
          </w:tcPr>
          <w:p w:rsidR="00713C81" w:rsidRPr="00E01285" w:rsidRDefault="00713C81" w:rsidP="00752031">
            <w:pPr>
              <w:ind w:firstLineChars="50" w:firstLine="90"/>
              <w:jc w:val="both"/>
              <w:rPr>
                <w:rFonts w:ascii="Arial" w:hAnsi="Arial" w:cs="Arial"/>
                <w:sz w:val="18"/>
                <w:szCs w:val="18"/>
                <w:lang w:eastAsia="zh-CN"/>
              </w:rPr>
            </w:pPr>
            <w:r w:rsidRPr="00E01285">
              <w:rPr>
                <w:rFonts w:ascii="Arial" w:hAnsi="Arial" w:cs="Arial" w:hint="eastAsia"/>
                <w:sz w:val="18"/>
                <w:szCs w:val="18"/>
                <w:lang w:eastAsia="zh-CN"/>
              </w:rPr>
              <w:t>20</w:t>
            </w:r>
          </w:p>
        </w:tc>
        <w:tc>
          <w:tcPr>
            <w:tcW w:w="1032" w:type="dxa"/>
            <w:vMerge w:val="restart"/>
          </w:tcPr>
          <w:p w:rsidR="00713C81" w:rsidRPr="00172CC1" w:rsidRDefault="00713C81" w:rsidP="00752031">
            <w:pPr>
              <w:ind w:firstLineChars="50" w:firstLine="90"/>
              <w:jc w:val="both"/>
              <w:rPr>
                <w:rFonts w:ascii="Arial" w:hAnsi="Arial" w:cs="Arial"/>
                <w:sz w:val="18"/>
                <w:szCs w:val="18"/>
                <w:lang w:eastAsia="zh-CN"/>
              </w:rPr>
            </w:pPr>
            <w:r w:rsidRPr="00172CC1">
              <w:rPr>
                <w:rFonts w:ascii="Arial" w:hAnsi="Arial" w:cs="Arial" w:hint="eastAsia"/>
                <w:sz w:val="18"/>
                <w:szCs w:val="18"/>
                <w:lang w:eastAsia="zh-CN"/>
              </w:rPr>
              <w:t>D</w:t>
            </w:r>
            <w:r w:rsidR="005C7420" w:rsidRPr="00172CC1">
              <w:rPr>
                <w:rFonts w:ascii="Arial" w:hAnsi="Arial" w:cs="Arial" w:hint="eastAsia"/>
                <w:sz w:val="18"/>
                <w:szCs w:val="18"/>
                <w:lang w:eastAsia="zh-CN"/>
              </w:rPr>
              <w:t>320</w:t>
            </w:r>
          </w:p>
        </w:tc>
        <w:tc>
          <w:tcPr>
            <w:tcW w:w="1701" w:type="dxa"/>
            <w:vMerge w:val="restart"/>
            <w:vAlign w:val="center"/>
          </w:tcPr>
          <w:p w:rsidR="00713C81" w:rsidRPr="00753BF7" w:rsidRDefault="00713C81" w:rsidP="00752031">
            <w:pPr>
              <w:ind w:firstLineChars="50" w:firstLine="90"/>
              <w:jc w:val="both"/>
              <w:rPr>
                <w:rFonts w:ascii="Arial" w:hAnsi="Arial" w:cs="Arial"/>
                <w:sz w:val="18"/>
                <w:szCs w:val="18"/>
                <w:lang w:eastAsia="zh-CN"/>
              </w:rPr>
            </w:pPr>
            <w:r w:rsidRPr="00753BF7">
              <w:rPr>
                <w:rFonts w:ascii="Arial" w:hAnsi="Arial" w:cs="Arial"/>
                <w:sz w:val="18"/>
                <w:szCs w:val="18"/>
                <w:lang w:eastAsia="zh-CN"/>
              </w:rPr>
              <w:t>ABS</w:t>
            </w:r>
          </w:p>
        </w:tc>
        <w:tc>
          <w:tcPr>
            <w:tcW w:w="1134" w:type="dxa"/>
            <w:vMerge w:val="restart"/>
            <w:vAlign w:val="center"/>
          </w:tcPr>
          <w:p w:rsidR="00713C81" w:rsidRPr="00753BF7" w:rsidRDefault="00713C81" w:rsidP="00752031">
            <w:pPr>
              <w:ind w:firstLineChars="50" w:firstLine="90"/>
              <w:jc w:val="center"/>
              <w:rPr>
                <w:rFonts w:ascii="Arial" w:hAnsi="Arial" w:cs="Arial"/>
                <w:sz w:val="18"/>
                <w:szCs w:val="18"/>
                <w:lang w:eastAsia="zh-CN"/>
              </w:rPr>
            </w:pPr>
            <w:r w:rsidRPr="00753BF7">
              <w:rPr>
                <w:rFonts w:ascii="Arial" w:hAnsi="Arial" w:cs="Arial" w:hint="eastAsia"/>
                <w:sz w:val="18"/>
                <w:szCs w:val="18"/>
                <w:lang w:eastAsia="zh-CN"/>
              </w:rPr>
              <w:t>Yellow</w:t>
            </w:r>
          </w:p>
        </w:tc>
        <w:tc>
          <w:tcPr>
            <w:tcW w:w="709" w:type="dxa"/>
            <w:vMerge w:val="restart"/>
            <w:shd w:val="clear" w:color="auto" w:fill="auto"/>
            <w:vAlign w:val="center"/>
          </w:tcPr>
          <w:p w:rsidR="00713C81" w:rsidRPr="00E01285" w:rsidRDefault="007B0D60" w:rsidP="00752031">
            <w:pPr>
              <w:ind w:firstLineChars="50" w:firstLine="100"/>
              <w:jc w:val="both"/>
              <w:rPr>
                <w:rFonts w:ascii="Arial" w:hAnsi="Arial" w:cs="Arial"/>
                <w:sz w:val="18"/>
                <w:szCs w:val="18"/>
                <w:lang w:eastAsia="zh-CN"/>
              </w:rPr>
            </w:pPr>
            <w:r w:rsidRPr="00DA7708">
              <w:rPr>
                <w:noProof/>
                <w:lang w:eastAsia="zh-CN"/>
              </w:rPr>
              <w:pict>
                <v:shape id="Picture 21" o:spid="_x0000_i1054" type="#_x0000_t75" style="width:25.8pt;height:22.55pt;visibility:visible">
                  <v:imagedata r:id="rId36" o:title=""/>
                </v:shape>
              </w:pict>
            </w:r>
          </w:p>
        </w:tc>
        <w:tc>
          <w:tcPr>
            <w:tcW w:w="1134" w:type="dxa"/>
            <w:tcBorders>
              <w:top w:val="single" w:sz="4" w:space="0" w:color="auto"/>
              <w:bottom w:val="single" w:sz="4" w:space="0" w:color="auto"/>
            </w:tcBorders>
            <w:shd w:val="clear" w:color="auto" w:fill="auto"/>
            <w:vAlign w:val="center"/>
          </w:tcPr>
          <w:p w:rsidR="00713C81" w:rsidRPr="00172CC1" w:rsidRDefault="00590480" w:rsidP="00752031">
            <w:pPr>
              <w:jc w:val="center"/>
              <w:rPr>
                <w:rFonts w:ascii="Arial" w:hAnsi="Arial" w:cs="Arial"/>
                <w:sz w:val="18"/>
                <w:szCs w:val="18"/>
                <w:lang w:eastAsia="zh-CN"/>
              </w:rPr>
            </w:pPr>
            <w:r w:rsidRPr="00172CC1">
              <w:rPr>
                <w:rFonts w:ascii="Arial" w:hAnsi="Arial" w:cs="Arial" w:hint="eastAsia"/>
                <w:sz w:val="18"/>
                <w:szCs w:val="18"/>
                <w:lang w:eastAsia="zh-CN"/>
              </w:rPr>
              <w:t>F348</w:t>
            </w:r>
          </w:p>
        </w:tc>
        <w:tc>
          <w:tcPr>
            <w:tcW w:w="1523" w:type="dxa"/>
            <w:tcBorders>
              <w:bottom w:val="single" w:sz="4" w:space="0" w:color="auto"/>
            </w:tcBorders>
          </w:tcPr>
          <w:p w:rsidR="00713C81" w:rsidRPr="00172CC1" w:rsidRDefault="00713C81" w:rsidP="00752031">
            <w:pPr>
              <w:jc w:val="both"/>
              <w:rPr>
                <w:rFonts w:ascii="Arial" w:hAnsi="Arial" w:cs="Arial"/>
                <w:sz w:val="18"/>
                <w:szCs w:val="18"/>
                <w:lang w:eastAsia="zh-CN"/>
              </w:rPr>
            </w:pPr>
            <w:r w:rsidRPr="00172CC1">
              <w:rPr>
                <w:rFonts w:ascii="Arial" w:hAnsi="Arial" w:cs="Arial" w:hint="eastAsia"/>
                <w:sz w:val="18"/>
                <w:szCs w:val="18"/>
                <w:lang w:eastAsia="zh-CN"/>
              </w:rPr>
              <w:t>TOP</w:t>
            </w:r>
          </w:p>
        </w:tc>
        <w:tc>
          <w:tcPr>
            <w:tcW w:w="1523" w:type="dxa"/>
            <w:vMerge w:val="restart"/>
            <w:shd w:val="clear" w:color="auto" w:fill="auto"/>
            <w:vAlign w:val="center"/>
          </w:tcPr>
          <w:p w:rsidR="00FB4345" w:rsidRPr="00F876D9" w:rsidRDefault="00FB4345" w:rsidP="00752031">
            <w:pPr>
              <w:ind w:firstLine="90"/>
              <w:jc w:val="both"/>
              <w:rPr>
                <w:rFonts w:ascii="Arial" w:hAnsi="Arial" w:cs="Arial" w:hint="eastAsia"/>
                <w:sz w:val="18"/>
                <w:szCs w:val="18"/>
                <w:lang w:eastAsia="zh-CN"/>
              </w:rPr>
            </w:pPr>
            <w:r w:rsidRPr="00F876D9">
              <w:rPr>
                <w:rFonts w:ascii="Arial" w:hAnsi="Arial" w:cs="Arial" w:hint="eastAsia"/>
                <w:sz w:val="18"/>
                <w:szCs w:val="18"/>
                <w:lang w:eastAsia="zh-CN"/>
              </w:rPr>
              <w:t>1.9V~2.4V</w:t>
            </w:r>
          </w:p>
          <w:p w:rsidR="00713C81" w:rsidRPr="00E01285" w:rsidRDefault="00FB4345" w:rsidP="00752031">
            <w:pPr>
              <w:jc w:val="both"/>
              <w:rPr>
                <w:rFonts w:ascii="Arial" w:hAnsi="Arial" w:cs="Arial"/>
                <w:sz w:val="18"/>
                <w:szCs w:val="18"/>
                <w:highlight w:val="red"/>
                <w:lang w:eastAsia="zh-CN"/>
              </w:rPr>
            </w:pPr>
            <w:r w:rsidRPr="00F876D9">
              <w:rPr>
                <w:rFonts w:ascii="Arial" w:hAnsi="Arial" w:cs="Arial" w:hint="eastAsia"/>
                <w:sz w:val="18"/>
                <w:szCs w:val="18"/>
                <w:lang w:eastAsia="zh-CN"/>
              </w:rPr>
              <w:t>TYP@2.0V</w:t>
            </w:r>
          </w:p>
        </w:tc>
      </w:tr>
      <w:tr w:rsidR="00713C81" w:rsidRPr="00E01285" w:rsidTr="00752031">
        <w:trPr>
          <w:cantSplit/>
          <w:trHeight w:val="468"/>
        </w:trPr>
        <w:tc>
          <w:tcPr>
            <w:tcW w:w="697" w:type="dxa"/>
            <w:vMerge/>
            <w:tcBorders>
              <w:bottom w:val="single" w:sz="4" w:space="0" w:color="auto"/>
            </w:tcBorders>
            <w:shd w:val="clear" w:color="auto" w:fill="auto"/>
            <w:vAlign w:val="center"/>
          </w:tcPr>
          <w:p w:rsidR="00713C81" w:rsidRPr="00E01285" w:rsidRDefault="00713C81" w:rsidP="00752031">
            <w:pPr>
              <w:ind w:firstLineChars="50" w:firstLine="90"/>
              <w:jc w:val="both"/>
              <w:rPr>
                <w:rFonts w:ascii="Arial" w:hAnsi="Arial" w:cs="Arial" w:hint="eastAsia"/>
                <w:sz w:val="18"/>
                <w:szCs w:val="18"/>
                <w:lang w:eastAsia="zh-CN"/>
              </w:rPr>
            </w:pPr>
          </w:p>
        </w:tc>
        <w:tc>
          <w:tcPr>
            <w:tcW w:w="1032" w:type="dxa"/>
            <w:vMerge/>
            <w:tcBorders>
              <w:bottom w:val="single" w:sz="4" w:space="0" w:color="auto"/>
            </w:tcBorders>
          </w:tcPr>
          <w:p w:rsidR="00713C81" w:rsidRPr="00172CC1" w:rsidRDefault="00713C81" w:rsidP="00752031">
            <w:pPr>
              <w:ind w:firstLineChars="50" w:firstLine="90"/>
              <w:jc w:val="both"/>
              <w:rPr>
                <w:rFonts w:ascii="Arial" w:hAnsi="Arial" w:cs="Arial"/>
                <w:sz w:val="18"/>
                <w:szCs w:val="18"/>
                <w:lang w:eastAsia="zh-CN"/>
              </w:rPr>
            </w:pPr>
          </w:p>
        </w:tc>
        <w:tc>
          <w:tcPr>
            <w:tcW w:w="1701" w:type="dxa"/>
            <w:vMerge/>
            <w:tcBorders>
              <w:bottom w:val="single" w:sz="4" w:space="0" w:color="auto"/>
            </w:tcBorders>
            <w:vAlign w:val="center"/>
          </w:tcPr>
          <w:p w:rsidR="00713C81" w:rsidRPr="00753BF7" w:rsidRDefault="00713C81" w:rsidP="00752031">
            <w:pPr>
              <w:ind w:firstLineChars="50" w:firstLine="90"/>
              <w:jc w:val="both"/>
              <w:rPr>
                <w:rFonts w:ascii="Arial" w:hAnsi="Arial" w:cs="Arial" w:hint="eastAsia"/>
                <w:sz w:val="18"/>
                <w:szCs w:val="18"/>
                <w:lang w:eastAsia="zh-CN"/>
              </w:rPr>
            </w:pPr>
          </w:p>
        </w:tc>
        <w:tc>
          <w:tcPr>
            <w:tcW w:w="1134" w:type="dxa"/>
            <w:vMerge/>
            <w:tcBorders>
              <w:bottom w:val="single" w:sz="4" w:space="0" w:color="auto"/>
            </w:tcBorders>
            <w:vAlign w:val="center"/>
          </w:tcPr>
          <w:p w:rsidR="00713C81" w:rsidRPr="00753BF7" w:rsidRDefault="00713C81" w:rsidP="00752031">
            <w:pPr>
              <w:ind w:firstLineChars="50" w:firstLine="90"/>
              <w:jc w:val="center"/>
              <w:rPr>
                <w:rFonts w:ascii="Arial" w:hAnsi="Arial" w:cs="Arial" w:hint="eastAsia"/>
                <w:sz w:val="18"/>
                <w:szCs w:val="18"/>
                <w:lang w:eastAsia="zh-CN"/>
              </w:rPr>
            </w:pPr>
          </w:p>
        </w:tc>
        <w:tc>
          <w:tcPr>
            <w:tcW w:w="709" w:type="dxa"/>
            <w:vMerge/>
            <w:shd w:val="clear" w:color="auto" w:fill="auto"/>
            <w:vAlign w:val="center"/>
          </w:tcPr>
          <w:p w:rsidR="00713C81" w:rsidRPr="00E01285" w:rsidRDefault="00713C81" w:rsidP="00752031">
            <w:pPr>
              <w:ind w:firstLineChars="50" w:firstLine="100"/>
              <w:jc w:val="both"/>
              <w:rPr>
                <w:noProof/>
                <w:lang w:eastAsia="zh-CN"/>
              </w:rPr>
            </w:pPr>
          </w:p>
        </w:tc>
        <w:tc>
          <w:tcPr>
            <w:tcW w:w="1134" w:type="dxa"/>
            <w:tcBorders>
              <w:top w:val="single" w:sz="4" w:space="0" w:color="auto"/>
              <w:bottom w:val="single" w:sz="4" w:space="0" w:color="auto"/>
            </w:tcBorders>
            <w:shd w:val="clear" w:color="auto" w:fill="auto"/>
            <w:vAlign w:val="center"/>
          </w:tcPr>
          <w:p w:rsidR="00713C81" w:rsidRPr="00172CC1" w:rsidRDefault="008D2F46" w:rsidP="00752031">
            <w:pPr>
              <w:jc w:val="center"/>
              <w:rPr>
                <w:rFonts w:ascii="Arial" w:hAnsi="Arial" w:cs="Arial"/>
                <w:sz w:val="18"/>
                <w:szCs w:val="18"/>
                <w:lang w:eastAsia="zh-CN"/>
              </w:rPr>
            </w:pPr>
            <w:r w:rsidRPr="00172CC1">
              <w:rPr>
                <w:rFonts w:ascii="Arial" w:hAnsi="Arial" w:cs="Arial" w:hint="eastAsia"/>
                <w:sz w:val="18"/>
                <w:szCs w:val="18"/>
                <w:lang w:eastAsia="zh-CN"/>
              </w:rPr>
              <w:t>F360</w:t>
            </w:r>
          </w:p>
        </w:tc>
        <w:tc>
          <w:tcPr>
            <w:tcW w:w="1523" w:type="dxa"/>
            <w:tcBorders>
              <w:bottom w:val="single" w:sz="4" w:space="0" w:color="auto"/>
            </w:tcBorders>
          </w:tcPr>
          <w:p w:rsidR="00713C81" w:rsidRPr="00172CC1" w:rsidRDefault="00F876D9" w:rsidP="00752031">
            <w:pPr>
              <w:jc w:val="both"/>
              <w:rPr>
                <w:rFonts w:ascii="Arial" w:hAnsi="Arial" w:cs="Arial"/>
                <w:sz w:val="18"/>
                <w:szCs w:val="18"/>
                <w:lang w:eastAsia="zh-CN"/>
              </w:rPr>
            </w:pPr>
            <w:r w:rsidRPr="00172CC1">
              <w:rPr>
                <w:rFonts w:ascii="Arial" w:hAnsi="Arial" w:cs="Arial"/>
                <w:sz w:val="18"/>
                <w:szCs w:val="18"/>
                <w:lang w:eastAsia="zh-CN"/>
              </w:rPr>
              <w:t>BOTTOM</w:t>
            </w:r>
          </w:p>
        </w:tc>
        <w:tc>
          <w:tcPr>
            <w:tcW w:w="1523" w:type="dxa"/>
            <w:vMerge/>
            <w:tcBorders>
              <w:bottom w:val="single" w:sz="4" w:space="0" w:color="auto"/>
            </w:tcBorders>
            <w:shd w:val="clear" w:color="auto" w:fill="auto"/>
            <w:vAlign w:val="center"/>
          </w:tcPr>
          <w:p w:rsidR="00713C81" w:rsidRPr="00E01285" w:rsidRDefault="00713C81" w:rsidP="00752031">
            <w:pPr>
              <w:jc w:val="both"/>
              <w:rPr>
                <w:rFonts w:ascii="Arial" w:hAnsi="Arial" w:cs="Arial"/>
                <w:sz w:val="18"/>
                <w:szCs w:val="18"/>
                <w:highlight w:val="red"/>
                <w:lang w:eastAsia="zh-CN"/>
              </w:rPr>
            </w:pPr>
          </w:p>
        </w:tc>
      </w:tr>
      <w:tr w:rsidR="00713C81" w:rsidRPr="00E01285" w:rsidTr="00752031">
        <w:trPr>
          <w:cantSplit/>
          <w:trHeight w:val="212"/>
        </w:trPr>
        <w:tc>
          <w:tcPr>
            <w:tcW w:w="697" w:type="dxa"/>
            <w:vMerge w:val="restart"/>
            <w:shd w:val="clear" w:color="auto" w:fill="auto"/>
            <w:vAlign w:val="center"/>
          </w:tcPr>
          <w:p w:rsidR="00713C81" w:rsidRPr="00E01285" w:rsidRDefault="00713C81" w:rsidP="00752031">
            <w:pPr>
              <w:ind w:firstLineChars="50" w:firstLine="90"/>
              <w:jc w:val="both"/>
              <w:rPr>
                <w:rFonts w:ascii="Arial" w:hAnsi="Arial" w:cs="Arial"/>
                <w:sz w:val="18"/>
                <w:szCs w:val="18"/>
                <w:lang w:eastAsia="zh-CN"/>
              </w:rPr>
            </w:pPr>
            <w:r w:rsidRPr="00E01285">
              <w:rPr>
                <w:rFonts w:ascii="Arial" w:hAnsi="Arial" w:cs="Arial" w:hint="eastAsia"/>
                <w:sz w:val="18"/>
                <w:szCs w:val="18"/>
                <w:lang w:eastAsia="zh-CN"/>
              </w:rPr>
              <w:t>21</w:t>
            </w:r>
          </w:p>
        </w:tc>
        <w:tc>
          <w:tcPr>
            <w:tcW w:w="1032" w:type="dxa"/>
            <w:vMerge w:val="restart"/>
          </w:tcPr>
          <w:p w:rsidR="00713C81" w:rsidRPr="00172CC1" w:rsidRDefault="00713C81" w:rsidP="00752031">
            <w:pPr>
              <w:ind w:firstLineChars="50" w:firstLine="90"/>
              <w:jc w:val="both"/>
              <w:rPr>
                <w:rFonts w:ascii="Arial" w:hAnsi="Arial" w:cs="Arial"/>
                <w:sz w:val="18"/>
                <w:szCs w:val="18"/>
                <w:lang w:eastAsia="zh-CN"/>
              </w:rPr>
            </w:pPr>
            <w:r w:rsidRPr="00172CC1">
              <w:rPr>
                <w:rFonts w:ascii="Arial" w:hAnsi="Arial" w:cs="Arial" w:hint="eastAsia"/>
                <w:sz w:val="18"/>
                <w:szCs w:val="18"/>
                <w:lang w:eastAsia="zh-CN"/>
              </w:rPr>
              <w:t>D</w:t>
            </w:r>
            <w:r w:rsidR="005C7420" w:rsidRPr="00172CC1">
              <w:rPr>
                <w:rFonts w:ascii="Arial" w:hAnsi="Arial" w:cs="Arial" w:hint="eastAsia"/>
                <w:sz w:val="18"/>
                <w:szCs w:val="18"/>
                <w:lang w:eastAsia="zh-CN"/>
              </w:rPr>
              <w:t>321</w:t>
            </w:r>
          </w:p>
        </w:tc>
        <w:tc>
          <w:tcPr>
            <w:tcW w:w="1701" w:type="dxa"/>
            <w:vMerge w:val="restart"/>
            <w:vAlign w:val="center"/>
          </w:tcPr>
          <w:p w:rsidR="00713C81" w:rsidRPr="00753BF7" w:rsidRDefault="00713C81" w:rsidP="00752031">
            <w:pPr>
              <w:ind w:firstLineChars="50" w:firstLine="90"/>
              <w:jc w:val="both"/>
              <w:rPr>
                <w:rFonts w:ascii="Arial" w:hAnsi="Arial" w:cs="Arial"/>
                <w:sz w:val="18"/>
                <w:szCs w:val="18"/>
                <w:lang w:eastAsia="zh-CN"/>
              </w:rPr>
            </w:pPr>
            <w:r w:rsidRPr="00753BF7">
              <w:rPr>
                <w:rFonts w:ascii="Arial" w:hAnsi="Arial" w:cs="Arial"/>
                <w:sz w:val="18"/>
                <w:szCs w:val="18"/>
                <w:lang w:eastAsia="zh-CN"/>
              </w:rPr>
              <w:t>CoolantTempHigh</w:t>
            </w:r>
          </w:p>
        </w:tc>
        <w:tc>
          <w:tcPr>
            <w:tcW w:w="1134" w:type="dxa"/>
            <w:vMerge w:val="restart"/>
            <w:vAlign w:val="center"/>
          </w:tcPr>
          <w:p w:rsidR="00713C81" w:rsidRPr="00753BF7" w:rsidRDefault="00E335F5" w:rsidP="00752031">
            <w:pPr>
              <w:ind w:firstLineChars="50" w:firstLine="90"/>
              <w:jc w:val="center"/>
              <w:rPr>
                <w:rFonts w:ascii="Arial" w:hAnsi="Arial" w:cs="Arial"/>
                <w:sz w:val="18"/>
                <w:szCs w:val="18"/>
                <w:lang w:eastAsia="zh-CN"/>
              </w:rPr>
            </w:pPr>
            <w:r w:rsidRPr="00753BF7">
              <w:rPr>
                <w:rFonts w:ascii="Arial" w:hAnsi="Arial" w:cs="Arial" w:hint="eastAsia"/>
                <w:sz w:val="18"/>
                <w:szCs w:val="18"/>
                <w:lang w:eastAsia="zh-CN"/>
              </w:rPr>
              <w:t>Red</w:t>
            </w:r>
          </w:p>
        </w:tc>
        <w:tc>
          <w:tcPr>
            <w:tcW w:w="709" w:type="dxa"/>
            <w:vMerge w:val="restart"/>
            <w:shd w:val="clear" w:color="auto" w:fill="auto"/>
            <w:vAlign w:val="center"/>
          </w:tcPr>
          <w:p w:rsidR="00713C81" w:rsidRPr="00E01285" w:rsidRDefault="007B0D60" w:rsidP="00752031">
            <w:pPr>
              <w:ind w:firstLineChars="50" w:firstLine="100"/>
              <w:jc w:val="both"/>
              <w:rPr>
                <w:rFonts w:ascii="Arial" w:hAnsi="Arial" w:cs="Arial"/>
                <w:sz w:val="18"/>
                <w:szCs w:val="18"/>
                <w:lang w:eastAsia="zh-CN"/>
              </w:rPr>
            </w:pPr>
            <w:r w:rsidRPr="00DA7708">
              <w:rPr>
                <w:noProof/>
                <w:lang w:eastAsia="zh-CN"/>
              </w:rPr>
              <w:pict>
                <v:shape id="Picture 34" o:spid="_x0000_i1055" type="#_x0000_t75" style="width:24.2pt;height:23.1pt;visibility:visible">
                  <v:imagedata r:id="rId37" o:title=""/>
                </v:shape>
              </w:pict>
            </w:r>
          </w:p>
        </w:tc>
        <w:tc>
          <w:tcPr>
            <w:tcW w:w="1134" w:type="dxa"/>
            <w:tcBorders>
              <w:top w:val="single" w:sz="4" w:space="0" w:color="auto"/>
              <w:bottom w:val="single" w:sz="4" w:space="0" w:color="auto"/>
            </w:tcBorders>
            <w:shd w:val="clear" w:color="auto" w:fill="auto"/>
            <w:vAlign w:val="center"/>
          </w:tcPr>
          <w:p w:rsidR="00713C81" w:rsidRPr="00172CC1" w:rsidRDefault="00590480" w:rsidP="00752031">
            <w:pPr>
              <w:jc w:val="center"/>
              <w:rPr>
                <w:rFonts w:ascii="Arial" w:hAnsi="Arial" w:cs="Arial"/>
                <w:sz w:val="18"/>
                <w:szCs w:val="18"/>
                <w:lang w:eastAsia="zh-CN"/>
              </w:rPr>
            </w:pPr>
            <w:r w:rsidRPr="00172CC1">
              <w:rPr>
                <w:rFonts w:ascii="Arial" w:hAnsi="Arial" w:cs="Arial" w:hint="eastAsia"/>
                <w:sz w:val="18"/>
                <w:szCs w:val="18"/>
                <w:lang w:eastAsia="zh-CN"/>
              </w:rPr>
              <w:t>F349</w:t>
            </w:r>
          </w:p>
        </w:tc>
        <w:tc>
          <w:tcPr>
            <w:tcW w:w="1523" w:type="dxa"/>
            <w:tcBorders>
              <w:bottom w:val="single" w:sz="4" w:space="0" w:color="auto"/>
            </w:tcBorders>
          </w:tcPr>
          <w:p w:rsidR="00713C81" w:rsidRPr="00172CC1" w:rsidRDefault="00F876D9" w:rsidP="00752031">
            <w:pPr>
              <w:jc w:val="both"/>
              <w:rPr>
                <w:rFonts w:ascii="Arial" w:hAnsi="Arial" w:cs="Arial"/>
                <w:sz w:val="18"/>
                <w:szCs w:val="18"/>
                <w:lang w:eastAsia="zh-CN"/>
              </w:rPr>
            </w:pPr>
            <w:r w:rsidRPr="00172CC1">
              <w:rPr>
                <w:rFonts w:ascii="Arial" w:hAnsi="Arial" w:cs="Arial"/>
                <w:sz w:val="18"/>
                <w:szCs w:val="18"/>
                <w:lang w:eastAsia="zh-CN"/>
              </w:rPr>
              <w:t>BOTTOM</w:t>
            </w:r>
          </w:p>
        </w:tc>
        <w:tc>
          <w:tcPr>
            <w:tcW w:w="1523" w:type="dxa"/>
            <w:vMerge w:val="restart"/>
            <w:shd w:val="clear" w:color="auto" w:fill="auto"/>
            <w:vAlign w:val="center"/>
          </w:tcPr>
          <w:p w:rsidR="00F876D9" w:rsidRPr="00F876D9" w:rsidRDefault="00F876D9" w:rsidP="00752031">
            <w:pPr>
              <w:ind w:firstLine="90"/>
              <w:jc w:val="both"/>
              <w:rPr>
                <w:rFonts w:ascii="Arial" w:hAnsi="Arial" w:cs="Arial" w:hint="eastAsia"/>
                <w:sz w:val="18"/>
                <w:szCs w:val="18"/>
                <w:lang w:eastAsia="zh-CN"/>
              </w:rPr>
            </w:pPr>
            <w:r w:rsidRPr="00F876D9">
              <w:rPr>
                <w:rFonts w:ascii="Arial" w:hAnsi="Arial" w:cs="Arial" w:hint="eastAsia"/>
                <w:sz w:val="18"/>
                <w:szCs w:val="18"/>
                <w:lang w:eastAsia="zh-CN"/>
              </w:rPr>
              <w:t>1.8V~2.3V</w:t>
            </w:r>
          </w:p>
          <w:p w:rsidR="00713C81" w:rsidRPr="00E01285" w:rsidRDefault="00F876D9" w:rsidP="00752031">
            <w:pPr>
              <w:jc w:val="both"/>
              <w:rPr>
                <w:rFonts w:ascii="Arial" w:hAnsi="Arial" w:cs="Arial"/>
                <w:sz w:val="18"/>
                <w:szCs w:val="18"/>
                <w:highlight w:val="red"/>
                <w:lang w:eastAsia="zh-CN"/>
              </w:rPr>
            </w:pPr>
            <w:r w:rsidRPr="00F876D9">
              <w:rPr>
                <w:rFonts w:ascii="Arial" w:hAnsi="Arial" w:cs="Arial" w:hint="eastAsia"/>
                <w:sz w:val="18"/>
                <w:szCs w:val="18"/>
                <w:lang w:eastAsia="zh-CN"/>
              </w:rPr>
              <w:t>TYP@2.0V</w:t>
            </w:r>
          </w:p>
        </w:tc>
      </w:tr>
      <w:tr w:rsidR="00713C81" w:rsidRPr="00E01285" w:rsidTr="00752031">
        <w:trPr>
          <w:cantSplit/>
          <w:trHeight w:val="192"/>
        </w:trPr>
        <w:tc>
          <w:tcPr>
            <w:tcW w:w="697" w:type="dxa"/>
            <w:vMerge/>
            <w:tcBorders>
              <w:bottom w:val="single" w:sz="4" w:space="0" w:color="auto"/>
            </w:tcBorders>
            <w:shd w:val="clear" w:color="auto" w:fill="auto"/>
            <w:vAlign w:val="center"/>
          </w:tcPr>
          <w:p w:rsidR="00713C81" w:rsidRPr="00E01285" w:rsidRDefault="00713C81" w:rsidP="00752031">
            <w:pPr>
              <w:ind w:firstLineChars="50" w:firstLine="90"/>
              <w:jc w:val="both"/>
              <w:rPr>
                <w:rFonts w:ascii="Arial" w:hAnsi="Arial" w:cs="Arial" w:hint="eastAsia"/>
                <w:sz w:val="18"/>
                <w:szCs w:val="18"/>
                <w:lang w:eastAsia="zh-CN"/>
              </w:rPr>
            </w:pPr>
          </w:p>
        </w:tc>
        <w:tc>
          <w:tcPr>
            <w:tcW w:w="1032" w:type="dxa"/>
            <w:vMerge/>
            <w:tcBorders>
              <w:bottom w:val="single" w:sz="4" w:space="0" w:color="auto"/>
            </w:tcBorders>
          </w:tcPr>
          <w:p w:rsidR="00713C81" w:rsidRPr="00172CC1" w:rsidRDefault="00713C81" w:rsidP="00752031">
            <w:pPr>
              <w:ind w:firstLineChars="50" w:firstLine="90"/>
              <w:jc w:val="both"/>
              <w:rPr>
                <w:rFonts w:ascii="Arial" w:hAnsi="Arial" w:cs="Arial"/>
                <w:sz w:val="18"/>
                <w:szCs w:val="18"/>
                <w:lang w:eastAsia="zh-CN"/>
              </w:rPr>
            </w:pPr>
          </w:p>
        </w:tc>
        <w:tc>
          <w:tcPr>
            <w:tcW w:w="1701" w:type="dxa"/>
            <w:vMerge/>
            <w:tcBorders>
              <w:bottom w:val="single" w:sz="4" w:space="0" w:color="auto"/>
            </w:tcBorders>
            <w:vAlign w:val="center"/>
          </w:tcPr>
          <w:p w:rsidR="00713C81" w:rsidRPr="00753BF7" w:rsidRDefault="00713C81" w:rsidP="00752031">
            <w:pPr>
              <w:ind w:firstLineChars="50" w:firstLine="90"/>
              <w:jc w:val="both"/>
              <w:rPr>
                <w:rFonts w:ascii="Arial" w:hAnsi="Arial" w:cs="Arial" w:hint="eastAsia"/>
                <w:sz w:val="18"/>
                <w:szCs w:val="18"/>
                <w:lang w:eastAsia="zh-CN"/>
              </w:rPr>
            </w:pPr>
          </w:p>
        </w:tc>
        <w:tc>
          <w:tcPr>
            <w:tcW w:w="1134" w:type="dxa"/>
            <w:vMerge/>
            <w:tcBorders>
              <w:bottom w:val="single" w:sz="4" w:space="0" w:color="auto"/>
            </w:tcBorders>
            <w:vAlign w:val="center"/>
          </w:tcPr>
          <w:p w:rsidR="00713C81" w:rsidRPr="00753BF7" w:rsidRDefault="00713C81" w:rsidP="00752031">
            <w:pPr>
              <w:ind w:firstLineChars="50" w:firstLine="90"/>
              <w:jc w:val="center"/>
              <w:rPr>
                <w:rFonts w:ascii="Arial" w:hAnsi="Arial" w:cs="Arial" w:hint="eastAsia"/>
                <w:sz w:val="18"/>
                <w:szCs w:val="18"/>
                <w:lang w:eastAsia="zh-CN"/>
              </w:rPr>
            </w:pPr>
          </w:p>
        </w:tc>
        <w:tc>
          <w:tcPr>
            <w:tcW w:w="709" w:type="dxa"/>
            <w:vMerge/>
            <w:shd w:val="clear" w:color="auto" w:fill="auto"/>
            <w:vAlign w:val="center"/>
          </w:tcPr>
          <w:p w:rsidR="00713C81" w:rsidRPr="00E01285" w:rsidRDefault="00713C81" w:rsidP="00752031">
            <w:pPr>
              <w:ind w:firstLineChars="50" w:firstLine="100"/>
              <w:jc w:val="both"/>
              <w:rPr>
                <w:noProof/>
                <w:lang w:eastAsia="zh-CN"/>
              </w:rPr>
            </w:pPr>
          </w:p>
        </w:tc>
        <w:tc>
          <w:tcPr>
            <w:tcW w:w="1134" w:type="dxa"/>
            <w:tcBorders>
              <w:top w:val="single" w:sz="4" w:space="0" w:color="auto"/>
              <w:bottom w:val="single" w:sz="4" w:space="0" w:color="auto"/>
            </w:tcBorders>
            <w:shd w:val="clear" w:color="auto" w:fill="auto"/>
            <w:vAlign w:val="center"/>
          </w:tcPr>
          <w:p w:rsidR="00713C81" w:rsidRPr="00172CC1" w:rsidRDefault="008D2F46" w:rsidP="00752031">
            <w:pPr>
              <w:jc w:val="center"/>
              <w:rPr>
                <w:rFonts w:ascii="Arial" w:hAnsi="Arial" w:cs="Arial"/>
                <w:sz w:val="18"/>
                <w:szCs w:val="18"/>
                <w:lang w:eastAsia="zh-CN"/>
              </w:rPr>
            </w:pPr>
            <w:r w:rsidRPr="00172CC1">
              <w:rPr>
                <w:rFonts w:ascii="Arial" w:hAnsi="Arial" w:cs="Arial" w:hint="eastAsia"/>
                <w:sz w:val="18"/>
                <w:szCs w:val="18"/>
                <w:lang w:eastAsia="zh-CN"/>
              </w:rPr>
              <w:t>F361</w:t>
            </w:r>
          </w:p>
        </w:tc>
        <w:tc>
          <w:tcPr>
            <w:tcW w:w="1523" w:type="dxa"/>
            <w:tcBorders>
              <w:bottom w:val="single" w:sz="4" w:space="0" w:color="auto"/>
            </w:tcBorders>
          </w:tcPr>
          <w:p w:rsidR="00713C81" w:rsidRPr="00172CC1" w:rsidRDefault="00F876D9" w:rsidP="00752031">
            <w:pPr>
              <w:jc w:val="both"/>
              <w:rPr>
                <w:rFonts w:ascii="Arial" w:hAnsi="Arial" w:cs="Arial"/>
                <w:sz w:val="18"/>
                <w:szCs w:val="18"/>
                <w:lang w:eastAsia="zh-CN"/>
              </w:rPr>
            </w:pPr>
            <w:r w:rsidRPr="00172CC1">
              <w:rPr>
                <w:rFonts w:ascii="Arial" w:hAnsi="Arial" w:cs="Arial"/>
                <w:sz w:val="18"/>
                <w:szCs w:val="18"/>
                <w:lang w:eastAsia="zh-CN"/>
              </w:rPr>
              <w:t>BOTTOM</w:t>
            </w:r>
          </w:p>
        </w:tc>
        <w:tc>
          <w:tcPr>
            <w:tcW w:w="1523" w:type="dxa"/>
            <w:vMerge/>
            <w:tcBorders>
              <w:bottom w:val="single" w:sz="4" w:space="0" w:color="auto"/>
            </w:tcBorders>
            <w:shd w:val="clear" w:color="auto" w:fill="auto"/>
            <w:vAlign w:val="center"/>
          </w:tcPr>
          <w:p w:rsidR="00713C81" w:rsidRPr="00E01285" w:rsidRDefault="00713C81" w:rsidP="00752031">
            <w:pPr>
              <w:jc w:val="both"/>
              <w:rPr>
                <w:rFonts w:ascii="Arial" w:hAnsi="Arial" w:cs="Arial"/>
                <w:sz w:val="18"/>
                <w:szCs w:val="18"/>
                <w:highlight w:val="red"/>
                <w:lang w:eastAsia="zh-CN"/>
              </w:rPr>
            </w:pPr>
          </w:p>
        </w:tc>
      </w:tr>
      <w:tr w:rsidR="00713C81" w:rsidRPr="00E01285" w:rsidTr="00752031">
        <w:trPr>
          <w:cantSplit/>
          <w:trHeight w:val="164"/>
        </w:trPr>
        <w:tc>
          <w:tcPr>
            <w:tcW w:w="697" w:type="dxa"/>
            <w:vMerge w:val="restart"/>
            <w:shd w:val="clear" w:color="auto" w:fill="auto"/>
            <w:vAlign w:val="center"/>
          </w:tcPr>
          <w:p w:rsidR="00713C81" w:rsidRPr="00E01285" w:rsidRDefault="00713C81" w:rsidP="00752031">
            <w:pPr>
              <w:ind w:firstLineChars="50" w:firstLine="90"/>
              <w:jc w:val="both"/>
              <w:rPr>
                <w:rFonts w:ascii="Arial" w:hAnsi="Arial" w:cs="Arial"/>
                <w:sz w:val="18"/>
                <w:szCs w:val="18"/>
                <w:lang w:eastAsia="zh-CN"/>
              </w:rPr>
            </w:pPr>
            <w:r w:rsidRPr="00E01285">
              <w:rPr>
                <w:rFonts w:ascii="Arial" w:hAnsi="Arial" w:cs="Arial" w:hint="eastAsia"/>
                <w:sz w:val="18"/>
                <w:szCs w:val="18"/>
                <w:lang w:eastAsia="zh-CN"/>
              </w:rPr>
              <w:t>22</w:t>
            </w:r>
          </w:p>
        </w:tc>
        <w:tc>
          <w:tcPr>
            <w:tcW w:w="1032" w:type="dxa"/>
            <w:vMerge w:val="restart"/>
          </w:tcPr>
          <w:p w:rsidR="00713C81" w:rsidRPr="00172CC1" w:rsidRDefault="00713C81" w:rsidP="00752031">
            <w:pPr>
              <w:ind w:firstLineChars="50" w:firstLine="90"/>
              <w:jc w:val="both"/>
              <w:rPr>
                <w:rFonts w:ascii="Arial" w:hAnsi="Arial" w:cs="Arial"/>
                <w:sz w:val="18"/>
                <w:szCs w:val="18"/>
                <w:lang w:eastAsia="zh-CN"/>
              </w:rPr>
            </w:pPr>
            <w:r w:rsidRPr="00172CC1">
              <w:rPr>
                <w:rFonts w:ascii="Arial" w:hAnsi="Arial" w:cs="Arial" w:hint="eastAsia"/>
                <w:sz w:val="18"/>
                <w:szCs w:val="18"/>
                <w:lang w:eastAsia="zh-CN"/>
              </w:rPr>
              <w:t>D</w:t>
            </w:r>
            <w:r w:rsidR="005C7420" w:rsidRPr="00172CC1">
              <w:rPr>
                <w:rFonts w:ascii="Arial" w:hAnsi="Arial" w:cs="Arial" w:hint="eastAsia"/>
                <w:sz w:val="18"/>
                <w:szCs w:val="18"/>
                <w:lang w:eastAsia="zh-CN"/>
              </w:rPr>
              <w:t>322</w:t>
            </w:r>
          </w:p>
        </w:tc>
        <w:tc>
          <w:tcPr>
            <w:tcW w:w="1701" w:type="dxa"/>
            <w:vMerge w:val="restart"/>
            <w:vAlign w:val="center"/>
          </w:tcPr>
          <w:p w:rsidR="00713C81" w:rsidRPr="00753BF7" w:rsidRDefault="00713C81" w:rsidP="00752031">
            <w:pPr>
              <w:ind w:firstLineChars="50" w:firstLine="90"/>
              <w:jc w:val="both"/>
              <w:rPr>
                <w:rFonts w:ascii="Arial" w:hAnsi="Arial" w:cs="Arial"/>
                <w:sz w:val="18"/>
                <w:szCs w:val="18"/>
                <w:lang w:eastAsia="zh-CN"/>
              </w:rPr>
            </w:pPr>
            <w:r w:rsidRPr="00753BF7">
              <w:rPr>
                <w:rFonts w:ascii="Arial" w:hAnsi="Arial" w:cs="Arial"/>
                <w:sz w:val="18"/>
                <w:szCs w:val="18"/>
                <w:lang w:eastAsia="zh-CN"/>
              </w:rPr>
              <w:t>ParkBrake</w:t>
            </w:r>
          </w:p>
        </w:tc>
        <w:tc>
          <w:tcPr>
            <w:tcW w:w="1134" w:type="dxa"/>
            <w:vMerge w:val="restart"/>
            <w:vAlign w:val="center"/>
          </w:tcPr>
          <w:p w:rsidR="00713C81" w:rsidRPr="00753BF7" w:rsidRDefault="00E335F5" w:rsidP="00752031">
            <w:pPr>
              <w:ind w:firstLineChars="50" w:firstLine="90"/>
              <w:jc w:val="center"/>
              <w:rPr>
                <w:rFonts w:ascii="Arial" w:hAnsi="Arial" w:cs="Arial"/>
                <w:sz w:val="18"/>
                <w:szCs w:val="18"/>
                <w:lang w:eastAsia="zh-CN"/>
              </w:rPr>
            </w:pPr>
            <w:r w:rsidRPr="00753BF7">
              <w:rPr>
                <w:rFonts w:ascii="Arial" w:hAnsi="Arial" w:cs="Arial" w:hint="eastAsia"/>
                <w:sz w:val="18"/>
                <w:szCs w:val="18"/>
                <w:lang w:eastAsia="zh-CN"/>
              </w:rPr>
              <w:t>Red</w:t>
            </w:r>
          </w:p>
        </w:tc>
        <w:tc>
          <w:tcPr>
            <w:tcW w:w="709" w:type="dxa"/>
            <w:vMerge w:val="restart"/>
            <w:shd w:val="clear" w:color="auto" w:fill="auto"/>
            <w:vAlign w:val="center"/>
          </w:tcPr>
          <w:p w:rsidR="00713C81" w:rsidRPr="00E01285" w:rsidRDefault="007B0D60" w:rsidP="00752031">
            <w:pPr>
              <w:ind w:firstLineChars="50" w:firstLine="100"/>
              <w:jc w:val="both"/>
              <w:rPr>
                <w:rFonts w:ascii="Arial" w:hAnsi="Arial" w:cs="Arial"/>
                <w:sz w:val="18"/>
                <w:szCs w:val="18"/>
                <w:lang w:eastAsia="zh-CN"/>
              </w:rPr>
            </w:pPr>
            <w:r w:rsidRPr="00DA7708">
              <w:rPr>
                <w:noProof/>
                <w:lang w:eastAsia="zh-CN"/>
              </w:rPr>
              <w:pict>
                <v:shape id="Picture 39" o:spid="_x0000_i1056" type="#_x0000_t75" style="width:26.85pt;height:18.8pt;visibility:visible">
                  <v:imagedata r:id="rId38" o:title=""/>
                </v:shape>
              </w:pict>
            </w:r>
          </w:p>
        </w:tc>
        <w:tc>
          <w:tcPr>
            <w:tcW w:w="1134" w:type="dxa"/>
            <w:tcBorders>
              <w:top w:val="single" w:sz="4" w:space="0" w:color="auto"/>
              <w:bottom w:val="single" w:sz="4" w:space="0" w:color="auto"/>
            </w:tcBorders>
            <w:shd w:val="clear" w:color="auto" w:fill="auto"/>
            <w:vAlign w:val="center"/>
          </w:tcPr>
          <w:p w:rsidR="00713C81" w:rsidRPr="00172CC1" w:rsidRDefault="00590480" w:rsidP="00752031">
            <w:pPr>
              <w:jc w:val="center"/>
              <w:rPr>
                <w:rFonts w:ascii="Arial" w:hAnsi="Arial" w:cs="Arial"/>
                <w:sz w:val="18"/>
                <w:szCs w:val="18"/>
                <w:lang w:eastAsia="zh-CN"/>
              </w:rPr>
            </w:pPr>
            <w:r w:rsidRPr="00172CC1">
              <w:rPr>
                <w:rFonts w:ascii="Arial" w:hAnsi="Arial" w:cs="Arial" w:hint="eastAsia"/>
                <w:sz w:val="18"/>
                <w:szCs w:val="18"/>
                <w:lang w:eastAsia="zh-CN"/>
              </w:rPr>
              <w:t>F350</w:t>
            </w:r>
          </w:p>
        </w:tc>
        <w:tc>
          <w:tcPr>
            <w:tcW w:w="1523" w:type="dxa"/>
            <w:tcBorders>
              <w:bottom w:val="single" w:sz="4" w:space="0" w:color="auto"/>
            </w:tcBorders>
          </w:tcPr>
          <w:p w:rsidR="00713C81" w:rsidRPr="00172CC1" w:rsidRDefault="00F876D9" w:rsidP="00752031">
            <w:pPr>
              <w:jc w:val="both"/>
              <w:rPr>
                <w:rFonts w:ascii="Arial" w:hAnsi="Arial" w:cs="Arial"/>
                <w:sz w:val="18"/>
                <w:szCs w:val="18"/>
                <w:lang w:eastAsia="zh-CN"/>
              </w:rPr>
            </w:pPr>
            <w:r w:rsidRPr="00172CC1">
              <w:rPr>
                <w:rFonts w:ascii="Arial" w:hAnsi="Arial" w:cs="Arial"/>
                <w:sz w:val="18"/>
                <w:szCs w:val="18"/>
                <w:lang w:eastAsia="zh-CN"/>
              </w:rPr>
              <w:t>BOTTOM</w:t>
            </w:r>
          </w:p>
        </w:tc>
        <w:tc>
          <w:tcPr>
            <w:tcW w:w="1523" w:type="dxa"/>
            <w:vMerge w:val="restart"/>
            <w:shd w:val="clear" w:color="auto" w:fill="auto"/>
            <w:vAlign w:val="center"/>
          </w:tcPr>
          <w:p w:rsidR="00F876D9" w:rsidRPr="00F876D9" w:rsidRDefault="00F876D9" w:rsidP="00752031">
            <w:pPr>
              <w:ind w:firstLine="90"/>
              <w:jc w:val="both"/>
              <w:rPr>
                <w:rFonts w:ascii="Arial" w:hAnsi="Arial" w:cs="Arial" w:hint="eastAsia"/>
                <w:sz w:val="18"/>
                <w:szCs w:val="18"/>
                <w:lang w:eastAsia="zh-CN"/>
              </w:rPr>
            </w:pPr>
            <w:r w:rsidRPr="00F876D9">
              <w:rPr>
                <w:rFonts w:ascii="Arial" w:hAnsi="Arial" w:cs="Arial" w:hint="eastAsia"/>
                <w:sz w:val="18"/>
                <w:szCs w:val="18"/>
                <w:lang w:eastAsia="zh-CN"/>
              </w:rPr>
              <w:t>1.8V~2.3V</w:t>
            </w:r>
          </w:p>
          <w:p w:rsidR="00713C81" w:rsidRPr="00E01285" w:rsidRDefault="00F876D9" w:rsidP="00752031">
            <w:pPr>
              <w:jc w:val="both"/>
              <w:rPr>
                <w:rFonts w:ascii="Arial" w:hAnsi="Arial" w:cs="Arial"/>
                <w:sz w:val="18"/>
                <w:szCs w:val="18"/>
                <w:highlight w:val="red"/>
                <w:lang w:eastAsia="zh-CN"/>
              </w:rPr>
            </w:pPr>
            <w:r w:rsidRPr="00F876D9">
              <w:rPr>
                <w:rFonts w:ascii="Arial" w:hAnsi="Arial" w:cs="Arial" w:hint="eastAsia"/>
                <w:sz w:val="18"/>
                <w:szCs w:val="18"/>
                <w:lang w:eastAsia="zh-CN"/>
              </w:rPr>
              <w:t>TYP@2.0V</w:t>
            </w:r>
          </w:p>
        </w:tc>
      </w:tr>
      <w:tr w:rsidR="00713C81" w:rsidRPr="00E01285" w:rsidTr="00752031">
        <w:trPr>
          <w:cantSplit/>
          <w:trHeight w:val="368"/>
        </w:trPr>
        <w:tc>
          <w:tcPr>
            <w:tcW w:w="697" w:type="dxa"/>
            <w:vMerge/>
            <w:tcBorders>
              <w:bottom w:val="single" w:sz="4" w:space="0" w:color="auto"/>
            </w:tcBorders>
            <w:shd w:val="clear" w:color="auto" w:fill="auto"/>
            <w:vAlign w:val="center"/>
          </w:tcPr>
          <w:p w:rsidR="00713C81" w:rsidRPr="00E01285" w:rsidRDefault="00713C81" w:rsidP="00752031">
            <w:pPr>
              <w:ind w:firstLineChars="50" w:firstLine="90"/>
              <w:jc w:val="both"/>
              <w:rPr>
                <w:rFonts w:ascii="Arial" w:hAnsi="Arial" w:cs="Arial" w:hint="eastAsia"/>
                <w:sz w:val="18"/>
                <w:szCs w:val="18"/>
                <w:lang w:eastAsia="zh-CN"/>
              </w:rPr>
            </w:pPr>
          </w:p>
        </w:tc>
        <w:tc>
          <w:tcPr>
            <w:tcW w:w="1032" w:type="dxa"/>
            <w:vMerge/>
            <w:tcBorders>
              <w:bottom w:val="single" w:sz="4" w:space="0" w:color="auto"/>
            </w:tcBorders>
          </w:tcPr>
          <w:p w:rsidR="00713C81" w:rsidRPr="00172CC1" w:rsidRDefault="00713C81" w:rsidP="00752031">
            <w:pPr>
              <w:ind w:firstLineChars="50" w:firstLine="90"/>
              <w:jc w:val="both"/>
              <w:rPr>
                <w:rFonts w:ascii="Arial" w:hAnsi="Arial" w:cs="Arial"/>
                <w:sz w:val="18"/>
                <w:szCs w:val="18"/>
                <w:lang w:eastAsia="zh-CN"/>
              </w:rPr>
            </w:pPr>
          </w:p>
        </w:tc>
        <w:tc>
          <w:tcPr>
            <w:tcW w:w="1701" w:type="dxa"/>
            <w:vMerge/>
            <w:tcBorders>
              <w:bottom w:val="single" w:sz="4" w:space="0" w:color="auto"/>
            </w:tcBorders>
            <w:vAlign w:val="center"/>
          </w:tcPr>
          <w:p w:rsidR="00713C81" w:rsidRPr="00753BF7" w:rsidRDefault="00713C81" w:rsidP="00752031">
            <w:pPr>
              <w:ind w:firstLineChars="50" w:firstLine="90"/>
              <w:jc w:val="both"/>
              <w:rPr>
                <w:rFonts w:ascii="Arial" w:hAnsi="Arial" w:cs="Arial" w:hint="eastAsia"/>
                <w:sz w:val="18"/>
                <w:szCs w:val="18"/>
                <w:lang w:eastAsia="zh-CN"/>
              </w:rPr>
            </w:pPr>
          </w:p>
        </w:tc>
        <w:tc>
          <w:tcPr>
            <w:tcW w:w="1134" w:type="dxa"/>
            <w:vMerge/>
            <w:tcBorders>
              <w:bottom w:val="single" w:sz="4" w:space="0" w:color="auto"/>
            </w:tcBorders>
            <w:vAlign w:val="center"/>
          </w:tcPr>
          <w:p w:rsidR="00713C81" w:rsidRPr="00753BF7" w:rsidRDefault="00713C81" w:rsidP="00752031">
            <w:pPr>
              <w:ind w:firstLineChars="50" w:firstLine="90"/>
              <w:jc w:val="center"/>
              <w:rPr>
                <w:rFonts w:ascii="Arial" w:hAnsi="Arial" w:cs="Arial" w:hint="eastAsia"/>
                <w:sz w:val="18"/>
                <w:szCs w:val="18"/>
                <w:lang w:eastAsia="zh-CN"/>
              </w:rPr>
            </w:pPr>
          </w:p>
        </w:tc>
        <w:tc>
          <w:tcPr>
            <w:tcW w:w="709" w:type="dxa"/>
            <w:vMerge/>
            <w:shd w:val="clear" w:color="auto" w:fill="auto"/>
            <w:vAlign w:val="center"/>
          </w:tcPr>
          <w:p w:rsidR="00713C81" w:rsidRPr="00E01285" w:rsidRDefault="00713C81" w:rsidP="00752031">
            <w:pPr>
              <w:ind w:firstLineChars="50" w:firstLine="100"/>
              <w:jc w:val="both"/>
              <w:rPr>
                <w:noProof/>
                <w:lang w:eastAsia="zh-CN"/>
              </w:rPr>
            </w:pPr>
          </w:p>
        </w:tc>
        <w:tc>
          <w:tcPr>
            <w:tcW w:w="1134" w:type="dxa"/>
            <w:tcBorders>
              <w:top w:val="single" w:sz="4" w:space="0" w:color="auto"/>
              <w:bottom w:val="single" w:sz="4" w:space="0" w:color="auto"/>
            </w:tcBorders>
            <w:shd w:val="clear" w:color="auto" w:fill="auto"/>
            <w:vAlign w:val="center"/>
          </w:tcPr>
          <w:p w:rsidR="00713C81" w:rsidRPr="00172CC1" w:rsidRDefault="008D2F46" w:rsidP="00752031">
            <w:pPr>
              <w:jc w:val="center"/>
              <w:rPr>
                <w:rFonts w:ascii="Arial" w:hAnsi="Arial" w:cs="Arial"/>
                <w:sz w:val="18"/>
                <w:szCs w:val="18"/>
                <w:lang w:eastAsia="zh-CN"/>
              </w:rPr>
            </w:pPr>
            <w:r w:rsidRPr="00172CC1">
              <w:rPr>
                <w:rFonts w:ascii="Arial" w:hAnsi="Arial" w:cs="Arial" w:hint="eastAsia"/>
                <w:sz w:val="18"/>
                <w:szCs w:val="18"/>
                <w:lang w:eastAsia="zh-CN"/>
              </w:rPr>
              <w:t>F362</w:t>
            </w:r>
          </w:p>
        </w:tc>
        <w:tc>
          <w:tcPr>
            <w:tcW w:w="1523" w:type="dxa"/>
            <w:tcBorders>
              <w:bottom w:val="single" w:sz="4" w:space="0" w:color="auto"/>
            </w:tcBorders>
          </w:tcPr>
          <w:p w:rsidR="00713C81" w:rsidRPr="00172CC1" w:rsidRDefault="00713C81" w:rsidP="00752031">
            <w:pPr>
              <w:jc w:val="both"/>
              <w:rPr>
                <w:rFonts w:ascii="Arial" w:hAnsi="Arial" w:cs="Arial"/>
                <w:sz w:val="18"/>
                <w:szCs w:val="18"/>
                <w:lang w:eastAsia="zh-CN"/>
              </w:rPr>
            </w:pPr>
            <w:r w:rsidRPr="00172CC1">
              <w:rPr>
                <w:rFonts w:ascii="Arial" w:hAnsi="Arial" w:cs="Arial" w:hint="eastAsia"/>
                <w:sz w:val="18"/>
                <w:szCs w:val="18"/>
                <w:lang w:eastAsia="zh-CN"/>
              </w:rPr>
              <w:t>TOP</w:t>
            </w:r>
          </w:p>
        </w:tc>
        <w:tc>
          <w:tcPr>
            <w:tcW w:w="1523" w:type="dxa"/>
            <w:vMerge/>
            <w:tcBorders>
              <w:bottom w:val="single" w:sz="4" w:space="0" w:color="auto"/>
            </w:tcBorders>
            <w:shd w:val="clear" w:color="auto" w:fill="auto"/>
            <w:vAlign w:val="center"/>
          </w:tcPr>
          <w:p w:rsidR="00713C81" w:rsidRPr="00E01285" w:rsidRDefault="00713C81" w:rsidP="00752031">
            <w:pPr>
              <w:jc w:val="both"/>
              <w:rPr>
                <w:rFonts w:ascii="Arial" w:hAnsi="Arial" w:cs="Arial"/>
                <w:sz w:val="18"/>
                <w:szCs w:val="18"/>
                <w:highlight w:val="red"/>
                <w:lang w:eastAsia="zh-CN"/>
              </w:rPr>
            </w:pPr>
          </w:p>
        </w:tc>
      </w:tr>
      <w:tr w:rsidR="00713C81" w:rsidRPr="00E01285" w:rsidTr="00752031">
        <w:trPr>
          <w:cantSplit/>
          <w:trHeight w:val="194"/>
        </w:trPr>
        <w:tc>
          <w:tcPr>
            <w:tcW w:w="697" w:type="dxa"/>
            <w:vMerge w:val="restart"/>
            <w:shd w:val="clear" w:color="auto" w:fill="auto"/>
            <w:vAlign w:val="center"/>
          </w:tcPr>
          <w:p w:rsidR="00713C81" w:rsidRPr="00725B46" w:rsidRDefault="00713C81" w:rsidP="00752031">
            <w:pPr>
              <w:ind w:firstLineChars="50" w:firstLine="90"/>
              <w:jc w:val="both"/>
              <w:rPr>
                <w:rFonts w:ascii="Arial" w:hAnsi="Arial" w:cs="Arial"/>
                <w:strike/>
                <w:sz w:val="18"/>
                <w:szCs w:val="18"/>
                <w:lang w:eastAsia="zh-CN"/>
              </w:rPr>
            </w:pPr>
            <w:r w:rsidRPr="00725B46">
              <w:rPr>
                <w:rFonts w:ascii="Arial" w:hAnsi="Arial" w:cs="Arial" w:hint="eastAsia"/>
                <w:strike/>
                <w:sz w:val="18"/>
                <w:szCs w:val="18"/>
                <w:lang w:eastAsia="zh-CN"/>
              </w:rPr>
              <w:t>23</w:t>
            </w:r>
          </w:p>
        </w:tc>
        <w:tc>
          <w:tcPr>
            <w:tcW w:w="1032" w:type="dxa"/>
            <w:vMerge w:val="restart"/>
          </w:tcPr>
          <w:p w:rsidR="00713C81" w:rsidRPr="00725B46" w:rsidRDefault="00713C81" w:rsidP="00752031">
            <w:pPr>
              <w:ind w:firstLineChars="50" w:firstLine="90"/>
              <w:jc w:val="both"/>
              <w:rPr>
                <w:rFonts w:ascii="Arial" w:hAnsi="Arial" w:cs="Arial"/>
                <w:strike/>
                <w:sz w:val="18"/>
                <w:szCs w:val="18"/>
                <w:lang w:eastAsia="zh-CN"/>
              </w:rPr>
            </w:pPr>
            <w:r w:rsidRPr="00725B46">
              <w:rPr>
                <w:rFonts w:ascii="Arial" w:hAnsi="Arial" w:cs="Arial" w:hint="eastAsia"/>
                <w:strike/>
                <w:sz w:val="18"/>
                <w:szCs w:val="18"/>
                <w:lang w:eastAsia="zh-CN"/>
              </w:rPr>
              <w:t>D</w:t>
            </w:r>
            <w:r w:rsidR="005C7420" w:rsidRPr="00725B46">
              <w:rPr>
                <w:rFonts w:ascii="Arial" w:hAnsi="Arial" w:cs="Arial" w:hint="eastAsia"/>
                <w:strike/>
                <w:sz w:val="18"/>
                <w:szCs w:val="18"/>
                <w:lang w:eastAsia="zh-CN"/>
              </w:rPr>
              <w:t>311</w:t>
            </w:r>
          </w:p>
        </w:tc>
        <w:tc>
          <w:tcPr>
            <w:tcW w:w="1701" w:type="dxa"/>
            <w:vMerge w:val="restart"/>
            <w:vAlign w:val="center"/>
          </w:tcPr>
          <w:p w:rsidR="00713C81" w:rsidRPr="00725B46" w:rsidRDefault="00713C81" w:rsidP="00752031">
            <w:pPr>
              <w:ind w:firstLineChars="50" w:firstLine="90"/>
              <w:jc w:val="both"/>
              <w:rPr>
                <w:rFonts w:ascii="Arial" w:hAnsi="Arial" w:cs="Arial"/>
                <w:strike/>
                <w:sz w:val="18"/>
                <w:szCs w:val="18"/>
                <w:lang w:eastAsia="zh-CN"/>
              </w:rPr>
            </w:pPr>
            <w:r w:rsidRPr="00725B46">
              <w:rPr>
                <w:rFonts w:ascii="Arial" w:hAnsi="Arial" w:cs="Arial"/>
                <w:strike/>
                <w:sz w:val="18"/>
                <w:szCs w:val="18"/>
                <w:lang w:eastAsia="zh-CN"/>
              </w:rPr>
              <w:t>Body_Immobi</w:t>
            </w:r>
          </w:p>
        </w:tc>
        <w:tc>
          <w:tcPr>
            <w:tcW w:w="1134" w:type="dxa"/>
            <w:vMerge w:val="restart"/>
            <w:vAlign w:val="center"/>
          </w:tcPr>
          <w:p w:rsidR="00713C81" w:rsidRPr="00725B46" w:rsidRDefault="005C7420" w:rsidP="00752031">
            <w:pPr>
              <w:ind w:firstLineChars="50" w:firstLine="90"/>
              <w:jc w:val="center"/>
              <w:rPr>
                <w:rFonts w:ascii="Arial" w:hAnsi="Arial" w:cs="Arial"/>
                <w:strike/>
                <w:sz w:val="18"/>
                <w:szCs w:val="18"/>
                <w:lang w:eastAsia="zh-CN"/>
              </w:rPr>
            </w:pPr>
            <w:r w:rsidRPr="00725B46">
              <w:rPr>
                <w:rFonts w:ascii="Arial" w:hAnsi="Arial" w:cs="Arial" w:hint="eastAsia"/>
                <w:strike/>
                <w:sz w:val="18"/>
                <w:szCs w:val="18"/>
                <w:lang w:eastAsia="zh-CN"/>
              </w:rPr>
              <w:t>Red</w:t>
            </w:r>
          </w:p>
        </w:tc>
        <w:tc>
          <w:tcPr>
            <w:tcW w:w="709" w:type="dxa"/>
            <w:vMerge w:val="restart"/>
            <w:shd w:val="clear" w:color="auto" w:fill="auto"/>
            <w:vAlign w:val="center"/>
          </w:tcPr>
          <w:p w:rsidR="00713C81" w:rsidRPr="00725B46" w:rsidRDefault="00E335F5" w:rsidP="00752031">
            <w:pPr>
              <w:ind w:firstLineChars="50" w:firstLine="100"/>
              <w:jc w:val="both"/>
              <w:rPr>
                <w:rFonts w:ascii="Arial" w:hAnsi="Arial" w:cs="Arial"/>
                <w:strike/>
                <w:sz w:val="18"/>
                <w:szCs w:val="18"/>
                <w:lang w:eastAsia="zh-CN"/>
              </w:rPr>
            </w:pPr>
            <w:r w:rsidRPr="00725B46">
              <w:rPr>
                <w:strike/>
                <w:noProof/>
                <w:lang w:eastAsia="zh-CN"/>
              </w:rPr>
              <w:pict>
                <v:shape id="_x0000_i1057" type="#_x0000_t75" style="width:25.8pt;height:22.05pt;visibility:visible">
                  <v:imagedata r:id="rId39" o:title=""/>
                </v:shape>
              </w:pict>
            </w:r>
          </w:p>
        </w:tc>
        <w:tc>
          <w:tcPr>
            <w:tcW w:w="1134" w:type="dxa"/>
            <w:tcBorders>
              <w:top w:val="single" w:sz="4" w:space="0" w:color="auto"/>
              <w:bottom w:val="single" w:sz="4" w:space="0" w:color="auto"/>
            </w:tcBorders>
            <w:shd w:val="clear" w:color="auto" w:fill="auto"/>
            <w:vAlign w:val="center"/>
          </w:tcPr>
          <w:p w:rsidR="00713C81" w:rsidRPr="00725B46" w:rsidRDefault="008D2F46" w:rsidP="00752031">
            <w:pPr>
              <w:jc w:val="center"/>
              <w:rPr>
                <w:rFonts w:ascii="Arial" w:hAnsi="Arial" w:cs="Arial"/>
                <w:strike/>
                <w:sz w:val="18"/>
                <w:szCs w:val="18"/>
                <w:lang w:eastAsia="zh-CN"/>
              </w:rPr>
            </w:pPr>
            <w:r w:rsidRPr="00725B46">
              <w:rPr>
                <w:rFonts w:ascii="Arial" w:hAnsi="Arial" w:cs="Arial" w:hint="eastAsia"/>
                <w:strike/>
                <w:sz w:val="18"/>
                <w:szCs w:val="18"/>
                <w:lang w:eastAsia="zh-CN"/>
              </w:rPr>
              <w:t>F318</w:t>
            </w:r>
          </w:p>
        </w:tc>
        <w:tc>
          <w:tcPr>
            <w:tcW w:w="1523" w:type="dxa"/>
            <w:tcBorders>
              <w:bottom w:val="single" w:sz="4" w:space="0" w:color="auto"/>
            </w:tcBorders>
          </w:tcPr>
          <w:p w:rsidR="00713C81" w:rsidRPr="00725B46" w:rsidRDefault="00F876D9" w:rsidP="00752031">
            <w:pPr>
              <w:jc w:val="both"/>
              <w:rPr>
                <w:rFonts w:ascii="Arial" w:hAnsi="Arial" w:cs="Arial"/>
                <w:strike/>
                <w:sz w:val="18"/>
                <w:szCs w:val="18"/>
                <w:lang w:eastAsia="zh-CN"/>
              </w:rPr>
            </w:pPr>
            <w:r w:rsidRPr="00725B46">
              <w:rPr>
                <w:rFonts w:ascii="Arial" w:hAnsi="Arial" w:cs="Arial"/>
                <w:strike/>
                <w:sz w:val="18"/>
                <w:szCs w:val="18"/>
                <w:lang w:eastAsia="zh-CN"/>
              </w:rPr>
              <w:t>BOTTOM</w:t>
            </w:r>
          </w:p>
        </w:tc>
        <w:tc>
          <w:tcPr>
            <w:tcW w:w="1523" w:type="dxa"/>
            <w:vMerge w:val="restart"/>
            <w:shd w:val="clear" w:color="auto" w:fill="auto"/>
            <w:vAlign w:val="center"/>
          </w:tcPr>
          <w:p w:rsidR="00F876D9" w:rsidRPr="00725B46" w:rsidRDefault="00F876D9" w:rsidP="00752031">
            <w:pPr>
              <w:ind w:firstLine="90"/>
              <w:jc w:val="both"/>
              <w:rPr>
                <w:rFonts w:ascii="Arial" w:hAnsi="Arial" w:cs="Arial" w:hint="eastAsia"/>
                <w:strike/>
                <w:sz w:val="18"/>
                <w:szCs w:val="18"/>
                <w:lang w:eastAsia="zh-CN"/>
              </w:rPr>
            </w:pPr>
            <w:r w:rsidRPr="00725B46">
              <w:rPr>
                <w:rFonts w:ascii="Arial" w:hAnsi="Arial" w:cs="Arial" w:hint="eastAsia"/>
                <w:strike/>
                <w:sz w:val="18"/>
                <w:szCs w:val="18"/>
                <w:lang w:eastAsia="zh-CN"/>
              </w:rPr>
              <w:t>1.8V~2.3V</w:t>
            </w:r>
          </w:p>
          <w:p w:rsidR="00713C81" w:rsidRPr="00725B46" w:rsidRDefault="00F876D9" w:rsidP="00752031">
            <w:pPr>
              <w:jc w:val="both"/>
              <w:rPr>
                <w:rFonts w:ascii="Arial" w:hAnsi="Arial" w:cs="Arial"/>
                <w:strike/>
                <w:sz w:val="18"/>
                <w:szCs w:val="18"/>
                <w:highlight w:val="red"/>
                <w:lang w:eastAsia="zh-CN"/>
              </w:rPr>
            </w:pPr>
            <w:r w:rsidRPr="00725B46">
              <w:rPr>
                <w:rFonts w:ascii="Arial" w:hAnsi="Arial" w:cs="Arial" w:hint="eastAsia"/>
                <w:strike/>
                <w:sz w:val="18"/>
                <w:szCs w:val="18"/>
                <w:lang w:eastAsia="zh-CN"/>
              </w:rPr>
              <w:t>TYP@2.0V</w:t>
            </w:r>
          </w:p>
        </w:tc>
      </w:tr>
      <w:tr w:rsidR="00713C81" w:rsidRPr="00E01285" w:rsidTr="00752031">
        <w:trPr>
          <w:cantSplit/>
          <w:trHeight w:val="257"/>
        </w:trPr>
        <w:tc>
          <w:tcPr>
            <w:tcW w:w="697" w:type="dxa"/>
            <w:vMerge/>
            <w:tcBorders>
              <w:bottom w:val="single" w:sz="4" w:space="0" w:color="auto"/>
            </w:tcBorders>
            <w:shd w:val="clear" w:color="auto" w:fill="auto"/>
            <w:vAlign w:val="center"/>
          </w:tcPr>
          <w:p w:rsidR="00713C81" w:rsidRPr="00E01285" w:rsidRDefault="00713C81" w:rsidP="00752031">
            <w:pPr>
              <w:ind w:firstLineChars="50" w:firstLine="90"/>
              <w:jc w:val="both"/>
              <w:rPr>
                <w:rFonts w:ascii="Arial" w:hAnsi="Arial" w:cs="Arial" w:hint="eastAsia"/>
                <w:sz w:val="18"/>
                <w:szCs w:val="18"/>
                <w:lang w:eastAsia="zh-CN"/>
              </w:rPr>
            </w:pPr>
          </w:p>
        </w:tc>
        <w:tc>
          <w:tcPr>
            <w:tcW w:w="1032" w:type="dxa"/>
            <w:vMerge/>
            <w:tcBorders>
              <w:bottom w:val="single" w:sz="4" w:space="0" w:color="auto"/>
            </w:tcBorders>
          </w:tcPr>
          <w:p w:rsidR="00713C81" w:rsidRPr="00E01285" w:rsidRDefault="00713C81" w:rsidP="00752031">
            <w:pPr>
              <w:ind w:firstLineChars="50" w:firstLine="90"/>
              <w:jc w:val="both"/>
              <w:rPr>
                <w:rFonts w:ascii="Arial" w:hAnsi="Arial" w:cs="Arial"/>
                <w:sz w:val="18"/>
                <w:szCs w:val="18"/>
                <w:highlight w:val="red"/>
                <w:lang w:eastAsia="zh-CN"/>
              </w:rPr>
            </w:pPr>
          </w:p>
        </w:tc>
        <w:tc>
          <w:tcPr>
            <w:tcW w:w="1701" w:type="dxa"/>
            <w:vMerge/>
            <w:tcBorders>
              <w:bottom w:val="single" w:sz="4" w:space="0" w:color="auto"/>
            </w:tcBorders>
            <w:vAlign w:val="center"/>
          </w:tcPr>
          <w:p w:rsidR="00713C81" w:rsidRPr="00753BF7" w:rsidRDefault="00713C81" w:rsidP="00752031">
            <w:pPr>
              <w:ind w:firstLineChars="50" w:firstLine="90"/>
              <w:jc w:val="both"/>
              <w:rPr>
                <w:rFonts w:ascii="Arial" w:hAnsi="Arial" w:cs="Arial" w:hint="eastAsia"/>
                <w:sz w:val="18"/>
                <w:szCs w:val="18"/>
                <w:lang w:eastAsia="zh-CN"/>
              </w:rPr>
            </w:pPr>
          </w:p>
        </w:tc>
        <w:tc>
          <w:tcPr>
            <w:tcW w:w="1134" w:type="dxa"/>
            <w:vMerge/>
            <w:tcBorders>
              <w:bottom w:val="single" w:sz="4" w:space="0" w:color="auto"/>
            </w:tcBorders>
            <w:vAlign w:val="center"/>
          </w:tcPr>
          <w:p w:rsidR="00713C81" w:rsidRPr="00753BF7" w:rsidRDefault="00713C81" w:rsidP="00752031">
            <w:pPr>
              <w:ind w:firstLineChars="50" w:firstLine="90"/>
              <w:jc w:val="center"/>
              <w:rPr>
                <w:rFonts w:ascii="Arial" w:hAnsi="Arial" w:cs="Arial" w:hint="eastAsia"/>
                <w:sz w:val="18"/>
                <w:szCs w:val="18"/>
                <w:lang w:eastAsia="zh-CN"/>
              </w:rPr>
            </w:pPr>
          </w:p>
        </w:tc>
        <w:tc>
          <w:tcPr>
            <w:tcW w:w="709" w:type="dxa"/>
            <w:vMerge/>
            <w:shd w:val="clear" w:color="auto" w:fill="auto"/>
            <w:vAlign w:val="center"/>
          </w:tcPr>
          <w:p w:rsidR="00713C81" w:rsidRPr="00E01285" w:rsidRDefault="00713C81" w:rsidP="00752031">
            <w:pPr>
              <w:ind w:firstLineChars="50" w:firstLine="100"/>
              <w:jc w:val="both"/>
              <w:rPr>
                <w:noProof/>
                <w:lang w:eastAsia="zh-CN"/>
              </w:rPr>
            </w:pPr>
          </w:p>
        </w:tc>
        <w:tc>
          <w:tcPr>
            <w:tcW w:w="1134" w:type="dxa"/>
            <w:tcBorders>
              <w:top w:val="single" w:sz="4" w:space="0" w:color="auto"/>
              <w:bottom w:val="single" w:sz="4" w:space="0" w:color="auto"/>
            </w:tcBorders>
            <w:shd w:val="clear" w:color="auto" w:fill="auto"/>
            <w:vAlign w:val="center"/>
          </w:tcPr>
          <w:p w:rsidR="00713C81" w:rsidRPr="00725B46" w:rsidRDefault="008D2F46" w:rsidP="00752031">
            <w:pPr>
              <w:jc w:val="center"/>
              <w:rPr>
                <w:rFonts w:ascii="Arial" w:hAnsi="Arial" w:cs="Arial"/>
                <w:strike/>
                <w:sz w:val="18"/>
                <w:szCs w:val="18"/>
                <w:lang w:eastAsia="zh-CN"/>
              </w:rPr>
            </w:pPr>
            <w:r w:rsidRPr="00725B46">
              <w:rPr>
                <w:rFonts w:ascii="Arial" w:hAnsi="Arial" w:cs="Arial" w:hint="eastAsia"/>
                <w:strike/>
                <w:sz w:val="18"/>
                <w:szCs w:val="18"/>
                <w:lang w:eastAsia="zh-CN"/>
              </w:rPr>
              <w:t>F330</w:t>
            </w:r>
          </w:p>
        </w:tc>
        <w:tc>
          <w:tcPr>
            <w:tcW w:w="1523" w:type="dxa"/>
            <w:tcBorders>
              <w:bottom w:val="single" w:sz="4" w:space="0" w:color="auto"/>
            </w:tcBorders>
          </w:tcPr>
          <w:p w:rsidR="00713C81" w:rsidRPr="00725B46" w:rsidRDefault="00F876D9" w:rsidP="00752031">
            <w:pPr>
              <w:jc w:val="both"/>
              <w:rPr>
                <w:rFonts w:ascii="Arial" w:hAnsi="Arial" w:cs="Arial"/>
                <w:strike/>
                <w:sz w:val="18"/>
                <w:szCs w:val="18"/>
                <w:lang w:eastAsia="zh-CN"/>
              </w:rPr>
            </w:pPr>
            <w:r w:rsidRPr="00725B46">
              <w:rPr>
                <w:rFonts w:ascii="Arial" w:hAnsi="Arial" w:cs="Arial" w:hint="eastAsia"/>
                <w:strike/>
                <w:sz w:val="18"/>
                <w:szCs w:val="18"/>
                <w:lang w:eastAsia="zh-CN"/>
              </w:rPr>
              <w:t>TOP</w:t>
            </w:r>
          </w:p>
        </w:tc>
        <w:tc>
          <w:tcPr>
            <w:tcW w:w="1523" w:type="dxa"/>
            <w:vMerge/>
            <w:tcBorders>
              <w:bottom w:val="single" w:sz="4" w:space="0" w:color="auto"/>
            </w:tcBorders>
            <w:shd w:val="clear" w:color="auto" w:fill="auto"/>
            <w:vAlign w:val="center"/>
          </w:tcPr>
          <w:p w:rsidR="00713C81" w:rsidRPr="00E01285" w:rsidRDefault="00713C81" w:rsidP="00752031">
            <w:pPr>
              <w:jc w:val="both"/>
              <w:rPr>
                <w:rFonts w:ascii="Arial" w:hAnsi="Arial" w:cs="Arial"/>
                <w:sz w:val="18"/>
                <w:szCs w:val="18"/>
                <w:highlight w:val="red"/>
                <w:lang w:eastAsia="zh-CN"/>
              </w:rPr>
            </w:pPr>
          </w:p>
        </w:tc>
      </w:tr>
      <w:tr w:rsidR="00713C81" w:rsidRPr="00E01285" w:rsidTr="00752031">
        <w:trPr>
          <w:cantSplit/>
          <w:trHeight w:val="20"/>
        </w:trPr>
        <w:tc>
          <w:tcPr>
            <w:tcW w:w="697" w:type="dxa"/>
            <w:tcBorders>
              <w:top w:val="single" w:sz="4" w:space="0" w:color="auto"/>
            </w:tcBorders>
            <w:vAlign w:val="center"/>
          </w:tcPr>
          <w:p w:rsidR="00713C81" w:rsidRPr="00E01285" w:rsidRDefault="00713C81" w:rsidP="00752031">
            <w:pPr>
              <w:ind w:firstLineChars="50" w:firstLine="90"/>
              <w:jc w:val="both"/>
              <w:rPr>
                <w:rFonts w:ascii="Arial" w:hAnsi="Arial" w:cs="Arial" w:hint="eastAsia"/>
                <w:sz w:val="18"/>
                <w:szCs w:val="18"/>
                <w:lang w:eastAsia="zh-CN"/>
              </w:rPr>
            </w:pPr>
            <w:r w:rsidRPr="00E01285">
              <w:rPr>
                <w:rFonts w:ascii="Arial" w:hAnsi="Arial" w:cs="Arial" w:hint="eastAsia"/>
                <w:sz w:val="18"/>
                <w:szCs w:val="18"/>
                <w:lang w:eastAsia="zh-CN"/>
              </w:rPr>
              <w:lastRenderedPageBreak/>
              <w:t>128</w:t>
            </w:r>
          </w:p>
          <w:p w:rsidR="00713C81" w:rsidRPr="00E01285" w:rsidRDefault="00713C81" w:rsidP="00752031">
            <w:pPr>
              <w:ind w:firstLineChars="50" w:firstLine="90"/>
              <w:jc w:val="both"/>
              <w:rPr>
                <w:rFonts w:ascii="Arial" w:hAnsi="Arial" w:cs="Arial"/>
                <w:sz w:val="18"/>
                <w:szCs w:val="18"/>
                <w:lang w:eastAsia="zh-CN"/>
              </w:rPr>
            </w:pPr>
            <w:r w:rsidRPr="00E01285">
              <w:rPr>
                <w:rFonts w:ascii="Arial" w:hAnsi="Arial" w:cs="Arial" w:hint="eastAsia"/>
                <w:sz w:val="18"/>
                <w:szCs w:val="18"/>
                <w:lang w:eastAsia="zh-CN"/>
              </w:rPr>
              <w:t>(0x80)</w:t>
            </w:r>
          </w:p>
        </w:tc>
        <w:tc>
          <w:tcPr>
            <w:tcW w:w="1032" w:type="dxa"/>
            <w:tcBorders>
              <w:top w:val="single" w:sz="4" w:space="0" w:color="auto"/>
            </w:tcBorders>
          </w:tcPr>
          <w:p w:rsidR="00713C81" w:rsidRPr="00E01285" w:rsidRDefault="00713C81" w:rsidP="00752031">
            <w:pPr>
              <w:ind w:firstLine="90"/>
              <w:rPr>
                <w:rFonts w:ascii="Arial" w:hAnsi="Arial" w:cs="Arial"/>
                <w:sz w:val="18"/>
                <w:szCs w:val="18"/>
                <w:lang w:eastAsia="zh-CN"/>
              </w:rPr>
            </w:pPr>
          </w:p>
        </w:tc>
        <w:tc>
          <w:tcPr>
            <w:tcW w:w="1701" w:type="dxa"/>
            <w:tcBorders>
              <w:top w:val="single" w:sz="4" w:space="0" w:color="auto"/>
            </w:tcBorders>
          </w:tcPr>
          <w:p w:rsidR="00713C81" w:rsidRPr="00753BF7" w:rsidRDefault="00713C81" w:rsidP="00752031">
            <w:pPr>
              <w:ind w:firstLine="90"/>
              <w:rPr>
                <w:rFonts w:ascii="Arial" w:hAnsi="Arial" w:cs="Arial"/>
                <w:sz w:val="18"/>
                <w:szCs w:val="18"/>
                <w:lang w:eastAsia="zh-CN"/>
              </w:rPr>
            </w:pPr>
            <w:r w:rsidRPr="00753BF7">
              <w:rPr>
                <w:rFonts w:ascii="Arial" w:hAnsi="Arial" w:cs="Arial"/>
                <w:sz w:val="18"/>
                <w:szCs w:val="18"/>
                <w:lang w:eastAsia="zh-CN"/>
              </w:rPr>
              <w:t>A</w:t>
            </w:r>
            <w:r w:rsidRPr="00753BF7">
              <w:rPr>
                <w:rFonts w:ascii="Arial" w:hAnsi="Arial" w:cs="Arial" w:hint="eastAsia"/>
                <w:sz w:val="18"/>
                <w:szCs w:val="18"/>
                <w:lang w:eastAsia="zh-CN"/>
              </w:rPr>
              <w:t>ll led status control 1</w:t>
            </w:r>
          </w:p>
        </w:tc>
        <w:tc>
          <w:tcPr>
            <w:tcW w:w="1134" w:type="dxa"/>
            <w:tcBorders>
              <w:top w:val="single" w:sz="4" w:space="0" w:color="auto"/>
            </w:tcBorders>
            <w:vAlign w:val="center"/>
          </w:tcPr>
          <w:p w:rsidR="00713C81" w:rsidRPr="00753BF7" w:rsidRDefault="00713C81" w:rsidP="00752031">
            <w:pPr>
              <w:ind w:firstLine="90"/>
              <w:jc w:val="center"/>
              <w:rPr>
                <w:rFonts w:ascii="Arial" w:hAnsi="Arial" w:cs="Arial"/>
                <w:sz w:val="18"/>
                <w:szCs w:val="18"/>
                <w:lang w:eastAsia="zh-CN"/>
              </w:rPr>
            </w:pPr>
          </w:p>
        </w:tc>
        <w:tc>
          <w:tcPr>
            <w:tcW w:w="709" w:type="dxa"/>
            <w:shd w:val="clear" w:color="auto" w:fill="auto"/>
            <w:vAlign w:val="center"/>
          </w:tcPr>
          <w:p w:rsidR="00713C81" w:rsidRPr="00E01285" w:rsidRDefault="00713C81" w:rsidP="00752031">
            <w:pPr>
              <w:ind w:firstLineChars="50" w:firstLine="90"/>
              <w:jc w:val="both"/>
              <w:rPr>
                <w:rFonts w:ascii="Arial" w:hAnsi="Arial" w:cs="Arial"/>
                <w:sz w:val="18"/>
                <w:szCs w:val="18"/>
                <w:lang w:eastAsia="zh-CN"/>
              </w:rPr>
            </w:pPr>
          </w:p>
        </w:tc>
        <w:tc>
          <w:tcPr>
            <w:tcW w:w="1134" w:type="dxa"/>
            <w:tcBorders>
              <w:top w:val="single" w:sz="4" w:space="0" w:color="auto"/>
              <w:bottom w:val="single" w:sz="4" w:space="0" w:color="auto"/>
            </w:tcBorders>
            <w:shd w:val="clear" w:color="auto" w:fill="auto"/>
            <w:vAlign w:val="center"/>
          </w:tcPr>
          <w:p w:rsidR="00713C81" w:rsidRPr="00E01285" w:rsidRDefault="00713C81" w:rsidP="00752031">
            <w:pPr>
              <w:ind w:firstLine="90"/>
              <w:rPr>
                <w:rFonts w:ascii="Arial" w:hAnsi="Arial" w:cs="Arial"/>
                <w:sz w:val="18"/>
                <w:szCs w:val="18"/>
                <w:highlight w:val="red"/>
                <w:lang w:eastAsia="zh-CN"/>
              </w:rPr>
            </w:pPr>
          </w:p>
        </w:tc>
        <w:tc>
          <w:tcPr>
            <w:tcW w:w="1523" w:type="dxa"/>
            <w:tcBorders>
              <w:top w:val="single" w:sz="4" w:space="0" w:color="auto"/>
            </w:tcBorders>
          </w:tcPr>
          <w:p w:rsidR="00713C81" w:rsidRPr="00E01285" w:rsidRDefault="00713C81" w:rsidP="00752031">
            <w:pPr>
              <w:ind w:firstLine="90"/>
              <w:jc w:val="both"/>
              <w:rPr>
                <w:rFonts w:ascii="Arial" w:hAnsi="Arial" w:cs="Arial"/>
                <w:sz w:val="18"/>
                <w:szCs w:val="18"/>
                <w:highlight w:val="red"/>
                <w:lang w:eastAsia="zh-CN"/>
              </w:rPr>
            </w:pPr>
          </w:p>
        </w:tc>
        <w:tc>
          <w:tcPr>
            <w:tcW w:w="1523" w:type="dxa"/>
            <w:tcBorders>
              <w:top w:val="single" w:sz="4" w:space="0" w:color="auto"/>
            </w:tcBorders>
            <w:shd w:val="clear" w:color="auto" w:fill="auto"/>
            <w:vAlign w:val="center"/>
          </w:tcPr>
          <w:p w:rsidR="00713C81" w:rsidRPr="00E01285" w:rsidRDefault="00713C81" w:rsidP="00752031">
            <w:pPr>
              <w:ind w:firstLine="90"/>
              <w:jc w:val="both"/>
              <w:rPr>
                <w:rFonts w:ascii="Arial" w:hAnsi="Arial" w:cs="Arial"/>
                <w:sz w:val="18"/>
                <w:szCs w:val="18"/>
                <w:highlight w:val="red"/>
                <w:lang w:eastAsia="zh-CN"/>
              </w:rPr>
            </w:pPr>
          </w:p>
        </w:tc>
      </w:tr>
    </w:tbl>
    <w:p w:rsidR="004F03E2" w:rsidRDefault="004F03E2" w:rsidP="005912B5">
      <w:pPr>
        <w:rPr>
          <w:rFonts w:ascii="Arial" w:hAnsi="Arial" w:cs="Arial" w:hint="eastAsia"/>
          <w:sz w:val="21"/>
          <w:szCs w:val="21"/>
          <w:lang w:val="en-GB" w:eastAsia="zh-CN"/>
        </w:rPr>
      </w:pPr>
    </w:p>
    <w:p w:rsidR="005912B5" w:rsidRPr="009E3BE9" w:rsidRDefault="005912B5" w:rsidP="005912B5">
      <w:pPr>
        <w:rPr>
          <w:rFonts w:ascii="Arial" w:hAnsi="Arial" w:cs="Arial" w:hint="eastAsia"/>
          <w:sz w:val="21"/>
          <w:szCs w:val="21"/>
          <w:lang w:val="en-GB" w:eastAsia="zh-CN"/>
        </w:rPr>
      </w:pPr>
      <w:r w:rsidRPr="009E3BE9">
        <w:rPr>
          <w:rFonts w:ascii="Arial" w:hAnsi="Arial" w:cs="Arial"/>
          <w:sz w:val="21"/>
          <w:szCs w:val="21"/>
          <w:lang w:val="en-GB" w:eastAsia="zh-CN"/>
        </w:rPr>
        <w:t>The data field is defined as follow</w:t>
      </w:r>
      <w:r w:rsidRPr="009E3BE9">
        <w:rPr>
          <w:rFonts w:ascii="Arial" w:hAnsi="Arial" w:cs="Arial" w:hint="eastAsia"/>
          <w:sz w:val="21"/>
          <w:szCs w:val="21"/>
          <w:lang w:val="en-GB" w:eastAsia="zh-CN"/>
        </w:rPr>
        <w:t>ing</w:t>
      </w:r>
      <w:r w:rsidRPr="009E3BE9">
        <w:rPr>
          <w:rFonts w:ascii="Arial" w:hAnsi="Arial" w:cs="Arial"/>
          <w:sz w:val="21"/>
          <w:szCs w:val="21"/>
          <w:lang w:val="en-GB" w:eastAsia="zh-CN"/>
        </w:rPr>
        <w:t xml:space="preserve"> table:</w:t>
      </w:r>
    </w:p>
    <w:tbl>
      <w:tblPr>
        <w:tblW w:w="346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4"/>
        <w:gridCol w:w="2841"/>
        <w:gridCol w:w="2841"/>
      </w:tblGrid>
      <w:tr w:rsidR="00491D0C" w:rsidRPr="005912B5" w:rsidTr="00CE270E">
        <w:tc>
          <w:tcPr>
            <w:tcW w:w="838" w:type="pct"/>
            <w:shd w:val="clear" w:color="auto" w:fill="7F7F7F"/>
          </w:tcPr>
          <w:p w:rsidR="00491D0C" w:rsidRPr="006F14DD" w:rsidRDefault="00491D0C" w:rsidP="005912B5">
            <w:pPr>
              <w:jc w:val="center"/>
              <w:rPr>
                <w:rFonts w:ascii="Arial" w:hAnsi="Arial"/>
                <w:b/>
                <w:sz w:val="18"/>
                <w:lang w:eastAsia="zh-CN"/>
              </w:rPr>
            </w:pPr>
            <w:r w:rsidRPr="006F14DD">
              <w:rPr>
                <w:rFonts w:ascii="Arial" w:hAnsi="Arial" w:hint="eastAsia"/>
                <w:b/>
                <w:sz w:val="18"/>
                <w:lang w:eastAsia="zh-CN"/>
              </w:rPr>
              <w:t>Data3</w:t>
            </w:r>
          </w:p>
        </w:tc>
        <w:tc>
          <w:tcPr>
            <w:tcW w:w="2081" w:type="pct"/>
            <w:shd w:val="clear" w:color="auto" w:fill="7F7F7F"/>
            <w:vAlign w:val="center"/>
          </w:tcPr>
          <w:p w:rsidR="00491D0C" w:rsidRPr="006F14DD" w:rsidRDefault="00491D0C" w:rsidP="0038062F">
            <w:pPr>
              <w:jc w:val="center"/>
              <w:rPr>
                <w:rFonts w:ascii="Arial" w:hAnsi="Arial"/>
                <w:b/>
                <w:sz w:val="18"/>
                <w:lang w:eastAsia="zh-CN"/>
              </w:rPr>
            </w:pPr>
            <w:r w:rsidRPr="006F14DD">
              <w:rPr>
                <w:rFonts w:ascii="Arial" w:hAnsi="Arial"/>
                <w:b/>
                <w:sz w:val="18"/>
                <w:lang w:eastAsia="zh-CN"/>
              </w:rPr>
              <w:t>Description</w:t>
            </w:r>
          </w:p>
        </w:tc>
        <w:tc>
          <w:tcPr>
            <w:tcW w:w="2081" w:type="pct"/>
            <w:shd w:val="clear" w:color="auto" w:fill="7F7F7F"/>
          </w:tcPr>
          <w:p w:rsidR="00491D0C" w:rsidRPr="006F14DD" w:rsidRDefault="00491D0C" w:rsidP="00491D0C">
            <w:pPr>
              <w:rPr>
                <w:rFonts w:ascii="Arial" w:hAnsi="Arial"/>
                <w:b/>
                <w:sz w:val="18"/>
                <w:lang w:eastAsia="zh-CN"/>
              </w:rPr>
            </w:pPr>
            <w:r w:rsidRPr="006F14DD">
              <w:rPr>
                <w:rFonts w:ascii="Arial" w:hAnsi="Arial" w:hint="eastAsia"/>
                <w:b/>
                <w:sz w:val="18"/>
                <w:lang w:eastAsia="zh-CN"/>
              </w:rPr>
              <w:t>LED Status</w:t>
            </w:r>
          </w:p>
        </w:tc>
      </w:tr>
      <w:tr w:rsidR="00491D0C" w:rsidRPr="005912B5" w:rsidTr="00491D0C">
        <w:tc>
          <w:tcPr>
            <w:tcW w:w="838" w:type="pct"/>
            <w:shd w:val="clear" w:color="auto" w:fill="auto"/>
          </w:tcPr>
          <w:p w:rsidR="00491D0C" w:rsidRPr="006F14DD" w:rsidRDefault="00491D0C" w:rsidP="0038062F">
            <w:pPr>
              <w:jc w:val="center"/>
              <w:rPr>
                <w:rFonts w:ascii="Arial" w:hAnsi="Arial"/>
                <w:sz w:val="18"/>
                <w:lang w:eastAsia="zh-CN"/>
              </w:rPr>
            </w:pPr>
            <w:r w:rsidRPr="006F14DD">
              <w:rPr>
                <w:rFonts w:ascii="Arial" w:hAnsi="Arial" w:hint="eastAsia"/>
                <w:sz w:val="18"/>
                <w:lang w:eastAsia="zh-CN"/>
              </w:rPr>
              <w:t>0x01</w:t>
            </w:r>
          </w:p>
        </w:tc>
        <w:tc>
          <w:tcPr>
            <w:tcW w:w="2081" w:type="pct"/>
            <w:shd w:val="clear" w:color="auto" w:fill="auto"/>
            <w:vAlign w:val="center"/>
          </w:tcPr>
          <w:p w:rsidR="00491D0C" w:rsidRPr="006F14DD" w:rsidRDefault="00491D0C" w:rsidP="0038062F">
            <w:pPr>
              <w:jc w:val="both"/>
              <w:rPr>
                <w:rFonts w:ascii="Arial" w:hAnsi="Arial" w:hint="eastAsia"/>
                <w:sz w:val="18"/>
                <w:lang w:eastAsia="zh-CN"/>
              </w:rPr>
            </w:pPr>
            <w:r w:rsidRPr="006F14DD">
              <w:rPr>
                <w:rFonts w:ascii="Arial" w:hAnsi="Arial" w:hint="eastAsia"/>
                <w:sz w:val="18"/>
                <w:lang w:eastAsia="zh-CN"/>
              </w:rPr>
              <w:t>ON</w:t>
            </w:r>
          </w:p>
        </w:tc>
        <w:tc>
          <w:tcPr>
            <w:tcW w:w="2081" w:type="pct"/>
            <w:shd w:val="clear" w:color="auto" w:fill="auto"/>
          </w:tcPr>
          <w:p w:rsidR="00491D0C" w:rsidRPr="006F14DD" w:rsidRDefault="006F14DD" w:rsidP="0038062F">
            <w:pPr>
              <w:jc w:val="both"/>
              <w:rPr>
                <w:rFonts w:ascii="Arial" w:hAnsi="Arial" w:hint="eastAsia"/>
                <w:sz w:val="18"/>
                <w:lang w:eastAsia="zh-CN"/>
              </w:rPr>
            </w:pPr>
            <w:r w:rsidRPr="006F14DD">
              <w:rPr>
                <w:rFonts w:ascii="Arial" w:hAnsi="Arial" w:hint="eastAsia"/>
                <w:sz w:val="18"/>
                <w:lang w:eastAsia="zh-CN"/>
              </w:rPr>
              <w:t>LED On</w:t>
            </w:r>
          </w:p>
        </w:tc>
      </w:tr>
      <w:tr w:rsidR="00491D0C" w:rsidRPr="009E3BE9" w:rsidTr="00491D0C">
        <w:tc>
          <w:tcPr>
            <w:tcW w:w="838" w:type="pct"/>
            <w:shd w:val="clear" w:color="auto" w:fill="auto"/>
          </w:tcPr>
          <w:p w:rsidR="00491D0C" w:rsidRPr="006F14DD" w:rsidRDefault="00491D0C" w:rsidP="0038062F">
            <w:pPr>
              <w:jc w:val="center"/>
              <w:rPr>
                <w:rFonts w:ascii="Arial" w:hAnsi="Arial" w:hint="eastAsia"/>
                <w:sz w:val="18"/>
                <w:lang w:eastAsia="zh-CN"/>
              </w:rPr>
            </w:pPr>
            <w:r w:rsidRPr="006F14DD">
              <w:rPr>
                <w:rFonts w:ascii="Arial" w:hAnsi="Arial" w:hint="eastAsia"/>
                <w:sz w:val="18"/>
                <w:lang w:eastAsia="zh-CN"/>
              </w:rPr>
              <w:t>0x00</w:t>
            </w:r>
          </w:p>
        </w:tc>
        <w:tc>
          <w:tcPr>
            <w:tcW w:w="2081" w:type="pct"/>
            <w:shd w:val="clear" w:color="auto" w:fill="auto"/>
            <w:vAlign w:val="center"/>
          </w:tcPr>
          <w:p w:rsidR="00491D0C" w:rsidRPr="006F14DD" w:rsidRDefault="00491D0C" w:rsidP="0038062F">
            <w:pPr>
              <w:jc w:val="both"/>
              <w:rPr>
                <w:rFonts w:ascii="Arial" w:hAnsi="Arial" w:hint="eastAsia"/>
                <w:sz w:val="18"/>
                <w:lang w:eastAsia="zh-CN"/>
              </w:rPr>
            </w:pPr>
            <w:r w:rsidRPr="006F14DD">
              <w:rPr>
                <w:rFonts w:ascii="Arial" w:hAnsi="Arial" w:hint="eastAsia"/>
                <w:sz w:val="18"/>
                <w:lang w:eastAsia="zh-CN"/>
              </w:rPr>
              <w:t>OFF</w:t>
            </w:r>
          </w:p>
        </w:tc>
        <w:tc>
          <w:tcPr>
            <w:tcW w:w="2081" w:type="pct"/>
            <w:shd w:val="clear" w:color="auto" w:fill="auto"/>
          </w:tcPr>
          <w:p w:rsidR="00491D0C" w:rsidRPr="006F14DD" w:rsidRDefault="006F14DD" w:rsidP="0038062F">
            <w:pPr>
              <w:jc w:val="both"/>
              <w:rPr>
                <w:rFonts w:ascii="Arial" w:hAnsi="Arial" w:hint="eastAsia"/>
                <w:sz w:val="18"/>
                <w:lang w:eastAsia="zh-CN"/>
              </w:rPr>
            </w:pPr>
            <w:r w:rsidRPr="006F14DD">
              <w:rPr>
                <w:rFonts w:ascii="Arial" w:hAnsi="Arial" w:hint="eastAsia"/>
                <w:sz w:val="18"/>
                <w:lang w:eastAsia="zh-CN"/>
              </w:rPr>
              <w:t>LED Off</w:t>
            </w:r>
          </w:p>
        </w:tc>
      </w:tr>
    </w:tbl>
    <w:p w:rsidR="005912B5" w:rsidRPr="003010D6" w:rsidRDefault="005912B5" w:rsidP="00621608">
      <w:pPr>
        <w:rPr>
          <w:rFonts w:ascii="Arial" w:hAnsi="Arial" w:cs="Arial" w:hint="eastAsia"/>
          <w:b/>
          <w:sz w:val="21"/>
          <w:szCs w:val="21"/>
          <w:highlight w:val="yellow"/>
          <w:lang w:val="en-GB" w:eastAsia="zh-CN"/>
        </w:rPr>
      </w:pPr>
    </w:p>
    <w:p w:rsidR="001E0E17" w:rsidRPr="008B483F" w:rsidRDefault="001E0E17" w:rsidP="00621608">
      <w:pPr>
        <w:rPr>
          <w:rFonts w:ascii="Arial" w:hAnsi="Arial" w:cs="Arial" w:hint="eastAsia"/>
          <w:sz w:val="21"/>
          <w:szCs w:val="21"/>
          <w:lang w:val="en-GB" w:eastAsia="zh-CN"/>
        </w:rPr>
      </w:pPr>
      <w:r w:rsidRPr="008B483F">
        <w:rPr>
          <w:rFonts w:ascii="Arial" w:hAnsi="Arial" w:cs="Arial" w:hint="eastAsia"/>
          <w:sz w:val="21"/>
          <w:szCs w:val="21"/>
          <w:lang w:val="en-GB" w:eastAsia="zh-CN"/>
        </w:rPr>
        <w:t>Remark:</w:t>
      </w:r>
    </w:p>
    <w:p w:rsidR="007A2F81" w:rsidRPr="008B483F" w:rsidRDefault="001E0E17" w:rsidP="00556E4E">
      <w:pPr>
        <w:numPr>
          <w:ilvl w:val="0"/>
          <w:numId w:val="7"/>
        </w:numPr>
        <w:rPr>
          <w:rFonts w:ascii="Arial" w:hAnsi="Arial" w:cs="Arial" w:hint="eastAsia"/>
          <w:sz w:val="21"/>
          <w:szCs w:val="21"/>
          <w:lang w:val="en-GB" w:eastAsia="zh-CN"/>
        </w:rPr>
      </w:pPr>
      <w:r w:rsidRPr="008B483F">
        <w:rPr>
          <w:rFonts w:ascii="Arial" w:hAnsi="Arial" w:cs="Arial" w:hint="eastAsia"/>
          <w:sz w:val="21"/>
          <w:szCs w:val="21"/>
          <w:lang w:val="en-GB" w:eastAsia="zh-CN"/>
        </w:rPr>
        <w:t>In case of Control Sub Type equal to 0x80, Data0 contrtols all Led ONOFF, if Data</w:t>
      </w:r>
      <w:r w:rsidR="008B483F" w:rsidRPr="008B483F">
        <w:rPr>
          <w:rFonts w:ascii="Arial" w:hAnsi="Arial" w:cs="Arial" w:hint="eastAsia"/>
          <w:sz w:val="21"/>
          <w:szCs w:val="21"/>
          <w:lang w:val="en-GB" w:eastAsia="zh-CN"/>
        </w:rPr>
        <w:t>3</w:t>
      </w:r>
      <w:r w:rsidRPr="008B483F">
        <w:rPr>
          <w:rFonts w:ascii="Arial" w:hAnsi="Arial" w:cs="Arial" w:hint="eastAsia"/>
          <w:sz w:val="21"/>
          <w:szCs w:val="21"/>
          <w:lang w:val="en-GB" w:eastAsia="zh-CN"/>
        </w:rPr>
        <w:t xml:space="preserve"> is 0, then all Leds</w:t>
      </w:r>
      <w:r w:rsidR="00892BE3" w:rsidRPr="008B483F">
        <w:rPr>
          <w:rFonts w:ascii="Arial" w:hAnsi="Arial" w:cs="Arial" w:hint="eastAsia"/>
          <w:sz w:val="21"/>
          <w:szCs w:val="21"/>
          <w:lang w:val="en-GB" w:eastAsia="zh-CN"/>
        </w:rPr>
        <w:t xml:space="preserve"> OFF, if other </w:t>
      </w:r>
      <w:r w:rsidRPr="008B483F">
        <w:rPr>
          <w:rFonts w:ascii="Arial" w:hAnsi="Arial" w:cs="Arial" w:hint="eastAsia"/>
          <w:sz w:val="21"/>
          <w:szCs w:val="21"/>
          <w:lang w:val="en-GB" w:eastAsia="zh-CN"/>
        </w:rPr>
        <w:t>than 0, all Leds On.</w:t>
      </w:r>
    </w:p>
    <w:p w:rsidR="00A122E8" w:rsidRDefault="00A122E8" w:rsidP="008B179E">
      <w:pPr>
        <w:rPr>
          <w:rFonts w:ascii="Arial" w:hAnsi="Arial" w:cs="Arial" w:hint="eastAsia"/>
          <w:color w:val="0000FF"/>
          <w:sz w:val="21"/>
          <w:szCs w:val="21"/>
          <w:lang w:val="en-GB" w:eastAsia="zh-CN"/>
        </w:rPr>
      </w:pPr>
    </w:p>
    <w:p w:rsidR="00DE373F" w:rsidRDefault="00DE373F" w:rsidP="00DE373F">
      <w:pPr>
        <w:pStyle w:val="3"/>
        <w:rPr>
          <w:rFonts w:hint="eastAsia"/>
          <w:lang w:eastAsia="zh-CN"/>
        </w:rPr>
      </w:pPr>
      <w:bookmarkStart w:id="198" w:name="OLE_LINK29"/>
      <w:bookmarkStart w:id="199" w:name="OLE_LINK30"/>
      <w:bookmarkStart w:id="200" w:name="_Toc467654048"/>
      <w:r>
        <w:rPr>
          <w:rFonts w:hint="eastAsia"/>
          <w:lang w:eastAsia="zh-CN"/>
        </w:rPr>
        <w:t>Backlight LED Test</w:t>
      </w:r>
      <w:bookmarkEnd w:id="200"/>
    </w:p>
    <w:p w:rsidR="00DD23C6" w:rsidRPr="00212A23" w:rsidRDefault="00DD23C6" w:rsidP="00DD23C6">
      <w:pPr>
        <w:autoSpaceDE w:val="0"/>
        <w:autoSpaceDN w:val="0"/>
        <w:adjustRightInd w:val="0"/>
        <w:spacing w:before="16" w:line="24" w:lineRule="atLeast"/>
        <w:rPr>
          <w:rFonts w:cs="Arial" w:hint="eastAsia"/>
          <w:spacing w:val="-1"/>
          <w:szCs w:val="21"/>
          <w:lang w:eastAsia="zh-CN"/>
        </w:rPr>
      </w:pPr>
      <w:r w:rsidRPr="00212A23">
        <w:rPr>
          <w:rFonts w:cs="Arial"/>
          <w:spacing w:val="-1"/>
          <w:szCs w:val="21"/>
        </w:rPr>
        <w:t xml:space="preserve">• </w:t>
      </w:r>
      <w:r w:rsidR="00F72799">
        <w:rPr>
          <w:rFonts w:cs="Arial" w:hint="eastAsia"/>
          <w:spacing w:val="-1"/>
          <w:szCs w:val="21"/>
          <w:lang w:eastAsia="zh-CN"/>
        </w:rPr>
        <w:t>1</w:t>
      </w:r>
      <w:r w:rsidRPr="00212A23">
        <w:rPr>
          <w:rFonts w:cs="Arial"/>
          <w:spacing w:val="-1"/>
          <w:szCs w:val="21"/>
        </w:rPr>
        <w:t xml:space="preserve"> – Set Illumination 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DD23C6" w:rsidRPr="00212A23" w:rsidTr="00AB0B95">
        <w:trPr>
          <w:trHeight w:val="276"/>
        </w:trPr>
        <w:tc>
          <w:tcPr>
            <w:tcW w:w="0" w:type="auto"/>
            <w:shd w:val="clear" w:color="auto" w:fill="E6E6E6"/>
            <w:vAlign w:val="center"/>
          </w:tcPr>
          <w:p w:rsidR="00DD23C6" w:rsidRPr="00212A23" w:rsidRDefault="00DD23C6" w:rsidP="00AB0B95">
            <w:pPr>
              <w:jc w:val="center"/>
              <w:rPr>
                <w:rFonts w:ascii="Arial" w:hAnsi="Arial" w:cs="Arial"/>
                <w:b/>
                <w:sz w:val="18"/>
                <w:szCs w:val="18"/>
                <w:lang w:eastAsia="zh-CN"/>
              </w:rPr>
            </w:pPr>
            <w:r w:rsidRPr="00212A23">
              <w:rPr>
                <w:rFonts w:ascii="Arial" w:hAnsi="Arial" w:cs="Arial" w:hint="eastAsia"/>
                <w:b/>
                <w:sz w:val="18"/>
                <w:szCs w:val="18"/>
                <w:lang w:eastAsia="zh-CN"/>
              </w:rPr>
              <w:t>Can ID(STD)</w:t>
            </w:r>
          </w:p>
        </w:tc>
        <w:tc>
          <w:tcPr>
            <w:tcW w:w="0" w:type="auto"/>
            <w:shd w:val="clear" w:color="auto" w:fill="E6E6E6"/>
            <w:vAlign w:val="center"/>
          </w:tcPr>
          <w:p w:rsidR="00DD23C6" w:rsidRPr="00212A23" w:rsidRDefault="00DD23C6" w:rsidP="00AB0B95">
            <w:pPr>
              <w:jc w:val="center"/>
              <w:rPr>
                <w:rFonts w:ascii="Arial" w:hAnsi="Arial" w:hint="eastAsia"/>
                <w:b/>
                <w:sz w:val="18"/>
                <w:lang w:eastAsia="zh-CN"/>
              </w:rPr>
            </w:pPr>
            <w:r w:rsidRPr="00212A23">
              <w:rPr>
                <w:rFonts w:ascii="Arial" w:hAnsi="Arial" w:hint="eastAsia"/>
                <w:b/>
                <w:sz w:val="18"/>
                <w:lang w:eastAsia="zh-CN"/>
              </w:rPr>
              <w:t>Data0</w:t>
            </w:r>
          </w:p>
        </w:tc>
        <w:tc>
          <w:tcPr>
            <w:tcW w:w="0" w:type="auto"/>
            <w:shd w:val="clear" w:color="auto" w:fill="E6E6E6"/>
            <w:vAlign w:val="center"/>
          </w:tcPr>
          <w:p w:rsidR="00DD23C6" w:rsidRPr="00212A23" w:rsidRDefault="00DD23C6" w:rsidP="00AB0B95">
            <w:pPr>
              <w:jc w:val="center"/>
              <w:rPr>
                <w:rFonts w:ascii="Arial" w:hAnsi="Arial" w:hint="eastAsia"/>
                <w:b/>
                <w:sz w:val="18"/>
                <w:lang w:eastAsia="zh-CN"/>
              </w:rPr>
            </w:pPr>
            <w:r w:rsidRPr="00212A23">
              <w:rPr>
                <w:rFonts w:ascii="Arial" w:hAnsi="Arial" w:hint="eastAsia"/>
                <w:b/>
                <w:sz w:val="18"/>
                <w:lang w:eastAsia="zh-CN"/>
              </w:rPr>
              <w:t>Data1</w:t>
            </w:r>
          </w:p>
        </w:tc>
        <w:tc>
          <w:tcPr>
            <w:tcW w:w="1036" w:type="dxa"/>
            <w:shd w:val="clear" w:color="auto" w:fill="E6E6E6"/>
            <w:vAlign w:val="center"/>
          </w:tcPr>
          <w:p w:rsidR="00DD23C6" w:rsidRPr="00212A23" w:rsidRDefault="00DD23C6" w:rsidP="00AB0B95">
            <w:pPr>
              <w:jc w:val="center"/>
              <w:rPr>
                <w:rFonts w:ascii="Arial" w:hAnsi="Arial" w:hint="eastAsia"/>
                <w:b/>
                <w:sz w:val="18"/>
                <w:lang w:eastAsia="zh-CN"/>
              </w:rPr>
            </w:pPr>
            <w:r w:rsidRPr="00212A23">
              <w:rPr>
                <w:rFonts w:ascii="Arial" w:hAnsi="Arial" w:hint="eastAsia"/>
                <w:b/>
                <w:sz w:val="18"/>
                <w:lang w:eastAsia="zh-CN"/>
              </w:rPr>
              <w:t>Data2</w:t>
            </w:r>
          </w:p>
        </w:tc>
        <w:tc>
          <w:tcPr>
            <w:tcW w:w="0" w:type="auto"/>
            <w:shd w:val="clear" w:color="auto" w:fill="E6E6E6"/>
            <w:vAlign w:val="center"/>
          </w:tcPr>
          <w:p w:rsidR="00DD23C6" w:rsidRPr="00212A23" w:rsidRDefault="00DD23C6" w:rsidP="00AB0B95">
            <w:pPr>
              <w:jc w:val="center"/>
              <w:rPr>
                <w:rFonts w:ascii="Arial" w:hAnsi="Arial" w:hint="eastAsia"/>
                <w:b/>
                <w:sz w:val="18"/>
                <w:lang w:eastAsia="zh-CN"/>
              </w:rPr>
            </w:pPr>
            <w:r w:rsidRPr="00212A23">
              <w:rPr>
                <w:rFonts w:ascii="Arial" w:hAnsi="Arial" w:hint="eastAsia"/>
                <w:b/>
                <w:sz w:val="18"/>
                <w:lang w:eastAsia="zh-CN"/>
              </w:rPr>
              <w:t>Data3</w:t>
            </w:r>
          </w:p>
        </w:tc>
        <w:tc>
          <w:tcPr>
            <w:tcW w:w="0" w:type="auto"/>
            <w:shd w:val="clear" w:color="auto" w:fill="E6E6E6"/>
            <w:vAlign w:val="center"/>
          </w:tcPr>
          <w:p w:rsidR="00DD23C6" w:rsidRPr="00212A23" w:rsidRDefault="00DD23C6" w:rsidP="00AB0B95">
            <w:pPr>
              <w:jc w:val="center"/>
              <w:rPr>
                <w:rFonts w:ascii="Arial" w:hAnsi="Arial" w:hint="eastAsia"/>
                <w:b/>
                <w:sz w:val="18"/>
                <w:lang w:eastAsia="zh-CN"/>
              </w:rPr>
            </w:pPr>
            <w:r w:rsidRPr="00212A23">
              <w:rPr>
                <w:rFonts w:ascii="Arial" w:hAnsi="Arial" w:hint="eastAsia"/>
                <w:b/>
                <w:sz w:val="18"/>
                <w:lang w:eastAsia="zh-CN"/>
              </w:rPr>
              <w:t>Data4</w:t>
            </w:r>
          </w:p>
        </w:tc>
        <w:tc>
          <w:tcPr>
            <w:tcW w:w="0" w:type="auto"/>
            <w:shd w:val="clear" w:color="auto" w:fill="E6E6E6"/>
            <w:vAlign w:val="center"/>
          </w:tcPr>
          <w:p w:rsidR="00DD23C6" w:rsidRPr="00212A23" w:rsidRDefault="00DD23C6" w:rsidP="00AB0B95">
            <w:pPr>
              <w:jc w:val="center"/>
              <w:rPr>
                <w:rFonts w:ascii="Arial" w:hAnsi="Arial" w:hint="eastAsia"/>
                <w:b/>
                <w:sz w:val="18"/>
                <w:lang w:eastAsia="zh-CN"/>
              </w:rPr>
            </w:pPr>
            <w:r w:rsidRPr="00212A23">
              <w:rPr>
                <w:rFonts w:ascii="Arial" w:hAnsi="Arial" w:hint="eastAsia"/>
                <w:b/>
                <w:sz w:val="18"/>
                <w:lang w:eastAsia="zh-CN"/>
              </w:rPr>
              <w:t>Data5</w:t>
            </w:r>
          </w:p>
        </w:tc>
        <w:tc>
          <w:tcPr>
            <w:tcW w:w="0" w:type="auto"/>
            <w:shd w:val="clear" w:color="auto" w:fill="E6E6E6"/>
            <w:vAlign w:val="center"/>
          </w:tcPr>
          <w:p w:rsidR="00DD23C6" w:rsidRPr="00212A23" w:rsidRDefault="00DD23C6" w:rsidP="00AB0B95">
            <w:pPr>
              <w:jc w:val="center"/>
              <w:rPr>
                <w:rFonts w:ascii="Arial" w:hAnsi="Arial" w:hint="eastAsia"/>
                <w:b/>
                <w:sz w:val="18"/>
                <w:lang w:eastAsia="zh-CN"/>
              </w:rPr>
            </w:pPr>
            <w:r w:rsidRPr="00212A23">
              <w:rPr>
                <w:rFonts w:ascii="Arial" w:hAnsi="Arial" w:hint="eastAsia"/>
                <w:b/>
                <w:sz w:val="18"/>
                <w:lang w:eastAsia="zh-CN"/>
              </w:rPr>
              <w:t>Data6</w:t>
            </w:r>
          </w:p>
        </w:tc>
        <w:tc>
          <w:tcPr>
            <w:tcW w:w="0" w:type="auto"/>
            <w:shd w:val="clear" w:color="auto" w:fill="E6E6E6"/>
            <w:vAlign w:val="center"/>
          </w:tcPr>
          <w:p w:rsidR="00DD23C6" w:rsidRPr="00212A23" w:rsidRDefault="00DD23C6" w:rsidP="00AB0B95">
            <w:pPr>
              <w:jc w:val="center"/>
              <w:rPr>
                <w:rFonts w:ascii="Arial" w:hAnsi="Arial" w:hint="eastAsia"/>
                <w:b/>
                <w:sz w:val="18"/>
                <w:lang w:eastAsia="zh-CN"/>
              </w:rPr>
            </w:pPr>
            <w:r w:rsidRPr="00212A23">
              <w:rPr>
                <w:rFonts w:ascii="Arial" w:hAnsi="Arial" w:hint="eastAsia"/>
                <w:b/>
                <w:sz w:val="18"/>
                <w:lang w:eastAsia="zh-CN"/>
              </w:rPr>
              <w:t>Data7</w:t>
            </w:r>
          </w:p>
        </w:tc>
      </w:tr>
      <w:tr w:rsidR="00DD23C6" w:rsidRPr="00212A23" w:rsidTr="00AB0B95">
        <w:trPr>
          <w:trHeight w:val="243"/>
        </w:trPr>
        <w:tc>
          <w:tcPr>
            <w:tcW w:w="0" w:type="auto"/>
            <w:shd w:val="clear" w:color="auto" w:fill="auto"/>
            <w:vAlign w:val="center"/>
          </w:tcPr>
          <w:p w:rsidR="00DD23C6" w:rsidRPr="00212A23" w:rsidRDefault="00DD23C6" w:rsidP="00AB0B95">
            <w:pPr>
              <w:jc w:val="center"/>
              <w:rPr>
                <w:rFonts w:ascii="Arial" w:hAnsi="Arial" w:hint="eastAsia"/>
                <w:sz w:val="18"/>
                <w:lang w:eastAsia="zh-CN"/>
              </w:rPr>
            </w:pPr>
            <w:r w:rsidRPr="00212A23">
              <w:rPr>
                <w:rFonts w:ascii="Arial" w:hAnsi="Arial"/>
                <w:sz w:val="18"/>
              </w:rPr>
              <w:t>0x772</w:t>
            </w:r>
          </w:p>
        </w:tc>
        <w:tc>
          <w:tcPr>
            <w:tcW w:w="0" w:type="auto"/>
            <w:shd w:val="clear" w:color="auto" w:fill="auto"/>
            <w:vAlign w:val="center"/>
          </w:tcPr>
          <w:p w:rsidR="00DD23C6" w:rsidRPr="00212A23" w:rsidRDefault="00DD23C6" w:rsidP="00AB0B95">
            <w:pPr>
              <w:jc w:val="center"/>
              <w:rPr>
                <w:rFonts w:ascii="Arial" w:hAnsi="Arial"/>
                <w:sz w:val="18"/>
                <w:lang w:eastAsia="zh-CN"/>
              </w:rPr>
            </w:pPr>
            <w:r w:rsidRPr="00212A23">
              <w:rPr>
                <w:rFonts w:ascii="Arial" w:hAnsi="Arial"/>
                <w:sz w:val="18"/>
              </w:rPr>
              <w:t>0x</w:t>
            </w:r>
            <w:r w:rsidRPr="00212A23">
              <w:rPr>
                <w:rFonts w:ascii="Arial" w:hAnsi="Arial" w:hint="eastAsia"/>
                <w:sz w:val="18"/>
                <w:lang w:eastAsia="zh-CN"/>
              </w:rPr>
              <w:t>30</w:t>
            </w:r>
          </w:p>
        </w:tc>
        <w:tc>
          <w:tcPr>
            <w:tcW w:w="0" w:type="auto"/>
            <w:shd w:val="clear" w:color="auto" w:fill="auto"/>
            <w:vAlign w:val="center"/>
          </w:tcPr>
          <w:p w:rsidR="00DD23C6" w:rsidRPr="00212A23" w:rsidRDefault="00DD23C6" w:rsidP="00AB0B95">
            <w:pPr>
              <w:keepNext/>
              <w:jc w:val="center"/>
              <w:rPr>
                <w:rFonts w:ascii="Arial" w:hAnsi="Arial"/>
                <w:sz w:val="18"/>
                <w:lang w:val="en-GB" w:eastAsia="zh-CN"/>
              </w:rPr>
            </w:pPr>
            <w:r w:rsidRPr="00212A23">
              <w:rPr>
                <w:rFonts w:ascii="Arial" w:hAnsi="Arial"/>
                <w:sz w:val="18"/>
                <w:lang w:val="en-GB"/>
              </w:rPr>
              <w:t>0x</w:t>
            </w:r>
            <w:r w:rsidRPr="00212A23">
              <w:rPr>
                <w:rFonts w:ascii="Arial" w:hAnsi="Arial" w:hint="eastAsia"/>
                <w:sz w:val="18"/>
                <w:lang w:val="en-GB" w:eastAsia="zh-CN"/>
              </w:rPr>
              <w:t>00</w:t>
            </w:r>
          </w:p>
        </w:tc>
        <w:tc>
          <w:tcPr>
            <w:tcW w:w="1036" w:type="dxa"/>
            <w:shd w:val="clear" w:color="auto" w:fill="auto"/>
          </w:tcPr>
          <w:p w:rsidR="00DD23C6" w:rsidRPr="00212A23" w:rsidRDefault="00DD23C6" w:rsidP="00AB0B95">
            <w:pPr>
              <w:keepNext/>
              <w:jc w:val="center"/>
              <w:rPr>
                <w:rFonts w:ascii="Arial" w:hAnsi="Arial" w:hint="eastAsia"/>
                <w:sz w:val="18"/>
                <w:lang w:val="en-GB" w:eastAsia="zh-CN"/>
              </w:rPr>
            </w:pPr>
            <w:r w:rsidRPr="00212A23">
              <w:rPr>
                <w:rFonts w:ascii="Arial" w:hAnsi="Arial" w:hint="eastAsia"/>
                <w:sz w:val="18"/>
                <w:lang w:val="en-GB" w:eastAsia="zh-CN"/>
              </w:rPr>
              <w:t>0x81</w:t>
            </w:r>
          </w:p>
        </w:tc>
        <w:tc>
          <w:tcPr>
            <w:tcW w:w="0" w:type="auto"/>
          </w:tcPr>
          <w:p w:rsidR="00DD23C6" w:rsidRPr="00212A23" w:rsidRDefault="00DD23C6" w:rsidP="00AB0B95">
            <w:pPr>
              <w:rPr>
                <w:rFonts w:ascii="Arial" w:hAnsi="Arial" w:hint="eastAsia"/>
                <w:sz w:val="18"/>
                <w:lang w:val="en-GB" w:eastAsia="zh-CN"/>
              </w:rPr>
            </w:pPr>
            <w:r w:rsidRPr="00212A23">
              <w:rPr>
                <w:rFonts w:ascii="Arial" w:hAnsi="Arial" w:hint="eastAsia"/>
                <w:sz w:val="18"/>
                <w:lang w:val="en-GB" w:eastAsia="zh-CN"/>
              </w:rPr>
              <w:t>0x01</w:t>
            </w:r>
          </w:p>
        </w:tc>
        <w:tc>
          <w:tcPr>
            <w:tcW w:w="0" w:type="auto"/>
          </w:tcPr>
          <w:p w:rsidR="00DD23C6" w:rsidRPr="00212A23" w:rsidRDefault="00DD23C6" w:rsidP="00AB0B95">
            <w:pPr>
              <w:rPr>
                <w:rFonts w:ascii="Arial" w:hAnsi="Arial" w:hint="eastAsia"/>
                <w:sz w:val="18"/>
                <w:lang w:val="en-GB" w:eastAsia="zh-CN"/>
              </w:rPr>
            </w:pPr>
            <w:r w:rsidRPr="00212A23">
              <w:rPr>
                <w:rFonts w:ascii="Arial" w:hAnsi="Arial" w:cs="Arial" w:hint="eastAsia"/>
                <w:sz w:val="18"/>
                <w:szCs w:val="18"/>
                <w:lang w:val="en-GB" w:eastAsia="zh-CN"/>
              </w:rPr>
              <w:t>0xAA</w:t>
            </w:r>
          </w:p>
        </w:tc>
        <w:tc>
          <w:tcPr>
            <w:tcW w:w="0" w:type="auto"/>
          </w:tcPr>
          <w:p w:rsidR="00DD23C6" w:rsidRPr="00212A23" w:rsidRDefault="00DD23C6" w:rsidP="00AB0B95">
            <w:pPr>
              <w:rPr>
                <w:rFonts w:hint="eastAsia"/>
                <w:lang w:eastAsia="zh-CN"/>
              </w:rPr>
            </w:pPr>
            <w:r w:rsidRPr="00212A23">
              <w:rPr>
                <w:rFonts w:ascii="Arial" w:hAnsi="Arial" w:cs="Arial" w:hint="eastAsia"/>
                <w:sz w:val="18"/>
                <w:szCs w:val="18"/>
                <w:lang w:val="en-GB" w:eastAsia="zh-CN"/>
              </w:rPr>
              <w:t>0xAA</w:t>
            </w:r>
          </w:p>
        </w:tc>
        <w:tc>
          <w:tcPr>
            <w:tcW w:w="0" w:type="auto"/>
          </w:tcPr>
          <w:p w:rsidR="00DD23C6" w:rsidRPr="00212A23" w:rsidRDefault="00DD23C6" w:rsidP="00AB0B95">
            <w:pPr>
              <w:rPr>
                <w:rFonts w:hint="eastAsia"/>
                <w:lang w:eastAsia="zh-CN"/>
              </w:rPr>
            </w:pPr>
            <w:r w:rsidRPr="00212A23">
              <w:rPr>
                <w:rFonts w:ascii="Arial" w:hAnsi="Arial" w:cs="Arial" w:hint="eastAsia"/>
                <w:sz w:val="18"/>
                <w:szCs w:val="18"/>
                <w:lang w:val="en-GB" w:eastAsia="zh-CN"/>
              </w:rPr>
              <w:t>0xAA</w:t>
            </w:r>
          </w:p>
        </w:tc>
        <w:tc>
          <w:tcPr>
            <w:tcW w:w="0" w:type="auto"/>
          </w:tcPr>
          <w:p w:rsidR="00DD23C6" w:rsidRPr="00212A23" w:rsidRDefault="00DD23C6" w:rsidP="00AB0B95">
            <w:pPr>
              <w:rPr>
                <w:rFonts w:hint="eastAsia"/>
                <w:lang w:eastAsia="zh-CN"/>
              </w:rPr>
            </w:pPr>
            <w:r w:rsidRPr="00212A23">
              <w:rPr>
                <w:rFonts w:ascii="Arial" w:hAnsi="Arial" w:cs="Arial" w:hint="eastAsia"/>
                <w:sz w:val="18"/>
                <w:szCs w:val="18"/>
                <w:lang w:val="en-GB" w:eastAsia="zh-CN"/>
              </w:rPr>
              <w:t>0xAA</w:t>
            </w:r>
          </w:p>
        </w:tc>
      </w:tr>
    </w:tbl>
    <w:p w:rsidR="00DD23C6" w:rsidRPr="00212A23" w:rsidRDefault="00DD23C6" w:rsidP="00DD23C6">
      <w:pPr>
        <w:rPr>
          <w:rFonts w:ascii="Arial" w:hAnsi="Arial" w:cs="Arial" w:hint="eastAsia"/>
          <w:sz w:val="21"/>
          <w:szCs w:val="21"/>
          <w:lang w:eastAsia="zh-CN"/>
        </w:rPr>
      </w:pPr>
    </w:p>
    <w:p w:rsidR="00DD23C6" w:rsidRPr="00212A23" w:rsidRDefault="00DD23C6" w:rsidP="00DD23C6">
      <w:pPr>
        <w:rPr>
          <w:rFonts w:ascii="Arial" w:hAnsi="Arial" w:cs="Arial" w:hint="eastAsia"/>
          <w:sz w:val="21"/>
          <w:szCs w:val="21"/>
          <w:lang w:val="en-GB" w:eastAsia="zh-CN"/>
        </w:rPr>
      </w:pPr>
      <w:r w:rsidRPr="00212A23">
        <w:rPr>
          <w:rFonts w:ascii="Arial" w:hAnsi="Arial" w:cs="Arial"/>
          <w:sz w:val="21"/>
          <w:szCs w:val="21"/>
          <w:lang w:val="en-GB" w:eastAsia="zh-CN"/>
        </w:rPr>
        <w:t>The ECU answer with the acknowledgement sent as follow</w:t>
      </w:r>
      <w:r w:rsidRPr="00212A23">
        <w:rPr>
          <w:rFonts w:ascii="Arial" w:hAnsi="Arial" w:cs="Arial" w:hint="eastAsia"/>
          <w:sz w:val="21"/>
          <w:szCs w:val="21"/>
          <w:lang w:val="en-GB" w:eastAsia="zh-CN"/>
        </w:rPr>
        <w:t>ing</w:t>
      </w:r>
      <w:r w:rsidRPr="00212A23">
        <w:rPr>
          <w:rFonts w:ascii="Arial" w:hAnsi="Arial" w:cs="Arial"/>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DD23C6" w:rsidRPr="00212A23" w:rsidTr="00AB0B95">
        <w:trPr>
          <w:trHeight w:val="276"/>
        </w:trPr>
        <w:tc>
          <w:tcPr>
            <w:tcW w:w="0" w:type="auto"/>
            <w:shd w:val="clear" w:color="auto" w:fill="E6E6E6"/>
            <w:vAlign w:val="center"/>
          </w:tcPr>
          <w:p w:rsidR="00DD23C6" w:rsidRPr="00212A23" w:rsidRDefault="00DD23C6" w:rsidP="00AB0B95">
            <w:pPr>
              <w:jc w:val="center"/>
              <w:rPr>
                <w:rFonts w:ascii="Arial" w:hAnsi="Arial" w:cs="Arial"/>
                <w:b/>
                <w:sz w:val="18"/>
                <w:szCs w:val="18"/>
                <w:lang w:eastAsia="zh-CN"/>
              </w:rPr>
            </w:pPr>
            <w:r w:rsidRPr="00212A23">
              <w:rPr>
                <w:rFonts w:ascii="Arial" w:hAnsi="Arial" w:cs="Arial" w:hint="eastAsia"/>
                <w:b/>
                <w:sz w:val="18"/>
                <w:szCs w:val="18"/>
                <w:lang w:eastAsia="zh-CN"/>
              </w:rPr>
              <w:t>Can ID(STD)</w:t>
            </w:r>
          </w:p>
        </w:tc>
        <w:tc>
          <w:tcPr>
            <w:tcW w:w="0" w:type="auto"/>
            <w:shd w:val="clear" w:color="auto" w:fill="E6E6E6"/>
            <w:vAlign w:val="center"/>
          </w:tcPr>
          <w:p w:rsidR="00DD23C6" w:rsidRPr="00212A23" w:rsidRDefault="00DD23C6" w:rsidP="00AB0B95">
            <w:pPr>
              <w:jc w:val="center"/>
              <w:rPr>
                <w:rFonts w:ascii="Arial" w:hAnsi="Arial" w:hint="eastAsia"/>
                <w:b/>
                <w:sz w:val="18"/>
                <w:lang w:eastAsia="zh-CN"/>
              </w:rPr>
            </w:pPr>
            <w:r w:rsidRPr="00212A23">
              <w:rPr>
                <w:rFonts w:ascii="Arial" w:hAnsi="Arial" w:hint="eastAsia"/>
                <w:b/>
                <w:sz w:val="18"/>
                <w:lang w:eastAsia="zh-CN"/>
              </w:rPr>
              <w:t>Data0</w:t>
            </w:r>
          </w:p>
        </w:tc>
        <w:tc>
          <w:tcPr>
            <w:tcW w:w="0" w:type="auto"/>
            <w:shd w:val="clear" w:color="auto" w:fill="E6E6E6"/>
            <w:vAlign w:val="center"/>
          </w:tcPr>
          <w:p w:rsidR="00DD23C6" w:rsidRPr="00212A23" w:rsidRDefault="00DD23C6" w:rsidP="00AB0B95">
            <w:pPr>
              <w:jc w:val="center"/>
              <w:rPr>
                <w:rFonts w:ascii="Arial" w:hAnsi="Arial" w:hint="eastAsia"/>
                <w:b/>
                <w:sz w:val="18"/>
                <w:lang w:eastAsia="zh-CN"/>
              </w:rPr>
            </w:pPr>
            <w:r w:rsidRPr="00212A23">
              <w:rPr>
                <w:rFonts w:ascii="Arial" w:hAnsi="Arial" w:hint="eastAsia"/>
                <w:b/>
                <w:sz w:val="18"/>
                <w:lang w:eastAsia="zh-CN"/>
              </w:rPr>
              <w:t>Data1</w:t>
            </w:r>
          </w:p>
        </w:tc>
        <w:tc>
          <w:tcPr>
            <w:tcW w:w="1036" w:type="dxa"/>
            <w:shd w:val="clear" w:color="auto" w:fill="E6E6E6"/>
            <w:vAlign w:val="center"/>
          </w:tcPr>
          <w:p w:rsidR="00DD23C6" w:rsidRPr="00212A23" w:rsidRDefault="00DD23C6" w:rsidP="00AB0B95">
            <w:pPr>
              <w:jc w:val="center"/>
              <w:rPr>
                <w:rFonts w:ascii="Arial" w:hAnsi="Arial" w:hint="eastAsia"/>
                <w:b/>
                <w:sz w:val="18"/>
                <w:lang w:eastAsia="zh-CN"/>
              </w:rPr>
            </w:pPr>
            <w:r w:rsidRPr="00212A23">
              <w:rPr>
                <w:rFonts w:ascii="Arial" w:hAnsi="Arial" w:hint="eastAsia"/>
                <w:b/>
                <w:sz w:val="18"/>
                <w:lang w:eastAsia="zh-CN"/>
              </w:rPr>
              <w:t>Data2</w:t>
            </w:r>
          </w:p>
        </w:tc>
        <w:tc>
          <w:tcPr>
            <w:tcW w:w="0" w:type="auto"/>
            <w:shd w:val="clear" w:color="auto" w:fill="E6E6E6"/>
            <w:vAlign w:val="center"/>
          </w:tcPr>
          <w:p w:rsidR="00DD23C6" w:rsidRPr="00212A23" w:rsidRDefault="00DD23C6" w:rsidP="00AB0B95">
            <w:pPr>
              <w:jc w:val="center"/>
              <w:rPr>
                <w:rFonts w:ascii="Arial" w:hAnsi="Arial" w:hint="eastAsia"/>
                <w:b/>
                <w:sz w:val="18"/>
                <w:lang w:eastAsia="zh-CN"/>
              </w:rPr>
            </w:pPr>
            <w:r w:rsidRPr="00212A23">
              <w:rPr>
                <w:rFonts w:ascii="Arial" w:hAnsi="Arial" w:hint="eastAsia"/>
                <w:b/>
                <w:sz w:val="18"/>
                <w:lang w:eastAsia="zh-CN"/>
              </w:rPr>
              <w:t>Data3</w:t>
            </w:r>
          </w:p>
        </w:tc>
        <w:tc>
          <w:tcPr>
            <w:tcW w:w="0" w:type="auto"/>
            <w:shd w:val="clear" w:color="auto" w:fill="E6E6E6"/>
            <w:vAlign w:val="center"/>
          </w:tcPr>
          <w:p w:rsidR="00DD23C6" w:rsidRPr="00212A23" w:rsidRDefault="00DD23C6" w:rsidP="00AB0B95">
            <w:pPr>
              <w:jc w:val="center"/>
              <w:rPr>
                <w:rFonts w:ascii="Arial" w:hAnsi="Arial" w:hint="eastAsia"/>
                <w:b/>
                <w:sz w:val="18"/>
                <w:lang w:eastAsia="zh-CN"/>
              </w:rPr>
            </w:pPr>
            <w:r w:rsidRPr="00212A23">
              <w:rPr>
                <w:rFonts w:ascii="Arial" w:hAnsi="Arial" w:hint="eastAsia"/>
                <w:b/>
                <w:sz w:val="18"/>
                <w:lang w:eastAsia="zh-CN"/>
              </w:rPr>
              <w:t>Data4</w:t>
            </w:r>
          </w:p>
        </w:tc>
        <w:tc>
          <w:tcPr>
            <w:tcW w:w="0" w:type="auto"/>
            <w:shd w:val="clear" w:color="auto" w:fill="E6E6E6"/>
            <w:vAlign w:val="center"/>
          </w:tcPr>
          <w:p w:rsidR="00DD23C6" w:rsidRPr="00212A23" w:rsidRDefault="00DD23C6" w:rsidP="00AB0B95">
            <w:pPr>
              <w:jc w:val="center"/>
              <w:rPr>
                <w:rFonts w:ascii="Arial" w:hAnsi="Arial" w:hint="eastAsia"/>
                <w:b/>
                <w:sz w:val="18"/>
                <w:lang w:eastAsia="zh-CN"/>
              </w:rPr>
            </w:pPr>
            <w:r w:rsidRPr="00212A23">
              <w:rPr>
                <w:rFonts w:ascii="Arial" w:hAnsi="Arial" w:hint="eastAsia"/>
                <w:b/>
                <w:sz w:val="18"/>
                <w:lang w:eastAsia="zh-CN"/>
              </w:rPr>
              <w:t>Data5</w:t>
            </w:r>
          </w:p>
        </w:tc>
        <w:tc>
          <w:tcPr>
            <w:tcW w:w="0" w:type="auto"/>
            <w:shd w:val="clear" w:color="auto" w:fill="E6E6E6"/>
            <w:vAlign w:val="center"/>
          </w:tcPr>
          <w:p w:rsidR="00DD23C6" w:rsidRPr="00212A23" w:rsidRDefault="00DD23C6" w:rsidP="00AB0B95">
            <w:pPr>
              <w:jc w:val="center"/>
              <w:rPr>
                <w:rFonts w:ascii="Arial" w:hAnsi="Arial" w:hint="eastAsia"/>
                <w:b/>
                <w:sz w:val="18"/>
                <w:lang w:eastAsia="zh-CN"/>
              </w:rPr>
            </w:pPr>
            <w:r w:rsidRPr="00212A23">
              <w:rPr>
                <w:rFonts w:ascii="Arial" w:hAnsi="Arial" w:hint="eastAsia"/>
                <w:b/>
                <w:sz w:val="18"/>
                <w:lang w:eastAsia="zh-CN"/>
              </w:rPr>
              <w:t>Data6</w:t>
            </w:r>
          </w:p>
        </w:tc>
        <w:tc>
          <w:tcPr>
            <w:tcW w:w="0" w:type="auto"/>
            <w:shd w:val="clear" w:color="auto" w:fill="E6E6E6"/>
            <w:vAlign w:val="center"/>
          </w:tcPr>
          <w:p w:rsidR="00DD23C6" w:rsidRPr="00212A23" w:rsidRDefault="00DD23C6" w:rsidP="00AB0B95">
            <w:pPr>
              <w:jc w:val="center"/>
              <w:rPr>
                <w:rFonts w:ascii="Arial" w:hAnsi="Arial" w:hint="eastAsia"/>
                <w:b/>
                <w:sz w:val="18"/>
                <w:lang w:eastAsia="zh-CN"/>
              </w:rPr>
            </w:pPr>
            <w:r w:rsidRPr="00212A23">
              <w:rPr>
                <w:rFonts w:ascii="Arial" w:hAnsi="Arial" w:hint="eastAsia"/>
                <w:b/>
                <w:sz w:val="18"/>
                <w:lang w:eastAsia="zh-CN"/>
              </w:rPr>
              <w:t>Data7</w:t>
            </w:r>
          </w:p>
        </w:tc>
      </w:tr>
      <w:tr w:rsidR="00DD23C6" w:rsidRPr="00212A23" w:rsidTr="00AB0B95">
        <w:trPr>
          <w:trHeight w:val="223"/>
        </w:trPr>
        <w:tc>
          <w:tcPr>
            <w:tcW w:w="0" w:type="auto"/>
            <w:shd w:val="clear" w:color="auto" w:fill="auto"/>
            <w:vAlign w:val="center"/>
          </w:tcPr>
          <w:p w:rsidR="00DD23C6" w:rsidRPr="00212A23" w:rsidRDefault="00DD23C6" w:rsidP="00AB0B95">
            <w:pPr>
              <w:jc w:val="center"/>
              <w:rPr>
                <w:rFonts w:ascii="Arial" w:hAnsi="Arial" w:hint="eastAsia"/>
                <w:sz w:val="18"/>
                <w:lang w:eastAsia="zh-CN"/>
              </w:rPr>
            </w:pPr>
            <w:r w:rsidRPr="00212A23">
              <w:rPr>
                <w:rFonts w:ascii="Arial" w:hAnsi="Arial"/>
                <w:sz w:val="18"/>
              </w:rPr>
              <w:t>0x774</w:t>
            </w:r>
          </w:p>
        </w:tc>
        <w:tc>
          <w:tcPr>
            <w:tcW w:w="0" w:type="auto"/>
            <w:shd w:val="clear" w:color="auto" w:fill="auto"/>
            <w:vAlign w:val="center"/>
          </w:tcPr>
          <w:p w:rsidR="00DD23C6" w:rsidRPr="00212A23" w:rsidRDefault="00DD23C6" w:rsidP="00AB0B95">
            <w:pPr>
              <w:jc w:val="center"/>
              <w:rPr>
                <w:rFonts w:ascii="Arial" w:hAnsi="Arial"/>
                <w:sz w:val="18"/>
                <w:lang w:eastAsia="zh-CN"/>
              </w:rPr>
            </w:pPr>
            <w:r w:rsidRPr="00212A23">
              <w:rPr>
                <w:rFonts w:ascii="Arial" w:hAnsi="Arial"/>
                <w:sz w:val="18"/>
              </w:rPr>
              <w:t>0x</w:t>
            </w:r>
            <w:r w:rsidRPr="00212A23">
              <w:rPr>
                <w:rFonts w:ascii="Arial" w:hAnsi="Arial" w:hint="eastAsia"/>
                <w:sz w:val="18"/>
                <w:lang w:eastAsia="zh-CN"/>
              </w:rPr>
              <w:t>70</w:t>
            </w:r>
          </w:p>
        </w:tc>
        <w:tc>
          <w:tcPr>
            <w:tcW w:w="0" w:type="auto"/>
            <w:shd w:val="clear" w:color="auto" w:fill="auto"/>
            <w:vAlign w:val="center"/>
          </w:tcPr>
          <w:p w:rsidR="00DD23C6" w:rsidRPr="00212A23" w:rsidRDefault="00DD23C6" w:rsidP="00AB0B95">
            <w:pPr>
              <w:keepNext/>
              <w:jc w:val="center"/>
              <w:rPr>
                <w:rFonts w:ascii="Arial" w:hAnsi="Arial" w:hint="eastAsia"/>
                <w:sz w:val="18"/>
                <w:lang w:val="en-GB" w:eastAsia="zh-CN"/>
              </w:rPr>
            </w:pPr>
            <w:r w:rsidRPr="00212A23">
              <w:rPr>
                <w:rFonts w:ascii="Arial" w:hAnsi="Arial" w:hint="eastAsia"/>
                <w:sz w:val="18"/>
                <w:lang w:val="en-GB" w:eastAsia="zh-CN"/>
              </w:rPr>
              <w:t>0x00</w:t>
            </w:r>
          </w:p>
        </w:tc>
        <w:tc>
          <w:tcPr>
            <w:tcW w:w="1036" w:type="dxa"/>
            <w:shd w:val="clear" w:color="auto" w:fill="auto"/>
          </w:tcPr>
          <w:p w:rsidR="00DD23C6" w:rsidRPr="00212A23" w:rsidRDefault="00451447" w:rsidP="00AB0B95">
            <w:pPr>
              <w:keepNext/>
              <w:jc w:val="center"/>
              <w:rPr>
                <w:rFonts w:ascii="Arial" w:hAnsi="Arial" w:hint="eastAsia"/>
                <w:sz w:val="18"/>
                <w:lang w:val="en-GB" w:eastAsia="zh-CN"/>
              </w:rPr>
            </w:pPr>
            <w:r w:rsidRPr="00212A23">
              <w:rPr>
                <w:rFonts w:ascii="Arial" w:hAnsi="Arial" w:hint="eastAsia"/>
                <w:sz w:val="18"/>
                <w:lang w:val="en-GB" w:eastAsia="zh-CN"/>
              </w:rPr>
              <w:t>0x</w:t>
            </w:r>
            <w:r>
              <w:rPr>
                <w:rFonts w:ascii="Arial" w:hAnsi="Arial" w:hint="eastAsia"/>
                <w:sz w:val="18"/>
                <w:lang w:val="en-GB" w:eastAsia="zh-CN"/>
              </w:rPr>
              <w:t>01</w:t>
            </w:r>
          </w:p>
        </w:tc>
        <w:tc>
          <w:tcPr>
            <w:tcW w:w="0" w:type="auto"/>
          </w:tcPr>
          <w:p w:rsidR="00DD23C6" w:rsidRPr="00212A23" w:rsidRDefault="00DD23C6" w:rsidP="00AB0B95">
            <w:pPr>
              <w:rPr>
                <w:rFonts w:ascii="Arial" w:hAnsi="Arial" w:hint="eastAsia"/>
                <w:sz w:val="18"/>
                <w:lang w:val="en-GB" w:eastAsia="zh-CN"/>
              </w:rPr>
            </w:pPr>
            <w:r w:rsidRPr="00212A23">
              <w:rPr>
                <w:rFonts w:ascii="Arial" w:hAnsi="Arial" w:hint="eastAsia"/>
                <w:sz w:val="18"/>
                <w:lang w:val="en-GB" w:eastAsia="zh-CN"/>
              </w:rPr>
              <w:t>---</w:t>
            </w:r>
          </w:p>
        </w:tc>
        <w:tc>
          <w:tcPr>
            <w:tcW w:w="0" w:type="auto"/>
          </w:tcPr>
          <w:p w:rsidR="00DD23C6" w:rsidRPr="00212A23" w:rsidRDefault="00DD23C6" w:rsidP="00AB0B95">
            <w:pPr>
              <w:rPr>
                <w:rFonts w:ascii="Arial" w:hAnsi="Arial" w:hint="eastAsia"/>
                <w:sz w:val="18"/>
                <w:lang w:val="en-GB" w:eastAsia="zh-CN"/>
              </w:rPr>
            </w:pPr>
            <w:r w:rsidRPr="00212A23">
              <w:rPr>
                <w:rFonts w:ascii="Arial" w:hAnsi="Arial" w:hint="eastAsia"/>
                <w:sz w:val="18"/>
                <w:lang w:val="en-GB" w:eastAsia="zh-CN"/>
              </w:rPr>
              <w:t>---</w:t>
            </w:r>
          </w:p>
        </w:tc>
        <w:tc>
          <w:tcPr>
            <w:tcW w:w="0" w:type="auto"/>
          </w:tcPr>
          <w:p w:rsidR="00DD23C6" w:rsidRPr="00212A23" w:rsidRDefault="00DD23C6" w:rsidP="00AB0B95">
            <w:pPr>
              <w:rPr>
                <w:rFonts w:hint="eastAsia"/>
                <w:lang w:eastAsia="zh-CN"/>
              </w:rPr>
            </w:pPr>
            <w:r w:rsidRPr="00212A23">
              <w:rPr>
                <w:rFonts w:ascii="Arial" w:hAnsi="Arial" w:hint="eastAsia"/>
                <w:sz w:val="18"/>
                <w:lang w:val="en-GB" w:eastAsia="zh-CN"/>
              </w:rPr>
              <w:t>---</w:t>
            </w:r>
          </w:p>
        </w:tc>
        <w:tc>
          <w:tcPr>
            <w:tcW w:w="0" w:type="auto"/>
          </w:tcPr>
          <w:p w:rsidR="00DD23C6" w:rsidRPr="00212A23" w:rsidRDefault="00DD23C6" w:rsidP="00AB0B95">
            <w:pPr>
              <w:rPr>
                <w:rFonts w:hint="eastAsia"/>
                <w:lang w:eastAsia="zh-CN"/>
              </w:rPr>
            </w:pPr>
            <w:r w:rsidRPr="00212A23">
              <w:rPr>
                <w:rFonts w:ascii="Arial" w:hAnsi="Arial" w:hint="eastAsia"/>
                <w:sz w:val="18"/>
                <w:lang w:val="en-GB" w:eastAsia="zh-CN"/>
              </w:rPr>
              <w:t>---</w:t>
            </w:r>
          </w:p>
        </w:tc>
        <w:tc>
          <w:tcPr>
            <w:tcW w:w="0" w:type="auto"/>
          </w:tcPr>
          <w:p w:rsidR="00DD23C6" w:rsidRPr="00212A23" w:rsidRDefault="00DD23C6" w:rsidP="00AB0B95">
            <w:pPr>
              <w:rPr>
                <w:rFonts w:hint="eastAsia"/>
                <w:lang w:eastAsia="zh-CN"/>
              </w:rPr>
            </w:pPr>
            <w:r w:rsidRPr="00212A23">
              <w:rPr>
                <w:rFonts w:ascii="Arial" w:hAnsi="Arial" w:hint="eastAsia"/>
                <w:sz w:val="18"/>
                <w:lang w:val="en-GB" w:eastAsia="zh-CN"/>
              </w:rPr>
              <w:t>---</w:t>
            </w:r>
          </w:p>
        </w:tc>
      </w:tr>
    </w:tbl>
    <w:p w:rsidR="00F72799" w:rsidRPr="00D451C8" w:rsidRDefault="00F72799" w:rsidP="00F72799">
      <w:pPr>
        <w:rPr>
          <w:rFonts w:ascii="Arial" w:hAnsi="Arial" w:cs="Arial" w:hint="eastAsia"/>
          <w:sz w:val="21"/>
          <w:szCs w:val="21"/>
          <w:lang w:val="en-GB" w:eastAsia="zh-CN"/>
        </w:rPr>
      </w:pPr>
      <w:r w:rsidRPr="00D451C8">
        <w:rPr>
          <w:rFonts w:ascii="Arial" w:hAnsi="Arial" w:cs="Arial" w:hint="eastAsia"/>
          <w:sz w:val="21"/>
          <w:szCs w:val="21"/>
          <w:lang w:val="en-GB" w:eastAsia="zh-CN"/>
        </w:rPr>
        <w:t xml:space="preserve">All backlight LEDs are on after </w:t>
      </w:r>
      <w:r>
        <w:rPr>
          <w:rFonts w:ascii="Arial" w:hAnsi="Arial" w:cs="Arial" w:hint="eastAsia"/>
          <w:sz w:val="21"/>
          <w:szCs w:val="21"/>
          <w:lang w:val="en-GB" w:eastAsia="zh-CN"/>
        </w:rPr>
        <w:t>the command is send</w:t>
      </w:r>
      <w:r w:rsidRPr="00D451C8">
        <w:rPr>
          <w:rFonts w:ascii="Arial" w:hAnsi="Arial" w:cs="Arial" w:hint="eastAsia"/>
          <w:sz w:val="21"/>
          <w:szCs w:val="21"/>
          <w:lang w:val="en-GB" w:eastAsia="zh-CN"/>
        </w:rPr>
        <w:t>.</w:t>
      </w:r>
    </w:p>
    <w:p w:rsidR="00DD23C6" w:rsidRPr="00DD23C6" w:rsidRDefault="00DD23C6" w:rsidP="00DD23C6">
      <w:pPr>
        <w:rPr>
          <w:rFonts w:hint="eastAsia"/>
          <w:lang w:val="en-GB" w:eastAsia="zh-CN"/>
        </w:rPr>
      </w:pPr>
    </w:p>
    <w:bookmarkEnd w:id="198"/>
    <w:bookmarkEnd w:id="199"/>
    <w:p w:rsidR="008B179E" w:rsidRDefault="008B179E" w:rsidP="008B179E">
      <w:pPr>
        <w:rPr>
          <w:rFonts w:ascii="Arial" w:hAnsi="Arial" w:cs="Arial" w:hint="eastAsia"/>
          <w:color w:val="0000FF"/>
          <w:sz w:val="21"/>
          <w:szCs w:val="21"/>
          <w:lang w:val="en-GB" w:eastAsia="zh-CN"/>
        </w:rPr>
      </w:pPr>
      <w:r w:rsidRPr="008B483F">
        <w:rPr>
          <w:rFonts w:ascii="Arial" w:eastAsia="Arial Unicode MS" w:hAnsi="Arial" w:cs="Arial" w:hint="eastAsia"/>
          <w:sz w:val="21"/>
          <w:szCs w:val="21"/>
          <w:lang w:val="en-GB" w:eastAsia="zh-CN"/>
        </w:rPr>
        <w:t xml:space="preserve">LED </w:t>
      </w:r>
      <w:r>
        <w:rPr>
          <w:rFonts w:ascii="Arial" w:eastAsia="Arial Unicode MS" w:hAnsi="Arial" w:cs="Arial" w:hint="eastAsia"/>
          <w:sz w:val="21"/>
          <w:szCs w:val="21"/>
          <w:lang w:val="en-GB" w:eastAsia="zh-CN"/>
        </w:rPr>
        <w:t>backlight</w:t>
      </w:r>
    </w:p>
    <w:tbl>
      <w:tblPr>
        <w:tblW w:w="9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737"/>
        <w:gridCol w:w="2136"/>
        <w:gridCol w:w="983"/>
        <w:gridCol w:w="1842"/>
        <w:gridCol w:w="1985"/>
        <w:gridCol w:w="1985"/>
      </w:tblGrid>
      <w:tr w:rsidR="0092749D" w:rsidRPr="008B483F" w:rsidTr="0092749D">
        <w:trPr>
          <w:cantSplit/>
          <w:trHeight w:val="20"/>
          <w:tblHeader/>
        </w:trPr>
        <w:tc>
          <w:tcPr>
            <w:tcW w:w="737" w:type="dxa"/>
            <w:tcBorders>
              <w:top w:val="single" w:sz="4" w:space="0" w:color="auto"/>
            </w:tcBorders>
            <w:shd w:val="clear" w:color="auto" w:fill="7F7F7F"/>
            <w:vAlign w:val="center"/>
          </w:tcPr>
          <w:p w:rsidR="0092749D" w:rsidRPr="008B483F" w:rsidRDefault="0092749D" w:rsidP="0037726D">
            <w:pPr>
              <w:jc w:val="center"/>
              <w:rPr>
                <w:rFonts w:ascii="Arial" w:hAnsi="Arial" w:cs="Arial"/>
                <w:b/>
                <w:sz w:val="18"/>
                <w:szCs w:val="18"/>
                <w:lang w:eastAsia="zh-CN"/>
              </w:rPr>
            </w:pPr>
            <w:r>
              <w:rPr>
                <w:rFonts w:ascii="Arial" w:hAnsi="Arial" w:hint="eastAsia"/>
                <w:b/>
                <w:sz w:val="18"/>
                <w:lang w:eastAsia="zh-CN"/>
              </w:rPr>
              <w:t>Sorting</w:t>
            </w:r>
          </w:p>
        </w:tc>
        <w:tc>
          <w:tcPr>
            <w:tcW w:w="2136" w:type="dxa"/>
            <w:tcBorders>
              <w:top w:val="single" w:sz="4" w:space="0" w:color="auto"/>
            </w:tcBorders>
            <w:shd w:val="clear" w:color="auto" w:fill="7F7F7F"/>
            <w:vAlign w:val="center"/>
          </w:tcPr>
          <w:p w:rsidR="0092749D" w:rsidRPr="008B483F" w:rsidRDefault="0092749D" w:rsidP="0037726D">
            <w:pPr>
              <w:jc w:val="center"/>
              <w:rPr>
                <w:rFonts w:ascii="Arial" w:hAnsi="Arial" w:cs="Arial"/>
                <w:b/>
                <w:sz w:val="18"/>
                <w:szCs w:val="18"/>
                <w:lang w:eastAsia="zh-CN"/>
              </w:rPr>
            </w:pPr>
            <w:r w:rsidRPr="008B483F">
              <w:rPr>
                <w:rFonts w:ascii="Arial" w:hAnsi="Arial" w:cs="Arial"/>
                <w:b/>
                <w:sz w:val="18"/>
                <w:szCs w:val="18"/>
                <w:lang w:eastAsia="zh-CN"/>
              </w:rPr>
              <w:t>Description</w:t>
            </w:r>
          </w:p>
        </w:tc>
        <w:tc>
          <w:tcPr>
            <w:tcW w:w="983" w:type="dxa"/>
            <w:tcBorders>
              <w:top w:val="single" w:sz="4" w:space="0" w:color="auto"/>
            </w:tcBorders>
            <w:shd w:val="clear" w:color="auto" w:fill="7F7F7F"/>
            <w:vAlign w:val="center"/>
          </w:tcPr>
          <w:p w:rsidR="0092749D" w:rsidRPr="008B483F" w:rsidRDefault="0092749D" w:rsidP="0037726D">
            <w:pPr>
              <w:jc w:val="center"/>
              <w:rPr>
                <w:rFonts w:ascii="Arial" w:hAnsi="Arial" w:cs="Arial"/>
                <w:b/>
                <w:sz w:val="18"/>
                <w:szCs w:val="18"/>
                <w:lang w:eastAsia="zh-CN"/>
              </w:rPr>
            </w:pPr>
            <w:r w:rsidRPr="008B483F">
              <w:rPr>
                <w:rFonts w:ascii="Arial" w:hAnsi="Arial" w:cs="Arial"/>
                <w:b/>
                <w:sz w:val="18"/>
                <w:szCs w:val="18"/>
                <w:lang w:eastAsia="zh-CN"/>
              </w:rPr>
              <w:t>Color</w:t>
            </w:r>
          </w:p>
        </w:tc>
        <w:tc>
          <w:tcPr>
            <w:tcW w:w="1842" w:type="dxa"/>
            <w:tcBorders>
              <w:top w:val="single" w:sz="4" w:space="0" w:color="auto"/>
            </w:tcBorders>
            <w:shd w:val="clear" w:color="auto" w:fill="7F7F7F"/>
            <w:vAlign w:val="center"/>
          </w:tcPr>
          <w:p w:rsidR="0092749D" w:rsidRPr="008B483F" w:rsidRDefault="0092749D" w:rsidP="0037726D">
            <w:pPr>
              <w:rPr>
                <w:rFonts w:ascii="Arial" w:hAnsi="Arial" w:cs="Arial"/>
                <w:b/>
                <w:sz w:val="18"/>
                <w:szCs w:val="18"/>
                <w:lang w:eastAsia="zh-CN"/>
              </w:rPr>
            </w:pPr>
            <w:r w:rsidRPr="008B483F">
              <w:rPr>
                <w:rFonts w:ascii="Arial" w:hAnsi="Arial" w:cs="Arial"/>
                <w:b/>
                <w:sz w:val="18"/>
                <w:szCs w:val="18"/>
                <w:lang w:eastAsia="zh-CN"/>
              </w:rPr>
              <w:t>Test P</w:t>
            </w:r>
            <w:r w:rsidRPr="008B483F">
              <w:rPr>
                <w:rFonts w:ascii="Arial" w:hAnsi="Arial" w:cs="Arial" w:hint="eastAsia"/>
                <w:b/>
                <w:sz w:val="18"/>
                <w:szCs w:val="18"/>
                <w:lang w:eastAsia="zh-CN"/>
              </w:rPr>
              <w:t>oint</w:t>
            </w:r>
          </w:p>
        </w:tc>
        <w:tc>
          <w:tcPr>
            <w:tcW w:w="1985" w:type="dxa"/>
            <w:tcBorders>
              <w:top w:val="single" w:sz="4" w:space="0" w:color="auto"/>
            </w:tcBorders>
            <w:shd w:val="clear" w:color="auto" w:fill="7F7F7F"/>
          </w:tcPr>
          <w:p w:rsidR="0092749D" w:rsidRPr="008B483F" w:rsidRDefault="00FC0DCA" w:rsidP="0037726D">
            <w:pPr>
              <w:jc w:val="center"/>
              <w:rPr>
                <w:rFonts w:ascii="Arial" w:hAnsi="Arial" w:cs="Arial"/>
                <w:b/>
                <w:sz w:val="18"/>
                <w:szCs w:val="18"/>
                <w:lang w:eastAsia="zh-CN"/>
              </w:rPr>
            </w:pPr>
            <w:r>
              <w:rPr>
                <w:rFonts w:ascii="Arial" w:hAnsi="Arial" w:cs="Arial" w:hint="eastAsia"/>
                <w:b/>
                <w:sz w:val="18"/>
                <w:szCs w:val="18"/>
                <w:lang w:eastAsia="zh-CN"/>
              </w:rPr>
              <w:t xml:space="preserve">Top </w:t>
            </w:r>
            <w:r w:rsidR="00820A43">
              <w:rPr>
                <w:rFonts w:ascii="Arial" w:hAnsi="Arial" w:cs="Arial" w:hint="eastAsia"/>
                <w:b/>
                <w:sz w:val="18"/>
                <w:szCs w:val="18"/>
                <w:lang w:eastAsia="zh-CN"/>
              </w:rPr>
              <w:t>/</w:t>
            </w:r>
            <w:r>
              <w:rPr>
                <w:rFonts w:ascii="Arial" w:hAnsi="Arial" w:cs="Arial" w:hint="eastAsia"/>
                <w:b/>
                <w:sz w:val="18"/>
                <w:szCs w:val="18"/>
                <w:lang w:eastAsia="zh-CN"/>
              </w:rPr>
              <w:t>Bottom</w:t>
            </w:r>
          </w:p>
        </w:tc>
        <w:tc>
          <w:tcPr>
            <w:tcW w:w="1985" w:type="dxa"/>
            <w:tcBorders>
              <w:top w:val="single" w:sz="4" w:space="0" w:color="auto"/>
            </w:tcBorders>
            <w:shd w:val="clear" w:color="auto" w:fill="7F7F7F"/>
            <w:vAlign w:val="center"/>
          </w:tcPr>
          <w:p w:rsidR="0092749D" w:rsidRPr="008B483F" w:rsidRDefault="0092749D" w:rsidP="0037726D">
            <w:pPr>
              <w:jc w:val="center"/>
              <w:rPr>
                <w:rFonts w:ascii="Arial" w:hAnsi="Arial" w:cs="Arial"/>
                <w:b/>
                <w:sz w:val="18"/>
                <w:szCs w:val="18"/>
                <w:lang w:eastAsia="zh-CN"/>
              </w:rPr>
            </w:pPr>
            <w:r w:rsidRPr="008B483F">
              <w:rPr>
                <w:rFonts w:ascii="Arial" w:hAnsi="Arial" w:cs="Arial"/>
                <w:b/>
                <w:sz w:val="18"/>
                <w:szCs w:val="18"/>
                <w:lang w:eastAsia="zh-CN"/>
              </w:rPr>
              <w:t>Test  Voltage</w:t>
            </w:r>
          </w:p>
        </w:tc>
      </w:tr>
      <w:tr w:rsidR="005C2D4A" w:rsidRPr="008B483F" w:rsidTr="00C364E2">
        <w:trPr>
          <w:cantSplit/>
          <w:trHeight w:val="176"/>
        </w:trPr>
        <w:tc>
          <w:tcPr>
            <w:tcW w:w="737" w:type="dxa"/>
            <w:vMerge w:val="restart"/>
            <w:tcBorders>
              <w:top w:val="single" w:sz="4" w:space="0" w:color="auto"/>
            </w:tcBorders>
            <w:vAlign w:val="center"/>
          </w:tcPr>
          <w:p w:rsidR="005C2D4A" w:rsidRPr="00FE10CD" w:rsidRDefault="005C2D4A" w:rsidP="00FE10CD">
            <w:pPr>
              <w:ind w:firstLineChars="50" w:firstLine="90"/>
              <w:jc w:val="both"/>
              <w:rPr>
                <w:rFonts w:ascii="Arial" w:hAnsi="Arial" w:cs="Arial"/>
                <w:sz w:val="18"/>
                <w:szCs w:val="18"/>
                <w:lang w:eastAsia="zh-CN"/>
              </w:rPr>
            </w:pPr>
            <w:r w:rsidRPr="00FE10CD">
              <w:rPr>
                <w:rFonts w:ascii="Arial" w:hAnsi="Arial" w:cs="Arial" w:hint="eastAsia"/>
                <w:sz w:val="18"/>
                <w:szCs w:val="18"/>
                <w:lang w:eastAsia="zh-CN"/>
              </w:rPr>
              <w:t>D</w:t>
            </w:r>
            <w:r w:rsidR="00FE10CD">
              <w:rPr>
                <w:rFonts w:ascii="Arial" w:hAnsi="Arial" w:cs="Arial" w:hint="eastAsia"/>
                <w:sz w:val="18"/>
                <w:szCs w:val="18"/>
                <w:lang w:eastAsia="zh-CN"/>
              </w:rPr>
              <w:t>370</w:t>
            </w:r>
          </w:p>
        </w:tc>
        <w:tc>
          <w:tcPr>
            <w:tcW w:w="2136" w:type="dxa"/>
            <w:vMerge w:val="restart"/>
            <w:tcBorders>
              <w:top w:val="single" w:sz="4" w:space="0" w:color="auto"/>
            </w:tcBorders>
            <w:vAlign w:val="center"/>
          </w:tcPr>
          <w:p w:rsidR="005C2D4A" w:rsidRPr="00FE10CD" w:rsidRDefault="005C2D4A" w:rsidP="0037726D">
            <w:pPr>
              <w:jc w:val="both"/>
              <w:rPr>
                <w:rFonts w:ascii="Arial" w:hAnsi="Arial" w:cs="Arial"/>
                <w:sz w:val="18"/>
                <w:szCs w:val="18"/>
                <w:lang w:eastAsia="zh-CN"/>
              </w:rPr>
            </w:pPr>
            <w:r w:rsidRPr="00FE10CD">
              <w:rPr>
                <w:rFonts w:ascii="Arial" w:hAnsi="Arial" w:cs="Arial" w:hint="eastAsia"/>
                <w:sz w:val="18"/>
                <w:szCs w:val="18"/>
                <w:lang w:eastAsia="zh-CN"/>
              </w:rPr>
              <w:t>Pointer Backlight</w:t>
            </w:r>
          </w:p>
        </w:tc>
        <w:tc>
          <w:tcPr>
            <w:tcW w:w="983" w:type="dxa"/>
            <w:vMerge w:val="restart"/>
            <w:tcBorders>
              <w:top w:val="single" w:sz="4" w:space="0" w:color="auto"/>
            </w:tcBorders>
            <w:vAlign w:val="center"/>
          </w:tcPr>
          <w:p w:rsidR="005C2D4A" w:rsidRPr="00FE10CD" w:rsidRDefault="005C2D4A" w:rsidP="00C364E2">
            <w:pPr>
              <w:jc w:val="center"/>
              <w:rPr>
                <w:rFonts w:ascii="Arial" w:hAnsi="Arial" w:cs="Arial" w:hint="eastAsia"/>
                <w:sz w:val="18"/>
                <w:szCs w:val="18"/>
                <w:lang w:eastAsia="zh-CN"/>
              </w:rPr>
            </w:pPr>
            <w:r w:rsidRPr="00FE10CD">
              <w:rPr>
                <w:rFonts w:ascii="Arial" w:hAnsi="Arial" w:cs="Arial" w:hint="eastAsia"/>
                <w:sz w:val="18"/>
                <w:szCs w:val="18"/>
                <w:lang w:eastAsia="zh-CN"/>
              </w:rPr>
              <w:t>White</w:t>
            </w:r>
          </w:p>
        </w:tc>
        <w:tc>
          <w:tcPr>
            <w:tcW w:w="1842" w:type="dxa"/>
            <w:tcBorders>
              <w:top w:val="single" w:sz="4" w:space="0" w:color="auto"/>
              <w:bottom w:val="single" w:sz="4" w:space="0" w:color="auto"/>
            </w:tcBorders>
            <w:shd w:val="clear" w:color="auto" w:fill="auto"/>
            <w:vAlign w:val="center"/>
          </w:tcPr>
          <w:p w:rsidR="005C2D4A" w:rsidRPr="00FE10CD" w:rsidRDefault="00592A70" w:rsidP="00FE10CD">
            <w:pPr>
              <w:jc w:val="center"/>
              <w:rPr>
                <w:rFonts w:ascii="Arial" w:hAnsi="Arial" w:cs="Arial"/>
                <w:sz w:val="18"/>
                <w:szCs w:val="18"/>
                <w:lang w:eastAsia="zh-CN"/>
              </w:rPr>
            </w:pPr>
            <w:r w:rsidRPr="00FE10CD">
              <w:rPr>
                <w:rFonts w:ascii="Arial" w:hAnsi="Arial" w:cs="Arial"/>
                <w:sz w:val="18"/>
                <w:szCs w:val="18"/>
                <w:lang w:eastAsia="zh-CN"/>
              </w:rPr>
              <w:t>F</w:t>
            </w:r>
            <w:r w:rsidRPr="00FE10CD">
              <w:rPr>
                <w:rFonts w:ascii="Arial" w:hAnsi="Arial" w:cs="Arial" w:hint="eastAsia"/>
                <w:sz w:val="18"/>
                <w:szCs w:val="18"/>
                <w:lang w:eastAsia="zh-CN"/>
              </w:rPr>
              <w:t>1</w:t>
            </w:r>
            <w:r w:rsidR="00FE10CD" w:rsidRPr="00FE10CD">
              <w:rPr>
                <w:rFonts w:ascii="Arial" w:hAnsi="Arial" w:cs="Arial" w:hint="eastAsia"/>
                <w:sz w:val="18"/>
                <w:szCs w:val="18"/>
                <w:lang w:eastAsia="zh-CN"/>
              </w:rPr>
              <w:t>2</w:t>
            </w:r>
            <w:r w:rsidRPr="00FE10CD">
              <w:rPr>
                <w:rFonts w:ascii="Arial" w:hAnsi="Arial" w:cs="Arial" w:hint="eastAsia"/>
                <w:sz w:val="18"/>
                <w:szCs w:val="18"/>
                <w:lang w:eastAsia="zh-CN"/>
              </w:rPr>
              <w:t>8</w:t>
            </w:r>
          </w:p>
        </w:tc>
        <w:tc>
          <w:tcPr>
            <w:tcW w:w="1985" w:type="dxa"/>
            <w:tcBorders>
              <w:top w:val="single" w:sz="4" w:space="0" w:color="auto"/>
            </w:tcBorders>
          </w:tcPr>
          <w:p w:rsidR="005C2D4A" w:rsidRPr="00FE10CD" w:rsidRDefault="00E10B43">
            <w:r w:rsidRPr="00E10B43">
              <w:rPr>
                <w:rFonts w:ascii="Arial" w:hAnsi="Arial" w:cs="Arial"/>
                <w:sz w:val="18"/>
                <w:szCs w:val="18"/>
                <w:lang w:eastAsia="zh-CN"/>
              </w:rPr>
              <w:t>BOTTOM</w:t>
            </w:r>
          </w:p>
        </w:tc>
        <w:tc>
          <w:tcPr>
            <w:tcW w:w="1985" w:type="dxa"/>
            <w:vMerge w:val="restart"/>
            <w:tcBorders>
              <w:top w:val="single" w:sz="4" w:space="0" w:color="auto"/>
            </w:tcBorders>
            <w:shd w:val="clear" w:color="auto" w:fill="auto"/>
            <w:vAlign w:val="center"/>
          </w:tcPr>
          <w:p w:rsidR="005C2D4A" w:rsidRPr="00AE6B5E" w:rsidRDefault="00AE6B5E" w:rsidP="00C364E2">
            <w:pPr>
              <w:jc w:val="both"/>
              <w:rPr>
                <w:rFonts w:ascii="Arial" w:hAnsi="Arial" w:cs="Arial" w:hint="eastAsia"/>
                <w:sz w:val="18"/>
                <w:szCs w:val="18"/>
                <w:lang w:eastAsia="zh-CN"/>
              </w:rPr>
            </w:pPr>
            <w:r w:rsidRPr="00AE6B5E">
              <w:rPr>
                <w:rFonts w:ascii="Arial" w:hAnsi="Arial" w:cs="Arial" w:hint="eastAsia"/>
                <w:sz w:val="18"/>
                <w:szCs w:val="18"/>
                <w:lang w:eastAsia="zh-CN"/>
              </w:rPr>
              <w:t>2.8</w:t>
            </w:r>
            <w:r w:rsidR="005C2D4A" w:rsidRPr="00AE6B5E">
              <w:rPr>
                <w:rFonts w:ascii="Arial" w:hAnsi="Arial" w:cs="Arial" w:hint="eastAsia"/>
                <w:sz w:val="18"/>
                <w:szCs w:val="18"/>
                <w:lang w:eastAsia="zh-CN"/>
              </w:rPr>
              <w:t>V~</w:t>
            </w:r>
            <w:r w:rsidRPr="00AE6B5E">
              <w:rPr>
                <w:rFonts w:ascii="Arial" w:hAnsi="Arial" w:cs="Arial" w:hint="eastAsia"/>
                <w:sz w:val="18"/>
                <w:szCs w:val="18"/>
                <w:lang w:eastAsia="zh-CN"/>
              </w:rPr>
              <w:t>3.5</w:t>
            </w:r>
            <w:r w:rsidR="005C2D4A" w:rsidRPr="00AE6B5E">
              <w:rPr>
                <w:rFonts w:ascii="Arial" w:hAnsi="Arial" w:cs="Arial" w:hint="eastAsia"/>
                <w:sz w:val="18"/>
                <w:szCs w:val="18"/>
                <w:lang w:eastAsia="zh-CN"/>
              </w:rPr>
              <w:t>V</w:t>
            </w:r>
          </w:p>
          <w:p w:rsidR="005C2D4A" w:rsidRPr="00AE6B5E" w:rsidRDefault="005C2D4A" w:rsidP="00AE6B5E">
            <w:pPr>
              <w:jc w:val="both"/>
              <w:rPr>
                <w:rFonts w:ascii="Arial" w:hAnsi="Arial" w:cs="Arial"/>
                <w:sz w:val="18"/>
                <w:szCs w:val="18"/>
                <w:lang w:eastAsia="zh-CN"/>
              </w:rPr>
            </w:pPr>
            <w:r w:rsidRPr="00AE6B5E">
              <w:rPr>
                <w:rFonts w:ascii="Arial" w:hAnsi="Arial" w:cs="Arial" w:hint="eastAsia"/>
                <w:sz w:val="18"/>
                <w:szCs w:val="18"/>
                <w:lang w:eastAsia="zh-CN"/>
              </w:rPr>
              <w:t>TYP @3.</w:t>
            </w:r>
            <w:r w:rsidR="00AE6B5E" w:rsidRPr="00AE6B5E">
              <w:rPr>
                <w:rFonts w:ascii="Arial" w:hAnsi="Arial" w:cs="Arial" w:hint="eastAsia"/>
                <w:sz w:val="18"/>
                <w:szCs w:val="18"/>
                <w:lang w:eastAsia="zh-CN"/>
              </w:rPr>
              <w:t>0</w:t>
            </w:r>
            <w:r w:rsidRPr="00AE6B5E">
              <w:rPr>
                <w:rFonts w:ascii="Arial" w:hAnsi="Arial" w:cs="Arial" w:hint="eastAsia"/>
                <w:sz w:val="18"/>
                <w:szCs w:val="18"/>
                <w:lang w:eastAsia="zh-CN"/>
              </w:rPr>
              <w:t>V</w:t>
            </w:r>
          </w:p>
        </w:tc>
      </w:tr>
      <w:tr w:rsidR="00FE10CD" w:rsidRPr="008B483F" w:rsidTr="00176166">
        <w:trPr>
          <w:cantSplit/>
          <w:trHeight w:val="207"/>
        </w:trPr>
        <w:tc>
          <w:tcPr>
            <w:tcW w:w="737" w:type="dxa"/>
            <w:vMerge/>
            <w:vAlign w:val="center"/>
          </w:tcPr>
          <w:p w:rsidR="00FE10CD" w:rsidRPr="00FE10CD" w:rsidRDefault="00FE10CD" w:rsidP="0037726D">
            <w:pPr>
              <w:ind w:firstLineChars="50" w:firstLine="90"/>
              <w:jc w:val="both"/>
              <w:rPr>
                <w:rFonts w:ascii="Arial" w:hAnsi="Arial" w:cs="Arial" w:hint="eastAsia"/>
                <w:sz w:val="18"/>
                <w:szCs w:val="18"/>
                <w:lang w:eastAsia="zh-CN"/>
              </w:rPr>
            </w:pPr>
          </w:p>
        </w:tc>
        <w:tc>
          <w:tcPr>
            <w:tcW w:w="2136" w:type="dxa"/>
            <w:vMerge/>
            <w:vAlign w:val="center"/>
          </w:tcPr>
          <w:p w:rsidR="00FE10CD" w:rsidRPr="00FE10CD" w:rsidRDefault="00FE10CD" w:rsidP="0037726D">
            <w:pPr>
              <w:jc w:val="both"/>
              <w:rPr>
                <w:rFonts w:ascii="Arial" w:hAnsi="Arial" w:cs="Arial" w:hint="eastAsia"/>
                <w:sz w:val="18"/>
                <w:szCs w:val="18"/>
                <w:lang w:eastAsia="zh-CN"/>
              </w:rPr>
            </w:pPr>
          </w:p>
        </w:tc>
        <w:tc>
          <w:tcPr>
            <w:tcW w:w="983" w:type="dxa"/>
            <w:vMerge/>
            <w:vAlign w:val="center"/>
          </w:tcPr>
          <w:p w:rsidR="00FE10CD" w:rsidRPr="00FE10CD" w:rsidRDefault="00FE10CD" w:rsidP="00C364E2">
            <w:pPr>
              <w:jc w:val="center"/>
              <w:rPr>
                <w:rFonts w:ascii="Arial" w:hAnsi="Arial" w:cs="Arial" w:hint="eastAsia"/>
                <w:sz w:val="18"/>
                <w:szCs w:val="18"/>
                <w:lang w:eastAsia="zh-CN"/>
              </w:rPr>
            </w:pPr>
          </w:p>
        </w:tc>
        <w:tc>
          <w:tcPr>
            <w:tcW w:w="1842" w:type="dxa"/>
            <w:vMerge w:val="restart"/>
            <w:tcBorders>
              <w:top w:val="single" w:sz="4" w:space="0" w:color="auto"/>
            </w:tcBorders>
            <w:shd w:val="clear" w:color="auto" w:fill="auto"/>
            <w:vAlign w:val="center"/>
          </w:tcPr>
          <w:p w:rsidR="00FE10CD" w:rsidRPr="00FE10CD" w:rsidRDefault="00FE10CD" w:rsidP="007811D3">
            <w:pPr>
              <w:jc w:val="center"/>
              <w:rPr>
                <w:rFonts w:ascii="Arial" w:hAnsi="Arial" w:cs="Arial" w:hint="eastAsia"/>
                <w:sz w:val="18"/>
                <w:szCs w:val="18"/>
                <w:lang w:eastAsia="zh-CN"/>
              </w:rPr>
            </w:pPr>
            <w:r w:rsidRPr="00FE10CD">
              <w:rPr>
                <w:rFonts w:ascii="Arial" w:hAnsi="Arial" w:cs="Arial" w:hint="eastAsia"/>
                <w:sz w:val="18"/>
                <w:szCs w:val="18"/>
                <w:lang w:eastAsia="zh-CN"/>
              </w:rPr>
              <w:t>F3134</w:t>
            </w:r>
          </w:p>
        </w:tc>
        <w:tc>
          <w:tcPr>
            <w:tcW w:w="1985" w:type="dxa"/>
            <w:vMerge w:val="restart"/>
          </w:tcPr>
          <w:p w:rsidR="00FE10CD" w:rsidRPr="00FE10CD" w:rsidRDefault="00E10B43">
            <w:pPr>
              <w:rPr>
                <w:rFonts w:ascii="Arial" w:hAnsi="Arial" w:cs="Arial"/>
                <w:sz w:val="18"/>
                <w:szCs w:val="18"/>
                <w:lang w:eastAsia="zh-CN"/>
              </w:rPr>
            </w:pPr>
            <w:r w:rsidRPr="00FE10CD">
              <w:rPr>
                <w:rFonts w:ascii="Arial" w:hAnsi="Arial" w:cs="Arial"/>
                <w:sz w:val="18"/>
                <w:szCs w:val="18"/>
                <w:lang w:eastAsia="zh-CN"/>
              </w:rPr>
              <w:t>TOP</w:t>
            </w:r>
          </w:p>
        </w:tc>
        <w:tc>
          <w:tcPr>
            <w:tcW w:w="1985" w:type="dxa"/>
            <w:vMerge/>
            <w:shd w:val="clear" w:color="auto" w:fill="auto"/>
          </w:tcPr>
          <w:p w:rsidR="00FE10CD" w:rsidRPr="00AE6B5E" w:rsidRDefault="00FE10CD" w:rsidP="0037726D">
            <w:pPr>
              <w:jc w:val="both"/>
              <w:rPr>
                <w:rFonts w:ascii="Arial" w:hAnsi="Arial" w:cs="Arial" w:hint="eastAsia"/>
                <w:sz w:val="18"/>
                <w:szCs w:val="18"/>
                <w:lang w:eastAsia="zh-CN"/>
              </w:rPr>
            </w:pPr>
          </w:p>
        </w:tc>
      </w:tr>
      <w:tr w:rsidR="00FE10CD" w:rsidRPr="008B483F" w:rsidTr="00176166">
        <w:trPr>
          <w:cantSplit/>
          <w:trHeight w:val="207"/>
        </w:trPr>
        <w:tc>
          <w:tcPr>
            <w:tcW w:w="737" w:type="dxa"/>
            <w:vMerge w:val="restart"/>
            <w:vAlign w:val="center"/>
          </w:tcPr>
          <w:p w:rsidR="00FE10CD" w:rsidRPr="00FE10CD" w:rsidRDefault="00FE10CD" w:rsidP="0037726D">
            <w:pPr>
              <w:ind w:firstLineChars="50" w:firstLine="90"/>
              <w:jc w:val="both"/>
              <w:rPr>
                <w:rFonts w:ascii="Arial" w:hAnsi="Arial" w:cs="Arial" w:hint="eastAsia"/>
                <w:sz w:val="18"/>
                <w:szCs w:val="18"/>
                <w:lang w:eastAsia="zh-CN"/>
              </w:rPr>
            </w:pPr>
            <w:r>
              <w:rPr>
                <w:rFonts w:ascii="Arial" w:hAnsi="Arial" w:cs="Arial" w:hint="eastAsia"/>
                <w:sz w:val="18"/>
                <w:szCs w:val="18"/>
                <w:lang w:eastAsia="zh-CN"/>
              </w:rPr>
              <w:t>D372</w:t>
            </w:r>
          </w:p>
        </w:tc>
        <w:tc>
          <w:tcPr>
            <w:tcW w:w="2136" w:type="dxa"/>
            <w:vMerge/>
            <w:vAlign w:val="center"/>
          </w:tcPr>
          <w:p w:rsidR="00FE10CD" w:rsidRPr="00FE10CD" w:rsidRDefault="00FE10CD" w:rsidP="0037726D">
            <w:pPr>
              <w:jc w:val="both"/>
              <w:rPr>
                <w:rFonts w:ascii="Arial" w:hAnsi="Arial" w:cs="Arial" w:hint="eastAsia"/>
                <w:sz w:val="18"/>
                <w:szCs w:val="18"/>
                <w:lang w:eastAsia="zh-CN"/>
              </w:rPr>
            </w:pPr>
          </w:p>
        </w:tc>
        <w:tc>
          <w:tcPr>
            <w:tcW w:w="983" w:type="dxa"/>
            <w:vMerge/>
            <w:vAlign w:val="center"/>
          </w:tcPr>
          <w:p w:rsidR="00FE10CD" w:rsidRPr="00FE10CD" w:rsidRDefault="00FE10CD" w:rsidP="00C364E2">
            <w:pPr>
              <w:jc w:val="center"/>
              <w:rPr>
                <w:rFonts w:ascii="Arial" w:hAnsi="Arial" w:cs="Arial" w:hint="eastAsia"/>
                <w:sz w:val="18"/>
                <w:szCs w:val="18"/>
                <w:lang w:eastAsia="zh-CN"/>
              </w:rPr>
            </w:pPr>
          </w:p>
        </w:tc>
        <w:tc>
          <w:tcPr>
            <w:tcW w:w="1842" w:type="dxa"/>
            <w:vMerge/>
            <w:tcBorders>
              <w:bottom w:val="single" w:sz="4" w:space="0" w:color="auto"/>
            </w:tcBorders>
            <w:shd w:val="clear" w:color="auto" w:fill="auto"/>
            <w:vAlign w:val="center"/>
          </w:tcPr>
          <w:p w:rsidR="00FE10CD" w:rsidRPr="00FE10CD" w:rsidRDefault="00FE10CD" w:rsidP="007811D3">
            <w:pPr>
              <w:jc w:val="center"/>
              <w:rPr>
                <w:rFonts w:ascii="Arial" w:hAnsi="Arial" w:cs="Arial" w:hint="eastAsia"/>
                <w:sz w:val="18"/>
                <w:szCs w:val="18"/>
                <w:lang w:eastAsia="zh-CN"/>
              </w:rPr>
            </w:pPr>
          </w:p>
        </w:tc>
        <w:tc>
          <w:tcPr>
            <w:tcW w:w="1985" w:type="dxa"/>
            <w:vMerge/>
          </w:tcPr>
          <w:p w:rsidR="00FE10CD" w:rsidRPr="00FE10CD" w:rsidRDefault="00FE10CD">
            <w:pPr>
              <w:rPr>
                <w:rFonts w:ascii="Arial" w:hAnsi="Arial" w:cs="Arial"/>
                <w:sz w:val="18"/>
                <w:szCs w:val="18"/>
                <w:lang w:eastAsia="zh-CN"/>
              </w:rPr>
            </w:pPr>
          </w:p>
        </w:tc>
        <w:tc>
          <w:tcPr>
            <w:tcW w:w="1985" w:type="dxa"/>
            <w:vMerge/>
            <w:shd w:val="clear" w:color="auto" w:fill="auto"/>
          </w:tcPr>
          <w:p w:rsidR="00FE10CD" w:rsidRPr="00AE6B5E" w:rsidRDefault="00FE10CD" w:rsidP="0037726D">
            <w:pPr>
              <w:jc w:val="both"/>
              <w:rPr>
                <w:rFonts w:ascii="Arial" w:hAnsi="Arial" w:cs="Arial" w:hint="eastAsia"/>
                <w:sz w:val="18"/>
                <w:szCs w:val="18"/>
                <w:lang w:eastAsia="zh-CN"/>
              </w:rPr>
            </w:pPr>
          </w:p>
        </w:tc>
      </w:tr>
      <w:tr w:rsidR="005C2D4A" w:rsidRPr="008B483F" w:rsidTr="00C364E2">
        <w:trPr>
          <w:cantSplit/>
          <w:trHeight w:val="175"/>
        </w:trPr>
        <w:tc>
          <w:tcPr>
            <w:tcW w:w="737" w:type="dxa"/>
            <w:vMerge/>
            <w:vAlign w:val="center"/>
          </w:tcPr>
          <w:p w:rsidR="005C2D4A" w:rsidRPr="00FE10CD" w:rsidRDefault="005C2D4A" w:rsidP="0037726D">
            <w:pPr>
              <w:ind w:firstLineChars="50" w:firstLine="90"/>
              <w:jc w:val="both"/>
              <w:rPr>
                <w:rFonts w:ascii="Arial" w:hAnsi="Arial" w:cs="Arial" w:hint="eastAsia"/>
                <w:sz w:val="18"/>
                <w:szCs w:val="18"/>
                <w:lang w:eastAsia="zh-CN"/>
              </w:rPr>
            </w:pPr>
          </w:p>
        </w:tc>
        <w:tc>
          <w:tcPr>
            <w:tcW w:w="2136" w:type="dxa"/>
            <w:vMerge/>
            <w:vAlign w:val="center"/>
          </w:tcPr>
          <w:p w:rsidR="005C2D4A" w:rsidRPr="00FE10CD" w:rsidRDefault="005C2D4A" w:rsidP="0037726D">
            <w:pPr>
              <w:jc w:val="both"/>
              <w:rPr>
                <w:rFonts w:ascii="Arial" w:hAnsi="Arial" w:cs="Arial" w:hint="eastAsia"/>
                <w:sz w:val="18"/>
                <w:szCs w:val="18"/>
                <w:lang w:eastAsia="zh-CN"/>
              </w:rPr>
            </w:pPr>
          </w:p>
        </w:tc>
        <w:tc>
          <w:tcPr>
            <w:tcW w:w="983" w:type="dxa"/>
            <w:vMerge/>
            <w:vAlign w:val="center"/>
          </w:tcPr>
          <w:p w:rsidR="005C2D4A" w:rsidRPr="00FE10CD" w:rsidRDefault="005C2D4A" w:rsidP="00C364E2">
            <w:pPr>
              <w:jc w:val="center"/>
              <w:rPr>
                <w:rFonts w:ascii="Arial" w:hAnsi="Arial" w:cs="Arial" w:hint="eastAsia"/>
                <w:sz w:val="18"/>
                <w:szCs w:val="18"/>
                <w:lang w:eastAsia="zh-CN"/>
              </w:rPr>
            </w:pPr>
          </w:p>
        </w:tc>
        <w:tc>
          <w:tcPr>
            <w:tcW w:w="1842" w:type="dxa"/>
            <w:tcBorders>
              <w:top w:val="single" w:sz="4" w:space="0" w:color="auto"/>
              <w:bottom w:val="single" w:sz="4" w:space="0" w:color="auto"/>
            </w:tcBorders>
            <w:shd w:val="clear" w:color="auto" w:fill="auto"/>
            <w:vAlign w:val="center"/>
          </w:tcPr>
          <w:p w:rsidR="005C2D4A" w:rsidRPr="00FE10CD" w:rsidRDefault="00FE10CD" w:rsidP="007811D3">
            <w:pPr>
              <w:jc w:val="center"/>
              <w:rPr>
                <w:rFonts w:ascii="Arial" w:hAnsi="Arial" w:cs="Arial"/>
                <w:sz w:val="18"/>
                <w:szCs w:val="18"/>
                <w:lang w:eastAsia="zh-CN"/>
              </w:rPr>
            </w:pPr>
            <w:r w:rsidRPr="00FE10CD">
              <w:rPr>
                <w:rFonts w:ascii="Arial" w:hAnsi="Arial" w:cs="Arial" w:hint="eastAsia"/>
                <w:sz w:val="18"/>
                <w:szCs w:val="18"/>
                <w:lang w:eastAsia="zh-CN"/>
              </w:rPr>
              <w:t>F3136</w:t>
            </w:r>
          </w:p>
        </w:tc>
        <w:tc>
          <w:tcPr>
            <w:tcW w:w="1985" w:type="dxa"/>
          </w:tcPr>
          <w:p w:rsidR="005C2D4A" w:rsidRPr="00FE10CD" w:rsidRDefault="005C2D4A">
            <w:r w:rsidRPr="00FE10CD">
              <w:rPr>
                <w:rFonts w:ascii="Arial" w:hAnsi="Arial" w:cs="Arial"/>
                <w:sz w:val="18"/>
                <w:szCs w:val="18"/>
                <w:lang w:eastAsia="zh-CN"/>
              </w:rPr>
              <w:t>TOP</w:t>
            </w:r>
          </w:p>
        </w:tc>
        <w:tc>
          <w:tcPr>
            <w:tcW w:w="1985" w:type="dxa"/>
            <w:vMerge/>
            <w:shd w:val="clear" w:color="auto" w:fill="auto"/>
          </w:tcPr>
          <w:p w:rsidR="005C2D4A" w:rsidRPr="00AE6B5E" w:rsidRDefault="005C2D4A" w:rsidP="0037726D">
            <w:pPr>
              <w:jc w:val="both"/>
              <w:rPr>
                <w:rFonts w:ascii="Arial" w:hAnsi="Arial" w:cs="Arial" w:hint="eastAsia"/>
                <w:sz w:val="18"/>
                <w:szCs w:val="18"/>
                <w:lang w:eastAsia="zh-CN"/>
              </w:rPr>
            </w:pPr>
          </w:p>
        </w:tc>
      </w:tr>
      <w:tr w:rsidR="00426ACB" w:rsidRPr="008B483F" w:rsidTr="00C364E2">
        <w:trPr>
          <w:cantSplit/>
          <w:trHeight w:val="176"/>
        </w:trPr>
        <w:tc>
          <w:tcPr>
            <w:tcW w:w="737" w:type="dxa"/>
            <w:vMerge w:val="restart"/>
            <w:tcBorders>
              <w:top w:val="single" w:sz="4" w:space="0" w:color="auto"/>
            </w:tcBorders>
            <w:vAlign w:val="center"/>
          </w:tcPr>
          <w:p w:rsidR="00426ACB" w:rsidRPr="00FE10CD" w:rsidRDefault="00426ACB" w:rsidP="0037726D">
            <w:pPr>
              <w:ind w:firstLineChars="50" w:firstLine="90"/>
              <w:jc w:val="both"/>
              <w:rPr>
                <w:rFonts w:ascii="Arial" w:hAnsi="Arial" w:cs="Arial" w:hint="eastAsia"/>
                <w:sz w:val="18"/>
                <w:szCs w:val="18"/>
                <w:lang w:eastAsia="zh-CN"/>
              </w:rPr>
            </w:pPr>
            <w:r>
              <w:rPr>
                <w:rFonts w:ascii="Arial" w:hAnsi="Arial" w:cs="Arial" w:hint="eastAsia"/>
                <w:sz w:val="18"/>
                <w:szCs w:val="18"/>
                <w:lang w:eastAsia="zh-CN"/>
              </w:rPr>
              <w:t>D401</w:t>
            </w:r>
          </w:p>
        </w:tc>
        <w:tc>
          <w:tcPr>
            <w:tcW w:w="2136" w:type="dxa"/>
            <w:vMerge w:val="restart"/>
            <w:tcBorders>
              <w:top w:val="single" w:sz="4" w:space="0" w:color="auto"/>
            </w:tcBorders>
          </w:tcPr>
          <w:p w:rsidR="00426ACB" w:rsidRPr="00FE10CD" w:rsidRDefault="00426ACB" w:rsidP="0037726D">
            <w:pPr>
              <w:rPr>
                <w:sz w:val="18"/>
                <w:szCs w:val="18"/>
              </w:rPr>
            </w:pPr>
            <w:r w:rsidRPr="00FE10CD">
              <w:rPr>
                <w:rFonts w:ascii="Arial" w:hAnsi="Arial" w:cs="Arial" w:hint="eastAsia"/>
                <w:sz w:val="18"/>
                <w:szCs w:val="18"/>
                <w:lang w:eastAsia="zh-CN"/>
              </w:rPr>
              <w:t>Pointer Backlight</w:t>
            </w:r>
          </w:p>
        </w:tc>
        <w:tc>
          <w:tcPr>
            <w:tcW w:w="983" w:type="dxa"/>
            <w:vMerge w:val="restart"/>
            <w:tcBorders>
              <w:top w:val="single" w:sz="4" w:space="0" w:color="auto"/>
            </w:tcBorders>
            <w:vAlign w:val="center"/>
          </w:tcPr>
          <w:p w:rsidR="00426ACB" w:rsidRPr="00FE10CD" w:rsidRDefault="00426ACB" w:rsidP="00C364E2">
            <w:pPr>
              <w:jc w:val="center"/>
              <w:rPr>
                <w:rFonts w:ascii="Arial" w:hAnsi="Arial" w:cs="Arial"/>
                <w:sz w:val="18"/>
                <w:szCs w:val="18"/>
              </w:rPr>
            </w:pPr>
            <w:r w:rsidRPr="00FE10CD">
              <w:rPr>
                <w:rFonts w:ascii="Arial" w:hAnsi="Arial" w:cs="Arial" w:hint="eastAsia"/>
                <w:sz w:val="18"/>
                <w:szCs w:val="18"/>
                <w:lang w:eastAsia="zh-CN"/>
              </w:rPr>
              <w:t>White</w:t>
            </w:r>
          </w:p>
        </w:tc>
        <w:tc>
          <w:tcPr>
            <w:tcW w:w="1842" w:type="dxa"/>
            <w:tcBorders>
              <w:top w:val="single" w:sz="4" w:space="0" w:color="auto"/>
              <w:bottom w:val="single" w:sz="4" w:space="0" w:color="auto"/>
            </w:tcBorders>
            <w:shd w:val="clear" w:color="auto" w:fill="auto"/>
            <w:vAlign w:val="center"/>
          </w:tcPr>
          <w:p w:rsidR="00426ACB" w:rsidRPr="00FE10CD" w:rsidRDefault="00426ACB" w:rsidP="00444B58">
            <w:pPr>
              <w:jc w:val="center"/>
              <w:rPr>
                <w:rFonts w:ascii="Arial" w:hAnsi="Arial" w:cs="Arial" w:hint="eastAsia"/>
                <w:sz w:val="18"/>
                <w:szCs w:val="18"/>
                <w:lang w:eastAsia="zh-CN"/>
              </w:rPr>
            </w:pPr>
            <w:r w:rsidRPr="00FE10CD">
              <w:rPr>
                <w:rFonts w:ascii="Arial" w:hAnsi="Arial" w:cs="Arial" w:hint="eastAsia"/>
                <w:sz w:val="18"/>
                <w:szCs w:val="18"/>
                <w:lang w:eastAsia="zh-CN"/>
              </w:rPr>
              <w:t>F395</w:t>
            </w:r>
          </w:p>
        </w:tc>
        <w:tc>
          <w:tcPr>
            <w:tcW w:w="1985" w:type="dxa"/>
            <w:tcBorders>
              <w:top w:val="single" w:sz="4" w:space="0" w:color="auto"/>
            </w:tcBorders>
          </w:tcPr>
          <w:p w:rsidR="00426ACB" w:rsidRPr="00FE10CD" w:rsidRDefault="00426ACB" w:rsidP="00444B58">
            <w:pPr>
              <w:rPr>
                <w:rFonts w:ascii="Arial" w:hAnsi="Arial" w:cs="Arial"/>
                <w:sz w:val="18"/>
                <w:szCs w:val="18"/>
                <w:lang w:eastAsia="zh-CN"/>
              </w:rPr>
            </w:pPr>
            <w:r w:rsidRPr="00FE10CD">
              <w:rPr>
                <w:rFonts w:ascii="Arial" w:hAnsi="Arial" w:cs="Arial"/>
                <w:sz w:val="18"/>
                <w:szCs w:val="18"/>
                <w:lang w:eastAsia="zh-CN"/>
              </w:rPr>
              <w:t>TOP</w:t>
            </w:r>
          </w:p>
        </w:tc>
        <w:tc>
          <w:tcPr>
            <w:tcW w:w="1985" w:type="dxa"/>
            <w:vMerge w:val="restart"/>
            <w:tcBorders>
              <w:top w:val="single" w:sz="4" w:space="0" w:color="auto"/>
            </w:tcBorders>
            <w:shd w:val="clear" w:color="auto" w:fill="auto"/>
            <w:vAlign w:val="center"/>
          </w:tcPr>
          <w:p w:rsidR="00426ACB" w:rsidRPr="00AE6B5E" w:rsidRDefault="00426ACB" w:rsidP="00AE6B5E">
            <w:pPr>
              <w:jc w:val="both"/>
              <w:rPr>
                <w:rFonts w:ascii="Arial" w:hAnsi="Arial" w:cs="Arial" w:hint="eastAsia"/>
                <w:sz w:val="18"/>
                <w:szCs w:val="18"/>
                <w:lang w:eastAsia="zh-CN"/>
              </w:rPr>
            </w:pPr>
            <w:r w:rsidRPr="00AE6B5E">
              <w:rPr>
                <w:rFonts w:ascii="Arial" w:hAnsi="Arial" w:cs="Arial" w:hint="eastAsia"/>
                <w:sz w:val="18"/>
                <w:szCs w:val="18"/>
                <w:lang w:eastAsia="zh-CN"/>
              </w:rPr>
              <w:t>2.8V~3.5V</w:t>
            </w:r>
          </w:p>
          <w:p w:rsidR="00426ACB" w:rsidRPr="00AE6B5E" w:rsidRDefault="00426ACB" w:rsidP="00AE6B5E">
            <w:pPr>
              <w:jc w:val="both"/>
              <w:rPr>
                <w:rFonts w:ascii="Arial" w:hAnsi="Arial" w:cs="Arial"/>
                <w:sz w:val="18"/>
                <w:szCs w:val="18"/>
                <w:lang w:eastAsia="zh-CN"/>
              </w:rPr>
            </w:pPr>
            <w:r w:rsidRPr="00AE6B5E">
              <w:rPr>
                <w:rFonts w:ascii="Arial" w:hAnsi="Arial" w:cs="Arial" w:hint="eastAsia"/>
                <w:sz w:val="18"/>
                <w:szCs w:val="18"/>
                <w:lang w:eastAsia="zh-CN"/>
              </w:rPr>
              <w:t>TYP @3.0V</w:t>
            </w:r>
          </w:p>
        </w:tc>
      </w:tr>
      <w:tr w:rsidR="00426ACB" w:rsidRPr="008B483F" w:rsidTr="00C364E2">
        <w:trPr>
          <w:cantSplit/>
          <w:trHeight w:val="175"/>
        </w:trPr>
        <w:tc>
          <w:tcPr>
            <w:tcW w:w="737" w:type="dxa"/>
            <w:vMerge/>
            <w:vAlign w:val="center"/>
          </w:tcPr>
          <w:p w:rsidR="00426ACB" w:rsidRPr="00FE10CD" w:rsidRDefault="00426ACB" w:rsidP="0037726D">
            <w:pPr>
              <w:ind w:firstLineChars="50" w:firstLine="90"/>
              <w:jc w:val="both"/>
              <w:rPr>
                <w:rFonts w:ascii="Arial" w:hAnsi="Arial" w:cs="Arial" w:hint="eastAsia"/>
                <w:sz w:val="18"/>
                <w:szCs w:val="18"/>
                <w:lang w:eastAsia="zh-CN"/>
              </w:rPr>
            </w:pPr>
          </w:p>
        </w:tc>
        <w:tc>
          <w:tcPr>
            <w:tcW w:w="2136" w:type="dxa"/>
            <w:vMerge/>
          </w:tcPr>
          <w:p w:rsidR="00426ACB" w:rsidRPr="00FE10CD" w:rsidRDefault="00426ACB" w:rsidP="0037726D">
            <w:pPr>
              <w:rPr>
                <w:rFonts w:ascii="Arial" w:hAnsi="Arial" w:cs="Arial" w:hint="eastAsia"/>
                <w:sz w:val="18"/>
                <w:szCs w:val="18"/>
                <w:lang w:eastAsia="zh-CN"/>
              </w:rPr>
            </w:pPr>
          </w:p>
        </w:tc>
        <w:tc>
          <w:tcPr>
            <w:tcW w:w="983" w:type="dxa"/>
            <w:vMerge/>
            <w:vAlign w:val="center"/>
          </w:tcPr>
          <w:p w:rsidR="00426ACB" w:rsidRPr="00FE10CD" w:rsidRDefault="00426ACB" w:rsidP="00C364E2">
            <w:pPr>
              <w:jc w:val="center"/>
              <w:rPr>
                <w:rFonts w:ascii="Arial" w:hAnsi="Arial" w:cs="Arial" w:hint="eastAsia"/>
                <w:sz w:val="18"/>
                <w:szCs w:val="18"/>
                <w:lang w:eastAsia="zh-CN"/>
              </w:rPr>
            </w:pPr>
          </w:p>
        </w:tc>
        <w:tc>
          <w:tcPr>
            <w:tcW w:w="1842" w:type="dxa"/>
            <w:tcBorders>
              <w:top w:val="single" w:sz="4" w:space="0" w:color="auto"/>
              <w:bottom w:val="single" w:sz="4" w:space="0" w:color="auto"/>
            </w:tcBorders>
            <w:shd w:val="clear" w:color="auto" w:fill="auto"/>
            <w:vAlign w:val="center"/>
          </w:tcPr>
          <w:p w:rsidR="00426ACB" w:rsidRPr="00FE10CD" w:rsidRDefault="00426ACB" w:rsidP="00C364E2">
            <w:pPr>
              <w:jc w:val="center"/>
              <w:rPr>
                <w:rFonts w:ascii="Arial" w:hAnsi="Arial" w:cs="Arial"/>
                <w:sz w:val="18"/>
                <w:szCs w:val="18"/>
                <w:lang w:eastAsia="zh-CN"/>
              </w:rPr>
            </w:pPr>
            <w:r w:rsidRPr="00FE10CD">
              <w:rPr>
                <w:rFonts w:ascii="Arial" w:hAnsi="Arial" w:cs="Arial" w:hint="eastAsia"/>
                <w:sz w:val="18"/>
                <w:szCs w:val="18"/>
                <w:lang w:eastAsia="zh-CN"/>
              </w:rPr>
              <w:t>F398</w:t>
            </w:r>
          </w:p>
        </w:tc>
        <w:tc>
          <w:tcPr>
            <w:tcW w:w="1985" w:type="dxa"/>
          </w:tcPr>
          <w:p w:rsidR="00426ACB" w:rsidRPr="00FE10CD" w:rsidRDefault="00426ACB">
            <w:r w:rsidRPr="00E10B43">
              <w:rPr>
                <w:rFonts w:ascii="Arial" w:hAnsi="Arial" w:cs="Arial"/>
                <w:sz w:val="18"/>
                <w:szCs w:val="18"/>
                <w:lang w:eastAsia="zh-CN"/>
              </w:rPr>
              <w:t>BOTTOM</w:t>
            </w:r>
          </w:p>
        </w:tc>
        <w:tc>
          <w:tcPr>
            <w:tcW w:w="1985" w:type="dxa"/>
            <w:vMerge/>
            <w:shd w:val="clear" w:color="auto" w:fill="auto"/>
          </w:tcPr>
          <w:p w:rsidR="00426ACB" w:rsidRPr="00AE6B5E" w:rsidRDefault="00426ACB" w:rsidP="0037726D">
            <w:pPr>
              <w:jc w:val="both"/>
              <w:rPr>
                <w:rFonts w:ascii="Arial" w:hAnsi="Arial" w:cs="Arial" w:hint="eastAsia"/>
                <w:sz w:val="18"/>
                <w:szCs w:val="18"/>
                <w:lang w:eastAsia="zh-CN"/>
              </w:rPr>
            </w:pPr>
          </w:p>
        </w:tc>
      </w:tr>
      <w:tr w:rsidR="005C2D4A" w:rsidRPr="008B483F" w:rsidTr="00C364E2">
        <w:trPr>
          <w:cantSplit/>
          <w:trHeight w:val="176"/>
        </w:trPr>
        <w:tc>
          <w:tcPr>
            <w:tcW w:w="737" w:type="dxa"/>
            <w:vMerge w:val="restart"/>
            <w:tcBorders>
              <w:top w:val="single" w:sz="4" w:space="0" w:color="auto"/>
            </w:tcBorders>
            <w:vAlign w:val="center"/>
          </w:tcPr>
          <w:p w:rsidR="005C2D4A" w:rsidRPr="00FE10CD" w:rsidRDefault="005C2D4A" w:rsidP="00FE10CD">
            <w:pPr>
              <w:ind w:firstLineChars="50" w:firstLine="90"/>
              <w:jc w:val="both"/>
              <w:rPr>
                <w:rFonts w:ascii="Arial" w:hAnsi="Arial" w:cs="Arial" w:hint="eastAsia"/>
                <w:sz w:val="18"/>
                <w:szCs w:val="18"/>
                <w:lang w:eastAsia="zh-CN"/>
              </w:rPr>
            </w:pPr>
            <w:r w:rsidRPr="00FE10CD">
              <w:rPr>
                <w:rFonts w:ascii="Arial" w:hAnsi="Arial" w:cs="Arial" w:hint="eastAsia"/>
                <w:sz w:val="18"/>
                <w:szCs w:val="18"/>
                <w:lang w:eastAsia="zh-CN"/>
              </w:rPr>
              <w:t>D</w:t>
            </w:r>
            <w:r w:rsidR="00FE10CD">
              <w:rPr>
                <w:rFonts w:ascii="Arial" w:hAnsi="Arial" w:cs="Arial" w:hint="eastAsia"/>
                <w:sz w:val="18"/>
                <w:szCs w:val="18"/>
                <w:lang w:eastAsia="zh-CN"/>
              </w:rPr>
              <w:t>371</w:t>
            </w:r>
          </w:p>
        </w:tc>
        <w:tc>
          <w:tcPr>
            <w:tcW w:w="2136" w:type="dxa"/>
            <w:vMerge w:val="restart"/>
            <w:tcBorders>
              <w:top w:val="single" w:sz="4" w:space="0" w:color="auto"/>
            </w:tcBorders>
          </w:tcPr>
          <w:p w:rsidR="005C2D4A" w:rsidRPr="00FE10CD" w:rsidRDefault="005C2D4A" w:rsidP="0037726D">
            <w:pPr>
              <w:rPr>
                <w:sz w:val="18"/>
                <w:szCs w:val="18"/>
              </w:rPr>
            </w:pPr>
            <w:r w:rsidRPr="00FE10CD">
              <w:rPr>
                <w:rFonts w:ascii="Arial" w:hAnsi="Arial" w:cs="Arial" w:hint="eastAsia"/>
                <w:sz w:val="18"/>
                <w:szCs w:val="18"/>
                <w:lang w:eastAsia="zh-CN"/>
              </w:rPr>
              <w:t>Pointer Backlight</w:t>
            </w:r>
          </w:p>
        </w:tc>
        <w:tc>
          <w:tcPr>
            <w:tcW w:w="983" w:type="dxa"/>
            <w:vMerge w:val="restart"/>
            <w:tcBorders>
              <w:top w:val="single" w:sz="4" w:space="0" w:color="auto"/>
            </w:tcBorders>
            <w:vAlign w:val="center"/>
          </w:tcPr>
          <w:p w:rsidR="005C2D4A" w:rsidRPr="00FE10CD" w:rsidRDefault="005C2D4A" w:rsidP="00C364E2">
            <w:pPr>
              <w:jc w:val="center"/>
              <w:rPr>
                <w:rFonts w:ascii="Arial" w:hAnsi="Arial" w:cs="Arial"/>
                <w:sz w:val="18"/>
                <w:szCs w:val="18"/>
              </w:rPr>
            </w:pPr>
            <w:r w:rsidRPr="00FE10CD">
              <w:rPr>
                <w:rFonts w:ascii="Arial" w:hAnsi="Arial" w:cs="Arial" w:hint="eastAsia"/>
                <w:sz w:val="18"/>
                <w:szCs w:val="18"/>
                <w:lang w:eastAsia="zh-CN"/>
              </w:rPr>
              <w:t>White</w:t>
            </w:r>
          </w:p>
        </w:tc>
        <w:tc>
          <w:tcPr>
            <w:tcW w:w="1842" w:type="dxa"/>
            <w:tcBorders>
              <w:top w:val="single" w:sz="4" w:space="0" w:color="auto"/>
              <w:bottom w:val="single" w:sz="4" w:space="0" w:color="auto"/>
            </w:tcBorders>
            <w:shd w:val="clear" w:color="auto" w:fill="auto"/>
            <w:vAlign w:val="center"/>
          </w:tcPr>
          <w:p w:rsidR="005C2D4A" w:rsidRPr="00FE10CD" w:rsidRDefault="00FE10CD" w:rsidP="00C41A7F">
            <w:pPr>
              <w:jc w:val="center"/>
              <w:rPr>
                <w:rFonts w:ascii="Arial" w:hAnsi="Arial" w:cs="Arial"/>
                <w:sz w:val="18"/>
                <w:szCs w:val="18"/>
                <w:lang w:eastAsia="zh-CN"/>
              </w:rPr>
            </w:pPr>
            <w:r w:rsidRPr="00FE10CD">
              <w:rPr>
                <w:rFonts w:ascii="Arial" w:hAnsi="Arial" w:cs="Arial" w:hint="eastAsia"/>
                <w:sz w:val="18"/>
                <w:szCs w:val="18"/>
                <w:lang w:eastAsia="zh-CN"/>
              </w:rPr>
              <w:t>F128</w:t>
            </w:r>
          </w:p>
        </w:tc>
        <w:tc>
          <w:tcPr>
            <w:tcW w:w="1985" w:type="dxa"/>
            <w:tcBorders>
              <w:top w:val="single" w:sz="4" w:space="0" w:color="auto"/>
            </w:tcBorders>
          </w:tcPr>
          <w:p w:rsidR="005C2D4A" w:rsidRPr="00FE10CD" w:rsidRDefault="00E10B43">
            <w:r w:rsidRPr="00E10B43">
              <w:rPr>
                <w:rFonts w:ascii="Arial" w:hAnsi="Arial" w:cs="Arial"/>
                <w:sz w:val="18"/>
                <w:szCs w:val="18"/>
                <w:lang w:eastAsia="zh-CN"/>
              </w:rPr>
              <w:t>BOTTOM</w:t>
            </w:r>
          </w:p>
        </w:tc>
        <w:tc>
          <w:tcPr>
            <w:tcW w:w="1985" w:type="dxa"/>
            <w:vMerge w:val="restart"/>
            <w:tcBorders>
              <w:top w:val="single" w:sz="4" w:space="0" w:color="auto"/>
            </w:tcBorders>
            <w:shd w:val="clear" w:color="auto" w:fill="auto"/>
            <w:vAlign w:val="center"/>
          </w:tcPr>
          <w:p w:rsidR="00AE6B5E" w:rsidRPr="00AE6B5E" w:rsidRDefault="00AE6B5E" w:rsidP="00AE6B5E">
            <w:pPr>
              <w:jc w:val="both"/>
              <w:rPr>
                <w:rFonts w:ascii="Arial" w:hAnsi="Arial" w:cs="Arial" w:hint="eastAsia"/>
                <w:sz w:val="18"/>
                <w:szCs w:val="18"/>
                <w:lang w:eastAsia="zh-CN"/>
              </w:rPr>
            </w:pPr>
            <w:r w:rsidRPr="00AE6B5E">
              <w:rPr>
                <w:rFonts w:ascii="Arial" w:hAnsi="Arial" w:cs="Arial" w:hint="eastAsia"/>
                <w:sz w:val="18"/>
                <w:szCs w:val="18"/>
                <w:lang w:eastAsia="zh-CN"/>
              </w:rPr>
              <w:t>2.8V~3.5V</w:t>
            </w:r>
          </w:p>
          <w:p w:rsidR="005C2D4A" w:rsidRPr="00AE6B5E" w:rsidRDefault="00AE6B5E" w:rsidP="00AE6B5E">
            <w:pPr>
              <w:jc w:val="both"/>
              <w:rPr>
                <w:rFonts w:ascii="Arial" w:hAnsi="Arial" w:cs="Arial"/>
                <w:sz w:val="18"/>
                <w:szCs w:val="18"/>
                <w:lang w:eastAsia="zh-CN"/>
              </w:rPr>
            </w:pPr>
            <w:r w:rsidRPr="00AE6B5E">
              <w:rPr>
                <w:rFonts w:ascii="Arial" w:hAnsi="Arial" w:cs="Arial" w:hint="eastAsia"/>
                <w:sz w:val="18"/>
                <w:szCs w:val="18"/>
                <w:lang w:eastAsia="zh-CN"/>
              </w:rPr>
              <w:t>TYP @3.0V</w:t>
            </w:r>
          </w:p>
        </w:tc>
      </w:tr>
      <w:tr w:rsidR="004F08A4" w:rsidRPr="008B483F" w:rsidTr="00C364E2">
        <w:trPr>
          <w:cantSplit/>
          <w:trHeight w:val="175"/>
        </w:trPr>
        <w:tc>
          <w:tcPr>
            <w:tcW w:w="737" w:type="dxa"/>
            <w:vMerge/>
            <w:vAlign w:val="center"/>
          </w:tcPr>
          <w:p w:rsidR="004F08A4" w:rsidRPr="00FE10CD" w:rsidRDefault="004F08A4" w:rsidP="0037726D">
            <w:pPr>
              <w:ind w:firstLineChars="50" w:firstLine="90"/>
              <w:jc w:val="both"/>
              <w:rPr>
                <w:rFonts w:ascii="Arial" w:hAnsi="Arial" w:cs="Arial" w:hint="eastAsia"/>
                <w:sz w:val="18"/>
                <w:szCs w:val="18"/>
                <w:lang w:eastAsia="zh-CN"/>
              </w:rPr>
            </w:pPr>
          </w:p>
        </w:tc>
        <w:tc>
          <w:tcPr>
            <w:tcW w:w="2136" w:type="dxa"/>
            <w:vMerge/>
          </w:tcPr>
          <w:p w:rsidR="004F08A4" w:rsidRPr="00FE10CD" w:rsidRDefault="004F08A4" w:rsidP="0037726D">
            <w:pPr>
              <w:rPr>
                <w:rFonts w:ascii="Arial" w:hAnsi="Arial" w:cs="Arial" w:hint="eastAsia"/>
                <w:sz w:val="18"/>
                <w:szCs w:val="18"/>
                <w:lang w:eastAsia="zh-CN"/>
              </w:rPr>
            </w:pPr>
          </w:p>
        </w:tc>
        <w:tc>
          <w:tcPr>
            <w:tcW w:w="983" w:type="dxa"/>
            <w:vMerge/>
            <w:vAlign w:val="center"/>
          </w:tcPr>
          <w:p w:rsidR="004F08A4" w:rsidRPr="00FE10CD" w:rsidRDefault="004F08A4" w:rsidP="00C364E2">
            <w:pPr>
              <w:jc w:val="center"/>
              <w:rPr>
                <w:rFonts w:ascii="Arial" w:hAnsi="Arial" w:cs="Arial" w:hint="eastAsia"/>
                <w:sz w:val="18"/>
                <w:szCs w:val="18"/>
                <w:lang w:eastAsia="zh-CN"/>
              </w:rPr>
            </w:pPr>
          </w:p>
        </w:tc>
        <w:tc>
          <w:tcPr>
            <w:tcW w:w="1842" w:type="dxa"/>
            <w:tcBorders>
              <w:top w:val="single" w:sz="4" w:space="0" w:color="auto"/>
              <w:bottom w:val="single" w:sz="4" w:space="0" w:color="auto"/>
            </w:tcBorders>
            <w:shd w:val="clear" w:color="auto" w:fill="auto"/>
            <w:vAlign w:val="center"/>
          </w:tcPr>
          <w:p w:rsidR="004F08A4" w:rsidRPr="00FE10CD" w:rsidRDefault="00FE10CD" w:rsidP="00C364E2">
            <w:pPr>
              <w:jc w:val="center"/>
              <w:rPr>
                <w:rFonts w:ascii="Arial" w:hAnsi="Arial" w:cs="Arial" w:hint="eastAsia"/>
                <w:sz w:val="18"/>
                <w:szCs w:val="18"/>
                <w:lang w:eastAsia="zh-CN"/>
              </w:rPr>
            </w:pPr>
            <w:r w:rsidRPr="00FE10CD">
              <w:rPr>
                <w:rFonts w:ascii="Arial" w:hAnsi="Arial" w:cs="Arial" w:hint="eastAsia"/>
                <w:sz w:val="18"/>
                <w:szCs w:val="18"/>
                <w:lang w:eastAsia="zh-CN"/>
              </w:rPr>
              <w:t>F3135</w:t>
            </w:r>
          </w:p>
        </w:tc>
        <w:tc>
          <w:tcPr>
            <w:tcW w:w="1985" w:type="dxa"/>
          </w:tcPr>
          <w:p w:rsidR="004F08A4" w:rsidRPr="00FE10CD" w:rsidRDefault="00E10B43">
            <w:pPr>
              <w:rPr>
                <w:rFonts w:ascii="Arial" w:hAnsi="Arial" w:cs="Arial"/>
                <w:sz w:val="18"/>
                <w:szCs w:val="18"/>
                <w:lang w:eastAsia="zh-CN"/>
              </w:rPr>
            </w:pPr>
            <w:r w:rsidRPr="00FE10CD">
              <w:rPr>
                <w:rFonts w:ascii="Arial" w:hAnsi="Arial" w:cs="Arial"/>
                <w:sz w:val="18"/>
                <w:szCs w:val="18"/>
                <w:lang w:eastAsia="zh-CN"/>
              </w:rPr>
              <w:t>TOP</w:t>
            </w:r>
          </w:p>
        </w:tc>
        <w:tc>
          <w:tcPr>
            <w:tcW w:w="1985" w:type="dxa"/>
            <w:vMerge/>
            <w:shd w:val="clear" w:color="auto" w:fill="auto"/>
          </w:tcPr>
          <w:p w:rsidR="004F08A4" w:rsidRPr="00AE6B5E" w:rsidRDefault="004F08A4" w:rsidP="0037726D">
            <w:pPr>
              <w:jc w:val="both"/>
              <w:rPr>
                <w:rFonts w:ascii="Arial" w:hAnsi="Arial" w:cs="Arial" w:hint="eastAsia"/>
                <w:sz w:val="18"/>
                <w:szCs w:val="18"/>
                <w:lang w:eastAsia="zh-CN"/>
              </w:rPr>
            </w:pPr>
          </w:p>
        </w:tc>
      </w:tr>
      <w:tr w:rsidR="005C2D4A" w:rsidRPr="008B483F" w:rsidTr="00C364E2">
        <w:trPr>
          <w:cantSplit/>
          <w:trHeight w:val="175"/>
        </w:trPr>
        <w:tc>
          <w:tcPr>
            <w:tcW w:w="737" w:type="dxa"/>
            <w:vAlign w:val="center"/>
          </w:tcPr>
          <w:p w:rsidR="005C2D4A" w:rsidRPr="00FE10CD" w:rsidRDefault="00FE10CD" w:rsidP="00C41A7F">
            <w:pPr>
              <w:ind w:firstLineChars="50" w:firstLine="90"/>
              <w:jc w:val="both"/>
              <w:rPr>
                <w:rFonts w:ascii="Arial" w:hAnsi="Arial" w:cs="Arial" w:hint="eastAsia"/>
                <w:sz w:val="18"/>
                <w:szCs w:val="18"/>
                <w:lang w:eastAsia="zh-CN"/>
              </w:rPr>
            </w:pPr>
            <w:r>
              <w:rPr>
                <w:rFonts w:ascii="Arial" w:hAnsi="Arial" w:cs="Arial" w:hint="eastAsia"/>
                <w:sz w:val="18"/>
                <w:szCs w:val="18"/>
                <w:lang w:eastAsia="zh-CN"/>
              </w:rPr>
              <w:t>D373</w:t>
            </w:r>
          </w:p>
        </w:tc>
        <w:tc>
          <w:tcPr>
            <w:tcW w:w="2136" w:type="dxa"/>
            <w:vMerge/>
          </w:tcPr>
          <w:p w:rsidR="005C2D4A" w:rsidRPr="00FE10CD" w:rsidRDefault="005C2D4A" w:rsidP="0037726D">
            <w:pPr>
              <w:rPr>
                <w:rFonts w:ascii="Arial" w:hAnsi="Arial" w:cs="Arial" w:hint="eastAsia"/>
                <w:sz w:val="18"/>
                <w:szCs w:val="18"/>
                <w:lang w:eastAsia="zh-CN"/>
              </w:rPr>
            </w:pPr>
          </w:p>
        </w:tc>
        <w:tc>
          <w:tcPr>
            <w:tcW w:w="983" w:type="dxa"/>
            <w:vMerge/>
            <w:vAlign w:val="center"/>
          </w:tcPr>
          <w:p w:rsidR="005C2D4A" w:rsidRPr="00FE10CD" w:rsidRDefault="005C2D4A" w:rsidP="00C364E2">
            <w:pPr>
              <w:jc w:val="center"/>
              <w:rPr>
                <w:rFonts w:ascii="Arial" w:hAnsi="Arial" w:cs="Arial" w:hint="eastAsia"/>
                <w:sz w:val="18"/>
                <w:szCs w:val="18"/>
                <w:lang w:eastAsia="zh-CN"/>
              </w:rPr>
            </w:pPr>
          </w:p>
        </w:tc>
        <w:tc>
          <w:tcPr>
            <w:tcW w:w="1842" w:type="dxa"/>
            <w:tcBorders>
              <w:top w:val="single" w:sz="4" w:space="0" w:color="auto"/>
              <w:bottom w:val="single" w:sz="4" w:space="0" w:color="auto"/>
            </w:tcBorders>
            <w:shd w:val="clear" w:color="auto" w:fill="auto"/>
            <w:vAlign w:val="center"/>
          </w:tcPr>
          <w:p w:rsidR="005C2D4A" w:rsidRPr="00FE10CD" w:rsidRDefault="00FE10CD" w:rsidP="00C364E2">
            <w:pPr>
              <w:jc w:val="center"/>
              <w:rPr>
                <w:rFonts w:ascii="Arial" w:hAnsi="Arial" w:cs="Arial"/>
                <w:sz w:val="18"/>
                <w:szCs w:val="18"/>
                <w:lang w:eastAsia="zh-CN"/>
              </w:rPr>
            </w:pPr>
            <w:r w:rsidRPr="00FE10CD">
              <w:rPr>
                <w:rFonts w:ascii="Arial" w:hAnsi="Arial" w:cs="Arial" w:hint="eastAsia"/>
                <w:sz w:val="18"/>
                <w:szCs w:val="18"/>
                <w:lang w:eastAsia="zh-CN"/>
              </w:rPr>
              <w:t>F3137</w:t>
            </w:r>
          </w:p>
        </w:tc>
        <w:tc>
          <w:tcPr>
            <w:tcW w:w="1985" w:type="dxa"/>
          </w:tcPr>
          <w:p w:rsidR="005C2D4A" w:rsidRPr="00FE10CD" w:rsidRDefault="005C2D4A">
            <w:r w:rsidRPr="00FE10CD">
              <w:rPr>
                <w:rFonts w:ascii="Arial" w:hAnsi="Arial" w:cs="Arial"/>
                <w:sz w:val="18"/>
                <w:szCs w:val="18"/>
                <w:lang w:eastAsia="zh-CN"/>
              </w:rPr>
              <w:t>TOP</w:t>
            </w:r>
          </w:p>
        </w:tc>
        <w:tc>
          <w:tcPr>
            <w:tcW w:w="1985" w:type="dxa"/>
            <w:vMerge/>
            <w:shd w:val="clear" w:color="auto" w:fill="auto"/>
          </w:tcPr>
          <w:p w:rsidR="005C2D4A" w:rsidRPr="00AE6B5E" w:rsidRDefault="005C2D4A" w:rsidP="0037726D">
            <w:pPr>
              <w:jc w:val="both"/>
              <w:rPr>
                <w:rFonts w:ascii="Arial" w:hAnsi="Arial" w:cs="Arial" w:hint="eastAsia"/>
                <w:sz w:val="18"/>
                <w:szCs w:val="18"/>
                <w:lang w:eastAsia="zh-CN"/>
              </w:rPr>
            </w:pPr>
          </w:p>
        </w:tc>
      </w:tr>
      <w:tr w:rsidR="00426ACB" w:rsidRPr="008B483F" w:rsidTr="00C364E2">
        <w:trPr>
          <w:cantSplit/>
          <w:trHeight w:val="176"/>
        </w:trPr>
        <w:tc>
          <w:tcPr>
            <w:tcW w:w="737" w:type="dxa"/>
            <w:vMerge w:val="restart"/>
            <w:tcBorders>
              <w:top w:val="single" w:sz="4" w:space="0" w:color="auto"/>
            </w:tcBorders>
            <w:vAlign w:val="center"/>
          </w:tcPr>
          <w:p w:rsidR="00426ACB" w:rsidRPr="00FE10CD" w:rsidRDefault="00426ACB" w:rsidP="0037726D">
            <w:pPr>
              <w:ind w:firstLineChars="50" w:firstLine="90"/>
              <w:jc w:val="both"/>
              <w:rPr>
                <w:rFonts w:ascii="Arial" w:hAnsi="Arial" w:cs="Arial" w:hint="eastAsia"/>
                <w:sz w:val="18"/>
                <w:szCs w:val="18"/>
                <w:lang w:eastAsia="zh-CN"/>
              </w:rPr>
            </w:pPr>
            <w:r>
              <w:rPr>
                <w:rFonts w:ascii="Arial" w:hAnsi="Arial" w:cs="Arial" w:hint="eastAsia"/>
                <w:sz w:val="18"/>
                <w:szCs w:val="18"/>
                <w:lang w:eastAsia="zh-CN"/>
              </w:rPr>
              <w:t>D402</w:t>
            </w:r>
          </w:p>
        </w:tc>
        <w:tc>
          <w:tcPr>
            <w:tcW w:w="2136" w:type="dxa"/>
            <w:vMerge w:val="restart"/>
            <w:tcBorders>
              <w:top w:val="single" w:sz="4" w:space="0" w:color="auto"/>
            </w:tcBorders>
            <w:vAlign w:val="center"/>
          </w:tcPr>
          <w:p w:rsidR="00426ACB" w:rsidRPr="00AE6B5E" w:rsidRDefault="00426ACB" w:rsidP="0037726D">
            <w:pPr>
              <w:jc w:val="both"/>
              <w:rPr>
                <w:rFonts w:ascii="Arial" w:hAnsi="Arial" w:cs="Arial"/>
                <w:sz w:val="18"/>
                <w:szCs w:val="18"/>
                <w:lang w:eastAsia="zh-CN"/>
              </w:rPr>
            </w:pPr>
            <w:r w:rsidRPr="00AE6B5E">
              <w:rPr>
                <w:rFonts w:ascii="Arial" w:hAnsi="Arial" w:cs="Arial" w:hint="eastAsia"/>
                <w:sz w:val="18"/>
                <w:szCs w:val="18"/>
                <w:lang w:eastAsia="zh-CN"/>
              </w:rPr>
              <w:t>Pointer Backlight</w:t>
            </w:r>
          </w:p>
        </w:tc>
        <w:tc>
          <w:tcPr>
            <w:tcW w:w="983" w:type="dxa"/>
            <w:vMerge w:val="restart"/>
            <w:tcBorders>
              <w:top w:val="single" w:sz="4" w:space="0" w:color="auto"/>
            </w:tcBorders>
            <w:vAlign w:val="center"/>
          </w:tcPr>
          <w:p w:rsidR="00426ACB" w:rsidRPr="00AE6B5E" w:rsidRDefault="00426ACB" w:rsidP="00C364E2">
            <w:pPr>
              <w:jc w:val="center"/>
              <w:rPr>
                <w:rFonts w:ascii="Arial" w:hAnsi="Arial" w:cs="Arial"/>
                <w:sz w:val="18"/>
                <w:szCs w:val="18"/>
                <w:lang w:eastAsia="zh-CN"/>
              </w:rPr>
            </w:pPr>
            <w:r w:rsidRPr="00AE6B5E">
              <w:rPr>
                <w:rFonts w:ascii="Arial" w:hAnsi="Arial" w:cs="Arial" w:hint="eastAsia"/>
                <w:sz w:val="18"/>
                <w:szCs w:val="18"/>
                <w:lang w:eastAsia="zh-CN"/>
              </w:rPr>
              <w:t>White</w:t>
            </w:r>
          </w:p>
        </w:tc>
        <w:tc>
          <w:tcPr>
            <w:tcW w:w="1842" w:type="dxa"/>
            <w:tcBorders>
              <w:top w:val="single" w:sz="4" w:space="0" w:color="auto"/>
              <w:bottom w:val="single" w:sz="4" w:space="0" w:color="auto"/>
            </w:tcBorders>
            <w:shd w:val="clear" w:color="auto" w:fill="auto"/>
            <w:vAlign w:val="center"/>
          </w:tcPr>
          <w:p w:rsidR="00426ACB" w:rsidRPr="00FE10CD" w:rsidRDefault="00426ACB" w:rsidP="00C41A7F">
            <w:pPr>
              <w:jc w:val="center"/>
              <w:rPr>
                <w:rFonts w:ascii="Arial" w:hAnsi="Arial" w:cs="Arial"/>
                <w:sz w:val="18"/>
                <w:szCs w:val="18"/>
                <w:lang w:eastAsia="zh-CN"/>
              </w:rPr>
            </w:pPr>
            <w:r w:rsidRPr="00FE10CD">
              <w:rPr>
                <w:rFonts w:ascii="Arial" w:hAnsi="Arial" w:cs="Arial" w:hint="eastAsia"/>
                <w:sz w:val="18"/>
                <w:szCs w:val="18"/>
                <w:lang w:eastAsia="zh-CN"/>
              </w:rPr>
              <w:t>F128</w:t>
            </w:r>
          </w:p>
        </w:tc>
        <w:tc>
          <w:tcPr>
            <w:tcW w:w="1985" w:type="dxa"/>
            <w:tcBorders>
              <w:top w:val="single" w:sz="4" w:space="0" w:color="auto"/>
            </w:tcBorders>
          </w:tcPr>
          <w:p w:rsidR="00426ACB" w:rsidRPr="00FE10CD" w:rsidRDefault="00426ACB">
            <w:r w:rsidRPr="00E10B43">
              <w:rPr>
                <w:rFonts w:ascii="Arial" w:hAnsi="Arial" w:cs="Arial"/>
                <w:sz w:val="18"/>
                <w:szCs w:val="18"/>
                <w:lang w:eastAsia="zh-CN"/>
              </w:rPr>
              <w:t>BOTTOM</w:t>
            </w:r>
          </w:p>
        </w:tc>
        <w:tc>
          <w:tcPr>
            <w:tcW w:w="1985" w:type="dxa"/>
            <w:vMerge w:val="restart"/>
            <w:tcBorders>
              <w:top w:val="single" w:sz="4" w:space="0" w:color="auto"/>
            </w:tcBorders>
            <w:shd w:val="clear" w:color="auto" w:fill="auto"/>
            <w:vAlign w:val="center"/>
          </w:tcPr>
          <w:p w:rsidR="00426ACB" w:rsidRPr="00AE6B5E" w:rsidRDefault="00426ACB" w:rsidP="00AE6B5E">
            <w:pPr>
              <w:jc w:val="both"/>
              <w:rPr>
                <w:rFonts w:ascii="Arial" w:hAnsi="Arial" w:cs="Arial" w:hint="eastAsia"/>
                <w:sz w:val="18"/>
                <w:szCs w:val="18"/>
                <w:lang w:eastAsia="zh-CN"/>
              </w:rPr>
            </w:pPr>
            <w:r w:rsidRPr="00AE6B5E">
              <w:rPr>
                <w:rFonts w:ascii="Arial" w:hAnsi="Arial" w:cs="Arial" w:hint="eastAsia"/>
                <w:sz w:val="18"/>
                <w:szCs w:val="18"/>
                <w:lang w:eastAsia="zh-CN"/>
              </w:rPr>
              <w:t>2.8V~3.5V</w:t>
            </w:r>
          </w:p>
          <w:p w:rsidR="00426ACB" w:rsidRPr="00AE6B5E" w:rsidRDefault="00426ACB" w:rsidP="00AE6B5E">
            <w:pPr>
              <w:jc w:val="both"/>
              <w:rPr>
                <w:rFonts w:ascii="Arial" w:hAnsi="Arial" w:cs="Arial"/>
                <w:sz w:val="18"/>
                <w:szCs w:val="18"/>
                <w:lang w:eastAsia="zh-CN"/>
              </w:rPr>
            </w:pPr>
            <w:r w:rsidRPr="00AE6B5E">
              <w:rPr>
                <w:rFonts w:ascii="Arial" w:hAnsi="Arial" w:cs="Arial" w:hint="eastAsia"/>
                <w:sz w:val="18"/>
                <w:szCs w:val="18"/>
                <w:lang w:eastAsia="zh-CN"/>
              </w:rPr>
              <w:t>TYP @3.0V</w:t>
            </w:r>
          </w:p>
        </w:tc>
      </w:tr>
      <w:tr w:rsidR="00426ACB" w:rsidRPr="008B483F" w:rsidTr="00444B58">
        <w:trPr>
          <w:cantSplit/>
          <w:trHeight w:val="424"/>
        </w:trPr>
        <w:tc>
          <w:tcPr>
            <w:tcW w:w="737" w:type="dxa"/>
            <w:vMerge/>
            <w:tcBorders>
              <w:bottom w:val="single" w:sz="4" w:space="0" w:color="auto"/>
            </w:tcBorders>
            <w:vAlign w:val="center"/>
          </w:tcPr>
          <w:p w:rsidR="00426ACB" w:rsidRPr="00FE10CD" w:rsidRDefault="00426ACB" w:rsidP="0037726D">
            <w:pPr>
              <w:ind w:firstLineChars="50" w:firstLine="90"/>
              <w:jc w:val="both"/>
              <w:rPr>
                <w:rFonts w:ascii="Arial" w:hAnsi="Arial" w:cs="Arial" w:hint="eastAsia"/>
                <w:sz w:val="18"/>
                <w:szCs w:val="18"/>
                <w:lang w:eastAsia="zh-CN"/>
              </w:rPr>
            </w:pPr>
          </w:p>
        </w:tc>
        <w:tc>
          <w:tcPr>
            <w:tcW w:w="2136" w:type="dxa"/>
            <w:vMerge/>
            <w:tcBorders>
              <w:bottom w:val="single" w:sz="4" w:space="0" w:color="auto"/>
            </w:tcBorders>
            <w:vAlign w:val="center"/>
          </w:tcPr>
          <w:p w:rsidR="00426ACB" w:rsidRPr="00AE6B5E" w:rsidRDefault="00426ACB" w:rsidP="0037726D">
            <w:pPr>
              <w:jc w:val="both"/>
              <w:rPr>
                <w:rFonts w:ascii="Arial" w:hAnsi="Arial" w:cs="Arial" w:hint="eastAsia"/>
                <w:sz w:val="18"/>
                <w:szCs w:val="18"/>
                <w:lang w:eastAsia="zh-CN"/>
              </w:rPr>
            </w:pPr>
          </w:p>
        </w:tc>
        <w:tc>
          <w:tcPr>
            <w:tcW w:w="983" w:type="dxa"/>
            <w:vMerge/>
            <w:tcBorders>
              <w:bottom w:val="single" w:sz="4" w:space="0" w:color="auto"/>
            </w:tcBorders>
            <w:vAlign w:val="center"/>
          </w:tcPr>
          <w:p w:rsidR="00426ACB" w:rsidRPr="00AE6B5E" w:rsidRDefault="00426ACB" w:rsidP="00C364E2">
            <w:pPr>
              <w:jc w:val="center"/>
              <w:rPr>
                <w:rFonts w:ascii="Arial" w:hAnsi="Arial" w:cs="Arial" w:hint="eastAsia"/>
                <w:sz w:val="18"/>
                <w:szCs w:val="18"/>
                <w:lang w:eastAsia="zh-CN"/>
              </w:rPr>
            </w:pPr>
          </w:p>
        </w:tc>
        <w:tc>
          <w:tcPr>
            <w:tcW w:w="1842" w:type="dxa"/>
            <w:tcBorders>
              <w:top w:val="single" w:sz="4" w:space="0" w:color="auto"/>
              <w:bottom w:val="single" w:sz="4" w:space="0" w:color="auto"/>
            </w:tcBorders>
            <w:shd w:val="clear" w:color="auto" w:fill="auto"/>
            <w:vAlign w:val="center"/>
          </w:tcPr>
          <w:p w:rsidR="00426ACB" w:rsidRPr="00FE10CD" w:rsidRDefault="00426ACB" w:rsidP="00C364E2">
            <w:pPr>
              <w:jc w:val="center"/>
              <w:rPr>
                <w:rFonts w:ascii="Arial" w:hAnsi="Arial" w:cs="Arial" w:hint="eastAsia"/>
                <w:sz w:val="18"/>
                <w:szCs w:val="18"/>
                <w:lang w:eastAsia="zh-CN"/>
              </w:rPr>
            </w:pPr>
            <w:r w:rsidRPr="00FE10CD">
              <w:rPr>
                <w:rFonts w:ascii="Arial" w:hAnsi="Arial" w:cs="Arial" w:hint="eastAsia"/>
                <w:sz w:val="18"/>
                <w:szCs w:val="18"/>
                <w:lang w:eastAsia="zh-CN"/>
              </w:rPr>
              <w:t>F3140</w:t>
            </w:r>
          </w:p>
        </w:tc>
        <w:tc>
          <w:tcPr>
            <w:tcW w:w="1985" w:type="dxa"/>
            <w:tcBorders>
              <w:bottom w:val="single" w:sz="4" w:space="0" w:color="auto"/>
            </w:tcBorders>
          </w:tcPr>
          <w:p w:rsidR="00426ACB" w:rsidRPr="00FE10CD" w:rsidRDefault="00426ACB">
            <w:pPr>
              <w:rPr>
                <w:rFonts w:ascii="Arial" w:hAnsi="Arial" w:cs="Arial"/>
                <w:sz w:val="18"/>
                <w:szCs w:val="18"/>
                <w:lang w:eastAsia="zh-CN"/>
              </w:rPr>
            </w:pPr>
            <w:r w:rsidRPr="00FE10CD">
              <w:rPr>
                <w:rFonts w:ascii="Arial" w:hAnsi="Arial" w:cs="Arial"/>
                <w:sz w:val="18"/>
                <w:szCs w:val="18"/>
                <w:lang w:eastAsia="zh-CN"/>
              </w:rPr>
              <w:t>TOP</w:t>
            </w:r>
          </w:p>
        </w:tc>
        <w:tc>
          <w:tcPr>
            <w:tcW w:w="1985" w:type="dxa"/>
            <w:vMerge/>
            <w:tcBorders>
              <w:bottom w:val="single" w:sz="4" w:space="0" w:color="auto"/>
            </w:tcBorders>
            <w:shd w:val="clear" w:color="auto" w:fill="auto"/>
            <w:vAlign w:val="center"/>
          </w:tcPr>
          <w:p w:rsidR="00426ACB" w:rsidRPr="00AE6B5E" w:rsidRDefault="00426ACB" w:rsidP="0037726D">
            <w:pPr>
              <w:jc w:val="both"/>
              <w:rPr>
                <w:rFonts w:ascii="Arial" w:hAnsi="Arial" w:cs="Arial" w:hint="eastAsia"/>
                <w:sz w:val="18"/>
                <w:szCs w:val="18"/>
                <w:lang w:eastAsia="zh-CN"/>
              </w:rPr>
            </w:pPr>
          </w:p>
        </w:tc>
      </w:tr>
      <w:tr w:rsidR="00426ACB" w:rsidRPr="008B483F" w:rsidTr="00C364E2">
        <w:trPr>
          <w:cantSplit/>
          <w:trHeight w:val="175"/>
        </w:trPr>
        <w:tc>
          <w:tcPr>
            <w:tcW w:w="737" w:type="dxa"/>
            <w:vMerge/>
            <w:vAlign w:val="center"/>
          </w:tcPr>
          <w:p w:rsidR="00426ACB" w:rsidRPr="00264EE6" w:rsidRDefault="00426ACB" w:rsidP="0037726D">
            <w:pPr>
              <w:ind w:firstLineChars="50" w:firstLine="90"/>
              <w:jc w:val="both"/>
              <w:rPr>
                <w:rFonts w:ascii="Arial" w:hAnsi="Arial" w:cs="Arial" w:hint="eastAsia"/>
                <w:sz w:val="18"/>
                <w:szCs w:val="18"/>
                <w:highlight w:val="red"/>
                <w:lang w:eastAsia="zh-CN"/>
              </w:rPr>
            </w:pPr>
          </w:p>
        </w:tc>
        <w:tc>
          <w:tcPr>
            <w:tcW w:w="2136" w:type="dxa"/>
            <w:vMerge/>
            <w:vAlign w:val="center"/>
          </w:tcPr>
          <w:p w:rsidR="00426ACB" w:rsidRPr="00AE6B5E" w:rsidRDefault="00426ACB" w:rsidP="0037726D">
            <w:pPr>
              <w:jc w:val="both"/>
              <w:rPr>
                <w:rFonts w:ascii="Arial" w:hAnsi="Arial" w:cs="Arial" w:hint="eastAsia"/>
                <w:sz w:val="18"/>
                <w:szCs w:val="18"/>
                <w:lang w:eastAsia="zh-CN"/>
              </w:rPr>
            </w:pPr>
          </w:p>
        </w:tc>
        <w:tc>
          <w:tcPr>
            <w:tcW w:w="983" w:type="dxa"/>
            <w:vMerge/>
            <w:vAlign w:val="center"/>
          </w:tcPr>
          <w:p w:rsidR="00426ACB" w:rsidRPr="00AE6B5E" w:rsidRDefault="00426ACB" w:rsidP="00C364E2">
            <w:pPr>
              <w:jc w:val="center"/>
              <w:rPr>
                <w:rFonts w:ascii="Arial" w:hAnsi="Arial" w:cs="Arial" w:hint="eastAsia"/>
                <w:sz w:val="18"/>
                <w:szCs w:val="18"/>
                <w:lang w:eastAsia="zh-CN"/>
              </w:rPr>
            </w:pPr>
          </w:p>
        </w:tc>
        <w:tc>
          <w:tcPr>
            <w:tcW w:w="1842" w:type="dxa"/>
            <w:tcBorders>
              <w:top w:val="single" w:sz="4" w:space="0" w:color="auto"/>
              <w:bottom w:val="single" w:sz="4" w:space="0" w:color="auto"/>
            </w:tcBorders>
            <w:shd w:val="clear" w:color="auto" w:fill="auto"/>
            <w:vAlign w:val="center"/>
          </w:tcPr>
          <w:p w:rsidR="00426ACB" w:rsidRPr="0090772B" w:rsidRDefault="00426ACB" w:rsidP="00C364E2">
            <w:pPr>
              <w:jc w:val="center"/>
              <w:rPr>
                <w:rFonts w:ascii="Arial" w:hAnsi="Arial" w:cs="Arial"/>
                <w:sz w:val="18"/>
                <w:szCs w:val="18"/>
                <w:lang w:eastAsia="zh-CN"/>
              </w:rPr>
            </w:pPr>
            <w:r w:rsidRPr="0090772B">
              <w:rPr>
                <w:rFonts w:ascii="Arial" w:hAnsi="Arial" w:cs="Arial" w:hint="eastAsia"/>
                <w:sz w:val="18"/>
                <w:szCs w:val="18"/>
                <w:lang w:eastAsia="zh-CN"/>
              </w:rPr>
              <w:t>F3141</w:t>
            </w:r>
          </w:p>
        </w:tc>
        <w:tc>
          <w:tcPr>
            <w:tcW w:w="1985" w:type="dxa"/>
          </w:tcPr>
          <w:p w:rsidR="00426ACB" w:rsidRPr="00172CC1" w:rsidRDefault="00426ACB" w:rsidP="00172CC1">
            <w:pPr>
              <w:rPr>
                <w:rFonts w:ascii="Arial" w:hAnsi="Arial" w:cs="Arial"/>
                <w:sz w:val="18"/>
                <w:szCs w:val="18"/>
                <w:lang w:eastAsia="zh-CN"/>
              </w:rPr>
            </w:pPr>
            <w:r w:rsidRPr="00172CC1">
              <w:rPr>
                <w:rFonts w:ascii="Arial" w:hAnsi="Arial" w:cs="Arial"/>
                <w:sz w:val="18"/>
                <w:szCs w:val="18"/>
                <w:lang w:eastAsia="zh-CN"/>
              </w:rPr>
              <w:t>TOP</w:t>
            </w:r>
          </w:p>
        </w:tc>
        <w:tc>
          <w:tcPr>
            <w:tcW w:w="1985" w:type="dxa"/>
            <w:vMerge/>
            <w:shd w:val="clear" w:color="auto" w:fill="auto"/>
            <w:vAlign w:val="center"/>
          </w:tcPr>
          <w:p w:rsidR="00426ACB" w:rsidRPr="00AE6B5E" w:rsidRDefault="00426ACB" w:rsidP="0037726D">
            <w:pPr>
              <w:jc w:val="both"/>
              <w:rPr>
                <w:rFonts w:ascii="Arial" w:hAnsi="Arial" w:cs="Arial" w:hint="eastAsia"/>
                <w:sz w:val="18"/>
                <w:szCs w:val="18"/>
                <w:lang w:eastAsia="zh-CN"/>
              </w:rPr>
            </w:pPr>
          </w:p>
        </w:tc>
      </w:tr>
      <w:tr w:rsidR="005C2D4A" w:rsidRPr="008B483F" w:rsidTr="00C364E2">
        <w:trPr>
          <w:cantSplit/>
          <w:trHeight w:val="176"/>
        </w:trPr>
        <w:tc>
          <w:tcPr>
            <w:tcW w:w="737" w:type="dxa"/>
            <w:vMerge w:val="restart"/>
            <w:tcBorders>
              <w:top w:val="single" w:sz="4" w:space="0" w:color="auto"/>
            </w:tcBorders>
            <w:vAlign w:val="center"/>
          </w:tcPr>
          <w:p w:rsidR="005C2D4A" w:rsidRPr="0090772B" w:rsidRDefault="005C2D4A" w:rsidP="0090772B">
            <w:pPr>
              <w:ind w:firstLineChars="50" w:firstLine="90"/>
              <w:jc w:val="both"/>
              <w:rPr>
                <w:rFonts w:ascii="Arial" w:hAnsi="Arial" w:cs="Arial" w:hint="eastAsia"/>
                <w:sz w:val="18"/>
                <w:szCs w:val="18"/>
                <w:lang w:eastAsia="zh-CN"/>
              </w:rPr>
            </w:pPr>
            <w:r w:rsidRPr="0090772B">
              <w:rPr>
                <w:rFonts w:ascii="Arial" w:hAnsi="Arial" w:cs="Arial" w:hint="eastAsia"/>
                <w:sz w:val="18"/>
                <w:szCs w:val="18"/>
                <w:lang w:eastAsia="zh-CN"/>
              </w:rPr>
              <w:t>D</w:t>
            </w:r>
            <w:r w:rsidR="0090772B" w:rsidRPr="0090772B">
              <w:rPr>
                <w:rFonts w:ascii="Arial" w:hAnsi="Arial" w:cs="Arial" w:hint="eastAsia"/>
                <w:sz w:val="18"/>
                <w:szCs w:val="18"/>
                <w:lang w:eastAsia="zh-CN"/>
              </w:rPr>
              <w:t>342</w:t>
            </w:r>
          </w:p>
        </w:tc>
        <w:tc>
          <w:tcPr>
            <w:tcW w:w="2136" w:type="dxa"/>
            <w:vMerge w:val="restart"/>
            <w:tcBorders>
              <w:top w:val="single" w:sz="4" w:space="0" w:color="auto"/>
            </w:tcBorders>
          </w:tcPr>
          <w:p w:rsidR="005C2D4A" w:rsidRPr="00AE6B5E" w:rsidRDefault="00FE10CD">
            <w:r w:rsidRPr="00AE6B5E">
              <w:rPr>
                <w:rFonts w:ascii="Arial" w:hAnsi="Arial" w:cs="Arial" w:hint="eastAsia"/>
                <w:sz w:val="18"/>
                <w:szCs w:val="18"/>
                <w:lang w:eastAsia="zh-CN"/>
              </w:rPr>
              <w:t xml:space="preserve">Dail </w:t>
            </w:r>
            <w:r w:rsidR="005C2D4A" w:rsidRPr="00AE6B5E">
              <w:rPr>
                <w:rFonts w:ascii="Arial" w:hAnsi="Arial" w:cs="Arial" w:hint="eastAsia"/>
                <w:sz w:val="18"/>
                <w:szCs w:val="18"/>
                <w:lang w:eastAsia="zh-CN"/>
              </w:rPr>
              <w:t>Backlight</w:t>
            </w:r>
          </w:p>
        </w:tc>
        <w:tc>
          <w:tcPr>
            <w:tcW w:w="983" w:type="dxa"/>
            <w:vMerge w:val="restart"/>
            <w:tcBorders>
              <w:top w:val="single" w:sz="4" w:space="0" w:color="auto"/>
            </w:tcBorders>
            <w:vAlign w:val="center"/>
          </w:tcPr>
          <w:p w:rsidR="005C2D4A" w:rsidRPr="00AE6B5E" w:rsidRDefault="005C2D4A" w:rsidP="00C364E2">
            <w:pPr>
              <w:jc w:val="center"/>
              <w:rPr>
                <w:rFonts w:ascii="Arial" w:hAnsi="Arial" w:cs="Arial"/>
                <w:sz w:val="18"/>
                <w:szCs w:val="18"/>
                <w:lang w:eastAsia="zh-CN"/>
              </w:rPr>
            </w:pPr>
            <w:r w:rsidRPr="00AE6B5E">
              <w:rPr>
                <w:rFonts w:ascii="Arial" w:hAnsi="Arial" w:cs="Arial" w:hint="eastAsia"/>
                <w:sz w:val="18"/>
                <w:szCs w:val="18"/>
                <w:lang w:eastAsia="zh-CN"/>
              </w:rPr>
              <w:t>White</w:t>
            </w:r>
          </w:p>
        </w:tc>
        <w:tc>
          <w:tcPr>
            <w:tcW w:w="1842" w:type="dxa"/>
            <w:tcBorders>
              <w:top w:val="single" w:sz="4" w:space="0" w:color="auto"/>
              <w:bottom w:val="single" w:sz="4" w:space="0" w:color="auto"/>
            </w:tcBorders>
            <w:shd w:val="clear" w:color="auto" w:fill="auto"/>
            <w:vAlign w:val="center"/>
          </w:tcPr>
          <w:p w:rsidR="005C2D4A" w:rsidRPr="0090772B" w:rsidRDefault="00FE10CD" w:rsidP="00C41A7F">
            <w:pPr>
              <w:jc w:val="center"/>
              <w:rPr>
                <w:rFonts w:ascii="Arial" w:hAnsi="Arial" w:cs="Arial"/>
                <w:sz w:val="18"/>
                <w:szCs w:val="18"/>
                <w:lang w:eastAsia="zh-CN"/>
              </w:rPr>
            </w:pPr>
            <w:r w:rsidRPr="0090772B">
              <w:rPr>
                <w:rFonts w:ascii="Arial" w:hAnsi="Arial" w:cs="Arial" w:hint="eastAsia"/>
                <w:sz w:val="18"/>
                <w:szCs w:val="18"/>
                <w:lang w:eastAsia="zh-CN"/>
              </w:rPr>
              <w:t>F128</w:t>
            </w:r>
          </w:p>
        </w:tc>
        <w:tc>
          <w:tcPr>
            <w:tcW w:w="1985" w:type="dxa"/>
            <w:tcBorders>
              <w:top w:val="single" w:sz="4" w:space="0" w:color="auto"/>
            </w:tcBorders>
          </w:tcPr>
          <w:p w:rsidR="005C2D4A" w:rsidRPr="00172CC1" w:rsidRDefault="00E10B43" w:rsidP="00172CC1">
            <w:pPr>
              <w:rPr>
                <w:rFonts w:ascii="Arial" w:hAnsi="Arial" w:cs="Arial"/>
                <w:sz w:val="18"/>
                <w:szCs w:val="18"/>
                <w:lang w:eastAsia="zh-CN"/>
              </w:rPr>
            </w:pPr>
            <w:r w:rsidRPr="00E10B43">
              <w:rPr>
                <w:rFonts w:ascii="Arial" w:hAnsi="Arial" w:cs="Arial"/>
                <w:sz w:val="18"/>
                <w:szCs w:val="18"/>
                <w:lang w:eastAsia="zh-CN"/>
              </w:rPr>
              <w:t>BOTTOM</w:t>
            </w:r>
          </w:p>
        </w:tc>
        <w:tc>
          <w:tcPr>
            <w:tcW w:w="1985" w:type="dxa"/>
            <w:vMerge w:val="restart"/>
            <w:tcBorders>
              <w:top w:val="single" w:sz="4" w:space="0" w:color="auto"/>
            </w:tcBorders>
            <w:shd w:val="clear" w:color="auto" w:fill="auto"/>
            <w:vAlign w:val="center"/>
          </w:tcPr>
          <w:p w:rsidR="00AE6B5E" w:rsidRPr="00AE6B5E" w:rsidRDefault="00AE6B5E" w:rsidP="00AE6B5E">
            <w:pPr>
              <w:jc w:val="both"/>
              <w:rPr>
                <w:rFonts w:ascii="Arial" w:hAnsi="Arial" w:cs="Arial" w:hint="eastAsia"/>
                <w:sz w:val="18"/>
                <w:szCs w:val="18"/>
                <w:lang w:eastAsia="zh-CN"/>
              </w:rPr>
            </w:pPr>
            <w:r w:rsidRPr="00AE6B5E">
              <w:rPr>
                <w:rFonts w:ascii="Arial" w:hAnsi="Arial" w:cs="Arial" w:hint="eastAsia"/>
                <w:sz w:val="18"/>
                <w:szCs w:val="18"/>
                <w:lang w:eastAsia="zh-CN"/>
              </w:rPr>
              <w:t>2.7V~3.5V</w:t>
            </w:r>
          </w:p>
          <w:p w:rsidR="005C2D4A" w:rsidRPr="00AE6B5E" w:rsidRDefault="00AE6B5E" w:rsidP="00AE6B5E">
            <w:pPr>
              <w:jc w:val="both"/>
              <w:rPr>
                <w:rFonts w:ascii="Arial" w:hAnsi="Arial" w:cs="Arial"/>
                <w:sz w:val="18"/>
                <w:szCs w:val="18"/>
                <w:lang w:eastAsia="zh-CN"/>
              </w:rPr>
            </w:pPr>
            <w:r w:rsidRPr="00AE6B5E">
              <w:rPr>
                <w:rFonts w:ascii="Arial" w:hAnsi="Arial" w:cs="Arial" w:hint="eastAsia"/>
                <w:sz w:val="18"/>
                <w:szCs w:val="18"/>
                <w:lang w:eastAsia="zh-CN"/>
              </w:rPr>
              <w:t>TYP @3.0V</w:t>
            </w:r>
          </w:p>
        </w:tc>
      </w:tr>
      <w:tr w:rsidR="004F08A4" w:rsidRPr="008B483F" w:rsidTr="00C364E2">
        <w:trPr>
          <w:cantSplit/>
          <w:trHeight w:val="175"/>
        </w:trPr>
        <w:tc>
          <w:tcPr>
            <w:tcW w:w="737" w:type="dxa"/>
            <w:vMerge/>
            <w:vAlign w:val="center"/>
          </w:tcPr>
          <w:p w:rsidR="004F08A4" w:rsidRPr="0090772B" w:rsidRDefault="004F08A4" w:rsidP="0037726D">
            <w:pPr>
              <w:ind w:firstLineChars="50" w:firstLine="90"/>
              <w:jc w:val="both"/>
              <w:rPr>
                <w:rFonts w:ascii="Arial" w:hAnsi="Arial" w:cs="Arial" w:hint="eastAsia"/>
                <w:sz w:val="18"/>
                <w:szCs w:val="18"/>
                <w:lang w:eastAsia="zh-CN"/>
              </w:rPr>
            </w:pPr>
          </w:p>
        </w:tc>
        <w:tc>
          <w:tcPr>
            <w:tcW w:w="2136" w:type="dxa"/>
            <w:vMerge/>
          </w:tcPr>
          <w:p w:rsidR="004F08A4" w:rsidRPr="00AE6B5E" w:rsidRDefault="004F08A4" w:rsidP="0037726D">
            <w:pPr>
              <w:rPr>
                <w:rFonts w:ascii="Arial" w:hAnsi="Arial" w:cs="Arial" w:hint="eastAsia"/>
                <w:sz w:val="18"/>
                <w:szCs w:val="18"/>
                <w:lang w:eastAsia="zh-CN"/>
              </w:rPr>
            </w:pPr>
          </w:p>
        </w:tc>
        <w:tc>
          <w:tcPr>
            <w:tcW w:w="983" w:type="dxa"/>
            <w:vMerge/>
            <w:vAlign w:val="center"/>
          </w:tcPr>
          <w:p w:rsidR="004F08A4" w:rsidRPr="00AE6B5E" w:rsidRDefault="004F08A4" w:rsidP="00C364E2">
            <w:pPr>
              <w:jc w:val="center"/>
              <w:rPr>
                <w:rFonts w:ascii="Arial" w:hAnsi="Arial" w:cs="Arial" w:hint="eastAsia"/>
                <w:sz w:val="18"/>
                <w:szCs w:val="18"/>
                <w:lang w:eastAsia="zh-CN"/>
              </w:rPr>
            </w:pPr>
          </w:p>
        </w:tc>
        <w:tc>
          <w:tcPr>
            <w:tcW w:w="1842" w:type="dxa"/>
            <w:tcBorders>
              <w:top w:val="single" w:sz="4" w:space="0" w:color="auto"/>
              <w:bottom w:val="single" w:sz="4" w:space="0" w:color="auto"/>
            </w:tcBorders>
            <w:shd w:val="clear" w:color="auto" w:fill="auto"/>
            <w:vAlign w:val="center"/>
          </w:tcPr>
          <w:p w:rsidR="004F08A4" w:rsidRPr="0090772B" w:rsidRDefault="00FE10CD" w:rsidP="00C364E2">
            <w:pPr>
              <w:jc w:val="center"/>
              <w:rPr>
                <w:rFonts w:ascii="Arial" w:hAnsi="Arial" w:cs="Arial" w:hint="eastAsia"/>
                <w:sz w:val="18"/>
                <w:szCs w:val="18"/>
                <w:lang w:eastAsia="zh-CN"/>
              </w:rPr>
            </w:pPr>
            <w:r w:rsidRPr="0090772B">
              <w:rPr>
                <w:rFonts w:ascii="Arial" w:hAnsi="Arial" w:cs="Arial" w:hint="eastAsia"/>
                <w:sz w:val="18"/>
                <w:szCs w:val="18"/>
                <w:lang w:eastAsia="zh-CN"/>
              </w:rPr>
              <w:t>F3102</w:t>
            </w:r>
          </w:p>
        </w:tc>
        <w:tc>
          <w:tcPr>
            <w:tcW w:w="1985" w:type="dxa"/>
          </w:tcPr>
          <w:p w:rsidR="004F08A4" w:rsidRPr="00172CC1" w:rsidRDefault="00E10B43" w:rsidP="00172CC1">
            <w:pPr>
              <w:rPr>
                <w:rFonts w:ascii="Arial" w:hAnsi="Arial" w:cs="Arial"/>
                <w:sz w:val="18"/>
                <w:szCs w:val="18"/>
                <w:lang w:eastAsia="zh-CN"/>
              </w:rPr>
            </w:pPr>
            <w:r w:rsidRPr="00FE10CD">
              <w:rPr>
                <w:rFonts w:ascii="Arial" w:hAnsi="Arial" w:cs="Arial"/>
                <w:sz w:val="18"/>
                <w:szCs w:val="18"/>
                <w:lang w:eastAsia="zh-CN"/>
              </w:rPr>
              <w:t>TOP</w:t>
            </w:r>
          </w:p>
        </w:tc>
        <w:tc>
          <w:tcPr>
            <w:tcW w:w="1985" w:type="dxa"/>
            <w:vMerge/>
            <w:shd w:val="clear" w:color="auto" w:fill="auto"/>
            <w:vAlign w:val="center"/>
          </w:tcPr>
          <w:p w:rsidR="004F08A4" w:rsidRPr="00AE6B5E" w:rsidRDefault="004F08A4" w:rsidP="0037726D">
            <w:pPr>
              <w:jc w:val="both"/>
              <w:rPr>
                <w:rFonts w:ascii="Arial" w:hAnsi="Arial" w:cs="Arial" w:hint="eastAsia"/>
                <w:sz w:val="18"/>
                <w:szCs w:val="18"/>
                <w:lang w:eastAsia="zh-CN"/>
              </w:rPr>
            </w:pPr>
          </w:p>
        </w:tc>
      </w:tr>
      <w:tr w:rsidR="005C2D4A" w:rsidRPr="008B483F" w:rsidTr="00C364E2">
        <w:trPr>
          <w:cantSplit/>
          <w:trHeight w:val="175"/>
        </w:trPr>
        <w:tc>
          <w:tcPr>
            <w:tcW w:w="737" w:type="dxa"/>
            <w:vAlign w:val="center"/>
          </w:tcPr>
          <w:p w:rsidR="005C2D4A" w:rsidRPr="0090772B" w:rsidRDefault="0090772B" w:rsidP="00C41A7F">
            <w:pPr>
              <w:ind w:firstLineChars="50" w:firstLine="90"/>
              <w:jc w:val="both"/>
              <w:rPr>
                <w:rFonts w:ascii="Arial" w:hAnsi="Arial" w:cs="Arial" w:hint="eastAsia"/>
                <w:sz w:val="18"/>
                <w:szCs w:val="18"/>
                <w:lang w:eastAsia="zh-CN"/>
              </w:rPr>
            </w:pPr>
            <w:r w:rsidRPr="0090772B">
              <w:rPr>
                <w:rFonts w:ascii="Arial" w:hAnsi="Arial" w:cs="Arial" w:hint="eastAsia"/>
                <w:sz w:val="18"/>
                <w:szCs w:val="18"/>
                <w:lang w:eastAsia="zh-CN"/>
              </w:rPr>
              <w:t>D351</w:t>
            </w:r>
          </w:p>
        </w:tc>
        <w:tc>
          <w:tcPr>
            <w:tcW w:w="2136" w:type="dxa"/>
            <w:vMerge/>
          </w:tcPr>
          <w:p w:rsidR="005C2D4A" w:rsidRPr="00AE6B5E" w:rsidRDefault="005C2D4A" w:rsidP="0037726D">
            <w:pPr>
              <w:rPr>
                <w:rFonts w:ascii="Arial" w:hAnsi="Arial" w:cs="Arial" w:hint="eastAsia"/>
                <w:sz w:val="18"/>
                <w:szCs w:val="18"/>
                <w:lang w:eastAsia="zh-CN"/>
              </w:rPr>
            </w:pPr>
          </w:p>
        </w:tc>
        <w:tc>
          <w:tcPr>
            <w:tcW w:w="983" w:type="dxa"/>
            <w:vMerge/>
            <w:vAlign w:val="center"/>
          </w:tcPr>
          <w:p w:rsidR="005C2D4A" w:rsidRPr="00AE6B5E" w:rsidRDefault="005C2D4A" w:rsidP="00C364E2">
            <w:pPr>
              <w:jc w:val="center"/>
              <w:rPr>
                <w:rFonts w:ascii="Arial" w:hAnsi="Arial" w:cs="Arial" w:hint="eastAsia"/>
                <w:sz w:val="18"/>
                <w:szCs w:val="18"/>
                <w:lang w:eastAsia="zh-CN"/>
              </w:rPr>
            </w:pPr>
          </w:p>
        </w:tc>
        <w:tc>
          <w:tcPr>
            <w:tcW w:w="1842" w:type="dxa"/>
            <w:tcBorders>
              <w:top w:val="single" w:sz="4" w:space="0" w:color="auto"/>
              <w:bottom w:val="single" w:sz="4" w:space="0" w:color="auto"/>
            </w:tcBorders>
            <w:shd w:val="clear" w:color="auto" w:fill="auto"/>
            <w:vAlign w:val="center"/>
          </w:tcPr>
          <w:p w:rsidR="005C2D4A" w:rsidRPr="0090772B" w:rsidRDefault="00FE10CD" w:rsidP="00C364E2">
            <w:pPr>
              <w:jc w:val="center"/>
              <w:rPr>
                <w:rFonts w:ascii="Arial" w:hAnsi="Arial" w:cs="Arial"/>
                <w:sz w:val="18"/>
                <w:szCs w:val="18"/>
                <w:lang w:eastAsia="zh-CN"/>
              </w:rPr>
            </w:pPr>
            <w:r w:rsidRPr="0090772B">
              <w:rPr>
                <w:rFonts w:ascii="Arial" w:hAnsi="Arial" w:cs="Arial" w:hint="eastAsia"/>
                <w:sz w:val="18"/>
                <w:szCs w:val="18"/>
                <w:lang w:eastAsia="zh-CN"/>
              </w:rPr>
              <w:t>F3111</w:t>
            </w:r>
          </w:p>
        </w:tc>
        <w:tc>
          <w:tcPr>
            <w:tcW w:w="1985" w:type="dxa"/>
          </w:tcPr>
          <w:p w:rsidR="005C2D4A" w:rsidRPr="00172CC1" w:rsidRDefault="00E10B43" w:rsidP="00172CC1">
            <w:pPr>
              <w:rPr>
                <w:rFonts w:ascii="Arial" w:hAnsi="Arial" w:cs="Arial"/>
                <w:sz w:val="18"/>
                <w:szCs w:val="18"/>
                <w:lang w:eastAsia="zh-CN"/>
              </w:rPr>
            </w:pPr>
            <w:r w:rsidRPr="00172CC1">
              <w:rPr>
                <w:rFonts w:ascii="Arial" w:hAnsi="Arial" w:cs="Arial"/>
                <w:sz w:val="18"/>
                <w:szCs w:val="18"/>
                <w:lang w:eastAsia="zh-CN"/>
              </w:rPr>
              <w:t>BOTTOM</w:t>
            </w:r>
          </w:p>
        </w:tc>
        <w:tc>
          <w:tcPr>
            <w:tcW w:w="1985" w:type="dxa"/>
            <w:vMerge/>
            <w:shd w:val="clear" w:color="auto" w:fill="auto"/>
            <w:vAlign w:val="center"/>
          </w:tcPr>
          <w:p w:rsidR="005C2D4A" w:rsidRPr="00AE6B5E" w:rsidRDefault="005C2D4A" w:rsidP="0037726D">
            <w:pPr>
              <w:jc w:val="both"/>
              <w:rPr>
                <w:rFonts w:ascii="Arial" w:hAnsi="Arial" w:cs="Arial" w:hint="eastAsia"/>
                <w:sz w:val="18"/>
                <w:szCs w:val="18"/>
                <w:lang w:eastAsia="zh-CN"/>
              </w:rPr>
            </w:pPr>
          </w:p>
        </w:tc>
      </w:tr>
      <w:tr w:rsidR="00C364E2" w:rsidRPr="008B483F" w:rsidTr="00C364E2">
        <w:trPr>
          <w:cantSplit/>
          <w:trHeight w:val="176"/>
        </w:trPr>
        <w:tc>
          <w:tcPr>
            <w:tcW w:w="737" w:type="dxa"/>
            <w:vMerge w:val="restart"/>
            <w:tcBorders>
              <w:top w:val="single" w:sz="4" w:space="0" w:color="auto"/>
            </w:tcBorders>
            <w:vAlign w:val="center"/>
          </w:tcPr>
          <w:p w:rsidR="00C364E2" w:rsidRPr="0090772B" w:rsidRDefault="00C364E2" w:rsidP="0090772B">
            <w:pPr>
              <w:ind w:firstLineChars="50" w:firstLine="90"/>
              <w:jc w:val="both"/>
              <w:rPr>
                <w:rFonts w:ascii="Arial" w:hAnsi="Arial" w:cs="Arial" w:hint="eastAsia"/>
                <w:sz w:val="18"/>
                <w:szCs w:val="18"/>
                <w:lang w:eastAsia="zh-CN"/>
              </w:rPr>
            </w:pPr>
            <w:r w:rsidRPr="0090772B">
              <w:rPr>
                <w:rFonts w:ascii="Arial" w:hAnsi="Arial" w:cs="Arial" w:hint="eastAsia"/>
                <w:sz w:val="18"/>
                <w:szCs w:val="18"/>
                <w:lang w:eastAsia="zh-CN"/>
              </w:rPr>
              <w:t>D</w:t>
            </w:r>
            <w:r w:rsidR="0090772B" w:rsidRPr="0090772B">
              <w:rPr>
                <w:rFonts w:ascii="Arial" w:hAnsi="Arial" w:cs="Arial" w:hint="eastAsia"/>
                <w:sz w:val="18"/>
                <w:szCs w:val="18"/>
                <w:lang w:eastAsia="zh-CN"/>
              </w:rPr>
              <w:t>343</w:t>
            </w:r>
          </w:p>
        </w:tc>
        <w:tc>
          <w:tcPr>
            <w:tcW w:w="2136" w:type="dxa"/>
            <w:vMerge w:val="restart"/>
            <w:tcBorders>
              <w:top w:val="single" w:sz="4" w:space="0" w:color="auto"/>
            </w:tcBorders>
          </w:tcPr>
          <w:p w:rsidR="00C364E2" w:rsidRPr="00AE6B5E" w:rsidRDefault="00C364E2">
            <w:r w:rsidRPr="00AE6B5E">
              <w:rPr>
                <w:rFonts w:ascii="Arial" w:hAnsi="Arial" w:cs="Arial" w:hint="eastAsia"/>
                <w:sz w:val="18"/>
                <w:szCs w:val="18"/>
                <w:lang w:eastAsia="zh-CN"/>
              </w:rPr>
              <w:t>Dail Backlight</w:t>
            </w:r>
          </w:p>
        </w:tc>
        <w:tc>
          <w:tcPr>
            <w:tcW w:w="983" w:type="dxa"/>
            <w:vMerge w:val="restart"/>
            <w:tcBorders>
              <w:top w:val="single" w:sz="4" w:space="0" w:color="auto"/>
            </w:tcBorders>
            <w:vAlign w:val="center"/>
          </w:tcPr>
          <w:p w:rsidR="00C364E2" w:rsidRPr="00AE6B5E" w:rsidRDefault="00C364E2" w:rsidP="00C364E2">
            <w:pPr>
              <w:jc w:val="center"/>
            </w:pPr>
            <w:r w:rsidRPr="00AE6B5E">
              <w:rPr>
                <w:rFonts w:ascii="Arial" w:hAnsi="Arial" w:cs="Arial" w:hint="eastAsia"/>
                <w:sz w:val="18"/>
                <w:szCs w:val="18"/>
                <w:lang w:eastAsia="zh-CN"/>
              </w:rPr>
              <w:t>White</w:t>
            </w:r>
          </w:p>
        </w:tc>
        <w:tc>
          <w:tcPr>
            <w:tcW w:w="1842" w:type="dxa"/>
            <w:tcBorders>
              <w:top w:val="single" w:sz="4" w:space="0" w:color="auto"/>
              <w:bottom w:val="single" w:sz="4" w:space="0" w:color="auto"/>
            </w:tcBorders>
            <w:shd w:val="clear" w:color="auto" w:fill="auto"/>
            <w:vAlign w:val="center"/>
          </w:tcPr>
          <w:p w:rsidR="00C364E2" w:rsidRPr="0090772B" w:rsidRDefault="00FE10CD" w:rsidP="00C364E2">
            <w:pPr>
              <w:jc w:val="center"/>
              <w:rPr>
                <w:rFonts w:ascii="Arial" w:hAnsi="Arial" w:cs="Arial"/>
                <w:sz w:val="18"/>
                <w:szCs w:val="18"/>
                <w:lang w:eastAsia="zh-CN"/>
              </w:rPr>
            </w:pPr>
            <w:r w:rsidRPr="0090772B">
              <w:rPr>
                <w:rFonts w:ascii="Arial" w:hAnsi="Arial" w:cs="Arial" w:hint="eastAsia"/>
                <w:sz w:val="18"/>
                <w:szCs w:val="18"/>
                <w:lang w:eastAsia="zh-CN"/>
              </w:rPr>
              <w:t>F128</w:t>
            </w:r>
          </w:p>
        </w:tc>
        <w:tc>
          <w:tcPr>
            <w:tcW w:w="1985" w:type="dxa"/>
            <w:tcBorders>
              <w:top w:val="single" w:sz="4" w:space="0" w:color="auto"/>
            </w:tcBorders>
          </w:tcPr>
          <w:p w:rsidR="00C364E2" w:rsidRPr="00172CC1" w:rsidRDefault="005C2D4A" w:rsidP="00172CC1">
            <w:pPr>
              <w:rPr>
                <w:rFonts w:ascii="Arial" w:hAnsi="Arial" w:cs="Arial" w:hint="eastAsia"/>
                <w:sz w:val="18"/>
                <w:szCs w:val="18"/>
                <w:lang w:eastAsia="zh-CN"/>
              </w:rPr>
            </w:pPr>
            <w:r w:rsidRPr="00172CC1">
              <w:rPr>
                <w:rFonts w:ascii="Arial" w:hAnsi="Arial" w:cs="Arial"/>
                <w:sz w:val="18"/>
                <w:szCs w:val="18"/>
                <w:lang w:eastAsia="zh-CN"/>
              </w:rPr>
              <w:t>BOTTOM</w:t>
            </w:r>
          </w:p>
        </w:tc>
        <w:tc>
          <w:tcPr>
            <w:tcW w:w="1985" w:type="dxa"/>
            <w:vMerge w:val="restart"/>
            <w:tcBorders>
              <w:top w:val="single" w:sz="4" w:space="0" w:color="auto"/>
            </w:tcBorders>
            <w:shd w:val="clear" w:color="auto" w:fill="auto"/>
            <w:vAlign w:val="center"/>
          </w:tcPr>
          <w:p w:rsidR="00AE6B5E" w:rsidRPr="00AE6B5E" w:rsidRDefault="00AE6B5E" w:rsidP="00AE6B5E">
            <w:pPr>
              <w:jc w:val="both"/>
              <w:rPr>
                <w:rFonts w:ascii="Arial" w:hAnsi="Arial" w:cs="Arial" w:hint="eastAsia"/>
                <w:sz w:val="18"/>
                <w:szCs w:val="18"/>
                <w:lang w:eastAsia="zh-CN"/>
              </w:rPr>
            </w:pPr>
            <w:r w:rsidRPr="00AE6B5E">
              <w:rPr>
                <w:rFonts w:ascii="Arial" w:hAnsi="Arial" w:cs="Arial" w:hint="eastAsia"/>
                <w:sz w:val="18"/>
                <w:szCs w:val="18"/>
                <w:lang w:eastAsia="zh-CN"/>
              </w:rPr>
              <w:t>2.7V~3.5V</w:t>
            </w:r>
          </w:p>
          <w:p w:rsidR="00C364E2" w:rsidRPr="00AE6B5E" w:rsidRDefault="00AE6B5E" w:rsidP="00AE6B5E">
            <w:pPr>
              <w:jc w:val="both"/>
              <w:rPr>
                <w:rFonts w:ascii="Arial" w:hAnsi="Arial" w:cs="Arial"/>
                <w:sz w:val="18"/>
                <w:szCs w:val="18"/>
                <w:lang w:eastAsia="zh-CN"/>
              </w:rPr>
            </w:pPr>
            <w:r w:rsidRPr="00AE6B5E">
              <w:rPr>
                <w:rFonts w:ascii="Arial" w:hAnsi="Arial" w:cs="Arial" w:hint="eastAsia"/>
                <w:sz w:val="18"/>
                <w:szCs w:val="18"/>
                <w:lang w:eastAsia="zh-CN"/>
              </w:rPr>
              <w:t>TYP @3.0V</w:t>
            </w:r>
          </w:p>
        </w:tc>
      </w:tr>
      <w:tr w:rsidR="00FE10CD" w:rsidRPr="008B483F" w:rsidTr="00C364E2">
        <w:trPr>
          <w:cantSplit/>
          <w:trHeight w:val="175"/>
        </w:trPr>
        <w:tc>
          <w:tcPr>
            <w:tcW w:w="737" w:type="dxa"/>
            <w:vMerge/>
            <w:vAlign w:val="center"/>
          </w:tcPr>
          <w:p w:rsidR="00FE10CD" w:rsidRPr="0090772B" w:rsidRDefault="00FE10CD" w:rsidP="0037726D">
            <w:pPr>
              <w:ind w:firstLineChars="50" w:firstLine="90"/>
              <w:jc w:val="both"/>
              <w:rPr>
                <w:rFonts w:ascii="Arial" w:hAnsi="Arial" w:cs="Arial" w:hint="eastAsia"/>
                <w:sz w:val="18"/>
                <w:szCs w:val="18"/>
                <w:lang w:eastAsia="zh-CN"/>
              </w:rPr>
            </w:pPr>
          </w:p>
        </w:tc>
        <w:tc>
          <w:tcPr>
            <w:tcW w:w="2136" w:type="dxa"/>
            <w:vMerge/>
          </w:tcPr>
          <w:p w:rsidR="00FE10CD" w:rsidRPr="00AE6B5E" w:rsidRDefault="00FE10CD" w:rsidP="0037726D">
            <w:pPr>
              <w:rPr>
                <w:rFonts w:ascii="Arial" w:hAnsi="Arial" w:cs="Arial" w:hint="eastAsia"/>
                <w:sz w:val="18"/>
                <w:szCs w:val="18"/>
                <w:lang w:eastAsia="zh-CN"/>
              </w:rPr>
            </w:pPr>
          </w:p>
        </w:tc>
        <w:tc>
          <w:tcPr>
            <w:tcW w:w="983" w:type="dxa"/>
            <w:vMerge/>
            <w:vAlign w:val="center"/>
          </w:tcPr>
          <w:p w:rsidR="00FE10CD" w:rsidRPr="00AE6B5E" w:rsidRDefault="00FE10CD" w:rsidP="00C364E2">
            <w:pPr>
              <w:jc w:val="center"/>
              <w:rPr>
                <w:rFonts w:ascii="Arial" w:hAnsi="Arial" w:cs="Arial" w:hint="eastAsia"/>
                <w:sz w:val="18"/>
                <w:szCs w:val="18"/>
                <w:lang w:eastAsia="zh-CN"/>
              </w:rPr>
            </w:pPr>
          </w:p>
        </w:tc>
        <w:tc>
          <w:tcPr>
            <w:tcW w:w="1842" w:type="dxa"/>
            <w:tcBorders>
              <w:top w:val="single" w:sz="4" w:space="0" w:color="auto"/>
              <w:bottom w:val="single" w:sz="4" w:space="0" w:color="auto"/>
            </w:tcBorders>
            <w:shd w:val="clear" w:color="auto" w:fill="auto"/>
            <w:vAlign w:val="center"/>
          </w:tcPr>
          <w:p w:rsidR="00FE10CD" w:rsidRPr="0090772B" w:rsidRDefault="0090772B" w:rsidP="00C364E2">
            <w:pPr>
              <w:jc w:val="center"/>
              <w:rPr>
                <w:rFonts w:ascii="Arial" w:hAnsi="Arial" w:cs="Arial" w:hint="eastAsia"/>
                <w:sz w:val="18"/>
                <w:szCs w:val="18"/>
                <w:lang w:eastAsia="zh-CN"/>
              </w:rPr>
            </w:pPr>
            <w:r w:rsidRPr="0090772B">
              <w:rPr>
                <w:rFonts w:ascii="Arial" w:hAnsi="Arial" w:cs="Arial" w:hint="eastAsia"/>
                <w:sz w:val="18"/>
                <w:szCs w:val="18"/>
                <w:lang w:eastAsia="zh-CN"/>
              </w:rPr>
              <w:t>F3103</w:t>
            </w:r>
          </w:p>
        </w:tc>
        <w:tc>
          <w:tcPr>
            <w:tcW w:w="1985" w:type="dxa"/>
          </w:tcPr>
          <w:p w:rsidR="00FE10CD" w:rsidRPr="00172CC1" w:rsidRDefault="00E10B43" w:rsidP="00172CC1">
            <w:pPr>
              <w:rPr>
                <w:rFonts w:ascii="Arial" w:hAnsi="Arial" w:cs="Arial"/>
                <w:sz w:val="18"/>
                <w:szCs w:val="18"/>
                <w:lang w:eastAsia="zh-CN"/>
              </w:rPr>
            </w:pPr>
            <w:r w:rsidRPr="00172CC1">
              <w:rPr>
                <w:rFonts w:ascii="Arial" w:hAnsi="Arial" w:cs="Arial"/>
                <w:sz w:val="18"/>
                <w:szCs w:val="18"/>
                <w:lang w:eastAsia="zh-CN"/>
              </w:rPr>
              <w:t>TOP</w:t>
            </w:r>
          </w:p>
        </w:tc>
        <w:tc>
          <w:tcPr>
            <w:tcW w:w="1985" w:type="dxa"/>
            <w:vMerge/>
            <w:shd w:val="clear" w:color="auto" w:fill="auto"/>
            <w:vAlign w:val="center"/>
          </w:tcPr>
          <w:p w:rsidR="00FE10CD" w:rsidRPr="00AE6B5E" w:rsidRDefault="00FE10CD" w:rsidP="0037726D">
            <w:pPr>
              <w:jc w:val="both"/>
              <w:rPr>
                <w:rFonts w:ascii="Arial" w:hAnsi="Arial" w:cs="Arial" w:hint="eastAsia"/>
                <w:sz w:val="18"/>
                <w:szCs w:val="18"/>
                <w:lang w:eastAsia="zh-CN"/>
              </w:rPr>
            </w:pPr>
          </w:p>
        </w:tc>
      </w:tr>
      <w:tr w:rsidR="005C2D4A" w:rsidRPr="008B483F" w:rsidTr="00C364E2">
        <w:trPr>
          <w:cantSplit/>
          <w:trHeight w:val="175"/>
        </w:trPr>
        <w:tc>
          <w:tcPr>
            <w:tcW w:w="737" w:type="dxa"/>
            <w:vAlign w:val="center"/>
          </w:tcPr>
          <w:p w:rsidR="005C2D4A" w:rsidRPr="0090772B" w:rsidRDefault="0090772B" w:rsidP="0037726D">
            <w:pPr>
              <w:ind w:firstLineChars="50" w:firstLine="90"/>
              <w:jc w:val="both"/>
              <w:rPr>
                <w:rFonts w:ascii="Arial" w:hAnsi="Arial" w:cs="Arial" w:hint="eastAsia"/>
                <w:sz w:val="18"/>
                <w:szCs w:val="18"/>
                <w:lang w:eastAsia="zh-CN"/>
              </w:rPr>
            </w:pPr>
            <w:r w:rsidRPr="0090772B">
              <w:rPr>
                <w:rFonts w:ascii="Arial" w:hAnsi="Arial" w:cs="Arial" w:hint="eastAsia"/>
                <w:sz w:val="18"/>
                <w:szCs w:val="18"/>
                <w:lang w:eastAsia="zh-CN"/>
              </w:rPr>
              <w:t>D352</w:t>
            </w:r>
          </w:p>
        </w:tc>
        <w:tc>
          <w:tcPr>
            <w:tcW w:w="2136" w:type="dxa"/>
            <w:vMerge/>
          </w:tcPr>
          <w:p w:rsidR="005C2D4A" w:rsidRPr="00AE6B5E" w:rsidRDefault="005C2D4A" w:rsidP="0037726D">
            <w:pPr>
              <w:rPr>
                <w:rFonts w:ascii="Arial" w:hAnsi="Arial" w:cs="Arial" w:hint="eastAsia"/>
                <w:sz w:val="18"/>
                <w:szCs w:val="18"/>
                <w:lang w:eastAsia="zh-CN"/>
              </w:rPr>
            </w:pPr>
          </w:p>
        </w:tc>
        <w:tc>
          <w:tcPr>
            <w:tcW w:w="983" w:type="dxa"/>
            <w:vMerge/>
            <w:vAlign w:val="center"/>
          </w:tcPr>
          <w:p w:rsidR="005C2D4A" w:rsidRPr="00AE6B5E" w:rsidRDefault="005C2D4A" w:rsidP="00C364E2">
            <w:pPr>
              <w:jc w:val="center"/>
              <w:rPr>
                <w:rFonts w:ascii="Arial" w:hAnsi="Arial" w:cs="Arial" w:hint="eastAsia"/>
                <w:sz w:val="18"/>
                <w:szCs w:val="18"/>
                <w:lang w:eastAsia="zh-CN"/>
              </w:rPr>
            </w:pPr>
          </w:p>
        </w:tc>
        <w:tc>
          <w:tcPr>
            <w:tcW w:w="1842" w:type="dxa"/>
            <w:tcBorders>
              <w:top w:val="single" w:sz="4" w:space="0" w:color="auto"/>
              <w:bottom w:val="single" w:sz="4" w:space="0" w:color="auto"/>
            </w:tcBorders>
            <w:shd w:val="clear" w:color="auto" w:fill="auto"/>
            <w:vAlign w:val="center"/>
          </w:tcPr>
          <w:p w:rsidR="005C2D4A" w:rsidRPr="0090772B" w:rsidRDefault="0090772B" w:rsidP="00C364E2">
            <w:pPr>
              <w:jc w:val="center"/>
              <w:rPr>
                <w:rFonts w:ascii="Arial" w:hAnsi="Arial" w:cs="Arial"/>
                <w:sz w:val="18"/>
                <w:szCs w:val="18"/>
                <w:lang w:eastAsia="zh-CN"/>
              </w:rPr>
            </w:pPr>
            <w:r w:rsidRPr="0090772B">
              <w:rPr>
                <w:rFonts w:ascii="Arial" w:hAnsi="Arial" w:cs="Arial" w:hint="eastAsia"/>
                <w:sz w:val="18"/>
                <w:szCs w:val="18"/>
                <w:lang w:eastAsia="zh-CN"/>
              </w:rPr>
              <w:t>F3112</w:t>
            </w:r>
          </w:p>
        </w:tc>
        <w:tc>
          <w:tcPr>
            <w:tcW w:w="1985" w:type="dxa"/>
          </w:tcPr>
          <w:p w:rsidR="005C2D4A" w:rsidRPr="00172CC1" w:rsidRDefault="005C2D4A" w:rsidP="00172CC1">
            <w:pPr>
              <w:rPr>
                <w:rFonts w:ascii="Arial" w:hAnsi="Arial" w:cs="Arial"/>
                <w:sz w:val="18"/>
                <w:szCs w:val="18"/>
                <w:lang w:eastAsia="zh-CN"/>
              </w:rPr>
            </w:pPr>
            <w:r w:rsidRPr="00172CC1">
              <w:rPr>
                <w:rFonts w:ascii="Arial" w:hAnsi="Arial" w:cs="Arial"/>
                <w:sz w:val="18"/>
                <w:szCs w:val="18"/>
                <w:lang w:eastAsia="zh-CN"/>
              </w:rPr>
              <w:t>TOP</w:t>
            </w:r>
          </w:p>
        </w:tc>
        <w:tc>
          <w:tcPr>
            <w:tcW w:w="1985" w:type="dxa"/>
            <w:vMerge/>
            <w:shd w:val="clear" w:color="auto" w:fill="auto"/>
            <w:vAlign w:val="center"/>
          </w:tcPr>
          <w:p w:rsidR="005C2D4A" w:rsidRPr="00AE6B5E" w:rsidRDefault="005C2D4A" w:rsidP="0037726D">
            <w:pPr>
              <w:jc w:val="both"/>
              <w:rPr>
                <w:rFonts w:ascii="Arial" w:hAnsi="Arial" w:cs="Arial" w:hint="eastAsia"/>
                <w:sz w:val="18"/>
                <w:szCs w:val="18"/>
                <w:lang w:eastAsia="zh-CN"/>
              </w:rPr>
            </w:pPr>
          </w:p>
        </w:tc>
      </w:tr>
      <w:tr w:rsidR="005C2D4A" w:rsidRPr="008B483F" w:rsidTr="00C364E2">
        <w:trPr>
          <w:cantSplit/>
          <w:trHeight w:val="176"/>
        </w:trPr>
        <w:tc>
          <w:tcPr>
            <w:tcW w:w="737" w:type="dxa"/>
            <w:vMerge w:val="restart"/>
            <w:tcBorders>
              <w:top w:val="single" w:sz="4" w:space="0" w:color="auto"/>
            </w:tcBorders>
            <w:vAlign w:val="center"/>
          </w:tcPr>
          <w:p w:rsidR="005C2D4A" w:rsidRPr="0090772B" w:rsidRDefault="0090772B" w:rsidP="0090772B">
            <w:pPr>
              <w:ind w:firstLineChars="50" w:firstLine="90"/>
              <w:jc w:val="both"/>
              <w:rPr>
                <w:rFonts w:ascii="Arial" w:hAnsi="Arial" w:cs="Arial" w:hint="eastAsia"/>
                <w:sz w:val="18"/>
                <w:szCs w:val="18"/>
                <w:lang w:eastAsia="zh-CN"/>
              </w:rPr>
            </w:pPr>
            <w:r w:rsidRPr="0090772B">
              <w:rPr>
                <w:rFonts w:ascii="Arial" w:hAnsi="Arial" w:cs="Arial" w:hint="eastAsia"/>
                <w:sz w:val="18"/>
                <w:szCs w:val="18"/>
                <w:lang w:eastAsia="zh-CN"/>
              </w:rPr>
              <w:t>D344</w:t>
            </w:r>
          </w:p>
        </w:tc>
        <w:tc>
          <w:tcPr>
            <w:tcW w:w="2136" w:type="dxa"/>
            <w:vMerge w:val="restart"/>
            <w:tcBorders>
              <w:top w:val="single" w:sz="4" w:space="0" w:color="auto"/>
            </w:tcBorders>
          </w:tcPr>
          <w:p w:rsidR="005C2D4A" w:rsidRPr="00AE6B5E" w:rsidRDefault="005C2D4A">
            <w:r w:rsidRPr="00AE6B5E">
              <w:rPr>
                <w:rFonts w:ascii="Arial" w:hAnsi="Arial" w:cs="Arial" w:hint="eastAsia"/>
                <w:sz w:val="18"/>
                <w:szCs w:val="18"/>
                <w:lang w:eastAsia="zh-CN"/>
              </w:rPr>
              <w:t>Dail Backlight</w:t>
            </w:r>
          </w:p>
        </w:tc>
        <w:tc>
          <w:tcPr>
            <w:tcW w:w="983" w:type="dxa"/>
            <w:vMerge w:val="restart"/>
            <w:tcBorders>
              <w:top w:val="single" w:sz="4" w:space="0" w:color="auto"/>
            </w:tcBorders>
            <w:vAlign w:val="center"/>
          </w:tcPr>
          <w:p w:rsidR="005C2D4A" w:rsidRPr="00AE6B5E" w:rsidRDefault="005C2D4A" w:rsidP="00C364E2">
            <w:pPr>
              <w:jc w:val="center"/>
            </w:pPr>
            <w:r w:rsidRPr="00AE6B5E">
              <w:rPr>
                <w:rFonts w:ascii="Arial" w:hAnsi="Arial" w:cs="Arial" w:hint="eastAsia"/>
                <w:sz w:val="18"/>
                <w:szCs w:val="18"/>
                <w:lang w:eastAsia="zh-CN"/>
              </w:rPr>
              <w:t>White</w:t>
            </w:r>
          </w:p>
        </w:tc>
        <w:tc>
          <w:tcPr>
            <w:tcW w:w="1842" w:type="dxa"/>
            <w:tcBorders>
              <w:top w:val="single" w:sz="4" w:space="0" w:color="auto"/>
              <w:bottom w:val="single" w:sz="4" w:space="0" w:color="auto"/>
            </w:tcBorders>
            <w:shd w:val="clear" w:color="auto" w:fill="auto"/>
            <w:vAlign w:val="center"/>
          </w:tcPr>
          <w:p w:rsidR="005C2D4A" w:rsidRPr="0090772B" w:rsidRDefault="0090772B" w:rsidP="00C364E2">
            <w:pPr>
              <w:jc w:val="center"/>
              <w:rPr>
                <w:rFonts w:ascii="Arial" w:hAnsi="Arial" w:cs="Arial"/>
                <w:sz w:val="18"/>
                <w:szCs w:val="18"/>
                <w:lang w:eastAsia="zh-CN"/>
              </w:rPr>
            </w:pPr>
            <w:r w:rsidRPr="0090772B">
              <w:rPr>
                <w:rFonts w:ascii="Arial" w:hAnsi="Arial" w:cs="Arial" w:hint="eastAsia"/>
                <w:sz w:val="18"/>
                <w:szCs w:val="18"/>
                <w:lang w:eastAsia="zh-CN"/>
              </w:rPr>
              <w:t>F128</w:t>
            </w:r>
          </w:p>
        </w:tc>
        <w:tc>
          <w:tcPr>
            <w:tcW w:w="1985" w:type="dxa"/>
            <w:tcBorders>
              <w:top w:val="single" w:sz="4" w:space="0" w:color="auto"/>
            </w:tcBorders>
          </w:tcPr>
          <w:p w:rsidR="005C2D4A" w:rsidRPr="00172CC1" w:rsidRDefault="005C2D4A" w:rsidP="00172CC1">
            <w:pPr>
              <w:rPr>
                <w:rFonts w:ascii="Arial" w:hAnsi="Arial" w:cs="Arial"/>
                <w:sz w:val="18"/>
                <w:szCs w:val="18"/>
                <w:lang w:eastAsia="zh-CN"/>
              </w:rPr>
            </w:pPr>
            <w:r w:rsidRPr="00172CC1">
              <w:rPr>
                <w:rFonts w:ascii="Arial" w:hAnsi="Arial" w:cs="Arial"/>
                <w:sz w:val="18"/>
                <w:szCs w:val="18"/>
                <w:lang w:eastAsia="zh-CN"/>
              </w:rPr>
              <w:t>TOP</w:t>
            </w:r>
          </w:p>
        </w:tc>
        <w:tc>
          <w:tcPr>
            <w:tcW w:w="1985" w:type="dxa"/>
            <w:vMerge w:val="restart"/>
            <w:tcBorders>
              <w:top w:val="single" w:sz="4" w:space="0" w:color="auto"/>
            </w:tcBorders>
            <w:shd w:val="clear" w:color="auto" w:fill="auto"/>
            <w:vAlign w:val="center"/>
          </w:tcPr>
          <w:p w:rsidR="00AE6B5E" w:rsidRPr="00AE6B5E" w:rsidRDefault="00AE6B5E" w:rsidP="00AE6B5E">
            <w:pPr>
              <w:jc w:val="both"/>
              <w:rPr>
                <w:rFonts w:ascii="Arial" w:hAnsi="Arial" w:cs="Arial" w:hint="eastAsia"/>
                <w:sz w:val="18"/>
                <w:szCs w:val="18"/>
                <w:lang w:eastAsia="zh-CN"/>
              </w:rPr>
            </w:pPr>
            <w:r w:rsidRPr="00AE6B5E">
              <w:rPr>
                <w:rFonts w:ascii="Arial" w:hAnsi="Arial" w:cs="Arial" w:hint="eastAsia"/>
                <w:sz w:val="18"/>
                <w:szCs w:val="18"/>
                <w:lang w:eastAsia="zh-CN"/>
              </w:rPr>
              <w:t>2.7V~3.5V</w:t>
            </w:r>
          </w:p>
          <w:p w:rsidR="005C2D4A" w:rsidRPr="00AE6B5E" w:rsidRDefault="00AE6B5E" w:rsidP="00AE6B5E">
            <w:pPr>
              <w:jc w:val="both"/>
              <w:rPr>
                <w:rFonts w:ascii="Arial" w:hAnsi="Arial" w:cs="Arial"/>
                <w:sz w:val="18"/>
                <w:szCs w:val="18"/>
                <w:lang w:eastAsia="zh-CN"/>
              </w:rPr>
            </w:pPr>
            <w:r w:rsidRPr="00AE6B5E">
              <w:rPr>
                <w:rFonts w:ascii="Arial" w:hAnsi="Arial" w:cs="Arial" w:hint="eastAsia"/>
                <w:sz w:val="18"/>
                <w:szCs w:val="18"/>
                <w:lang w:eastAsia="zh-CN"/>
              </w:rPr>
              <w:t>TYP @3.0V</w:t>
            </w:r>
          </w:p>
        </w:tc>
      </w:tr>
      <w:tr w:rsidR="00FE10CD" w:rsidRPr="008B483F" w:rsidTr="00C364E2">
        <w:trPr>
          <w:cantSplit/>
          <w:trHeight w:val="175"/>
        </w:trPr>
        <w:tc>
          <w:tcPr>
            <w:tcW w:w="737" w:type="dxa"/>
            <w:vMerge/>
            <w:vAlign w:val="center"/>
          </w:tcPr>
          <w:p w:rsidR="00FE10CD" w:rsidRPr="0090772B" w:rsidRDefault="00FE10CD" w:rsidP="0037726D">
            <w:pPr>
              <w:ind w:firstLineChars="50" w:firstLine="90"/>
              <w:jc w:val="both"/>
              <w:rPr>
                <w:rFonts w:ascii="Arial" w:hAnsi="Arial" w:cs="Arial" w:hint="eastAsia"/>
                <w:sz w:val="18"/>
                <w:szCs w:val="18"/>
                <w:lang w:eastAsia="zh-CN"/>
              </w:rPr>
            </w:pPr>
          </w:p>
        </w:tc>
        <w:tc>
          <w:tcPr>
            <w:tcW w:w="2136" w:type="dxa"/>
            <w:vMerge/>
          </w:tcPr>
          <w:p w:rsidR="00FE10CD" w:rsidRPr="00AE6B5E" w:rsidRDefault="00FE10CD" w:rsidP="0037726D">
            <w:pPr>
              <w:jc w:val="both"/>
              <w:rPr>
                <w:rFonts w:ascii="Arial" w:hAnsi="Arial" w:cs="Arial" w:hint="eastAsia"/>
                <w:sz w:val="18"/>
                <w:szCs w:val="18"/>
                <w:lang w:eastAsia="zh-CN"/>
              </w:rPr>
            </w:pPr>
          </w:p>
        </w:tc>
        <w:tc>
          <w:tcPr>
            <w:tcW w:w="983" w:type="dxa"/>
            <w:vMerge/>
            <w:vAlign w:val="center"/>
          </w:tcPr>
          <w:p w:rsidR="00FE10CD" w:rsidRPr="00AE6B5E" w:rsidRDefault="00FE10CD" w:rsidP="00C364E2">
            <w:pPr>
              <w:jc w:val="center"/>
              <w:rPr>
                <w:rFonts w:ascii="Arial" w:hAnsi="Arial" w:cs="Arial" w:hint="eastAsia"/>
                <w:sz w:val="18"/>
                <w:szCs w:val="18"/>
                <w:lang w:eastAsia="zh-CN"/>
              </w:rPr>
            </w:pPr>
          </w:p>
        </w:tc>
        <w:tc>
          <w:tcPr>
            <w:tcW w:w="1842" w:type="dxa"/>
            <w:tcBorders>
              <w:top w:val="single" w:sz="4" w:space="0" w:color="auto"/>
              <w:bottom w:val="single" w:sz="4" w:space="0" w:color="auto"/>
            </w:tcBorders>
            <w:shd w:val="clear" w:color="auto" w:fill="auto"/>
            <w:vAlign w:val="center"/>
          </w:tcPr>
          <w:p w:rsidR="00FE10CD" w:rsidRPr="0090772B" w:rsidRDefault="0090772B" w:rsidP="00C364E2">
            <w:pPr>
              <w:jc w:val="center"/>
              <w:rPr>
                <w:rFonts w:ascii="Arial" w:hAnsi="Arial" w:cs="Arial" w:hint="eastAsia"/>
                <w:sz w:val="18"/>
                <w:szCs w:val="18"/>
                <w:lang w:eastAsia="zh-CN"/>
              </w:rPr>
            </w:pPr>
            <w:r w:rsidRPr="0090772B">
              <w:rPr>
                <w:rFonts w:ascii="Arial" w:hAnsi="Arial" w:cs="Arial" w:hint="eastAsia"/>
                <w:sz w:val="18"/>
                <w:szCs w:val="18"/>
                <w:lang w:eastAsia="zh-CN"/>
              </w:rPr>
              <w:t>F3104</w:t>
            </w:r>
          </w:p>
        </w:tc>
        <w:tc>
          <w:tcPr>
            <w:tcW w:w="1985" w:type="dxa"/>
          </w:tcPr>
          <w:p w:rsidR="00FE10CD" w:rsidRPr="00172CC1" w:rsidRDefault="00E10B43" w:rsidP="00172CC1">
            <w:pPr>
              <w:rPr>
                <w:rFonts w:ascii="Arial" w:hAnsi="Arial" w:cs="Arial"/>
                <w:sz w:val="18"/>
                <w:szCs w:val="18"/>
                <w:lang w:eastAsia="zh-CN"/>
              </w:rPr>
            </w:pPr>
            <w:r w:rsidRPr="00172CC1">
              <w:rPr>
                <w:rFonts w:ascii="Arial" w:hAnsi="Arial" w:cs="Arial"/>
                <w:sz w:val="18"/>
                <w:szCs w:val="18"/>
                <w:lang w:eastAsia="zh-CN"/>
              </w:rPr>
              <w:t>TOP</w:t>
            </w:r>
          </w:p>
        </w:tc>
        <w:tc>
          <w:tcPr>
            <w:tcW w:w="1985" w:type="dxa"/>
            <w:vMerge/>
            <w:shd w:val="clear" w:color="auto" w:fill="auto"/>
            <w:vAlign w:val="center"/>
          </w:tcPr>
          <w:p w:rsidR="00FE10CD" w:rsidRPr="00AE6B5E" w:rsidRDefault="00FE10CD" w:rsidP="0037726D">
            <w:pPr>
              <w:jc w:val="both"/>
              <w:rPr>
                <w:rFonts w:ascii="Arial" w:hAnsi="Arial" w:cs="Arial" w:hint="eastAsia"/>
                <w:sz w:val="18"/>
                <w:szCs w:val="18"/>
                <w:lang w:eastAsia="zh-CN"/>
              </w:rPr>
            </w:pPr>
          </w:p>
        </w:tc>
      </w:tr>
      <w:tr w:rsidR="005C2D4A" w:rsidRPr="008B483F" w:rsidTr="00C364E2">
        <w:trPr>
          <w:cantSplit/>
          <w:trHeight w:val="175"/>
        </w:trPr>
        <w:tc>
          <w:tcPr>
            <w:tcW w:w="737" w:type="dxa"/>
            <w:vAlign w:val="center"/>
          </w:tcPr>
          <w:p w:rsidR="005C2D4A" w:rsidRPr="0090772B" w:rsidRDefault="0090772B" w:rsidP="0037726D">
            <w:pPr>
              <w:ind w:firstLineChars="50" w:firstLine="90"/>
              <w:jc w:val="both"/>
              <w:rPr>
                <w:rFonts w:ascii="Arial" w:hAnsi="Arial" w:cs="Arial" w:hint="eastAsia"/>
                <w:sz w:val="18"/>
                <w:szCs w:val="18"/>
                <w:lang w:eastAsia="zh-CN"/>
              </w:rPr>
            </w:pPr>
            <w:r w:rsidRPr="0090772B">
              <w:rPr>
                <w:rFonts w:ascii="Arial" w:hAnsi="Arial" w:cs="Arial" w:hint="eastAsia"/>
                <w:sz w:val="18"/>
                <w:szCs w:val="18"/>
                <w:lang w:eastAsia="zh-CN"/>
              </w:rPr>
              <w:t>D353</w:t>
            </w:r>
          </w:p>
        </w:tc>
        <w:tc>
          <w:tcPr>
            <w:tcW w:w="2136" w:type="dxa"/>
            <w:vMerge/>
          </w:tcPr>
          <w:p w:rsidR="005C2D4A" w:rsidRPr="00AE6B5E" w:rsidRDefault="005C2D4A" w:rsidP="0037726D">
            <w:pPr>
              <w:jc w:val="both"/>
              <w:rPr>
                <w:rFonts w:ascii="Arial" w:hAnsi="Arial" w:cs="Arial" w:hint="eastAsia"/>
                <w:sz w:val="18"/>
                <w:szCs w:val="18"/>
                <w:lang w:eastAsia="zh-CN"/>
              </w:rPr>
            </w:pPr>
          </w:p>
        </w:tc>
        <w:tc>
          <w:tcPr>
            <w:tcW w:w="983" w:type="dxa"/>
            <w:vMerge/>
            <w:vAlign w:val="center"/>
          </w:tcPr>
          <w:p w:rsidR="005C2D4A" w:rsidRPr="00AE6B5E" w:rsidRDefault="005C2D4A" w:rsidP="00C364E2">
            <w:pPr>
              <w:jc w:val="center"/>
              <w:rPr>
                <w:rFonts w:ascii="Arial" w:hAnsi="Arial" w:cs="Arial" w:hint="eastAsia"/>
                <w:sz w:val="18"/>
                <w:szCs w:val="18"/>
                <w:lang w:eastAsia="zh-CN"/>
              </w:rPr>
            </w:pPr>
          </w:p>
        </w:tc>
        <w:tc>
          <w:tcPr>
            <w:tcW w:w="1842" w:type="dxa"/>
            <w:tcBorders>
              <w:top w:val="single" w:sz="4" w:space="0" w:color="auto"/>
              <w:bottom w:val="single" w:sz="4" w:space="0" w:color="auto"/>
            </w:tcBorders>
            <w:shd w:val="clear" w:color="auto" w:fill="auto"/>
            <w:vAlign w:val="center"/>
          </w:tcPr>
          <w:p w:rsidR="005C2D4A" w:rsidRPr="0090772B" w:rsidRDefault="0090772B" w:rsidP="00C364E2">
            <w:pPr>
              <w:jc w:val="center"/>
              <w:rPr>
                <w:rFonts w:ascii="Arial" w:hAnsi="Arial" w:cs="Arial"/>
                <w:sz w:val="18"/>
                <w:szCs w:val="18"/>
                <w:lang w:eastAsia="zh-CN"/>
              </w:rPr>
            </w:pPr>
            <w:r w:rsidRPr="0090772B">
              <w:rPr>
                <w:rFonts w:ascii="Arial" w:hAnsi="Arial" w:cs="Arial" w:hint="eastAsia"/>
                <w:sz w:val="18"/>
                <w:szCs w:val="18"/>
                <w:lang w:eastAsia="zh-CN"/>
              </w:rPr>
              <w:t>F3113</w:t>
            </w:r>
          </w:p>
        </w:tc>
        <w:tc>
          <w:tcPr>
            <w:tcW w:w="1985" w:type="dxa"/>
          </w:tcPr>
          <w:p w:rsidR="005C2D4A" w:rsidRPr="00172CC1" w:rsidRDefault="005C2D4A" w:rsidP="00172CC1">
            <w:pPr>
              <w:rPr>
                <w:rFonts w:ascii="Arial" w:hAnsi="Arial" w:cs="Arial"/>
                <w:sz w:val="18"/>
                <w:szCs w:val="18"/>
                <w:lang w:eastAsia="zh-CN"/>
              </w:rPr>
            </w:pPr>
            <w:r w:rsidRPr="00172CC1">
              <w:rPr>
                <w:rFonts w:ascii="Arial" w:hAnsi="Arial" w:cs="Arial"/>
                <w:sz w:val="18"/>
                <w:szCs w:val="18"/>
                <w:lang w:eastAsia="zh-CN"/>
              </w:rPr>
              <w:t>TOP</w:t>
            </w:r>
          </w:p>
        </w:tc>
        <w:tc>
          <w:tcPr>
            <w:tcW w:w="1985" w:type="dxa"/>
            <w:vMerge/>
            <w:shd w:val="clear" w:color="auto" w:fill="auto"/>
            <w:vAlign w:val="center"/>
          </w:tcPr>
          <w:p w:rsidR="005C2D4A" w:rsidRPr="00AE6B5E" w:rsidRDefault="005C2D4A" w:rsidP="0037726D">
            <w:pPr>
              <w:jc w:val="both"/>
              <w:rPr>
                <w:rFonts w:ascii="Arial" w:hAnsi="Arial" w:cs="Arial" w:hint="eastAsia"/>
                <w:sz w:val="18"/>
                <w:szCs w:val="18"/>
                <w:lang w:eastAsia="zh-CN"/>
              </w:rPr>
            </w:pPr>
          </w:p>
        </w:tc>
      </w:tr>
      <w:tr w:rsidR="003F2013" w:rsidRPr="008B483F" w:rsidTr="00C364E2">
        <w:trPr>
          <w:cantSplit/>
          <w:trHeight w:val="20"/>
        </w:trPr>
        <w:tc>
          <w:tcPr>
            <w:tcW w:w="737" w:type="dxa"/>
            <w:vMerge w:val="restart"/>
            <w:tcBorders>
              <w:top w:val="single" w:sz="4" w:space="0" w:color="auto"/>
            </w:tcBorders>
            <w:vAlign w:val="center"/>
          </w:tcPr>
          <w:p w:rsidR="003F2013" w:rsidRPr="0090772B" w:rsidRDefault="003F2013" w:rsidP="0037726D">
            <w:pPr>
              <w:ind w:firstLineChars="50" w:firstLine="90"/>
              <w:jc w:val="both"/>
              <w:rPr>
                <w:rFonts w:ascii="Arial" w:hAnsi="Arial" w:cs="Arial"/>
                <w:sz w:val="18"/>
                <w:szCs w:val="18"/>
                <w:lang w:eastAsia="zh-CN"/>
              </w:rPr>
            </w:pPr>
            <w:r w:rsidRPr="0090772B">
              <w:rPr>
                <w:rFonts w:ascii="Arial" w:hAnsi="Arial" w:cs="Arial" w:hint="eastAsia"/>
                <w:sz w:val="18"/>
                <w:szCs w:val="18"/>
                <w:lang w:eastAsia="zh-CN"/>
              </w:rPr>
              <w:t>D3108</w:t>
            </w:r>
          </w:p>
        </w:tc>
        <w:tc>
          <w:tcPr>
            <w:tcW w:w="2136" w:type="dxa"/>
            <w:vMerge w:val="restart"/>
            <w:tcBorders>
              <w:top w:val="single" w:sz="4" w:space="0" w:color="auto"/>
            </w:tcBorders>
          </w:tcPr>
          <w:p w:rsidR="003F2013" w:rsidRPr="00AE6B5E" w:rsidRDefault="003F2013">
            <w:r w:rsidRPr="00AE6B5E">
              <w:rPr>
                <w:rFonts w:ascii="Arial" w:hAnsi="Arial" w:cs="Arial" w:hint="eastAsia"/>
                <w:sz w:val="18"/>
                <w:szCs w:val="18"/>
                <w:lang w:eastAsia="zh-CN"/>
              </w:rPr>
              <w:t>Dail Backlight</w:t>
            </w:r>
          </w:p>
        </w:tc>
        <w:tc>
          <w:tcPr>
            <w:tcW w:w="983" w:type="dxa"/>
            <w:vMerge w:val="restart"/>
            <w:tcBorders>
              <w:top w:val="single" w:sz="4" w:space="0" w:color="auto"/>
            </w:tcBorders>
            <w:vAlign w:val="center"/>
          </w:tcPr>
          <w:p w:rsidR="003F2013" w:rsidRPr="00AE6B5E" w:rsidRDefault="003F2013" w:rsidP="00C364E2">
            <w:pPr>
              <w:jc w:val="center"/>
            </w:pPr>
            <w:r w:rsidRPr="00AE6B5E">
              <w:rPr>
                <w:rFonts w:ascii="Arial" w:hAnsi="Arial" w:cs="Arial" w:hint="eastAsia"/>
                <w:sz w:val="18"/>
                <w:szCs w:val="18"/>
                <w:lang w:eastAsia="zh-CN"/>
              </w:rPr>
              <w:t>White</w:t>
            </w:r>
          </w:p>
        </w:tc>
        <w:tc>
          <w:tcPr>
            <w:tcW w:w="1842" w:type="dxa"/>
            <w:tcBorders>
              <w:top w:val="single" w:sz="4" w:space="0" w:color="auto"/>
              <w:bottom w:val="single" w:sz="4" w:space="0" w:color="auto"/>
            </w:tcBorders>
            <w:shd w:val="clear" w:color="auto" w:fill="auto"/>
            <w:vAlign w:val="center"/>
          </w:tcPr>
          <w:p w:rsidR="003F2013" w:rsidRPr="0090772B" w:rsidRDefault="003F2013" w:rsidP="00444B58">
            <w:pPr>
              <w:jc w:val="center"/>
              <w:rPr>
                <w:rFonts w:ascii="Arial" w:hAnsi="Arial" w:cs="Arial" w:hint="eastAsia"/>
                <w:sz w:val="18"/>
                <w:szCs w:val="18"/>
                <w:lang w:eastAsia="zh-CN"/>
              </w:rPr>
            </w:pPr>
            <w:r w:rsidRPr="0090772B">
              <w:rPr>
                <w:rFonts w:ascii="Arial" w:hAnsi="Arial" w:cs="Arial" w:hint="eastAsia"/>
                <w:sz w:val="18"/>
                <w:szCs w:val="18"/>
                <w:lang w:eastAsia="zh-CN"/>
              </w:rPr>
              <w:t>F3110</w:t>
            </w:r>
          </w:p>
        </w:tc>
        <w:tc>
          <w:tcPr>
            <w:tcW w:w="1985" w:type="dxa"/>
            <w:tcBorders>
              <w:top w:val="single" w:sz="4" w:space="0" w:color="auto"/>
            </w:tcBorders>
          </w:tcPr>
          <w:p w:rsidR="003F2013" w:rsidRPr="00172CC1" w:rsidRDefault="003F2013" w:rsidP="00444B58">
            <w:pPr>
              <w:rPr>
                <w:rFonts w:ascii="Arial" w:hAnsi="Arial" w:cs="Arial"/>
                <w:sz w:val="18"/>
                <w:szCs w:val="18"/>
                <w:lang w:eastAsia="zh-CN"/>
              </w:rPr>
            </w:pPr>
            <w:r w:rsidRPr="00172CC1">
              <w:rPr>
                <w:rFonts w:ascii="Arial" w:hAnsi="Arial" w:cs="Arial"/>
                <w:sz w:val="18"/>
                <w:szCs w:val="18"/>
                <w:lang w:eastAsia="zh-CN"/>
              </w:rPr>
              <w:t>TOP</w:t>
            </w:r>
          </w:p>
        </w:tc>
        <w:tc>
          <w:tcPr>
            <w:tcW w:w="1985" w:type="dxa"/>
            <w:vMerge w:val="restart"/>
            <w:tcBorders>
              <w:top w:val="single" w:sz="4" w:space="0" w:color="auto"/>
            </w:tcBorders>
            <w:shd w:val="clear" w:color="auto" w:fill="auto"/>
            <w:vAlign w:val="center"/>
          </w:tcPr>
          <w:p w:rsidR="003F2013" w:rsidRPr="00AE6B5E" w:rsidRDefault="003F2013" w:rsidP="00AE6B5E">
            <w:pPr>
              <w:jc w:val="both"/>
              <w:rPr>
                <w:rFonts w:ascii="Arial" w:hAnsi="Arial" w:cs="Arial" w:hint="eastAsia"/>
                <w:sz w:val="18"/>
                <w:szCs w:val="18"/>
                <w:lang w:eastAsia="zh-CN"/>
              </w:rPr>
            </w:pPr>
            <w:r w:rsidRPr="00AE6B5E">
              <w:rPr>
                <w:rFonts w:ascii="Arial" w:hAnsi="Arial" w:cs="Arial" w:hint="eastAsia"/>
                <w:sz w:val="18"/>
                <w:szCs w:val="18"/>
                <w:lang w:eastAsia="zh-CN"/>
              </w:rPr>
              <w:t>2.7V~3.5V</w:t>
            </w:r>
          </w:p>
          <w:p w:rsidR="003F2013" w:rsidRPr="00AE6B5E" w:rsidRDefault="003F2013" w:rsidP="00AE6B5E">
            <w:pPr>
              <w:jc w:val="both"/>
              <w:rPr>
                <w:rFonts w:ascii="Arial" w:hAnsi="Arial" w:cs="Arial"/>
                <w:sz w:val="18"/>
                <w:szCs w:val="18"/>
                <w:lang w:eastAsia="zh-CN"/>
              </w:rPr>
            </w:pPr>
            <w:r w:rsidRPr="00AE6B5E">
              <w:rPr>
                <w:rFonts w:ascii="Arial" w:hAnsi="Arial" w:cs="Arial" w:hint="eastAsia"/>
                <w:sz w:val="18"/>
                <w:szCs w:val="18"/>
                <w:lang w:eastAsia="zh-CN"/>
              </w:rPr>
              <w:t>TYP @3.0V</w:t>
            </w:r>
          </w:p>
        </w:tc>
      </w:tr>
      <w:tr w:rsidR="003F2013" w:rsidRPr="008B483F" w:rsidTr="00C364E2">
        <w:trPr>
          <w:cantSplit/>
          <w:trHeight w:val="20"/>
        </w:trPr>
        <w:tc>
          <w:tcPr>
            <w:tcW w:w="737" w:type="dxa"/>
            <w:vMerge/>
            <w:tcBorders>
              <w:bottom w:val="single" w:sz="4" w:space="0" w:color="auto"/>
            </w:tcBorders>
            <w:vAlign w:val="center"/>
          </w:tcPr>
          <w:p w:rsidR="003F2013" w:rsidRPr="0090772B" w:rsidRDefault="003F2013" w:rsidP="0037726D">
            <w:pPr>
              <w:ind w:firstLineChars="50" w:firstLine="90"/>
              <w:jc w:val="both"/>
              <w:rPr>
                <w:rFonts w:ascii="Arial" w:hAnsi="Arial" w:cs="Arial"/>
                <w:sz w:val="18"/>
                <w:szCs w:val="18"/>
                <w:lang w:eastAsia="zh-CN"/>
              </w:rPr>
            </w:pPr>
          </w:p>
        </w:tc>
        <w:tc>
          <w:tcPr>
            <w:tcW w:w="2136" w:type="dxa"/>
            <w:vMerge/>
            <w:tcBorders>
              <w:bottom w:val="single" w:sz="4" w:space="0" w:color="auto"/>
            </w:tcBorders>
          </w:tcPr>
          <w:p w:rsidR="003F2013" w:rsidRPr="00AE6B5E" w:rsidRDefault="003F2013" w:rsidP="0037726D">
            <w:pPr>
              <w:ind w:firstLineChars="50" w:firstLine="90"/>
              <w:jc w:val="both"/>
              <w:rPr>
                <w:rFonts w:ascii="Arial" w:hAnsi="Arial" w:cs="Arial"/>
                <w:sz w:val="18"/>
                <w:szCs w:val="18"/>
                <w:lang w:eastAsia="zh-CN"/>
              </w:rPr>
            </w:pPr>
          </w:p>
        </w:tc>
        <w:tc>
          <w:tcPr>
            <w:tcW w:w="983" w:type="dxa"/>
            <w:vMerge/>
            <w:tcBorders>
              <w:bottom w:val="single" w:sz="4" w:space="0" w:color="auto"/>
            </w:tcBorders>
            <w:vAlign w:val="center"/>
          </w:tcPr>
          <w:p w:rsidR="003F2013" w:rsidRPr="00AE6B5E" w:rsidRDefault="003F2013" w:rsidP="00C364E2">
            <w:pPr>
              <w:ind w:firstLineChars="50" w:firstLine="90"/>
              <w:jc w:val="center"/>
              <w:rPr>
                <w:rFonts w:ascii="Arial" w:hAnsi="Arial" w:cs="Arial"/>
                <w:sz w:val="18"/>
                <w:szCs w:val="18"/>
                <w:lang w:eastAsia="zh-CN"/>
              </w:rPr>
            </w:pPr>
          </w:p>
        </w:tc>
        <w:tc>
          <w:tcPr>
            <w:tcW w:w="1842" w:type="dxa"/>
            <w:tcBorders>
              <w:top w:val="single" w:sz="4" w:space="0" w:color="auto"/>
              <w:bottom w:val="single" w:sz="4" w:space="0" w:color="auto"/>
            </w:tcBorders>
            <w:shd w:val="clear" w:color="auto" w:fill="auto"/>
            <w:vAlign w:val="center"/>
          </w:tcPr>
          <w:p w:rsidR="003F2013" w:rsidRPr="0090772B" w:rsidRDefault="003F2013" w:rsidP="00C364E2">
            <w:pPr>
              <w:jc w:val="center"/>
              <w:rPr>
                <w:rFonts w:ascii="Arial" w:hAnsi="Arial" w:cs="Arial"/>
                <w:sz w:val="18"/>
                <w:szCs w:val="18"/>
                <w:lang w:eastAsia="zh-CN"/>
              </w:rPr>
            </w:pPr>
            <w:r w:rsidRPr="0090772B">
              <w:rPr>
                <w:rFonts w:ascii="Arial" w:hAnsi="Arial" w:cs="Arial" w:hint="eastAsia"/>
                <w:sz w:val="18"/>
                <w:szCs w:val="18"/>
                <w:lang w:eastAsia="zh-CN"/>
              </w:rPr>
              <w:t>F3109</w:t>
            </w:r>
          </w:p>
        </w:tc>
        <w:tc>
          <w:tcPr>
            <w:tcW w:w="1985" w:type="dxa"/>
            <w:tcBorders>
              <w:bottom w:val="single" w:sz="4" w:space="0" w:color="auto"/>
            </w:tcBorders>
          </w:tcPr>
          <w:p w:rsidR="003F2013" w:rsidRPr="00172CC1" w:rsidRDefault="003F2013" w:rsidP="00172CC1">
            <w:pPr>
              <w:rPr>
                <w:rFonts w:ascii="Arial" w:hAnsi="Arial" w:cs="Arial"/>
                <w:sz w:val="18"/>
                <w:szCs w:val="18"/>
                <w:lang w:eastAsia="zh-CN"/>
              </w:rPr>
            </w:pPr>
            <w:r w:rsidRPr="00172CC1">
              <w:rPr>
                <w:rFonts w:ascii="Arial" w:hAnsi="Arial" w:cs="Arial"/>
                <w:sz w:val="18"/>
                <w:szCs w:val="18"/>
                <w:lang w:eastAsia="zh-CN"/>
              </w:rPr>
              <w:t>TOP</w:t>
            </w:r>
          </w:p>
        </w:tc>
        <w:tc>
          <w:tcPr>
            <w:tcW w:w="1985" w:type="dxa"/>
            <w:vMerge/>
            <w:tcBorders>
              <w:bottom w:val="single" w:sz="4" w:space="0" w:color="auto"/>
            </w:tcBorders>
            <w:shd w:val="clear" w:color="auto" w:fill="auto"/>
            <w:vAlign w:val="center"/>
          </w:tcPr>
          <w:p w:rsidR="003F2013" w:rsidRPr="00AE6B5E" w:rsidRDefault="003F2013" w:rsidP="0037726D">
            <w:pPr>
              <w:jc w:val="both"/>
              <w:rPr>
                <w:rFonts w:ascii="Arial" w:hAnsi="Arial" w:cs="Arial"/>
                <w:sz w:val="18"/>
                <w:szCs w:val="18"/>
                <w:lang w:eastAsia="zh-CN"/>
              </w:rPr>
            </w:pPr>
          </w:p>
        </w:tc>
      </w:tr>
      <w:tr w:rsidR="003F2013" w:rsidRPr="008B483F" w:rsidTr="00C364E2">
        <w:trPr>
          <w:cantSplit/>
          <w:trHeight w:val="20"/>
        </w:trPr>
        <w:tc>
          <w:tcPr>
            <w:tcW w:w="737" w:type="dxa"/>
            <w:tcBorders>
              <w:top w:val="single" w:sz="4" w:space="0" w:color="auto"/>
            </w:tcBorders>
            <w:vAlign w:val="center"/>
          </w:tcPr>
          <w:p w:rsidR="003F2013" w:rsidRPr="0090772B" w:rsidRDefault="003F2013" w:rsidP="003F2013">
            <w:pPr>
              <w:ind w:firstLineChars="50" w:firstLine="90"/>
              <w:jc w:val="both"/>
              <w:rPr>
                <w:rFonts w:ascii="Arial" w:hAnsi="Arial" w:cs="Arial"/>
                <w:sz w:val="18"/>
                <w:szCs w:val="18"/>
                <w:lang w:eastAsia="zh-CN"/>
              </w:rPr>
            </w:pPr>
            <w:r w:rsidRPr="0090772B">
              <w:rPr>
                <w:rFonts w:ascii="Arial" w:hAnsi="Arial" w:cs="Arial" w:hint="eastAsia"/>
                <w:sz w:val="18"/>
                <w:szCs w:val="18"/>
                <w:lang w:eastAsia="zh-CN"/>
              </w:rPr>
              <w:t>D3</w:t>
            </w:r>
            <w:r>
              <w:rPr>
                <w:rFonts w:ascii="Arial" w:hAnsi="Arial" w:cs="Arial" w:hint="eastAsia"/>
                <w:sz w:val="18"/>
                <w:szCs w:val="18"/>
                <w:lang w:eastAsia="zh-CN"/>
              </w:rPr>
              <w:t>45</w:t>
            </w:r>
          </w:p>
        </w:tc>
        <w:tc>
          <w:tcPr>
            <w:tcW w:w="2136" w:type="dxa"/>
            <w:vMerge w:val="restart"/>
            <w:tcBorders>
              <w:top w:val="single" w:sz="4" w:space="0" w:color="auto"/>
            </w:tcBorders>
          </w:tcPr>
          <w:p w:rsidR="003F2013" w:rsidRPr="00AE6B5E" w:rsidRDefault="003F2013">
            <w:r w:rsidRPr="00AE6B5E">
              <w:rPr>
                <w:rFonts w:ascii="Arial" w:hAnsi="Arial" w:cs="Arial" w:hint="eastAsia"/>
                <w:sz w:val="18"/>
                <w:szCs w:val="18"/>
                <w:lang w:eastAsia="zh-CN"/>
              </w:rPr>
              <w:t>Dail Backlight</w:t>
            </w:r>
          </w:p>
        </w:tc>
        <w:tc>
          <w:tcPr>
            <w:tcW w:w="983" w:type="dxa"/>
            <w:vMerge w:val="restart"/>
            <w:tcBorders>
              <w:top w:val="single" w:sz="4" w:space="0" w:color="auto"/>
            </w:tcBorders>
            <w:vAlign w:val="center"/>
          </w:tcPr>
          <w:p w:rsidR="003F2013" w:rsidRPr="00AE6B5E" w:rsidRDefault="003F2013" w:rsidP="00C364E2">
            <w:pPr>
              <w:jc w:val="center"/>
            </w:pPr>
            <w:r w:rsidRPr="00AE6B5E">
              <w:rPr>
                <w:rFonts w:ascii="Arial" w:hAnsi="Arial" w:cs="Arial" w:hint="eastAsia"/>
                <w:sz w:val="18"/>
                <w:szCs w:val="18"/>
                <w:lang w:eastAsia="zh-CN"/>
              </w:rPr>
              <w:t>White</w:t>
            </w:r>
          </w:p>
        </w:tc>
        <w:tc>
          <w:tcPr>
            <w:tcW w:w="1842" w:type="dxa"/>
            <w:tcBorders>
              <w:top w:val="single" w:sz="4" w:space="0" w:color="auto"/>
              <w:bottom w:val="single" w:sz="4" w:space="0" w:color="auto"/>
            </w:tcBorders>
            <w:shd w:val="clear" w:color="auto" w:fill="auto"/>
            <w:vAlign w:val="center"/>
          </w:tcPr>
          <w:p w:rsidR="003F2013" w:rsidRPr="0090772B" w:rsidRDefault="003F2013" w:rsidP="00C364E2">
            <w:pPr>
              <w:jc w:val="center"/>
              <w:rPr>
                <w:rFonts w:ascii="Arial" w:hAnsi="Arial" w:cs="Arial"/>
                <w:sz w:val="18"/>
                <w:szCs w:val="18"/>
                <w:lang w:eastAsia="zh-CN"/>
              </w:rPr>
            </w:pPr>
            <w:r w:rsidRPr="0090772B">
              <w:rPr>
                <w:rFonts w:ascii="Arial" w:hAnsi="Arial" w:cs="Arial" w:hint="eastAsia"/>
                <w:sz w:val="18"/>
                <w:szCs w:val="18"/>
                <w:lang w:eastAsia="zh-CN"/>
              </w:rPr>
              <w:t>F128</w:t>
            </w:r>
          </w:p>
        </w:tc>
        <w:tc>
          <w:tcPr>
            <w:tcW w:w="1985" w:type="dxa"/>
            <w:tcBorders>
              <w:top w:val="single" w:sz="4" w:space="0" w:color="auto"/>
            </w:tcBorders>
          </w:tcPr>
          <w:p w:rsidR="003F2013" w:rsidRPr="00264EE6" w:rsidRDefault="003F2013">
            <w:pPr>
              <w:rPr>
                <w:highlight w:val="red"/>
              </w:rPr>
            </w:pPr>
            <w:r w:rsidRPr="00E10B43">
              <w:rPr>
                <w:rFonts w:ascii="Arial" w:hAnsi="Arial" w:cs="Arial"/>
                <w:sz w:val="18"/>
                <w:szCs w:val="18"/>
                <w:lang w:eastAsia="zh-CN"/>
              </w:rPr>
              <w:t>BOTTOM</w:t>
            </w:r>
          </w:p>
        </w:tc>
        <w:tc>
          <w:tcPr>
            <w:tcW w:w="1985" w:type="dxa"/>
            <w:vMerge w:val="restart"/>
            <w:tcBorders>
              <w:top w:val="single" w:sz="4" w:space="0" w:color="auto"/>
            </w:tcBorders>
            <w:shd w:val="clear" w:color="auto" w:fill="auto"/>
            <w:vAlign w:val="center"/>
          </w:tcPr>
          <w:p w:rsidR="003F2013" w:rsidRPr="00AE6B5E" w:rsidRDefault="003F2013" w:rsidP="00AE6B5E">
            <w:pPr>
              <w:jc w:val="both"/>
              <w:rPr>
                <w:rFonts w:ascii="Arial" w:hAnsi="Arial" w:cs="Arial" w:hint="eastAsia"/>
                <w:sz w:val="18"/>
                <w:szCs w:val="18"/>
                <w:lang w:eastAsia="zh-CN"/>
              </w:rPr>
            </w:pPr>
            <w:r w:rsidRPr="00AE6B5E">
              <w:rPr>
                <w:rFonts w:ascii="Arial" w:hAnsi="Arial" w:cs="Arial" w:hint="eastAsia"/>
                <w:sz w:val="18"/>
                <w:szCs w:val="18"/>
                <w:lang w:eastAsia="zh-CN"/>
              </w:rPr>
              <w:t>2.7V~3.5V</w:t>
            </w:r>
          </w:p>
          <w:p w:rsidR="003F2013" w:rsidRPr="00AE6B5E" w:rsidRDefault="003F2013" w:rsidP="00AE6B5E">
            <w:pPr>
              <w:jc w:val="both"/>
              <w:rPr>
                <w:rFonts w:ascii="Arial" w:hAnsi="Arial" w:cs="Arial"/>
                <w:sz w:val="18"/>
                <w:szCs w:val="18"/>
                <w:lang w:eastAsia="zh-CN"/>
              </w:rPr>
            </w:pPr>
            <w:r w:rsidRPr="00AE6B5E">
              <w:rPr>
                <w:rFonts w:ascii="Arial" w:hAnsi="Arial" w:cs="Arial" w:hint="eastAsia"/>
                <w:sz w:val="18"/>
                <w:szCs w:val="18"/>
                <w:lang w:eastAsia="zh-CN"/>
              </w:rPr>
              <w:t>TYP @3.0V</w:t>
            </w:r>
          </w:p>
        </w:tc>
      </w:tr>
      <w:tr w:rsidR="003F2013" w:rsidRPr="008B483F" w:rsidTr="00444B58">
        <w:trPr>
          <w:cantSplit/>
          <w:trHeight w:val="20"/>
        </w:trPr>
        <w:tc>
          <w:tcPr>
            <w:tcW w:w="737" w:type="dxa"/>
            <w:vMerge w:val="restart"/>
            <w:tcBorders>
              <w:bottom w:val="single" w:sz="4" w:space="0" w:color="auto"/>
            </w:tcBorders>
            <w:vAlign w:val="center"/>
          </w:tcPr>
          <w:p w:rsidR="003F2013" w:rsidRPr="0090772B" w:rsidRDefault="003F2013" w:rsidP="0090772B">
            <w:pPr>
              <w:ind w:firstLineChars="50" w:firstLine="90"/>
              <w:jc w:val="both"/>
              <w:rPr>
                <w:rFonts w:ascii="Arial" w:hAnsi="Arial" w:cs="Arial"/>
                <w:sz w:val="18"/>
                <w:szCs w:val="18"/>
                <w:lang w:eastAsia="zh-CN"/>
              </w:rPr>
            </w:pPr>
            <w:r>
              <w:rPr>
                <w:rFonts w:ascii="Arial" w:hAnsi="Arial" w:cs="Arial" w:hint="eastAsia"/>
                <w:sz w:val="18"/>
                <w:szCs w:val="18"/>
                <w:lang w:eastAsia="zh-CN"/>
              </w:rPr>
              <w:t>D354</w:t>
            </w:r>
          </w:p>
        </w:tc>
        <w:tc>
          <w:tcPr>
            <w:tcW w:w="2136" w:type="dxa"/>
            <w:vMerge/>
          </w:tcPr>
          <w:p w:rsidR="003F2013" w:rsidRPr="00AE6B5E" w:rsidRDefault="003F2013" w:rsidP="003F2013">
            <w:pPr>
              <w:rPr>
                <w:rFonts w:ascii="Arial" w:hAnsi="Arial" w:cs="Arial"/>
                <w:sz w:val="18"/>
                <w:szCs w:val="18"/>
                <w:lang w:eastAsia="zh-CN"/>
              </w:rPr>
            </w:pPr>
          </w:p>
        </w:tc>
        <w:tc>
          <w:tcPr>
            <w:tcW w:w="983" w:type="dxa"/>
            <w:vMerge/>
            <w:tcBorders>
              <w:bottom w:val="single" w:sz="4" w:space="0" w:color="auto"/>
            </w:tcBorders>
            <w:vAlign w:val="center"/>
          </w:tcPr>
          <w:p w:rsidR="003F2013" w:rsidRPr="00AE6B5E" w:rsidRDefault="003F2013" w:rsidP="00C364E2">
            <w:pPr>
              <w:ind w:firstLineChars="50" w:firstLine="90"/>
              <w:jc w:val="center"/>
              <w:rPr>
                <w:rFonts w:ascii="Arial" w:hAnsi="Arial" w:cs="Arial"/>
                <w:sz w:val="18"/>
                <w:szCs w:val="18"/>
                <w:lang w:eastAsia="zh-CN"/>
              </w:rPr>
            </w:pPr>
          </w:p>
        </w:tc>
        <w:tc>
          <w:tcPr>
            <w:tcW w:w="1842" w:type="dxa"/>
            <w:tcBorders>
              <w:top w:val="single" w:sz="4" w:space="0" w:color="auto"/>
              <w:bottom w:val="single" w:sz="4" w:space="0" w:color="auto"/>
            </w:tcBorders>
            <w:shd w:val="clear" w:color="auto" w:fill="auto"/>
            <w:vAlign w:val="center"/>
          </w:tcPr>
          <w:p w:rsidR="003F2013" w:rsidRPr="0090772B" w:rsidRDefault="003F2013" w:rsidP="00C364E2">
            <w:pPr>
              <w:jc w:val="center"/>
              <w:rPr>
                <w:rFonts w:ascii="Arial" w:hAnsi="Arial" w:cs="Arial" w:hint="eastAsia"/>
                <w:sz w:val="18"/>
                <w:szCs w:val="18"/>
                <w:lang w:eastAsia="zh-CN"/>
              </w:rPr>
            </w:pPr>
            <w:r w:rsidRPr="0090772B">
              <w:rPr>
                <w:rFonts w:ascii="Arial" w:hAnsi="Arial" w:cs="Arial" w:hint="eastAsia"/>
                <w:sz w:val="18"/>
                <w:szCs w:val="18"/>
                <w:lang w:eastAsia="zh-CN"/>
              </w:rPr>
              <w:t>F3105</w:t>
            </w:r>
          </w:p>
        </w:tc>
        <w:tc>
          <w:tcPr>
            <w:tcW w:w="1985" w:type="dxa"/>
            <w:tcBorders>
              <w:bottom w:val="single" w:sz="4" w:space="0" w:color="auto"/>
            </w:tcBorders>
          </w:tcPr>
          <w:p w:rsidR="003F2013" w:rsidRPr="00264EE6" w:rsidRDefault="003F2013">
            <w:pPr>
              <w:rPr>
                <w:rFonts w:ascii="Arial" w:hAnsi="Arial" w:cs="Arial"/>
                <w:sz w:val="18"/>
                <w:szCs w:val="18"/>
                <w:highlight w:val="red"/>
                <w:lang w:eastAsia="zh-CN"/>
              </w:rPr>
            </w:pPr>
            <w:r w:rsidRPr="00E10B43">
              <w:rPr>
                <w:rFonts w:ascii="Arial" w:hAnsi="Arial" w:cs="Arial"/>
                <w:sz w:val="18"/>
                <w:szCs w:val="18"/>
                <w:lang w:eastAsia="zh-CN"/>
              </w:rPr>
              <w:t>BOTTOM</w:t>
            </w:r>
          </w:p>
        </w:tc>
        <w:tc>
          <w:tcPr>
            <w:tcW w:w="1985" w:type="dxa"/>
            <w:vMerge/>
            <w:tcBorders>
              <w:bottom w:val="single" w:sz="4" w:space="0" w:color="auto"/>
            </w:tcBorders>
            <w:shd w:val="clear" w:color="auto" w:fill="auto"/>
            <w:vAlign w:val="center"/>
          </w:tcPr>
          <w:p w:rsidR="003F2013" w:rsidRPr="00AE6B5E" w:rsidRDefault="003F2013" w:rsidP="0037726D">
            <w:pPr>
              <w:jc w:val="both"/>
              <w:rPr>
                <w:rFonts w:ascii="Arial" w:hAnsi="Arial" w:cs="Arial"/>
                <w:sz w:val="18"/>
                <w:szCs w:val="18"/>
                <w:lang w:eastAsia="zh-CN"/>
              </w:rPr>
            </w:pPr>
          </w:p>
        </w:tc>
      </w:tr>
      <w:tr w:rsidR="003F2013" w:rsidRPr="008B483F" w:rsidTr="00C364E2">
        <w:trPr>
          <w:cantSplit/>
          <w:trHeight w:val="20"/>
        </w:trPr>
        <w:tc>
          <w:tcPr>
            <w:tcW w:w="737" w:type="dxa"/>
            <w:vMerge/>
            <w:tcBorders>
              <w:bottom w:val="single" w:sz="4" w:space="0" w:color="auto"/>
            </w:tcBorders>
            <w:vAlign w:val="center"/>
          </w:tcPr>
          <w:p w:rsidR="003F2013" w:rsidRPr="0090772B" w:rsidRDefault="003F2013" w:rsidP="0037726D">
            <w:pPr>
              <w:ind w:firstLineChars="50" w:firstLine="90"/>
              <w:jc w:val="both"/>
              <w:rPr>
                <w:rFonts w:ascii="Arial" w:hAnsi="Arial" w:cs="Arial"/>
                <w:sz w:val="18"/>
                <w:szCs w:val="18"/>
                <w:lang w:eastAsia="zh-CN"/>
              </w:rPr>
            </w:pPr>
          </w:p>
        </w:tc>
        <w:tc>
          <w:tcPr>
            <w:tcW w:w="2136" w:type="dxa"/>
            <w:vMerge/>
            <w:tcBorders>
              <w:bottom w:val="single" w:sz="4" w:space="0" w:color="auto"/>
            </w:tcBorders>
          </w:tcPr>
          <w:p w:rsidR="003F2013" w:rsidRPr="00AE6B5E" w:rsidRDefault="003F2013" w:rsidP="0037726D">
            <w:pPr>
              <w:ind w:firstLineChars="50" w:firstLine="90"/>
              <w:jc w:val="both"/>
              <w:rPr>
                <w:rFonts w:ascii="Arial" w:hAnsi="Arial" w:cs="Arial"/>
                <w:sz w:val="18"/>
                <w:szCs w:val="18"/>
                <w:lang w:eastAsia="zh-CN"/>
              </w:rPr>
            </w:pPr>
          </w:p>
        </w:tc>
        <w:tc>
          <w:tcPr>
            <w:tcW w:w="983" w:type="dxa"/>
            <w:vMerge/>
            <w:tcBorders>
              <w:bottom w:val="single" w:sz="4" w:space="0" w:color="auto"/>
            </w:tcBorders>
            <w:vAlign w:val="center"/>
          </w:tcPr>
          <w:p w:rsidR="003F2013" w:rsidRPr="00AE6B5E" w:rsidRDefault="003F2013" w:rsidP="00C364E2">
            <w:pPr>
              <w:ind w:firstLineChars="50" w:firstLine="90"/>
              <w:jc w:val="center"/>
              <w:rPr>
                <w:rFonts w:ascii="Arial" w:hAnsi="Arial" w:cs="Arial"/>
                <w:sz w:val="18"/>
                <w:szCs w:val="18"/>
                <w:lang w:eastAsia="zh-CN"/>
              </w:rPr>
            </w:pPr>
          </w:p>
        </w:tc>
        <w:tc>
          <w:tcPr>
            <w:tcW w:w="1842" w:type="dxa"/>
            <w:tcBorders>
              <w:top w:val="single" w:sz="4" w:space="0" w:color="auto"/>
              <w:bottom w:val="single" w:sz="4" w:space="0" w:color="auto"/>
            </w:tcBorders>
            <w:shd w:val="clear" w:color="auto" w:fill="auto"/>
            <w:vAlign w:val="center"/>
          </w:tcPr>
          <w:p w:rsidR="003F2013" w:rsidRPr="0090772B" w:rsidRDefault="003F2013" w:rsidP="00C364E2">
            <w:pPr>
              <w:jc w:val="center"/>
              <w:rPr>
                <w:rFonts w:ascii="Arial" w:hAnsi="Arial" w:cs="Arial"/>
                <w:sz w:val="18"/>
                <w:szCs w:val="18"/>
                <w:lang w:eastAsia="zh-CN"/>
              </w:rPr>
            </w:pPr>
            <w:r w:rsidRPr="0090772B">
              <w:rPr>
                <w:rFonts w:ascii="Arial" w:hAnsi="Arial" w:cs="Arial" w:hint="eastAsia"/>
                <w:sz w:val="18"/>
                <w:szCs w:val="18"/>
                <w:lang w:eastAsia="zh-CN"/>
              </w:rPr>
              <w:t>F3114</w:t>
            </w:r>
          </w:p>
        </w:tc>
        <w:tc>
          <w:tcPr>
            <w:tcW w:w="1985" w:type="dxa"/>
            <w:tcBorders>
              <w:bottom w:val="single" w:sz="4" w:space="0" w:color="auto"/>
            </w:tcBorders>
          </w:tcPr>
          <w:p w:rsidR="003F2013" w:rsidRPr="00DD4BF7" w:rsidRDefault="005E2F27" w:rsidP="00DD4BF7">
            <w:pPr>
              <w:rPr>
                <w:rFonts w:ascii="Arial" w:hAnsi="Arial" w:cs="Arial"/>
                <w:sz w:val="18"/>
                <w:szCs w:val="18"/>
                <w:lang w:eastAsia="zh-CN"/>
              </w:rPr>
            </w:pPr>
            <w:r w:rsidRPr="00E10B43">
              <w:rPr>
                <w:rFonts w:ascii="Arial" w:hAnsi="Arial" w:cs="Arial"/>
                <w:sz w:val="18"/>
                <w:szCs w:val="18"/>
                <w:lang w:eastAsia="zh-CN"/>
              </w:rPr>
              <w:t>BOTTOM</w:t>
            </w:r>
          </w:p>
        </w:tc>
        <w:tc>
          <w:tcPr>
            <w:tcW w:w="1985" w:type="dxa"/>
            <w:vMerge/>
            <w:tcBorders>
              <w:bottom w:val="single" w:sz="4" w:space="0" w:color="auto"/>
            </w:tcBorders>
            <w:shd w:val="clear" w:color="auto" w:fill="auto"/>
            <w:vAlign w:val="center"/>
          </w:tcPr>
          <w:p w:rsidR="003F2013" w:rsidRPr="00AE6B5E" w:rsidRDefault="003F2013" w:rsidP="0037726D">
            <w:pPr>
              <w:jc w:val="both"/>
              <w:rPr>
                <w:rFonts w:ascii="Arial" w:hAnsi="Arial" w:cs="Arial"/>
                <w:sz w:val="18"/>
                <w:szCs w:val="18"/>
                <w:lang w:eastAsia="zh-CN"/>
              </w:rPr>
            </w:pPr>
          </w:p>
        </w:tc>
      </w:tr>
      <w:tr w:rsidR="005C2D4A" w:rsidRPr="008B483F" w:rsidTr="00C364E2">
        <w:trPr>
          <w:cantSplit/>
          <w:trHeight w:val="20"/>
        </w:trPr>
        <w:tc>
          <w:tcPr>
            <w:tcW w:w="737" w:type="dxa"/>
            <w:vMerge w:val="restart"/>
            <w:tcBorders>
              <w:top w:val="single" w:sz="4" w:space="0" w:color="auto"/>
            </w:tcBorders>
            <w:vAlign w:val="center"/>
          </w:tcPr>
          <w:p w:rsidR="005C2D4A" w:rsidRPr="0090772B" w:rsidRDefault="005C2D4A" w:rsidP="0090772B">
            <w:pPr>
              <w:jc w:val="both"/>
              <w:rPr>
                <w:rFonts w:ascii="Arial" w:hAnsi="Arial" w:cs="Arial" w:hint="eastAsia"/>
                <w:color w:val="000000"/>
                <w:sz w:val="18"/>
                <w:szCs w:val="18"/>
                <w:lang w:eastAsia="zh-CN"/>
              </w:rPr>
            </w:pPr>
            <w:r w:rsidRPr="0090772B">
              <w:rPr>
                <w:rFonts w:ascii="Arial" w:hAnsi="Arial" w:cs="Arial"/>
                <w:color w:val="000000"/>
                <w:sz w:val="18"/>
                <w:szCs w:val="18"/>
              </w:rPr>
              <w:t>D</w:t>
            </w:r>
            <w:r w:rsidR="0090772B" w:rsidRPr="0090772B">
              <w:rPr>
                <w:rFonts w:ascii="Arial" w:hAnsi="Arial" w:cs="Arial" w:hint="eastAsia"/>
                <w:color w:val="000000"/>
                <w:sz w:val="18"/>
                <w:szCs w:val="18"/>
                <w:lang w:eastAsia="zh-CN"/>
              </w:rPr>
              <w:t>346</w:t>
            </w:r>
          </w:p>
        </w:tc>
        <w:tc>
          <w:tcPr>
            <w:tcW w:w="2136" w:type="dxa"/>
            <w:vMerge w:val="restart"/>
            <w:tcBorders>
              <w:top w:val="single" w:sz="4" w:space="0" w:color="auto"/>
            </w:tcBorders>
          </w:tcPr>
          <w:p w:rsidR="005C2D4A" w:rsidRPr="00AE6B5E" w:rsidRDefault="005C2D4A">
            <w:r w:rsidRPr="00AE6B5E">
              <w:rPr>
                <w:rFonts w:ascii="Arial" w:hAnsi="Arial" w:cs="Arial" w:hint="eastAsia"/>
                <w:sz w:val="18"/>
                <w:szCs w:val="18"/>
                <w:lang w:eastAsia="zh-CN"/>
              </w:rPr>
              <w:t>Dail Backlight</w:t>
            </w:r>
          </w:p>
        </w:tc>
        <w:tc>
          <w:tcPr>
            <w:tcW w:w="983" w:type="dxa"/>
            <w:vMerge w:val="restart"/>
            <w:tcBorders>
              <w:top w:val="single" w:sz="4" w:space="0" w:color="auto"/>
            </w:tcBorders>
            <w:vAlign w:val="center"/>
          </w:tcPr>
          <w:p w:rsidR="005C2D4A" w:rsidRPr="00AE6B5E" w:rsidRDefault="005C2D4A" w:rsidP="00C364E2">
            <w:pPr>
              <w:jc w:val="center"/>
            </w:pPr>
            <w:r w:rsidRPr="00AE6B5E">
              <w:rPr>
                <w:rFonts w:ascii="Arial" w:hAnsi="Arial" w:cs="Arial" w:hint="eastAsia"/>
                <w:sz w:val="18"/>
                <w:szCs w:val="18"/>
                <w:lang w:eastAsia="zh-CN"/>
              </w:rPr>
              <w:t>White</w:t>
            </w:r>
          </w:p>
        </w:tc>
        <w:tc>
          <w:tcPr>
            <w:tcW w:w="1842" w:type="dxa"/>
            <w:tcBorders>
              <w:top w:val="single" w:sz="4" w:space="0" w:color="auto"/>
              <w:bottom w:val="single" w:sz="4" w:space="0" w:color="auto"/>
            </w:tcBorders>
            <w:shd w:val="clear" w:color="auto" w:fill="auto"/>
            <w:vAlign w:val="center"/>
          </w:tcPr>
          <w:p w:rsidR="005C2D4A" w:rsidRPr="0090772B" w:rsidRDefault="0090772B" w:rsidP="00C364E2">
            <w:pPr>
              <w:jc w:val="center"/>
              <w:rPr>
                <w:rFonts w:ascii="Arial" w:hAnsi="Arial" w:cs="Arial"/>
                <w:sz w:val="18"/>
                <w:szCs w:val="18"/>
                <w:lang w:eastAsia="zh-CN"/>
              </w:rPr>
            </w:pPr>
            <w:r w:rsidRPr="0090772B">
              <w:rPr>
                <w:rFonts w:ascii="Arial" w:hAnsi="Arial" w:cs="Arial" w:hint="eastAsia"/>
                <w:sz w:val="18"/>
                <w:szCs w:val="18"/>
                <w:lang w:eastAsia="zh-CN"/>
              </w:rPr>
              <w:t>F128</w:t>
            </w:r>
          </w:p>
        </w:tc>
        <w:tc>
          <w:tcPr>
            <w:tcW w:w="1985" w:type="dxa"/>
            <w:tcBorders>
              <w:top w:val="single" w:sz="4" w:space="0" w:color="auto"/>
            </w:tcBorders>
          </w:tcPr>
          <w:p w:rsidR="005C2D4A" w:rsidRPr="00DD4BF7" w:rsidRDefault="00E10B43" w:rsidP="00DD4BF7">
            <w:pPr>
              <w:rPr>
                <w:rFonts w:ascii="Arial" w:hAnsi="Arial" w:cs="Arial"/>
                <w:sz w:val="18"/>
                <w:szCs w:val="18"/>
                <w:lang w:eastAsia="zh-CN"/>
              </w:rPr>
            </w:pPr>
            <w:r w:rsidRPr="00E10B43">
              <w:rPr>
                <w:rFonts w:ascii="Arial" w:hAnsi="Arial" w:cs="Arial"/>
                <w:sz w:val="18"/>
                <w:szCs w:val="18"/>
                <w:lang w:eastAsia="zh-CN"/>
              </w:rPr>
              <w:t>BOTTOM</w:t>
            </w:r>
          </w:p>
        </w:tc>
        <w:tc>
          <w:tcPr>
            <w:tcW w:w="1985" w:type="dxa"/>
            <w:vMerge w:val="restart"/>
            <w:tcBorders>
              <w:top w:val="single" w:sz="4" w:space="0" w:color="auto"/>
            </w:tcBorders>
            <w:shd w:val="clear" w:color="auto" w:fill="auto"/>
            <w:vAlign w:val="center"/>
          </w:tcPr>
          <w:p w:rsidR="00AE6B5E" w:rsidRPr="00AE6B5E" w:rsidRDefault="00AE6B5E" w:rsidP="00AE6B5E">
            <w:pPr>
              <w:jc w:val="both"/>
              <w:rPr>
                <w:rFonts w:ascii="Arial" w:hAnsi="Arial" w:cs="Arial" w:hint="eastAsia"/>
                <w:sz w:val="18"/>
                <w:szCs w:val="18"/>
                <w:lang w:eastAsia="zh-CN"/>
              </w:rPr>
            </w:pPr>
            <w:r w:rsidRPr="00AE6B5E">
              <w:rPr>
                <w:rFonts w:ascii="Arial" w:hAnsi="Arial" w:cs="Arial" w:hint="eastAsia"/>
                <w:sz w:val="18"/>
                <w:szCs w:val="18"/>
                <w:lang w:eastAsia="zh-CN"/>
              </w:rPr>
              <w:t>2.7V~3.5V</w:t>
            </w:r>
          </w:p>
          <w:p w:rsidR="005C2D4A" w:rsidRPr="00AE6B5E" w:rsidRDefault="00AE6B5E" w:rsidP="00AE6B5E">
            <w:pPr>
              <w:jc w:val="both"/>
              <w:rPr>
                <w:rFonts w:ascii="Arial" w:hAnsi="Arial" w:cs="Arial"/>
                <w:sz w:val="18"/>
                <w:szCs w:val="18"/>
                <w:lang w:eastAsia="zh-CN"/>
              </w:rPr>
            </w:pPr>
            <w:r w:rsidRPr="00AE6B5E">
              <w:rPr>
                <w:rFonts w:ascii="Arial" w:hAnsi="Arial" w:cs="Arial" w:hint="eastAsia"/>
                <w:sz w:val="18"/>
                <w:szCs w:val="18"/>
                <w:lang w:eastAsia="zh-CN"/>
              </w:rPr>
              <w:t>TYP @3.0V</w:t>
            </w:r>
          </w:p>
        </w:tc>
      </w:tr>
      <w:tr w:rsidR="00FE10CD" w:rsidRPr="008B483F" w:rsidTr="00C364E2">
        <w:trPr>
          <w:cantSplit/>
          <w:trHeight w:val="20"/>
        </w:trPr>
        <w:tc>
          <w:tcPr>
            <w:tcW w:w="737" w:type="dxa"/>
            <w:vMerge/>
            <w:tcBorders>
              <w:bottom w:val="single" w:sz="4" w:space="0" w:color="auto"/>
            </w:tcBorders>
            <w:vAlign w:val="center"/>
          </w:tcPr>
          <w:p w:rsidR="00FE10CD" w:rsidRPr="0090772B" w:rsidRDefault="00FE10CD" w:rsidP="0037726D">
            <w:pPr>
              <w:ind w:firstLineChars="50" w:firstLine="90"/>
              <w:jc w:val="both"/>
              <w:rPr>
                <w:rFonts w:ascii="Arial" w:hAnsi="Arial" w:cs="Arial"/>
                <w:sz w:val="18"/>
                <w:szCs w:val="18"/>
                <w:lang w:eastAsia="zh-CN"/>
              </w:rPr>
            </w:pPr>
          </w:p>
        </w:tc>
        <w:tc>
          <w:tcPr>
            <w:tcW w:w="2136" w:type="dxa"/>
            <w:vMerge/>
            <w:tcBorders>
              <w:bottom w:val="single" w:sz="4" w:space="0" w:color="auto"/>
            </w:tcBorders>
          </w:tcPr>
          <w:p w:rsidR="00FE10CD" w:rsidRPr="00AE6B5E" w:rsidRDefault="00FE10CD" w:rsidP="0037726D">
            <w:pPr>
              <w:ind w:firstLineChars="50" w:firstLine="90"/>
              <w:jc w:val="both"/>
              <w:rPr>
                <w:rFonts w:ascii="Arial" w:hAnsi="Arial" w:cs="Arial"/>
                <w:sz w:val="18"/>
                <w:szCs w:val="18"/>
                <w:lang w:eastAsia="zh-CN"/>
              </w:rPr>
            </w:pPr>
          </w:p>
        </w:tc>
        <w:tc>
          <w:tcPr>
            <w:tcW w:w="983" w:type="dxa"/>
            <w:vMerge/>
            <w:tcBorders>
              <w:bottom w:val="single" w:sz="4" w:space="0" w:color="auto"/>
            </w:tcBorders>
            <w:vAlign w:val="center"/>
          </w:tcPr>
          <w:p w:rsidR="00FE10CD" w:rsidRPr="00AE6B5E" w:rsidRDefault="00FE10CD" w:rsidP="00C364E2">
            <w:pPr>
              <w:ind w:firstLineChars="50" w:firstLine="90"/>
              <w:jc w:val="center"/>
              <w:rPr>
                <w:rFonts w:ascii="Arial" w:hAnsi="Arial" w:cs="Arial"/>
                <w:sz w:val="18"/>
                <w:szCs w:val="18"/>
                <w:lang w:eastAsia="zh-CN"/>
              </w:rPr>
            </w:pPr>
          </w:p>
        </w:tc>
        <w:tc>
          <w:tcPr>
            <w:tcW w:w="1842" w:type="dxa"/>
            <w:tcBorders>
              <w:top w:val="single" w:sz="4" w:space="0" w:color="auto"/>
              <w:bottom w:val="single" w:sz="4" w:space="0" w:color="auto"/>
            </w:tcBorders>
            <w:shd w:val="clear" w:color="auto" w:fill="auto"/>
            <w:vAlign w:val="center"/>
          </w:tcPr>
          <w:p w:rsidR="00FE10CD" w:rsidRPr="0090772B" w:rsidRDefault="0090772B" w:rsidP="00C364E2">
            <w:pPr>
              <w:jc w:val="center"/>
              <w:rPr>
                <w:rFonts w:ascii="Arial" w:hAnsi="Arial" w:cs="Arial" w:hint="eastAsia"/>
                <w:sz w:val="18"/>
                <w:szCs w:val="18"/>
                <w:lang w:eastAsia="zh-CN"/>
              </w:rPr>
            </w:pPr>
            <w:r w:rsidRPr="0090772B">
              <w:rPr>
                <w:rFonts w:ascii="Arial" w:hAnsi="Arial" w:cs="Arial" w:hint="eastAsia"/>
                <w:sz w:val="18"/>
                <w:szCs w:val="18"/>
                <w:lang w:eastAsia="zh-CN"/>
              </w:rPr>
              <w:t>F3106</w:t>
            </w:r>
          </w:p>
        </w:tc>
        <w:tc>
          <w:tcPr>
            <w:tcW w:w="1985" w:type="dxa"/>
            <w:tcBorders>
              <w:bottom w:val="single" w:sz="4" w:space="0" w:color="auto"/>
            </w:tcBorders>
          </w:tcPr>
          <w:p w:rsidR="00FE10CD" w:rsidRPr="00DD4BF7" w:rsidRDefault="00DD4BF7" w:rsidP="00DD4BF7">
            <w:pPr>
              <w:rPr>
                <w:rFonts w:ascii="Arial" w:hAnsi="Arial" w:cs="Arial"/>
                <w:sz w:val="18"/>
                <w:szCs w:val="18"/>
                <w:lang w:eastAsia="zh-CN"/>
              </w:rPr>
            </w:pPr>
            <w:r w:rsidRPr="00DD4BF7">
              <w:rPr>
                <w:rFonts w:ascii="Arial" w:hAnsi="Arial" w:cs="Arial" w:hint="eastAsia"/>
                <w:sz w:val="18"/>
                <w:szCs w:val="18"/>
                <w:lang w:eastAsia="zh-CN"/>
              </w:rPr>
              <w:t>T</w:t>
            </w:r>
            <w:r w:rsidRPr="00DD4BF7">
              <w:rPr>
                <w:rFonts w:ascii="Arial" w:hAnsi="Arial" w:cs="Arial"/>
                <w:sz w:val="18"/>
                <w:szCs w:val="18"/>
                <w:lang w:eastAsia="zh-CN"/>
              </w:rPr>
              <w:t>OP</w:t>
            </w:r>
          </w:p>
        </w:tc>
        <w:tc>
          <w:tcPr>
            <w:tcW w:w="1985" w:type="dxa"/>
            <w:vMerge/>
            <w:tcBorders>
              <w:bottom w:val="single" w:sz="4" w:space="0" w:color="auto"/>
            </w:tcBorders>
            <w:shd w:val="clear" w:color="auto" w:fill="auto"/>
            <w:vAlign w:val="center"/>
          </w:tcPr>
          <w:p w:rsidR="00FE10CD" w:rsidRPr="00AE6B5E" w:rsidRDefault="00FE10CD" w:rsidP="0037726D">
            <w:pPr>
              <w:jc w:val="both"/>
              <w:rPr>
                <w:rFonts w:ascii="Arial" w:hAnsi="Arial" w:cs="Arial"/>
                <w:sz w:val="18"/>
                <w:szCs w:val="18"/>
                <w:lang w:eastAsia="zh-CN"/>
              </w:rPr>
            </w:pPr>
          </w:p>
        </w:tc>
      </w:tr>
      <w:tr w:rsidR="005C2D4A" w:rsidRPr="008B483F" w:rsidTr="00C364E2">
        <w:trPr>
          <w:cantSplit/>
          <w:trHeight w:val="20"/>
        </w:trPr>
        <w:tc>
          <w:tcPr>
            <w:tcW w:w="737" w:type="dxa"/>
            <w:tcBorders>
              <w:bottom w:val="single" w:sz="4" w:space="0" w:color="auto"/>
            </w:tcBorders>
            <w:vAlign w:val="center"/>
          </w:tcPr>
          <w:p w:rsidR="005C2D4A" w:rsidRPr="0090772B" w:rsidRDefault="0090772B" w:rsidP="0090772B">
            <w:pPr>
              <w:jc w:val="both"/>
              <w:rPr>
                <w:rFonts w:ascii="Arial" w:hAnsi="Arial" w:cs="Arial"/>
                <w:sz w:val="18"/>
                <w:szCs w:val="18"/>
                <w:lang w:eastAsia="zh-CN"/>
              </w:rPr>
            </w:pPr>
            <w:r w:rsidRPr="0090772B">
              <w:rPr>
                <w:rFonts w:ascii="Arial" w:hAnsi="Arial" w:cs="Arial" w:hint="eastAsia"/>
                <w:sz w:val="18"/>
                <w:szCs w:val="18"/>
                <w:lang w:eastAsia="zh-CN"/>
              </w:rPr>
              <w:t>D355</w:t>
            </w:r>
          </w:p>
        </w:tc>
        <w:tc>
          <w:tcPr>
            <w:tcW w:w="2136" w:type="dxa"/>
            <w:vMerge/>
            <w:tcBorders>
              <w:bottom w:val="single" w:sz="4" w:space="0" w:color="auto"/>
            </w:tcBorders>
          </w:tcPr>
          <w:p w:rsidR="005C2D4A" w:rsidRPr="00AE6B5E" w:rsidRDefault="005C2D4A" w:rsidP="0037726D">
            <w:pPr>
              <w:ind w:firstLineChars="50" w:firstLine="90"/>
              <w:jc w:val="both"/>
              <w:rPr>
                <w:rFonts w:ascii="Arial" w:hAnsi="Arial" w:cs="Arial"/>
                <w:sz w:val="18"/>
                <w:szCs w:val="18"/>
                <w:lang w:eastAsia="zh-CN"/>
              </w:rPr>
            </w:pPr>
          </w:p>
        </w:tc>
        <w:tc>
          <w:tcPr>
            <w:tcW w:w="983" w:type="dxa"/>
            <w:vMerge/>
            <w:tcBorders>
              <w:bottom w:val="single" w:sz="4" w:space="0" w:color="auto"/>
            </w:tcBorders>
            <w:vAlign w:val="center"/>
          </w:tcPr>
          <w:p w:rsidR="005C2D4A" w:rsidRPr="00AE6B5E" w:rsidRDefault="005C2D4A" w:rsidP="00C364E2">
            <w:pPr>
              <w:ind w:firstLineChars="50" w:firstLine="90"/>
              <w:jc w:val="center"/>
              <w:rPr>
                <w:rFonts w:ascii="Arial" w:hAnsi="Arial" w:cs="Arial"/>
                <w:sz w:val="18"/>
                <w:szCs w:val="18"/>
                <w:lang w:eastAsia="zh-CN"/>
              </w:rPr>
            </w:pPr>
          </w:p>
        </w:tc>
        <w:tc>
          <w:tcPr>
            <w:tcW w:w="1842" w:type="dxa"/>
            <w:tcBorders>
              <w:top w:val="single" w:sz="4" w:space="0" w:color="auto"/>
              <w:bottom w:val="single" w:sz="4" w:space="0" w:color="auto"/>
            </w:tcBorders>
            <w:shd w:val="clear" w:color="auto" w:fill="auto"/>
            <w:vAlign w:val="center"/>
          </w:tcPr>
          <w:p w:rsidR="005C2D4A" w:rsidRPr="0090772B" w:rsidRDefault="0090772B" w:rsidP="00C364E2">
            <w:pPr>
              <w:jc w:val="center"/>
              <w:rPr>
                <w:rFonts w:ascii="Arial" w:hAnsi="Arial" w:cs="Arial"/>
                <w:sz w:val="18"/>
                <w:szCs w:val="18"/>
                <w:lang w:eastAsia="zh-CN"/>
              </w:rPr>
            </w:pPr>
            <w:r w:rsidRPr="0090772B">
              <w:rPr>
                <w:rFonts w:ascii="Arial" w:hAnsi="Arial" w:cs="Arial" w:hint="eastAsia"/>
                <w:sz w:val="18"/>
                <w:szCs w:val="18"/>
                <w:lang w:eastAsia="zh-CN"/>
              </w:rPr>
              <w:t>F3115</w:t>
            </w:r>
          </w:p>
        </w:tc>
        <w:tc>
          <w:tcPr>
            <w:tcW w:w="1985" w:type="dxa"/>
            <w:tcBorders>
              <w:bottom w:val="single" w:sz="4" w:space="0" w:color="auto"/>
            </w:tcBorders>
          </w:tcPr>
          <w:p w:rsidR="005C2D4A" w:rsidRPr="00DD4BF7" w:rsidRDefault="005E2F27" w:rsidP="00DD4BF7">
            <w:pPr>
              <w:rPr>
                <w:rFonts w:ascii="Arial" w:hAnsi="Arial" w:cs="Arial"/>
                <w:sz w:val="18"/>
                <w:szCs w:val="18"/>
                <w:lang w:eastAsia="zh-CN"/>
              </w:rPr>
            </w:pPr>
            <w:r w:rsidRPr="00DD4BF7">
              <w:rPr>
                <w:rFonts w:ascii="Arial" w:hAnsi="Arial" w:cs="Arial"/>
                <w:sz w:val="18"/>
                <w:szCs w:val="18"/>
                <w:lang w:eastAsia="zh-CN"/>
              </w:rPr>
              <w:t>BOTTOM</w:t>
            </w:r>
          </w:p>
        </w:tc>
        <w:tc>
          <w:tcPr>
            <w:tcW w:w="1985" w:type="dxa"/>
            <w:vMerge/>
            <w:tcBorders>
              <w:bottom w:val="single" w:sz="4" w:space="0" w:color="auto"/>
            </w:tcBorders>
            <w:shd w:val="clear" w:color="auto" w:fill="auto"/>
            <w:vAlign w:val="center"/>
          </w:tcPr>
          <w:p w:rsidR="005C2D4A" w:rsidRPr="00AE6B5E" w:rsidRDefault="005C2D4A" w:rsidP="0037726D">
            <w:pPr>
              <w:jc w:val="both"/>
              <w:rPr>
                <w:rFonts w:ascii="Arial" w:hAnsi="Arial" w:cs="Arial"/>
                <w:sz w:val="18"/>
                <w:szCs w:val="18"/>
                <w:lang w:eastAsia="zh-CN"/>
              </w:rPr>
            </w:pPr>
          </w:p>
        </w:tc>
      </w:tr>
      <w:tr w:rsidR="00C364E2" w:rsidRPr="008B483F" w:rsidTr="00C364E2">
        <w:trPr>
          <w:cantSplit/>
          <w:trHeight w:val="20"/>
        </w:trPr>
        <w:tc>
          <w:tcPr>
            <w:tcW w:w="737" w:type="dxa"/>
            <w:vMerge w:val="restart"/>
            <w:tcBorders>
              <w:top w:val="single" w:sz="4" w:space="0" w:color="auto"/>
            </w:tcBorders>
            <w:vAlign w:val="center"/>
          </w:tcPr>
          <w:p w:rsidR="00C364E2" w:rsidRPr="0090772B" w:rsidRDefault="00C364E2" w:rsidP="0090772B">
            <w:pPr>
              <w:jc w:val="both"/>
              <w:rPr>
                <w:rFonts w:ascii="Arial" w:hAnsi="Arial" w:cs="Arial" w:hint="eastAsia"/>
                <w:color w:val="000000"/>
                <w:sz w:val="18"/>
                <w:szCs w:val="18"/>
                <w:lang w:eastAsia="zh-CN"/>
              </w:rPr>
            </w:pPr>
            <w:r w:rsidRPr="0090772B">
              <w:rPr>
                <w:rFonts w:ascii="Arial" w:hAnsi="Arial" w:cs="Arial"/>
                <w:color w:val="000000"/>
                <w:sz w:val="18"/>
                <w:szCs w:val="18"/>
              </w:rPr>
              <w:t>D</w:t>
            </w:r>
            <w:r w:rsidR="0090772B" w:rsidRPr="0090772B">
              <w:rPr>
                <w:rFonts w:ascii="Arial" w:hAnsi="Arial" w:cs="Arial" w:hint="eastAsia"/>
                <w:color w:val="000000"/>
                <w:sz w:val="18"/>
                <w:szCs w:val="18"/>
                <w:lang w:eastAsia="zh-CN"/>
              </w:rPr>
              <w:t>347</w:t>
            </w:r>
          </w:p>
        </w:tc>
        <w:tc>
          <w:tcPr>
            <w:tcW w:w="2136" w:type="dxa"/>
            <w:vMerge w:val="restart"/>
            <w:tcBorders>
              <w:top w:val="single" w:sz="4" w:space="0" w:color="auto"/>
            </w:tcBorders>
          </w:tcPr>
          <w:p w:rsidR="00C364E2" w:rsidRPr="00AE6B5E" w:rsidRDefault="00C364E2">
            <w:r w:rsidRPr="00AE6B5E">
              <w:rPr>
                <w:rFonts w:ascii="Arial" w:hAnsi="Arial" w:cs="Arial" w:hint="eastAsia"/>
                <w:sz w:val="18"/>
                <w:szCs w:val="18"/>
                <w:lang w:eastAsia="zh-CN"/>
              </w:rPr>
              <w:t>Dail Backlight</w:t>
            </w:r>
          </w:p>
        </w:tc>
        <w:tc>
          <w:tcPr>
            <w:tcW w:w="983" w:type="dxa"/>
            <w:vMerge w:val="restart"/>
            <w:tcBorders>
              <w:top w:val="single" w:sz="4" w:space="0" w:color="auto"/>
            </w:tcBorders>
            <w:vAlign w:val="center"/>
          </w:tcPr>
          <w:p w:rsidR="00C364E2" w:rsidRPr="00AE6B5E" w:rsidRDefault="00C364E2" w:rsidP="00C364E2">
            <w:pPr>
              <w:jc w:val="center"/>
            </w:pPr>
            <w:r w:rsidRPr="00AE6B5E">
              <w:rPr>
                <w:rFonts w:ascii="Arial" w:hAnsi="Arial" w:cs="Arial" w:hint="eastAsia"/>
                <w:sz w:val="18"/>
                <w:szCs w:val="18"/>
                <w:lang w:eastAsia="zh-CN"/>
              </w:rPr>
              <w:t>White</w:t>
            </w:r>
          </w:p>
        </w:tc>
        <w:tc>
          <w:tcPr>
            <w:tcW w:w="1842" w:type="dxa"/>
            <w:tcBorders>
              <w:top w:val="single" w:sz="4" w:space="0" w:color="auto"/>
              <w:bottom w:val="single" w:sz="4" w:space="0" w:color="auto"/>
            </w:tcBorders>
            <w:shd w:val="clear" w:color="auto" w:fill="auto"/>
            <w:vAlign w:val="center"/>
          </w:tcPr>
          <w:p w:rsidR="00C364E2" w:rsidRPr="0090772B" w:rsidRDefault="0090772B" w:rsidP="00C364E2">
            <w:pPr>
              <w:jc w:val="center"/>
              <w:rPr>
                <w:rFonts w:ascii="Arial" w:hAnsi="Arial" w:cs="Arial"/>
                <w:sz w:val="18"/>
                <w:szCs w:val="18"/>
                <w:lang w:eastAsia="zh-CN"/>
              </w:rPr>
            </w:pPr>
            <w:r w:rsidRPr="0090772B">
              <w:rPr>
                <w:rFonts w:ascii="Arial" w:hAnsi="Arial" w:cs="Arial" w:hint="eastAsia"/>
                <w:sz w:val="18"/>
                <w:szCs w:val="18"/>
                <w:lang w:eastAsia="zh-CN"/>
              </w:rPr>
              <w:t>F128</w:t>
            </w:r>
          </w:p>
        </w:tc>
        <w:tc>
          <w:tcPr>
            <w:tcW w:w="1985" w:type="dxa"/>
            <w:tcBorders>
              <w:top w:val="single" w:sz="4" w:space="0" w:color="auto"/>
            </w:tcBorders>
          </w:tcPr>
          <w:p w:rsidR="00C364E2" w:rsidRPr="00DD4BF7" w:rsidRDefault="005C2D4A" w:rsidP="00DD4BF7">
            <w:pPr>
              <w:rPr>
                <w:rFonts w:ascii="Arial" w:hAnsi="Arial" w:cs="Arial" w:hint="eastAsia"/>
                <w:sz w:val="18"/>
                <w:szCs w:val="18"/>
                <w:lang w:eastAsia="zh-CN"/>
              </w:rPr>
            </w:pPr>
            <w:r w:rsidRPr="00DD4BF7">
              <w:rPr>
                <w:rFonts w:ascii="Arial" w:hAnsi="Arial" w:cs="Arial"/>
                <w:sz w:val="18"/>
                <w:szCs w:val="18"/>
                <w:lang w:eastAsia="zh-CN"/>
              </w:rPr>
              <w:t>BOTTOM</w:t>
            </w:r>
          </w:p>
        </w:tc>
        <w:tc>
          <w:tcPr>
            <w:tcW w:w="1985" w:type="dxa"/>
            <w:vMerge w:val="restart"/>
            <w:tcBorders>
              <w:top w:val="single" w:sz="4" w:space="0" w:color="auto"/>
            </w:tcBorders>
            <w:shd w:val="clear" w:color="auto" w:fill="auto"/>
            <w:vAlign w:val="center"/>
          </w:tcPr>
          <w:p w:rsidR="00AE6B5E" w:rsidRPr="00AE6B5E" w:rsidRDefault="00AE6B5E" w:rsidP="00AE6B5E">
            <w:pPr>
              <w:jc w:val="both"/>
              <w:rPr>
                <w:rFonts w:ascii="Arial" w:hAnsi="Arial" w:cs="Arial" w:hint="eastAsia"/>
                <w:sz w:val="18"/>
                <w:szCs w:val="18"/>
                <w:lang w:eastAsia="zh-CN"/>
              </w:rPr>
            </w:pPr>
            <w:r w:rsidRPr="00AE6B5E">
              <w:rPr>
                <w:rFonts w:ascii="Arial" w:hAnsi="Arial" w:cs="Arial" w:hint="eastAsia"/>
                <w:sz w:val="18"/>
                <w:szCs w:val="18"/>
                <w:lang w:eastAsia="zh-CN"/>
              </w:rPr>
              <w:t>2.7V~3.5V</w:t>
            </w:r>
          </w:p>
          <w:p w:rsidR="00C364E2" w:rsidRPr="00AE6B5E" w:rsidRDefault="00AE6B5E" w:rsidP="00AE6B5E">
            <w:pPr>
              <w:jc w:val="both"/>
              <w:rPr>
                <w:rFonts w:ascii="Arial" w:hAnsi="Arial" w:cs="Arial"/>
                <w:sz w:val="18"/>
                <w:szCs w:val="18"/>
                <w:lang w:eastAsia="zh-CN"/>
              </w:rPr>
            </w:pPr>
            <w:r w:rsidRPr="00AE6B5E">
              <w:rPr>
                <w:rFonts w:ascii="Arial" w:hAnsi="Arial" w:cs="Arial" w:hint="eastAsia"/>
                <w:sz w:val="18"/>
                <w:szCs w:val="18"/>
                <w:lang w:eastAsia="zh-CN"/>
              </w:rPr>
              <w:t>TYP @3.0V</w:t>
            </w:r>
          </w:p>
        </w:tc>
      </w:tr>
      <w:tr w:rsidR="00FE10CD" w:rsidRPr="008B483F" w:rsidTr="00C364E2">
        <w:trPr>
          <w:cantSplit/>
          <w:trHeight w:val="20"/>
        </w:trPr>
        <w:tc>
          <w:tcPr>
            <w:tcW w:w="737" w:type="dxa"/>
            <w:vMerge/>
            <w:tcBorders>
              <w:bottom w:val="single" w:sz="4" w:space="0" w:color="auto"/>
            </w:tcBorders>
            <w:vAlign w:val="center"/>
          </w:tcPr>
          <w:p w:rsidR="00FE10CD" w:rsidRPr="0090772B" w:rsidRDefault="00FE10CD" w:rsidP="0037726D">
            <w:pPr>
              <w:ind w:firstLineChars="50" w:firstLine="90"/>
              <w:jc w:val="both"/>
              <w:rPr>
                <w:rFonts w:ascii="Arial" w:hAnsi="Arial" w:cs="Arial"/>
                <w:sz w:val="18"/>
                <w:szCs w:val="18"/>
                <w:lang w:eastAsia="zh-CN"/>
              </w:rPr>
            </w:pPr>
          </w:p>
        </w:tc>
        <w:tc>
          <w:tcPr>
            <w:tcW w:w="2136" w:type="dxa"/>
            <w:vMerge/>
            <w:tcBorders>
              <w:bottom w:val="single" w:sz="4" w:space="0" w:color="auto"/>
            </w:tcBorders>
          </w:tcPr>
          <w:p w:rsidR="00FE10CD" w:rsidRPr="00AE6B5E" w:rsidRDefault="00FE10CD" w:rsidP="0037726D">
            <w:pPr>
              <w:ind w:firstLineChars="50" w:firstLine="90"/>
              <w:jc w:val="both"/>
              <w:rPr>
                <w:rFonts w:ascii="Arial" w:hAnsi="Arial" w:cs="Arial"/>
                <w:sz w:val="18"/>
                <w:szCs w:val="18"/>
                <w:lang w:eastAsia="zh-CN"/>
              </w:rPr>
            </w:pPr>
          </w:p>
        </w:tc>
        <w:tc>
          <w:tcPr>
            <w:tcW w:w="983" w:type="dxa"/>
            <w:vMerge/>
            <w:tcBorders>
              <w:bottom w:val="single" w:sz="4" w:space="0" w:color="auto"/>
            </w:tcBorders>
            <w:vAlign w:val="center"/>
          </w:tcPr>
          <w:p w:rsidR="00FE10CD" w:rsidRPr="00AE6B5E" w:rsidRDefault="00FE10CD" w:rsidP="00C364E2">
            <w:pPr>
              <w:ind w:firstLineChars="50" w:firstLine="90"/>
              <w:jc w:val="center"/>
              <w:rPr>
                <w:rFonts w:ascii="Arial" w:hAnsi="Arial" w:cs="Arial"/>
                <w:sz w:val="18"/>
                <w:szCs w:val="18"/>
                <w:lang w:eastAsia="zh-CN"/>
              </w:rPr>
            </w:pPr>
          </w:p>
        </w:tc>
        <w:tc>
          <w:tcPr>
            <w:tcW w:w="1842" w:type="dxa"/>
            <w:tcBorders>
              <w:top w:val="single" w:sz="4" w:space="0" w:color="auto"/>
              <w:bottom w:val="single" w:sz="4" w:space="0" w:color="auto"/>
            </w:tcBorders>
            <w:shd w:val="clear" w:color="auto" w:fill="auto"/>
            <w:vAlign w:val="center"/>
          </w:tcPr>
          <w:p w:rsidR="00FE10CD" w:rsidRPr="0090772B" w:rsidRDefault="0090772B" w:rsidP="00C364E2">
            <w:pPr>
              <w:jc w:val="center"/>
              <w:rPr>
                <w:rFonts w:ascii="Arial" w:hAnsi="Arial" w:cs="Arial" w:hint="eastAsia"/>
                <w:sz w:val="18"/>
                <w:szCs w:val="18"/>
                <w:lang w:eastAsia="zh-CN"/>
              </w:rPr>
            </w:pPr>
            <w:r w:rsidRPr="0090772B">
              <w:rPr>
                <w:rFonts w:ascii="Arial" w:hAnsi="Arial" w:cs="Arial" w:hint="eastAsia"/>
                <w:sz w:val="18"/>
                <w:szCs w:val="18"/>
                <w:lang w:eastAsia="zh-CN"/>
              </w:rPr>
              <w:t>F3107</w:t>
            </w:r>
          </w:p>
        </w:tc>
        <w:tc>
          <w:tcPr>
            <w:tcW w:w="1985" w:type="dxa"/>
            <w:tcBorders>
              <w:bottom w:val="single" w:sz="4" w:space="0" w:color="auto"/>
            </w:tcBorders>
          </w:tcPr>
          <w:p w:rsidR="00FE10CD" w:rsidRPr="00DD4BF7" w:rsidRDefault="00DD4BF7" w:rsidP="00DD4BF7">
            <w:pPr>
              <w:rPr>
                <w:rFonts w:ascii="Arial" w:hAnsi="Arial" w:cs="Arial"/>
                <w:sz w:val="18"/>
                <w:szCs w:val="18"/>
                <w:lang w:eastAsia="zh-CN"/>
              </w:rPr>
            </w:pPr>
            <w:r w:rsidRPr="00DD4BF7">
              <w:rPr>
                <w:rFonts w:ascii="Arial" w:hAnsi="Arial" w:cs="Arial"/>
                <w:sz w:val="18"/>
                <w:szCs w:val="18"/>
                <w:lang w:eastAsia="zh-CN"/>
              </w:rPr>
              <w:t>BOTTOM</w:t>
            </w:r>
          </w:p>
        </w:tc>
        <w:tc>
          <w:tcPr>
            <w:tcW w:w="1985" w:type="dxa"/>
            <w:vMerge/>
            <w:tcBorders>
              <w:bottom w:val="single" w:sz="4" w:space="0" w:color="auto"/>
            </w:tcBorders>
            <w:shd w:val="clear" w:color="auto" w:fill="auto"/>
            <w:vAlign w:val="center"/>
          </w:tcPr>
          <w:p w:rsidR="00FE10CD" w:rsidRPr="00AE6B5E" w:rsidRDefault="00FE10CD" w:rsidP="0037726D">
            <w:pPr>
              <w:jc w:val="both"/>
              <w:rPr>
                <w:rFonts w:ascii="Arial" w:hAnsi="Arial" w:cs="Arial"/>
                <w:sz w:val="18"/>
                <w:szCs w:val="18"/>
                <w:lang w:eastAsia="zh-CN"/>
              </w:rPr>
            </w:pPr>
          </w:p>
        </w:tc>
      </w:tr>
      <w:tr w:rsidR="005C2D4A" w:rsidRPr="008B483F" w:rsidTr="00C364E2">
        <w:trPr>
          <w:cantSplit/>
          <w:trHeight w:val="20"/>
        </w:trPr>
        <w:tc>
          <w:tcPr>
            <w:tcW w:w="737" w:type="dxa"/>
            <w:tcBorders>
              <w:bottom w:val="single" w:sz="4" w:space="0" w:color="auto"/>
            </w:tcBorders>
            <w:vAlign w:val="center"/>
          </w:tcPr>
          <w:p w:rsidR="005C2D4A" w:rsidRPr="0090772B" w:rsidRDefault="0090772B" w:rsidP="0090772B">
            <w:pPr>
              <w:jc w:val="both"/>
              <w:rPr>
                <w:rFonts w:ascii="Arial" w:hAnsi="Arial" w:cs="Arial"/>
                <w:sz w:val="18"/>
                <w:szCs w:val="18"/>
                <w:lang w:eastAsia="zh-CN"/>
              </w:rPr>
            </w:pPr>
            <w:r w:rsidRPr="0090772B">
              <w:rPr>
                <w:rFonts w:ascii="Arial" w:hAnsi="Arial" w:cs="Arial" w:hint="eastAsia"/>
                <w:sz w:val="18"/>
                <w:szCs w:val="18"/>
                <w:lang w:eastAsia="zh-CN"/>
              </w:rPr>
              <w:t>D356</w:t>
            </w:r>
          </w:p>
        </w:tc>
        <w:tc>
          <w:tcPr>
            <w:tcW w:w="2136" w:type="dxa"/>
            <w:vMerge/>
            <w:tcBorders>
              <w:bottom w:val="single" w:sz="4" w:space="0" w:color="auto"/>
            </w:tcBorders>
          </w:tcPr>
          <w:p w:rsidR="005C2D4A" w:rsidRPr="00AE6B5E" w:rsidRDefault="005C2D4A" w:rsidP="0037726D">
            <w:pPr>
              <w:ind w:firstLineChars="50" w:firstLine="90"/>
              <w:jc w:val="both"/>
              <w:rPr>
                <w:rFonts w:ascii="Arial" w:hAnsi="Arial" w:cs="Arial"/>
                <w:sz w:val="18"/>
                <w:szCs w:val="18"/>
                <w:lang w:eastAsia="zh-CN"/>
              </w:rPr>
            </w:pPr>
          </w:p>
        </w:tc>
        <w:tc>
          <w:tcPr>
            <w:tcW w:w="983" w:type="dxa"/>
            <w:vMerge/>
            <w:tcBorders>
              <w:bottom w:val="single" w:sz="4" w:space="0" w:color="auto"/>
            </w:tcBorders>
            <w:vAlign w:val="center"/>
          </w:tcPr>
          <w:p w:rsidR="005C2D4A" w:rsidRPr="00AE6B5E" w:rsidRDefault="005C2D4A" w:rsidP="00C364E2">
            <w:pPr>
              <w:ind w:firstLineChars="50" w:firstLine="90"/>
              <w:jc w:val="center"/>
              <w:rPr>
                <w:rFonts w:ascii="Arial" w:hAnsi="Arial" w:cs="Arial"/>
                <w:sz w:val="18"/>
                <w:szCs w:val="18"/>
                <w:lang w:eastAsia="zh-CN"/>
              </w:rPr>
            </w:pPr>
          </w:p>
        </w:tc>
        <w:tc>
          <w:tcPr>
            <w:tcW w:w="1842" w:type="dxa"/>
            <w:tcBorders>
              <w:top w:val="single" w:sz="4" w:space="0" w:color="auto"/>
              <w:bottom w:val="single" w:sz="4" w:space="0" w:color="auto"/>
            </w:tcBorders>
            <w:shd w:val="clear" w:color="auto" w:fill="auto"/>
            <w:vAlign w:val="center"/>
          </w:tcPr>
          <w:p w:rsidR="005C2D4A" w:rsidRPr="0090772B" w:rsidRDefault="0090772B" w:rsidP="00C364E2">
            <w:pPr>
              <w:jc w:val="center"/>
              <w:rPr>
                <w:rFonts w:ascii="Arial" w:hAnsi="Arial" w:cs="Arial"/>
                <w:sz w:val="18"/>
                <w:szCs w:val="18"/>
                <w:lang w:eastAsia="zh-CN"/>
              </w:rPr>
            </w:pPr>
            <w:r w:rsidRPr="0090772B">
              <w:rPr>
                <w:rFonts w:ascii="Arial" w:hAnsi="Arial" w:cs="Arial" w:hint="eastAsia"/>
                <w:sz w:val="18"/>
                <w:szCs w:val="18"/>
                <w:lang w:eastAsia="zh-CN"/>
              </w:rPr>
              <w:t>F3116</w:t>
            </w:r>
          </w:p>
        </w:tc>
        <w:tc>
          <w:tcPr>
            <w:tcW w:w="1985" w:type="dxa"/>
            <w:tcBorders>
              <w:bottom w:val="single" w:sz="4" w:space="0" w:color="auto"/>
            </w:tcBorders>
          </w:tcPr>
          <w:p w:rsidR="005C2D4A" w:rsidRPr="00DD4BF7" w:rsidRDefault="00DD4BF7" w:rsidP="00DD4BF7">
            <w:pPr>
              <w:rPr>
                <w:rFonts w:ascii="Arial" w:hAnsi="Arial" w:cs="Arial"/>
                <w:sz w:val="18"/>
                <w:szCs w:val="18"/>
                <w:lang w:eastAsia="zh-CN"/>
              </w:rPr>
            </w:pPr>
            <w:r w:rsidRPr="00DD4BF7">
              <w:rPr>
                <w:rFonts w:ascii="Arial" w:hAnsi="Arial" w:cs="Arial"/>
                <w:sz w:val="18"/>
                <w:szCs w:val="18"/>
                <w:lang w:eastAsia="zh-CN"/>
              </w:rPr>
              <w:t>BOTTOM</w:t>
            </w:r>
          </w:p>
        </w:tc>
        <w:tc>
          <w:tcPr>
            <w:tcW w:w="1985" w:type="dxa"/>
            <w:vMerge/>
            <w:tcBorders>
              <w:bottom w:val="single" w:sz="4" w:space="0" w:color="auto"/>
            </w:tcBorders>
            <w:shd w:val="clear" w:color="auto" w:fill="auto"/>
            <w:vAlign w:val="center"/>
          </w:tcPr>
          <w:p w:rsidR="005C2D4A" w:rsidRPr="00AE6B5E" w:rsidRDefault="005C2D4A" w:rsidP="0037726D">
            <w:pPr>
              <w:jc w:val="both"/>
              <w:rPr>
                <w:rFonts w:ascii="Arial" w:hAnsi="Arial" w:cs="Arial"/>
                <w:sz w:val="18"/>
                <w:szCs w:val="18"/>
                <w:lang w:eastAsia="zh-CN"/>
              </w:rPr>
            </w:pPr>
          </w:p>
        </w:tc>
      </w:tr>
      <w:tr w:rsidR="0090772B" w:rsidRPr="008B483F" w:rsidTr="00C364E2">
        <w:trPr>
          <w:cantSplit/>
          <w:trHeight w:val="20"/>
        </w:trPr>
        <w:tc>
          <w:tcPr>
            <w:tcW w:w="737" w:type="dxa"/>
            <w:vMerge w:val="restart"/>
            <w:tcBorders>
              <w:top w:val="single" w:sz="4" w:space="0" w:color="auto"/>
            </w:tcBorders>
            <w:vAlign w:val="center"/>
          </w:tcPr>
          <w:p w:rsidR="0090772B" w:rsidRPr="0090772B" w:rsidRDefault="0090772B" w:rsidP="0090772B">
            <w:pPr>
              <w:jc w:val="both"/>
              <w:rPr>
                <w:rFonts w:ascii="Arial" w:hAnsi="Arial" w:cs="Arial" w:hint="eastAsia"/>
                <w:color w:val="000000"/>
                <w:sz w:val="18"/>
                <w:szCs w:val="18"/>
                <w:lang w:eastAsia="zh-CN"/>
              </w:rPr>
            </w:pPr>
            <w:r w:rsidRPr="0090772B">
              <w:rPr>
                <w:rFonts w:ascii="Arial" w:hAnsi="Arial" w:cs="Arial"/>
                <w:color w:val="000000"/>
                <w:sz w:val="18"/>
                <w:szCs w:val="18"/>
              </w:rPr>
              <w:t>D</w:t>
            </w:r>
            <w:r w:rsidRPr="0090772B">
              <w:rPr>
                <w:rFonts w:ascii="Arial" w:hAnsi="Arial" w:cs="Arial" w:hint="eastAsia"/>
                <w:color w:val="000000"/>
                <w:sz w:val="18"/>
                <w:szCs w:val="18"/>
                <w:lang w:eastAsia="zh-CN"/>
              </w:rPr>
              <w:t>357</w:t>
            </w:r>
          </w:p>
        </w:tc>
        <w:tc>
          <w:tcPr>
            <w:tcW w:w="2136" w:type="dxa"/>
            <w:vMerge w:val="restart"/>
            <w:tcBorders>
              <w:top w:val="single" w:sz="4" w:space="0" w:color="auto"/>
            </w:tcBorders>
          </w:tcPr>
          <w:p w:rsidR="0090772B" w:rsidRPr="00AE6B5E" w:rsidRDefault="0090772B">
            <w:bookmarkStart w:id="201" w:name="OLE_LINK2"/>
            <w:bookmarkStart w:id="202" w:name="OLE_LINK5"/>
            <w:r w:rsidRPr="00AE6B5E">
              <w:rPr>
                <w:rFonts w:ascii="Arial" w:hAnsi="Arial" w:cs="Arial" w:hint="eastAsia"/>
                <w:sz w:val="18"/>
                <w:szCs w:val="18"/>
                <w:lang w:eastAsia="zh-CN"/>
              </w:rPr>
              <w:t xml:space="preserve">Dail </w:t>
            </w:r>
            <w:bookmarkEnd w:id="201"/>
            <w:bookmarkEnd w:id="202"/>
            <w:r w:rsidRPr="00AE6B5E">
              <w:rPr>
                <w:rFonts w:ascii="Arial" w:hAnsi="Arial" w:cs="Arial" w:hint="eastAsia"/>
                <w:sz w:val="18"/>
                <w:szCs w:val="18"/>
                <w:lang w:eastAsia="zh-CN"/>
              </w:rPr>
              <w:t>Backlight</w:t>
            </w:r>
          </w:p>
        </w:tc>
        <w:tc>
          <w:tcPr>
            <w:tcW w:w="983" w:type="dxa"/>
            <w:vMerge w:val="restart"/>
            <w:tcBorders>
              <w:top w:val="single" w:sz="4" w:space="0" w:color="auto"/>
            </w:tcBorders>
            <w:vAlign w:val="center"/>
          </w:tcPr>
          <w:p w:rsidR="0090772B" w:rsidRPr="00AE6B5E" w:rsidRDefault="0090772B" w:rsidP="00C364E2">
            <w:pPr>
              <w:jc w:val="center"/>
            </w:pPr>
            <w:r w:rsidRPr="00AE6B5E">
              <w:rPr>
                <w:rFonts w:ascii="Arial" w:hAnsi="Arial" w:cs="Arial" w:hint="eastAsia"/>
                <w:sz w:val="18"/>
                <w:szCs w:val="18"/>
                <w:lang w:eastAsia="zh-CN"/>
              </w:rPr>
              <w:t>White</w:t>
            </w:r>
          </w:p>
        </w:tc>
        <w:tc>
          <w:tcPr>
            <w:tcW w:w="1842" w:type="dxa"/>
            <w:tcBorders>
              <w:top w:val="single" w:sz="4" w:space="0" w:color="auto"/>
              <w:bottom w:val="single" w:sz="4" w:space="0" w:color="auto"/>
            </w:tcBorders>
            <w:shd w:val="clear" w:color="auto" w:fill="auto"/>
            <w:vAlign w:val="center"/>
          </w:tcPr>
          <w:p w:rsidR="0090772B" w:rsidRPr="0090772B" w:rsidRDefault="0090772B" w:rsidP="00C364E2">
            <w:pPr>
              <w:jc w:val="center"/>
              <w:rPr>
                <w:rFonts w:ascii="Arial" w:hAnsi="Arial" w:cs="Arial"/>
                <w:sz w:val="18"/>
                <w:szCs w:val="18"/>
                <w:lang w:eastAsia="zh-CN"/>
              </w:rPr>
            </w:pPr>
            <w:r w:rsidRPr="0090772B">
              <w:rPr>
                <w:rFonts w:ascii="Arial" w:hAnsi="Arial" w:cs="Arial" w:hint="eastAsia"/>
                <w:sz w:val="18"/>
                <w:szCs w:val="18"/>
                <w:lang w:eastAsia="zh-CN"/>
              </w:rPr>
              <w:t>F3108</w:t>
            </w:r>
          </w:p>
        </w:tc>
        <w:tc>
          <w:tcPr>
            <w:tcW w:w="1985" w:type="dxa"/>
            <w:tcBorders>
              <w:top w:val="single" w:sz="4" w:space="0" w:color="auto"/>
            </w:tcBorders>
          </w:tcPr>
          <w:p w:rsidR="0090772B" w:rsidRPr="00DD4BF7" w:rsidRDefault="00DD4BF7" w:rsidP="00DD4BF7">
            <w:pPr>
              <w:rPr>
                <w:rFonts w:ascii="Arial" w:hAnsi="Arial" w:cs="Arial"/>
                <w:sz w:val="18"/>
                <w:szCs w:val="18"/>
                <w:lang w:eastAsia="zh-CN"/>
              </w:rPr>
            </w:pPr>
            <w:r w:rsidRPr="00DD4BF7">
              <w:rPr>
                <w:rFonts w:ascii="Arial" w:hAnsi="Arial" w:cs="Arial"/>
                <w:sz w:val="18"/>
                <w:szCs w:val="18"/>
                <w:lang w:eastAsia="zh-CN"/>
              </w:rPr>
              <w:t>BOTTOM</w:t>
            </w:r>
          </w:p>
        </w:tc>
        <w:tc>
          <w:tcPr>
            <w:tcW w:w="1985" w:type="dxa"/>
            <w:vMerge w:val="restart"/>
            <w:tcBorders>
              <w:top w:val="single" w:sz="4" w:space="0" w:color="auto"/>
            </w:tcBorders>
            <w:shd w:val="clear" w:color="auto" w:fill="auto"/>
            <w:vAlign w:val="center"/>
          </w:tcPr>
          <w:p w:rsidR="00AE6B5E" w:rsidRPr="00AE6B5E" w:rsidRDefault="00AE6B5E" w:rsidP="00AE6B5E">
            <w:pPr>
              <w:jc w:val="both"/>
              <w:rPr>
                <w:rFonts w:ascii="Arial" w:hAnsi="Arial" w:cs="Arial" w:hint="eastAsia"/>
                <w:sz w:val="18"/>
                <w:szCs w:val="18"/>
                <w:lang w:eastAsia="zh-CN"/>
              </w:rPr>
            </w:pPr>
            <w:r w:rsidRPr="00AE6B5E">
              <w:rPr>
                <w:rFonts w:ascii="Arial" w:hAnsi="Arial" w:cs="Arial" w:hint="eastAsia"/>
                <w:sz w:val="18"/>
                <w:szCs w:val="18"/>
                <w:lang w:eastAsia="zh-CN"/>
              </w:rPr>
              <w:t>2.7V~3.5V</w:t>
            </w:r>
          </w:p>
          <w:p w:rsidR="0090772B" w:rsidRPr="00AE6B5E" w:rsidRDefault="00AE6B5E" w:rsidP="00AE6B5E">
            <w:pPr>
              <w:jc w:val="both"/>
              <w:rPr>
                <w:rFonts w:ascii="Arial" w:hAnsi="Arial" w:cs="Arial"/>
                <w:sz w:val="18"/>
                <w:szCs w:val="18"/>
                <w:lang w:eastAsia="zh-CN"/>
              </w:rPr>
            </w:pPr>
            <w:r w:rsidRPr="00AE6B5E">
              <w:rPr>
                <w:rFonts w:ascii="Arial" w:hAnsi="Arial" w:cs="Arial" w:hint="eastAsia"/>
                <w:sz w:val="18"/>
                <w:szCs w:val="18"/>
                <w:lang w:eastAsia="zh-CN"/>
              </w:rPr>
              <w:t>TYP @3.0V</w:t>
            </w:r>
          </w:p>
        </w:tc>
      </w:tr>
      <w:tr w:rsidR="0090772B" w:rsidRPr="008B483F" w:rsidTr="00C364E2">
        <w:trPr>
          <w:cantSplit/>
          <w:trHeight w:val="20"/>
        </w:trPr>
        <w:tc>
          <w:tcPr>
            <w:tcW w:w="737" w:type="dxa"/>
            <w:vMerge/>
            <w:tcBorders>
              <w:bottom w:val="single" w:sz="4" w:space="0" w:color="auto"/>
            </w:tcBorders>
            <w:vAlign w:val="center"/>
          </w:tcPr>
          <w:p w:rsidR="0090772B" w:rsidRPr="00264EE6" w:rsidRDefault="0090772B" w:rsidP="0090772B">
            <w:pPr>
              <w:jc w:val="both"/>
              <w:rPr>
                <w:rFonts w:ascii="Arial" w:hAnsi="Arial" w:cs="Arial"/>
                <w:sz w:val="18"/>
                <w:szCs w:val="18"/>
                <w:highlight w:val="red"/>
                <w:lang w:eastAsia="zh-CN"/>
              </w:rPr>
            </w:pPr>
          </w:p>
        </w:tc>
        <w:tc>
          <w:tcPr>
            <w:tcW w:w="2136" w:type="dxa"/>
            <w:vMerge/>
            <w:tcBorders>
              <w:bottom w:val="single" w:sz="4" w:space="0" w:color="auto"/>
            </w:tcBorders>
          </w:tcPr>
          <w:p w:rsidR="0090772B" w:rsidRPr="00AE6B5E" w:rsidRDefault="0090772B" w:rsidP="0037726D">
            <w:pPr>
              <w:ind w:firstLineChars="50" w:firstLine="90"/>
              <w:jc w:val="both"/>
              <w:rPr>
                <w:rFonts w:ascii="Arial" w:hAnsi="Arial" w:cs="Arial"/>
                <w:sz w:val="18"/>
                <w:szCs w:val="18"/>
                <w:lang w:eastAsia="zh-CN"/>
              </w:rPr>
            </w:pPr>
          </w:p>
        </w:tc>
        <w:tc>
          <w:tcPr>
            <w:tcW w:w="983" w:type="dxa"/>
            <w:vMerge/>
            <w:tcBorders>
              <w:bottom w:val="single" w:sz="4" w:space="0" w:color="auto"/>
            </w:tcBorders>
            <w:vAlign w:val="center"/>
          </w:tcPr>
          <w:p w:rsidR="0090772B" w:rsidRPr="00AE6B5E" w:rsidRDefault="0090772B" w:rsidP="00C364E2">
            <w:pPr>
              <w:ind w:firstLineChars="50" w:firstLine="90"/>
              <w:jc w:val="center"/>
              <w:rPr>
                <w:rFonts w:ascii="Arial" w:hAnsi="Arial" w:cs="Arial"/>
                <w:sz w:val="18"/>
                <w:szCs w:val="18"/>
                <w:lang w:eastAsia="zh-CN"/>
              </w:rPr>
            </w:pPr>
          </w:p>
        </w:tc>
        <w:tc>
          <w:tcPr>
            <w:tcW w:w="1842" w:type="dxa"/>
            <w:tcBorders>
              <w:top w:val="single" w:sz="4" w:space="0" w:color="auto"/>
              <w:bottom w:val="single" w:sz="4" w:space="0" w:color="auto"/>
            </w:tcBorders>
            <w:shd w:val="clear" w:color="auto" w:fill="auto"/>
            <w:vAlign w:val="center"/>
          </w:tcPr>
          <w:p w:rsidR="0090772B" w:rsidRPr="0090772B" w:rsidRDefault="0090772B" w:rsidP="00C364E2">
            <w:pPr>
              <w:jc w:val="center"/>
              <w:rPr>
                <w:rFonts w:ascii="Arial" w:hAnsi="Arial" w:cs="Arial"/>
                <w:sz w:val="18"/>
                <w:szCs w:val="18"/>
                <w:lang w:eastAsia="zh-CN"/>
              </w:rPr>
            </w:pPr>
            <w:r w:rsidRPr="0090772B">
              <w:rPr>
                <w:rFonts w:ascii="Arial" w:hAnsi="Arial" w:cs="Arial" w:hint="eastAsia"/>
                <w:sz w:val="18"/>
                <w:szCs w:val="18"/>
                <w:lang w:eastAsia="zh-CN"/>
              </w:rPr>
              <w:t>F3117</w:t>
            </w:r>
          </w:p>
        </w:tc>
        <w:tc>
          <w:tcPr>
            <w:tcW w:w="1985" w:type="dxa"/>
            <w:tcBorders>
              <w:bottom w:val="single" w:sz="4" w:space="0" w:color="auto"/>
            </w:tcBorders>
          </w:tcPr>
          <w:p w:rsidR="0090772B" w:rsidRPr="00DD4BF7" w:rsidRDefault="00DD4BF7" w:rsidP="00DD4BF7">
            <w:pPr>
              <w:rPr>
                <w:rFonts w:ascii="Arial" w:hAnsi="Arial" w:cs="Arial"/>
                <w:sz w:val="18"/>
                <w:szCs w:val="18"/>
                <w:lang w:eastAsia="zh-CN"/>
              </w:rPr>
            </w:pPr>
            <w:r w:rsidRPr="00DD4BF7">
              <w:rPr>
                <w:rFonts w:ascii="Arial" w:hAnsi="Arial" w:cs="Arial"/>
                <w:sz w:val="18"/>
                <w:szCs w:val="18"/>
                <w:lang w:eastAsia="zh-CN"/>
              </w:rPr>
              <w:t>BOTTOM</w:t>
            </w:r>
          </w:p>
        </w:tc>
        <w:tc>
          <w:tcPr>
            <w:tcW w:w="1985" w:type="dxa"/>
            <w:vMerge/>
            <w:tcBorders>
              <w:bottom w:val="single" w:sz="4" w:space="0" w:color="auto"/>
            </w:tcBorders>
            <w:shd w:val="clear" w:color="auto" w:fill="auto"/>
            <w:vAlign w:val="center"/>
          </w:tcPr>
          <w:p w:rsidR="0090772B" w:rsidRPr="00AE6B5E" w:rsidRDefault="0090772B" w:rsidP="0037726D">
            <w:pPr>
              <w:jc w:val="both"/>
              <w:rPr>
                <w:rFonts w:ascii="Arial" w:hAnsi="Arial" w:cs="Arial"/>
                <w:sz w:val="18"/>
                <w:szCs w:val="18"/>
                <w:lang w:eastAsia="zh-CN"/>
              </w:rPr>
            </w:pPr>
          </w:p>
        </w:tc>
      </w:tr>
      <w:tr w:rsidR="005C2D4A" w:rsidRPr="008B483F" w:rsidTr="00C364E2">
        <w:trPr>
          <w:cantSplit/>
          <w:trHeight w:val="20"/>
        </w:trPr>
        <w:tc>
          <w:tcPr>
            <w:tcW w:w="737" w:type="dxa"/>
            <w:vMerge w:val="restart"/>
            <w:tcBorders>
              <w:top w:val="single" w:sz="4" w:space="0" w:color="auto"/>
            </w:tcBorders>
            <w:vAlign w:val="center"/>
          </w:tcPr>
          <w:p w:rsidR="005C2D4A" w:rsidRPr="0090772B" w:rsidRDefault="005C2D4A" w:rsidP="0090772B">
            <w:pPr>
              <w:jc w:val="both"/>
              <w:rPr>
                <w:rFonts w:ascii="Arial" w:hAnsi="Arial" w:cs="Arial" w:hint="eastAsia"/>
                <w:color w:val="000000"/>
                <w:sz w:val="18"/>
                <w:szCs w:val="18"/>
                <w:lang w:eastAsia="zh-CN"/>
              </w:rPr>
            </w:pPr>
            <w:r w:rsidRPr="0090772B">
              <w:rPr>
                <w:rFonts w:ascii="Arial" w:hAnsi="Arial" w:cs="Arial"/>
                <w:color w:val="000000"/>
                <w:sz w:val="18"/>
                <w:szCs w:val="18"/>
              </w:rPr>
              <w:lastRenderedPageBreak/>
              <w:t>D</w:t>
            </w:r>
            <w:r w:rsidR="0090772B" w:rsidRPr="0090772B">
              <w:rPr>
                <w:rFonts w:ascii="Arial" w:hAnsi="Arial" w:cs="Arial" w:hint="eastAsia"/>
                <w:color w:val="000000"/>
                <w:sz w:val="18"/>
                <w:szCs w:val="18"/>
                <w:lang w:eastAsia="zh-CN"/>
              </w:rPr>
              <w:t>324</w:t>
            </w:r>
          </w:p>
        </w:tc>
        <w:tc>
          <w:tcPr>
            <w:tcW w:w="2136" w:type="dxa"/>
            <w:vMerge w:val="restart"/>
            <w:tcBorders>
              <w:top w:val="single" w:sz="4" w:space="0" w:color="auto"/>
            </w:tcBorders>
          </w:tcPr>
          <w:p w:rsidR="005C2D4A" w:rsidRPr="00AE6B5E" w:rsidRDefault="0090772B" w:rsidP="0090772B">
            <w:r w:rsidRPr="00AE6B5E">
              <w:rPr>
                <w:rFonts w:ascii="Arial" w:hAnsi="Arial" w:cs="Arial" w:hint="eastAsia"/>
                <w:sz w:val="18"/>
                <w:szCs w:val="18"/>
                <w:lang w:eastAsia="zh-CN"/>
              </w:rPr>
              <w:t>LCD</w:t>
            </w:r>
            <w:r w:rsidR="005C2D4A" w:rsidRPr="00AE6B5E">
              <w:rPr>
                <w:rFonts w:ascii="Arial" w:hAnsi="Arial" w:cs="Arial" w:hint="eastAsia"/>
                <w:sz w:val="18"/>
                <w:szCs w:val="18"/>
                <w:lang w:eastAsia="zh-CN"/>
              </w:rPr>
              <w:t xml:space="preserve"> Backlight</w:t>
            </w:r>
          </w:p>
        </w:tc>
        <w:tc>
          <w:tcPr>
            <w:tcW w:w="983" w:type="dxa"/>
            <w:vMerge w:val="restart"/>
            <w:tcBorders>
              <w:top w:val="single" w:sz="4" w:space="0" w:color="auto"/>
            </w:tcBorders>
            <w:vAlign w:val="center"/>
          </w:tcPr>
          <w:p w:rsidR="005C2D4A" w:rsidRPr="00AE6B5E" w:rsidRDefault="005C2D4A" w:rsidP="00C364E2">
            <w:pPr>
              <w:jc w:val="center"/>
            </w:pPr>
            <w:r w:rsidRPr="00AE6B5E">
              <w:rPr>
                <w:rFonts w:ascii="Arial" w:hAnsi="Arial" w:cs="Arial" w:hint="eastAsia"/>
                <w:sz w:val="18"/>
                <w:szCs w:val="18"/>
                <w:lang w:eastAsia="zh-CN"/>
              </w:rPr>
              <w:t>White</w:t>
            </w:r>
          </w:p>
        </w:tc>
        <w:tc>
          <w:tcPr>
            <w:tcW w:w="1842" w:type="dxa"/>
            <w:tcBorders>
              <w:top w:val="single" w:sz="4" w:space="0" w:color="auto"/>
              <w:bottom w:val="single" w:sz="4" w:space="0" w:color="auto"/>
            </w:tcBorders>
            <w:shd w:val="clear" w:color="auto" w:fill="auto"/>
            <w:vAlign w:val="center"/>
          </w:tcPr>
          <w:p w:rsidR="005C2D4A" w:rsidRPr="00AE6B5E" w:rsidRDefault="00B369BC" w:rsidP="00C364E2">
            <w:pPr>
              <w:jc w:val="center"/>
              <w:rPr>
                <w:rFonts w:ascii="Arial" w:hAnsi="Arial" w:cs="Arial"/>
                <w:sz w:val="18"/>
                <w:szCs w:val="18"/>
                <w:lang w:eastAsia="zh-CN"/>
              </w:rPr>
            </w:pPr>
            <w:r w:rsidRPr="00AE6B5E">
              <w:rPr>
                <w:rFonts w:ascii="Arial" w:hAnsi="Arial" w:cs="Arial" w:hint="eastAsia"/>
                <w:sz w:val="18"/>
                <w:szCs w:val="18"/>
                <w:lang w:eastAsia="zh-CN"/>
              </w:rPr>
              <w:t>F128</w:t>
            </w:r>
          </w:p>
        </w:tc>
        <w:tc>
          <w:tcPr>
            <w:tcW w:w="1985" w:type="dxa"/>
            <w:tcBorders>
              <w:top w:val="single" w:sz="4" w:space="0" w:color="auto"/>
            </w:tcBorders>
          </w:tcPr>
          <w:p w:rsidR="005C2D4A" w:rsidRPr="00DD4BF7" w:rsidRDefault="00E10B43" w:rsidP="00DD4BF7">
            <w:pPr>
              <w:rPr>
                <w:rFonts w:ascii="Arial" w:hAnsi="Arial" w:cs="Arial"/>
                <w:sz w:val="18"/>
                <w:szCs w:val="18"/>
                <w:lang w:eastAsia="zh-CN"/>
              </w:rPr>
            </w:pPr>
            <w:r w:rsidRPr="00E10B43">
              <w:rPr>
                <w:rFonts w:ascii="Arial" w:hAnsi="Arial" w:cs="Arial"/>
                <w:sz w:val="18"/>
                <w:szCs w:val="18"/>
                <w:lang w:eastAsia="zh-CN"/>
              </w:rPr>
              <w:t>BOTTOM</w:t>
            </w:r>
          </w:p>
        </w:tc>
        <w:tc>
          <w:tcPr>
            <w:tcW w:w="1985" w:type="dxa"/>
            <w:vMerge w:val="restart"/>
            <w:tcBorders>
              <w:top w:val="single" w:sz="4" w:space="0" w:color="auto"/>
            </w:tcBorders>
            <w:shd w:val="clear" w:color="auto" w:fill="auto"/>
            <w:vAlign w:val="center"/>
          </w:tcPr>
          <w:p w:rsidR="00AE6B5E" w:rsidRPr="00AE6B5E" w:rsidRDefault="00AE6B5E" w:rsidP="00AE6B5E">
            <w:pPr>
              <w:jc w:val="both"/>
              <w:rPr>
                <w:rFonts w:ascii="Arial" w:hAnsi="Arial" w:cs="Arial" w:hint="eastAsia"/>
                <w:sz w:val="18"/>
                <w:szCs w:val="18"/>
                <w:lang w:eastAsia="zh-CN"/>
              </w:rPr>
            </w:pPr>
            <w:r w:rsidRPr="00AE6B5E">
              <w:rPr>
                <w:rFonts w:ascii="Arial" w:hAnsi="Arial" w:cs="Arial" w:hint="eastAsia"/>
                <w:sz w:val="18"/>
                <w:szCs w:val="18"/>
                <w:lang w:eastAsia="zh-CN"/>
              </w:rPr>
              <w:t>2.7V~3.5V</w:t>
            </w:r>
          </w:p>
          <w:p w:rsidR="005C2D4A" w:rsidRPr="00AE6B5E" w:rsidRDefault="00AE6B5E" w:rsidP="00AE6B5E">
            <w:pPr>
              <w:jc w:val="both"/>
              <w:rPr>
                <w:rFonts w:ascii="Arial" w:hAnsi="Arial" w:cs="Arial"/>
                <w:sz w:val="18"/>
                <w:szCs w:val="18"/>
                <w:lang w:eastAsia="zh-CN"/>
              </w:rPr>
            </w:pPr>
            <w:r w:rsidRPr="00AE6B5E">
              <w:rPr>
                <w:rFonts w:ascii="Arial" w:hAnsi="Arial" w:cs="Arial" w:hint="eastAsia"/>
                <w:sz w:val="18"/>
                <w:szCs w:val="18"/>
                <w:lang w:eastAsia="zh-CN"/>
              </w:rPr>
              <w:t>TYP @3.0V</w:t>
            </w:r>
          </w:p>
        </w:tc>
      </w:tr>
      <w:tr w:rsidR="0090772B" w:rsidRPr="008B483F" w:rsidTr="00DD4BF7">
        <w:trPr>
          <w:cantSplit/>
          <w:trHeight w:val="207"/>
        </w:trPr>
        <w:tc>
          <w:tcPr>
            <w:tcW w:w="737" w:type="dxa"/>
            <w:vMerge/>
            <w:tcBorders>
              <w:bottom w:val="single" w:sz="4" w:space="0" w:color="auto"/>
            </w:tcBorders>
            <w:vAlign w:val="center"/>
          </w:tcPr>
          <w:p w:rsidR="0090772B" w:rsidRPr="0090772B" w:rsidRDefault="0090772B" w:rsidP="0037726D">
            <w:pPr>
              <w:ind w:firstLineChars="50" w:firstLine="90"/>
              <w:jc w:val="both"/>
              <w:rPr>
                <w:rFonts w:ascii="Arial" w:hAnsi="Arial" w:cs="Arial"/>
                <w:sz w:val="18"/>
                <w:szCs w:val="18"/>
                <w:lang w:eastAsia="zh-CN"/>
              </w:rPr>
            </w:pPr>
          </w:p>
        </w:tc>
        <w:tc>
          <w:tcPr>
            <w:tcW w:w="2136" w:type="dxa"/>
            <w:vMerge/>
            <w:tcBorders>
              <w:bottom w:val="single" w:sz="4" w:space="0" w:color="auto"/>
            </w:tcBorders>
          </w:tcPr>
          <w:p w:rsidR="0090772B" w:rsidRPr="00AE6B5E" w:rsidRDefault="0090772B" w:rsidP="0037726D">
            <w:pPr>
              <w:ind w:firstLineChars="50" w:firstLine="90"/>
              <w:jc w:val="both"/>
              <w:rPr>
                <w:rFonts w:ascii="Arial" w:hAnsi="Arial" w:cs="Arial"/>
                <w:sz w:val="18"/>
                <w:szCs w:val="18"/>
                <w:lang w:eastAsia="zh-CN"/>
              </w:rPr>
            </w:pPr>
          </w:p>
        </w:tc>
        <w:tc>
          <w:tcPr>
            <w:tcW w:w="983" w:type="dxa"/>
            <w:vMerge/>
            <w:tcBorders>
              <w:bottom w:val="single" w:sz="4" w:space="0" w:color="auto"/>
            </w:tcBorders>
            <w:vAlign w:val="center"/>
          </w:tcPr>
          <w:p w:rsidR="0090772B" w:rsidRPr="00AE6B5E" w:rsidRDefault="0090772B" w:rsidP="00C364E2">
            <w:pPr>
              <w:ind w:firstLineChars="50" w:firstLine="90"/>
              <w:jc w:val="center"/>
              <w:rPr>
                <w:rFonts w:ascii="Arial" w:hAnsi="Arial" w:cs="Arial"/>
                <w:sz w:val="18"/>
                <w:szCs w:val="18"/>
                <w:lang w:eastAsia="zh-CN"/>
              </w:rPr>
            </w:pPr>
          </w:p>
        </w:tc>
        <w:tc>
          <w:tcPr>
            <w:tcW w:w="1842" w:type="dxa"/>
            <w:vMerge w:val="restart"/>
            <w:tcBorders>
              <w:top w:val="single" w:sz="4" w:space="0" w:color="auto"/>
            </w:tcBorders>
            <w:shd w:val="clear" w:color="auto" w:fill="auto"/>
          </w:tcPr>
          <w:p w:rsidR="0090772B" w:rsidRPr="00AE6B5E" w:rsidRDefault="00B369BC" w:rsidP="00DD4BF7">
            <w:pPr>
              <w:jc w:val="center"/>
              <w:rPr>
                <w:rFonts w:ascii="Arial" w:hAnsi="Arial" w:cs="Arial" w:hint="eastAsia"/>
                <w:sz w:val="18"/>
                <w:szCs w:val="18"/>
                <w:lang w:eastAsia="zh-CN"/>
              </w:rPr>
            </w:pPr>
            <w:r w:rsidRPr="00AE6B5E">
              <w:rPr>
                <w:rFonts w:ascii="Arial" w:hAnsi="Arial" w:cs="Arial" w:hint="eastAsia"/>
                <w:sz w:val="18"/>
                <w:szCs w:val="18"/>
                <w:lang w:eastAsia="zh-CN"/>
              </w:rPr>
              <w:t>F369</w:t>
            </w:r>
          </w:p>
        </w:tc>
        <w:tc>
          <w:tcPr>
            <w:tcW w:w="1985" w:type="dxa"/>
            <w:vMerge w:val="restart"/>
          </w:tcPr>
          <w:p w:rsidR="0090772B" w:rsidRPr="00DD4BF7" w:rsidRDefault="00DD4BF7" w:rsidP="00DD4BF7">
            <w:pPr>
              <w:rPr>
                <w:rFonts w:ascii="Arial" w:hAnsi="Arial" w:cs="Arial"/>
                <w:sz w:val="18"/>
                <w:szCs w:val="18"/>
                <w:lang w:eastAsia="zh-CN"/>
              </w:rPr>
            </w:pPr>
            <w:r w:rsidRPr="00DD4BF7">
              <w:rPr>
                <w:rFonts w:ascii="Arial" w:hAnsi="Arial" w:cs="Arial"/>
                <w:sz w:val="18"/>
                <w:szCs w:val="18"/>
                <w:lang w:eastAsia="zh-CN"/>
              </w:rPr>
              <w:t>TOP</w:t>
            </w:r>
          </w:p>
        </w:tc>
        <w:tc>
          <w:tcPr>
            <w:tcW w:w="1985" w:type="dxa"/>
            <w:vMerge/>
            <w:tcBorders>
              <w:bottom w:val="single" w:sz="4" w:space="0" w:color="auto"/>
            </w:tcBorders>
            <w:shd w:val="clear" w:color="auto" w:fill="auto"/>
            <w:vAlign w:val="center"/>
          </w:tcPr>
          <w:p w:rsidR="0090772B" w:rsidRPr="00AE6B5E" w:rsidRDefault="0090772B" w:rsidP="0037726D">
            <w:pPr>
              <w:jc w:val="both"/>
              <w:rPr>
                <w:rFonts w:ascii="Arial" w:hAnsi="Arial" w:cs="Arial"/>
                <w:sz w:val="18"/>
                <w:szCs w:val="18"/>
                <w:lang w:eastAsia="zh-CN"/>
              </w:rPr>
            </w:pPr>
          </w:p>
        </w:tc>
      </w:tr>
      <w:tr w:rsidR="0090772B" w:rsidRPr="008B483F" w:rsidTr="00DD4BF7">
        <w:trPr>
          <w:cantSplit/>
          <w:trHeight w:val="207"/>
        </w:trPr>
        <w:tc>
          <w:tcPr>
            <w:tcW w:w="737" w:type="dxa"/>
            <w:vMerge w:val="restart"/>
            <w:tcBorders>
              <w:bottom w:val="single" w:sz="4" w:space="0" w:color="auto"/>
            </w:tcBorders>
            <w:vAlign w:val="center"/>
          </w:tcPr>
          <w:p w:rsidR="0090772B" w:rsidRPr="0090772B" w:rsidRDefault="0090772B" w:rsidP="0090772B">
            <w:pPr>
              <w:jc w:val="both"/>
              <w:rPr>
                <w:rFonts w:ascii="Arial" w:hAnsi="Arial" w:cs="Arial"/>
                <w:sz w:val="18"/>
                <w:szCs w:val="18"/>
                <w:lang w:eastAsia="zh-CN"/>
              </w:rPr>
            </w:pPr>
            <w:r w:rsidRPr="0090772B">
              <w:rPr>
                <w:rFonts w:ascii="Arial" w:hAnsi="Arial" w:cs="Arial" w:hint="eastAsia"/>
                <w:sz w:val="18"/>
                <w:szCs w:val="18"/>
                <w:lang w:eastAsia="zh-CN"/>
              </w:rPr>
              <w:t>D333</w:t>
            </w:r>
          </w:p>
        </w:tc>
        <w:tc>
          <w:tcPr>
            <w:tcW w:w="2136" w:type="dxa"/>
            <w:vMerge/>
            <w:tcBorders>
              <w:bottom w:val="single" w:sz="4" w:space="0" w:color="auto"/>
            </w:tcBorders>
          </w:tcPr>
          <w:p w:rsidR="0090772B" w:rsidRPr="00AE6B5E" w:rsidRDefault="0090772B" w:rsidP="0037726D">
            <w:pPr>
              <w:ind w:firstLineChars="50" w:firstLine="90"/>
              <w:jc w:val="both"/>
              <w:rPr>
                <w:rFonts w:ascii="Arial" w:hAnsi="Arial" w:cs="Arial"/>
                <w:sz w:val="18"/>
                <w:szCs w:val="18"/>
                <w:lang w:eastAsia="zh-CN"/>
              </w:rPr>
            </w:pPr>
          </w:p>
        </w:tc>
        <w:tc>
          <w:tcPr>
            <w:tcW w:w="983" w:type="dxa"/>
            <w:vMerge/>
            <w:tcBorders>
              <w:bottom w:val="single" w:sz="4" w:space="0" w:color="auto"/>
            </w:tcBorders>
            <w:vAlign w:val="center"/>
          </w:tcPr>
          <w:p w:rsidR="0090772B" w:rsidRPr="00AE6B5E" w:rsidRDefault="0090772B" w:rsidP="00C364E2">
            <w:pPr>
              <w:ind w:firstLineChars="50" w:firstLine="90"/>
              <w:jc w:val="center"/>
              <w:rPr>
                <w:rFonts w:ascii="Arial" w:hAnsi="Arial" w:cs="Arial"/>
                <w:sz w:val="18"/>
                <w:szCs w:val="18"/>
                <w:lang w:eastAsia="zh-CN"/>
              </w:rPr>
            </w:pPr>
          </w:p>
        </w:tc>
        <w:tc>
          <w:tcPr>
            <w:tcW w:w="1842" w:type="dxa"/>
            <w:vMerge/>
            <w:tcBorders>
              <w:bottom w:val="single" w:sz="4" w:space="0" w:color="auto"/>
            </w:tcBorders>
            <w:shd w:val="clear" w:color="auto" w:fill="auto"/>
            <w:vAlign w:val="center"/>
          </w:tcPr>
          <w:p w:rsidR="0090772B" w:rsidRPr="00AE6B5E" w:rsidRDefault="0090772B" w:rsidP="00C364E2">
            <w:pPr>
              <w:jc w:val="center"/>
              <w:rPr>
                <w:rFonts w:ascii="Arial" w:hAnsi="Arial" w:cs="Arial" w:hint="eastAsia"/>
                <w:sz w:val="18"/>
                <w:szCs w:val="18"/>
                <w:lang w:eastAsia="zh-CN"/>
              </w:rPr>
            </w:pPr>
          </w:p>
        </w:tc>
        <w:tc>
          <w:tcPr>
            <w:tcW w:w="1985" w:type="dxa"/>
            <w:vMerge/>
            <w:tcBorders>
              <w:bottom w:val="single" w:sz="4" w:space="0" w:color="auto"/>
            </w:tcBorders>
          </w:tcPr>
          <w:p w:rsidR="0090772B" w:rsidRPr="00DD4BF7" w:rsidRDefault="0090772B" w:rsidP="00DD4BF7">
            <w:pPr>
              <w:rPr>
                <w:rFonts w:ascii="Arial" w:hAnsi="Arial" w:cs="Arial"/>
                <w:sz w:val="18"/>
                <w:szCs w:val="18"/>
                <w:lang w:eastAsia="zh-CN"/>
              </w:rPr>
            </w:pPr>
          </w:p>
        </w:tc>
        <w:tc>
          <w:tcPr>
            <w:tcW w:w="1985" w:type="dxa"/>
            <w:vMerge/>
            <w:tcBorders>
              <w:bottom w:val="single" w:sz="4" w:space="0" w:color="auto"/>
            </w:tcBorders>
            <w:shd w:val="clear" w:color="auto" w:fill="auto"/>
            <w:vAlign w:val="center"/>
          </w:tcPr>
          <w:p w:rsidR="0090772B" w:rsidRPr="00AE6B5E" w:rsidRDefault="0090772B" w:rsidP="0037726D">
            <w:pPr>
              <w:jc w:val="both"/>
              <w:rPr>
                <w:rFonts w:ascii="Arial" w:hAnsi="Arial" w:cs="Arial"/>
                <w:sz w:val="18"/>
                <w:szCs w:val="18"/>
                <w:lang w:eastAsia="zh-CN"/>
              </w:rPr>
            </w:pPr>
          </w:p>
        </w:tc>
      </w:tr>
      <w:tr w:rsidR="005C2D4A" w:rsidRPr="008B483F" w:rsidTr="00DD4BF7">
        <w:trPr>
          <w:cantSplit/>
          <w:trHeight w:val="50"/>
        </w:trPr>
        <w:tc>
          <w:tcPr>
            <w:tcW w:w="737" w:type="dxa"/>
            <w:vMerge/>
            <w:tcBorders>
              <w:bottom w:val="single" w:sz="4" w:space="0" w:color="auto"/>
            </w:tcBorders>
            <w:vAlign w:val="center"/>
          </w:tcPr>
          <w:p w:rsidR="005C2D4A" w:rsidRPr="0090772B" w:rsidRDefault="005C2D4A" w:rsidP="0090772B">
            <w:pPr>
              <w:ind w:firstLineChars="50" w:firstLine="90"/>
              <w:jc w:val="both"/>
              <w:rPr>
                <w:rFonts w:ascii="Arial" w:hAnsi="Arial" w:cs="Arial"/>
                <w:sz w:val="18"/>
                <w:szCs w:val="18"/>
                <w:lang w:eastAsia="zh-CN"/>
              </w:rPr>
            </w:pPr>
          </w:p>
        </w:tc>
        <w:tc>
          <w:tcPr>
            <w:tcW w:w="2136" w:type="dxa"/>
            <w:vMerge/>
            <w:tcBorders>
              <w:bottom w:val="single" w:sz="4" w:space="0" w:color="auto"/>
            </w:tcBorders>
          </w:tcPr>
          <w:p w:rsidR="005C2D4A" w:rsidRPr="00AE6B5E" w:rsidRDefault="005C2D4A" w:rsidP="0037726D">
            <w:pPr>
              <w:ind w:firstLineChars="50" w:firstLine="90"/>
              <w:jc w:val="both"/>
              <w:rPr>
                <w:rFonts w:ascii="Arial" w:hAnsi="Arial" w:cs="Arial"/>
                <w:sz w:val="18"/>
                <w:szCs w:val="18"/>
                <w:lang w:eastAsia="zh-CN"/>
              </w:rPr>
            </w:pPr>
          </w:p>
        </w:tc>
        <w:tc>
          <w:tcPr>
            <w:tcW w:w="983" w:type="dxa"/>
            <w:vMerge/>
            <w:tcBorders>
              <w:bottom w:val="single" w:sz="4" w:space="0" w:color="auto"/>
            </w:tcBorders>
            <w:vAlign w:val="center"/>
          </w:tcPr>
          <w:p w:rsidR="005C2D4A" w:rsidRPr="00AE6B5E" w:rsidRDefault="005C2D4A" w:rsidP="00C364E2">
            <w:pPr>
              <w:ind w:firstLineChars="50" w:firstLine="90"/>
              <w:jc w:val="center"/>
              <w:rPr>
                <w:rFonts w:ascii="Arial" w:hAnsi="Arial" w:cs="Arial"/>
                <w:sz w:val="18"/>
                <w:szCs w:val="18"/>
                <w:lang w:eastAsia="zh-CN"/>
              </w:rPr>
            </w:pPr>
          </w:p>
        </w:tc>
        <w:tc>
          <w:tcPr>
            <w:tcW w:w="1842" w:type="dxa"/>
            <w:tcBorders>
              <w:top w:val="single" w:sz="4" w:space="0" w:color="auto"/>
              <w:bottom w:val="single" w:sz="4" w:space="0" w:color="auto"/>
            </w:tcBorders>
            <w:shd w:val="clear" w:color="auto" w:fill="auto"/>
            <w:vAlign w:val="center"/>
          </w:tcPr>
          <w:p w:rsidR="005C2D4A" w:rsidRPr="00AE6B5E" w:rsidRDefault="00B369BC" w:rsidP="00C364E2">
            <w:pPr>
              <w:jc w:val="center"/>
              <w:rPr>
                <w:rFonts w:ascii="Arial" w:hAnsi="Arial" w:cs="Arial"/>
                <w:sz w:val="18"/>
                <w:szCs w:val="18"/>
                <w:lang w:eastAsia="zh-CN"/>
              </w:rPr>
            </w:pPr>
            <w:r w:rsidRPr="00AE6B5E">
              <w:rPr>
                <w:rFonts w:ascii="Arial" w:hAnsi="Arial" w:cs="Arial" w:hint="eastAsia"/>
                <w:sz w:val="18"/>
                <w:szCs w:val="18"/>
                <w:lang w:eastAsia="zh-CN"/>
              </w:rPr>
              <w:t>F378</w:t>
            </w:r>
          </w:p>
        </w:tc>
        <w:tc>
          <w:tcPr>
            <w:tcW w:w="1985" w:type="dxa"/>
            <w:tcBorders>
              <w:bottom w:val="single" w:sz="4" w:space="0" w:color="auto"/>
            </w:tcBorders>
          </w:tcPr>
          <w:p w:rsidR="005C2D4A" w:rsidRPr="00DD4BF7" w:rsidRDefault="005C2D4A" w:rsidP="00DD4BF7">
            <w:pPr>
              <w:rPr>
                <w:rFonts w:ascii="Arial" w:hAnsi="Arial" w:cs="Arial"/>
                <w:sz w:val="18"/>
                <w:szCs w:val="18"/>
                <w:lang w:eastAsia="zh-CN"/>
              </w:rPr>
            </w:pPr>
            <w:r w:rsidRPr="00DD4BF7">
              <w:rPr>
                <w:rFonts w:ascii="Arial" w:hAnsi="Arial" w:cs="Arial"/>
                <w:sz w:val="18"/>
                <w:szCs w:val="18"/>
                <w:lang w:eastAsia="zh-CN"/>
              </w:rPr>
              <w:t>TOP</w:t>
            </w:r>
          </w:p>
        </w:tc>
        <w:tc>
          <w:tcPr>
            <w:tcW w:w="1985" w:type="dxa"/>
            <w:vMerge/>
            <w:tcBorders>
              <w:bottom w:val="single" w:sz="4" w:space="0" w:color="auto"/>
            </w:tcBorders>
            <w:shd w:val="clear" w:color="auto" w:fill="auto"/>
            <w:vAlign w:val="center"/>
          </w:tcPr>
          <w:p w:rsidR="005C2D4A" w:rsidRPr="00AE6B5E" w:rsidRDefault="005C2D4A" w:rsidP="0037726D">
            <w:pPr>
              <w:jc w:val="both"/>
              <w:rPr>
                <w:rFonts w:ascii="Arial" w:hAnsi="Arial" w:cs="Arial"/>
                <w:sz w:val="18"/>
                <w:szCs w:val="18"/>
                <w:lang w:eastAsia="zh-CN"/>
              </w:rPr>
            </w:pPr>
          </w:p>
        </w:tc>
      </w:tr>
      <w:tr w:rsidR="005C2D4A" w:rsidRPr="008B483F" w:rsidTr="00C364E2">
        <w:trPr>
          <w:cantSplit/>
          <w:trHeight w:val="20"/>
        </w:trPr>
        <w:tc>
          <w:tcPr>
            <w:tcW w:w="737" w:type="dxa"/>
            <w:tcBorders>
              <w:top w:val="single" w:sz="4" w:space="0" w:color="auto"/>
            </w:tcBorders>
            <w:vAlign w:val="center"/>
          </w:tcPr>
          <w:p w:rsidR="005C2D4A" w:rsidRPr="0090772B" w:rsidRDefault="005C2D4A" w:rsidP="0090772B">
            <w:pPr>
              <w:jc w:val="both"/>
              <w:rPr>
                <w:rFonts w:ascii="Arial" w:hAnsi="Arial" w:cs="Arial" w:hint="eastAsia"/>
                <w:color w:val="000000"/>
                <w:sz w:val="18"/>
                <w:szCs w:val="18"/>
                <w:lang w:eastAsia="zh-CN"/>
              </w:rPr>
            </w:pPr>
            <w:r w:rsidRPr="0090772B">
              <w:rPr>
                <w:rFonts w:ascii="Arial" w:hAnsi="Arial" w:cs="Arial"/>
                <w:color w:val="000000"/>
                <w:sz w:val="18"/>
                <w:szCs w:val="18"/>
              </w:rPr>
              <w:t>D</w:t>
            </w:r>
            <w:r w:rsidR="0090772B" w:rsidRPr="0090772B">
              <w:rPr>
                <w:rFonts w:ascii="Arial" w:hAnsi="Arial" w:cs="Arial" w:hint="eastAsia"/>
                <w:color w:val="000000"/>
                <w:sz w:val="18"/>
                <w:szCs w:val="18"/>
                <w:lang w:eastAsia="zh-CN"/>
              </w:rPr>
              <w:t>325</w:t>
            </w:r>
          </w:p>
        </w:tc>
        <w:tc>
          <w:tcPr>
            <w:tcW w:w="2136" w:type="dxa"/>
            <w:vMerge w:val="restart"/>
            <w:tcBorders>
              <w:top w:val="single" w:sz="4" w:space="0" w:color="auto"/>
            </w:tcBorders>
          </w:tcPr>
          <w:p w:rsidR="005C2D4A" w:rsidRPr="00AE6B5E" w:rsidRDefault="0090772B">
            <w:r w:rsidRPr="00AE6B5E">
              <w:rPr>
                <w:rFonts w:ascii="Arial" w:hAnsi="Arial" w:cs="Arial" w:hint="eastAsia"/>
                <w:sz w:val="18"/>
                <w:szCs w:val="18"/>
                <w:lang w:eastAsia="zh-CN"/>
              </w:rPr>
              <w:t>LCD Backlight</w:t>
            </w:r>
          </w:p>
        </w:tc>
        <w:tc>
          <w:tcPr>
            <w:tcW w:w="983" w:type="dxa"/>
            <w:vMerge w:val="restart"/>
            <w:tcBorders>
              <w:top w:val="single" w:sz="4" w:space="0" w:color="auto"/>
            </w:tcBorders>
            <w:vAlign w:val="center"/>
          </w:tcPr>
          <w:p w:rsidR="005C2D4A" w:rsidRPr="00AE6B5E" w:rsidRDefault="005C2D4A" w:rsidP="00C364E2">
            <w:pPr>
              <w:jc w:val="center"/>
            </w:pPr>
            <w:r w:rsidRPr="00AE6B5E">
              <w:rPr>
                <w:rFonts w:ascii="Arial" w:hAnsi="Arial" w:cs="Arial" w:hint="eastAsia"/>
                <w:sz w:val="18"/>
                <w:szCs w:val="18"/>
                <w:lang w:eastAsia="zh-CN"/>
              </w:rPr>
              <w:t>White</w:t>
            </w:r>
          </w:p>
        </w:tc>
        <w:tc>
          <w:tcPr>
            <w:tcW w:w="1842" w:type="dxa"/>
            <w:tcBorders>
              <w:top w:val="single" w:sz="4" w:space="0" w:color="auto"/>
              <w:bottom w:val="single" w:sz="4" w:space="0" w:color="auto"/>
            </w:tcBorders>
            <w:shd w:val="clear" w:color="auto" w:fill="auto"/>
            <w:vAlign w:val="center"/>
          </w:tcPr>
          <w:p w:rsidR="005C2D4A" w:rsidRPr="00AE6B5E" w:rsidRDefault="00B369BC" w:rsidP="00C364E2">
            <w:pPr>
              <w:jc w:val="center"/>
              <w:rPr>
                <w:rFonts w:ascii="Arial" w:hAnsi="Arial" w:cs="Arial"/>
                <w:sz w:val="18"/>
                <w:szCs w:val="18"/>
                <w:lang w:eastAsia="zh-CN"/>
              </w:rPr>
            </w:pPr>
            <w:r w:rsidRPr="00AE6B5E">
              <w:rPr>
                <w:rFonts w:ascii="Arial" w:hAnsi="Arial" w:cs="Arial" w:hint="eastAsia"/>
                <w:sz w:val="18"/>
                <w:szCs w:val="18"/>
                <w:lang w:eastAsia="zh-CN"/>
              </w:rPr>
              <w:t>F128</w:t>
            </w:r>
          </w:p>
        </w:tc>
        <w:tc>
          <w:tcPr>
            <w:tcW w:w="1985" w:type="dxa"/>
            <w:tcBorders>
              <w:top w:val="single" w:sz="4" w:space="0" w:color="auto"/>
            </w:tcBorders>
          </w:tcPr>
          <w:p w:rsidR="005C2D4A" w:rsidRPr="00DD4BF7" w:rsidRDefault="00E10B43" w:rsidP="00DD4BF7">
            <w:pPr>
              <w:rPr>
                <w:rFonts w:ascii="Arial" w:hAnsi="Arial" w:cs="Arial"/>
                <w:sz w:val="18"/>
                <w:szCs w:val="18"/>
                <w:lang w:eastAsia="zh-CN"/>
              </w:rPr>
            </w:pPr>
            <w:r w:rsidRPr="00E10B43">
              <w:rPr>
                <w:rFonts w:ascii="Arial" w:hAnsi="Arial" w:cs="Arial"/>
                <w:sz w:val="18"/>
                <w:szCs w:val="18"/>
                <w:lang w:eastAsia="zh-CN"/>
              </w:rPr>
              <w:t>BOTTOM</w:t>
            </w:r>
          </w:p>
        </w:tc>
        <w:tc>
          <w:tcPr>
            <w:tcW w:w="1985" w:type="dxa"/>
            <w:vMerge w:val="restart"/>
            <w:tcBorders>
              <w:top w:val="single" w:sz="4" w:space="0" w:color="auto"/>
            </w:tcBorders>
            <w:shd w:val="clear" w:color="auto" w:fill="auto"/>
            <w:vAlign w:val="center"/>
          </w:tcPr>
          <w:p w:rsidR="00AE6B5E" w:rsidRPr="00AE6B5E" w:rsidRDefault="00AE6B5E" w:rsidP="00AE6B5E">
            <w:pPr>
              <w:jc w:val="both"/>
              <w:rPr>
                <w:rFonts w:ascii="Arial" w:hAnsi="Arial" w:cs="Arial" w:hint="eastAsia"/>
                <w:sz w:val="18"/>
                <w:szCs w:val="18"/>
                <w:lang w:eastAsia="zh-CN"/>
              </w:rPr>
            </w:pPr>
            <w:r w:rsidRPr="00AE6B5E">
              <w:rPr>
                <w:rFonts w:ascii="Arial" w:hAnsi="Arial" w:cs="Arial" w:hint="eastAsia"/>
                <w:sz w:val="18"/>
                <w:szCs w:val="18"/>
                <w:lang w:eastAsia="zh-CN"/>
              </w:rPr>
              <w:t>2.7V~3.5V</w:t>
            </w:r>
          </w:p>
          <w:p w:rsidR="005C2D4A" w:rsidRPr="00AE6B5E" w:rsidRDefault="00AE6B5E" w:rsidP="00AE6B5E">
            <w:pPr>
              <w:jc w:val="both"/>
              <w:rPr>
                <w:rFonts w:ascii="Arial" w:hAnsi="Arial" w:cs="Arial"/>
                <w:sz w:val="18"/>
                <w:szCs w:val="18"/>
                <w:lang w:eastAsia="zh-CN"/>
              </w:rPr>
            </w:pPr>
            <w:r w:rsidRPr="00AE6B5E">
              <w:rPr>
                <w:rFonts w:ascii="Arial" w:hAnsi="Arial" w:cs="Arial" w:hint="eastAsia"/>
                <w:sz w:val="18"/>
                <w:szCs w:val="18"/>
                <w:lang w:eastAsia="zh-CN"/>
              </w:rPr>
              <w:t>TYP @3.0V</w:t>
            </w:r>
          </w:p>
        </w:tc>
      </w:tr>
      <w:tr w:rsidR="00FE10CD" w:rsidRPr="008B483F" w:rsidTr="00C364E2">
        <w:trPr>
          <w:cantSplit/>
          <w:trHeight w:val="20"/>
        </w:trPr>
        <w:tc>
          <w:tcPr>
            <w:tcW w:w="737" w:type="dxa"/>
            <w:vMerge w:val="restart"/>
            <w:tcBorders>
              <w:bottom w:val="single" w:sz="4" w:space="0" w:color="auto"/>
            </w:tcBorders>
            <w:vAlign w:val="center"/>
          </w:tcPr>
          <w:p w:rsidR="00FE10CD" w:rsidRPr="0090772B" w:rsidRDefault="0090772B" w:rsidP="0090772B">
            <w:pPr>
              <w:jc w:val="both"/>
              <w:rPr>
                <w:rFonts w:ascii="Arial" w:hAnsi="Arial" w:cs="Arial"/>
                <w:sz w:val="18"/>
                <w:szCs w:val="18"/>
                <w:lang w:eastAsia="zh-CN"/>
              </w:rPr>
            </w:pPr>
            <w:r w:rsidRPr="0090772B">
              <w:rPr>
                <w:rFonts w:ascii="Arial" w:hAnsi="Arial" w:cs="Arial" w:hint="eastAsia"/>
                <w:sz w:val="18"/>
                <w:szCs w:val="18"/>
                <w:lang w:eastAsia="zh-CN"/>
              </w:rPr>
              <w:t>D334</w:t>
            </w:r>
          </w:p>
        </w:tc>
        <w:tc>
          <w:tcPr>
            <w:tcW w:w="2136" w:type="dxa"/>
            <w:vMerge/>
            <w:tcBorders>
              <w:bottom w:val="single" w:sz="4" w:space="0" w:color="auto"/>
            </w:tcBorders>
          </w:tcPr>
          <w:p w:rsidR="00FE10CD" w:rsidRPr="00AE6B5E" w:rsidRDefault="00FE10CD" w:rsidP="0037726D">
            <w:pPr>
              <w:ind w:firstLineChars="50" w:firstLine="90"/>
              <w:jc w:val="both"/>
              <w:rPr>
                <w:rFonts w:ascii="Arial" w:hAnsi="Arial" w:cs="Arial"/>
                <w:sz w:val="18"/>
                <w:szCs w:val="18"/>
                <w:lang w:eastAsia="zh-CN"/>
              </w:rPr>
            </w:pPr>
          </w:p>
        </w:tc>
        <w:tc>
          <w:tcPr>
            <w:tcW w:w="983" w:type="dxa"/>
            <w:vMerge/>
            <w:tcBorders>
              <w:bottom w:val="single" w:sz="4" w:space="0" w:color="auto"/>
            </w:tcBorders>
            <w:vAlign w:val="center"/>
          </w:tcPr>
          <w:p w:rsidR="00FE10CD" w:rsidRPr="00AE6B5E" w:rsidRDefault="00FE10CD" w:rsidP="00C364E2">
            <w:pPr>
              <w:ind w:firstLineChars="50" w:firstLine="90"/>
              <w:jc w:val="center"/>
              <w:rPr>
                <w:rFonts w:ascii="Arial" w:hAnsi="Arial" w:cs="Arial"/>
                <w:sz w:val="18"/>
                <w:szCs w:val="18"/>
                <w:lang w:eastAsia="zh-CN"/>
              </w:rPr>
            </w:pPr>
          </w:p>
        </w:tc>
        <w:tc>
          <w:tcPr>
            <w:tcW w:w="1842" w:type="dxa"/>
            <w:tcBorders>
              <w:top w:val="single" w:sz="4" w:space="0" w:color="auto"/>
              <w:bottom w:val="single" w:sz="4" w:space="0" w:color="auto"/>
            </w:tcBorders>
            <w:shd w:val="clear" w:color="auto" w:fill="auto"/>
            <w:vAlign w:val="center"/>
          </w:tcPr>
          <w:p w:rsidR="00FE10CD" w:rsidRPr="00AE6B5E" w:rsidRDefault="00B369BC" w:rsidP="00C364E2">
            <w:pPr>
              <w:jc w:val="center"/>
              <w:rPr>
                <w:rFonts w:ascii="Arial" w:hAnsi="Arial" w:cs="Arial" w:hint="eastAsia"/>
                <w:sz w:val="18"/>
                <w:szCs w:val="18"/>
                <w:lang w:eastAsia="zh-CN"/>
              </w:rPr>
            </w:pPr>
            <w:r w:rsidRPr="00AE6B5E">
              <w:rPr>
                <w:rFonts w:ascii="Arial" w:hAnsi="Arial" w:cs="Arial" w:hint="eastAsia"/>
                <w:sz w:val="18"/>
                <w:szCs w:val="18"/>
                <w:lang w:eastAsia="zh-CN"/>
              </w:rPr>
              <w:t>F370</w:t>
            </w:r>
          </w:p>
        </w:tc>
        <w:tc>
          <w:tcPr>
            <w:tcW w:w="1985" w:type="dxa"/>
            <w:tcBorders>
              <w:bottom w:val="single" w:sz="4" w:space="0" w:color="auto"/>
            </w:tcBorders>
          </w:tcPr>
          <w:p w:rsidR="00FE10CD" w:rsidRPr="00DD4BF7" w:rsidRDefault="00DD4BF7" w:rsidP="00DD4BF7">
            <w:pPr>
              <w:rPr>
                <w:rFonts w:ascii="Arial" w:hAnsi="Arial" w:cs="Arial"/>
                <w:sz w:val="18"/>
                <w:szCs w:val="18"/>
                <w:lang w:eastAsia="zh-CN"/>
              </w:rPr>
            </w:pPr>
            <w:r w:rsidRPr="00E10B43">
              <w:rPr>
                <w:rFonts w:ascii="Arial" w:hAnsi="Arial" w:cs="Arial"/>
                <w:sz w:val="18"/>
                <w:szCs w:val="18"/>
                <w:lang w:eastAsia="zh-CN"/>
              </w:rPr>
              <w:t>BOTTOM</w:t>
            </w:r>
          </w:p>
        </w:tc>
        <w:tc>
          <w:tcPr>
            <w:tcW w:w="1985" w:type="dxa"/>
            <w:vMerge/>
            <w:tcBorders>
              <w:bottom w:val="single" w:sz="4" w:space="0" w:color="auto"/>
            </w:tcBorders>
            <w:shd w:val="clear" w:color="auto" w:fill="auto"/>
            <w:vAlign w:val="center"/>
          </w:tcPr>
          <w:p w:rsidR="00FE10CD" w:rsidRPr="00AE6B5E" w:rsidRDefault="00FE10CD" w:rsidP="0037726D">
            <w:pPr>
              <w:jc w:val="both"/>
              <w:rPr>
                <w:rFonts w:ascii="Arial" w:hAnsi="Arial" w:cs="Arial"/>
                <w:sz w:val="18"/>
                <w:szCs w:val="18"/>
                <w:lang w:eastAsia="zh-CN"/>
              </w:rPr>
            </w:pPr>
          </w:p>
        </w:tc>
      </w:tr>
      <w:tr w:rsidR="005C2D4A" w:rsidRPr="008B483F" w:rsidTr="00C364E2">
        <w:trPr>
          <w:cantSplit/>
          <w:trHeight w:val="20"/>
        </w:trPr>
        <w:tc>
          <w:tcPr>
            <w:tcW w:w="737" w:type="dxa"/>
            <w:vMerge/>
            <w:tcBorders>
              <w:bottom w:val="single" w:sz="4" w:space="0" w:color="auto"/>
            </w:tcBorders>
            <w:vAlign w:val="center"/>
          </w:tcPr>
          <w:p w:rsidR="005C2D4A" w:rsidRPr="0090772B" w:rsidRDefault="005C2D4A" w:rsidP="0090772B">
            <w:pPr>
              <w:ind w:firstLineChars="50" w:firstLine="90"/>
              <w:jc w:val="both"/>
              <w:rPr>
                <w:rFonts w:ascii="Arial" w:hAnsi="Arial" w:cs="Arial"/>
                <w:sz w:val="18"/>
                <w:szCs w:val="18"/>
                <w:lang w:eastAsia="zh-CN"/>
              </w:rPr>
            </w:pPr>
          </w:p>
        </w:tc>
        <w:tc>
          <w:tcPr>
            <w:tcW w:w="2136" w:type="dxa"/>
            <w:vMerge/>
            <w:tcBorders>
              <w:bottom w:val="single" w:sz="4" w:space="0" w:color="auto"/>
            </w:tcBorders>
          </w:tcPr>
          <w:p w:rsidR="005C2D4A" w:rsidRPr="00AE6B5E" w:rsidRDefault="005C2D4A" w:rsidP="0037726D">
            <w:pPr>
              <w:ind w:firstLineChars="50" w:firstLine="90"/>
              <w:jc w:val="both"/>
              <w:rPr>
                <w:rFonts w:ascii="Arial" w:hAnsi="Arial" w:cs="Arial"/>
                <w:sz w:val="18"/>
                <w:szCs w:val="18"/>
                <w:lang w:eastAsia="zh-CN"/>
              </w:rPr>
            </w:pPr>
          </w:p>
        </w:tc>
        <w:tc>
          <w:tcPr>
            <w:tcW w:w="983" w:type="dxa"/>
            <w:vMerge/>
            <w:tcBorders>
              <w:bottom w:val="single" w:sz="4" w:space="0" w:color="auto"/>
            </w:tcBorders>
            <w:vAlign w:val="center"/>
          </w:tcPr>
          <w:p w:rsidR="005C2D4A" w:rsidRPr="00AE6B5E" w:rsidRDefault="005C2D4A" w:rsidP="00C364E2">
            <w:pPr>
              <w:ind w:firstLineChars="50" w:firstLine="90"/>
              <w:jc w:val="center"/>
              <w:rPr>
                <w:rFonts w:ascii="Arial" w:hAnsi="Arial" w:cs="Arial"/>
                <w:sz w:val="18"/>
                <w:szCs w:val="18"/>
                <w:lang w:eastAsia="zh-CN"/>
              </w:rPr>
            </w:pPr>
          </w:p>
        </w:tc>
        <w:tc>
          <w:tcPr>
            <w:tcW w:w="1842" w:type="dxa"/>
            <w:tcBorders>
              <w:top w:val="single" w:sz="4" w:space="0" w:color="auto"/>
              <w:bottom w:val="single" w:sz="4" w:space="0" w:color="auto"/>
            </w:tcBorders>
            <w:shd w:val="clear" w:color="auto" w:fill="auto"/>
            <w:vAlign w:val="center"/>
          </w:tcPr>
          <w:p w:rsidR="005C2D4A" w:rsidRPr="00AE6B5E" w:rsidRDefault="00B369BC" w:rsidP="00C364E2">
            <w:pPr>
              <w:jc w:val="center"/>
              <w:rPr>
                <w:rFonts w:ascii="Arial" w:hAnsi="Arial" w:cs="Arial"/>
                <w:sz w:val="18"/>
                <w:szCs w:val="18"/>
                <w:lang w:eastAsia="zh-CN"/>
              </w:rPr>
            </w:pPr>
            <w:r w:rsidRPr="00AE6B5E">
              <w:rPr>
                <w:rFonts w:ascii="Arial" w:hAnsi="Arial" w:cs="Arial" w:hint="eastAsia"/>
                <w:sz w:val="18"/>
                <w:szCs w:val="18"/>
                <w:lang w:eastAsia="zh-CN"/>
              </w:rPr>
              <w:t>F379</w:t>
            </w:r>
          </w:p>
        </w:tc>
        <w:tc>
          <w:tcPr>
            <w:tcW w:w="1985" w:type="dxa"/>
            <w:tcBorders>
              <w:bottom w:val="single" w:sz="4" w:space="0" w:color="auto"/>
            </w:tcBorders>
          </w:tcPr>
          <w:p w:rsidR="005C2D4A" w:rsidRPr="00DD4BF7" w:rsidRDefault="005C2D4A" w:rsidP="00DD4BF7">
            <w:pPr>
              <w:rPr>
                <w:rFonts w:ascii="Arial" w:hAnsi="Arial" w:cs="Arial"/>
                <w:sz w:val="18"/>
                <w:szCs w:val="18"/>
                <w:lang w:eastAsia="zh-CN"/>
              </w:rPr>
            </w:pPr>
            <w:r w:rsidRPr="00DD4BF7">
              <w:rPr>
                <w:rFonts w:ascii="Arial" w:hAnsi="Arial" w:cs="Arial"/>
                <w:sz w:val="18"/>
                <w:szCs w:val="18"/>
                <w:lang w:eastAsia="zh-CN"/>
              </w:rPr>
              <w:t>TOP</w:t>
            </w:r>
          </w:p>
        </w:tc>
        <w:tc>
          <w:tcPr>
            <w:tcW w:w="1985" w:type="dxa"/>
            <w:vMerge/>
            <w:tcBorders>
              <w:bottom w:val="single" w:sz="4" w:space="0" w:color="auto"/>
            </w:tcBorders>
            <w:shd w:val="clear" w:color="auto" w:fill="auto"/>
            <w:vAlign w:val="center"/>
          </w:tcPr>
          <w:p w:rsidR="005C2D4A" w:rsidRPr="00AE6B5E" w:rsidRDefault="005C2D4A" w:rsidP="0037726D">
            <w:pPr>
              <w:jc w:val="both"/>
              <w:rPr>
                <w:rFonts w:ascii="Arial" w:hAnsi="Arial" w:cs="Arial"/>
                <w:sz w:val="18"/>
                <w:szCs w:val="18"/>
                <w:lang w:eastAsia="zh-CN"/>
              </w:rPr>
            </w:pPr>
          </w:p>
        </w:tc>
      </w:tr>
      <w:tr w:rsidR="005C2D4A" w:rsidRPr="008B483F" w:rsidTr="00C364E2">
        <w:trPr>
          <w:cantSplit/>
          <w:trHeight w:val="20"/>
        </w:trPr>
        <w:tc>
          <w:tcPr>
            <w:tcW w:w="737" w:type="dxa"/>
            <w:tcBorders>
              <w:top w:val="single" w:sz="4" w:space="0" w:color="auto"/>
            </w:tcBorders>
            <w:vAlign w:val="center"/>
          </w:tcPr>
          <w:p w:rsidR="005C2D4A" w:rsidRPr="0090772B" w:rsidRDefault="005C2D4A" w:rsidP="0090772B">
            <w:pPr>
              <w:jc w:val="both"/>
              <w:rPr>
                <w:rFonts w:ascii="Arial" w:hAnsi="Arial" w:cs="Arial" w:hint="eastAsia"/>
                <w:color w:val="000000"/>
                <w:sz w:val="18"/>
                <w:szCs w:val="18"/>
                <w:lang w:eastAsia="zh-CN"/>
              </w:rPr>
            </w:pPr>
            <w:r w:rsidRPr="0090772B">
              <w:rPr>
                <w:rFonts w:ascii="Arial" w:hAnsi="Arial" w:cs="Arial"/>
                <w:color w:val="000000"/>
                <w:sz w:val="18"/>
                <w:szCs w:val="18"/>
              </w:rPr>
              <w:t>D</w:t>
            </w:r>
            <w:r w:rsidR="0090772B" w:rsidRPr="0090772B">
              <w:rPr>
                <w:rFonts w:ascii="Arial" w:hAnsi="Arial" w:cs="Arial" w:hint="eastAsia"/>
                <w:color w:val="000000"/>
                <w:sz w:val="18"/>
                <w:szCs w:val="18"/>
                <w:lang w:eastAsia="zh-CN"/>
              </w:rPr>
              <w:t>326</w:t>
            </w:r>
          </w:p>
        </w:tc>
        <w:tc>
          <w:tcPr>
            <w:tcW w:w="2136" w:type="dxa"/>
            <w:vMerge w:val="restart"/>
            <w:tcBorders>
              <w:top w:val="single" w:sz="4" w:space="0" w:color="auto"/>
            </w:tcBorders>
          </w:tcPr>
          <w:p w:rsidR="005C2D4A" w:rsidRPr="00AE6B5E" w:rsidRDefault="0090772B">
            <w:r w:rsidRPr="00AE6B5E">
              <w:rPr>
                <w:rFonts w:ascii="Arial" w:hAnsi="Arial" w:cs="Arial" w:hint="eastAsia"/>
                <w:sz w:val="18"/>
                <w:szCs w:val="18"/>
                <w:lang w:eastAsia="zh-CN"/>
              </w:rPr>
              <w:t>LCD Backlight</w:t>
            </w:r>
          </w:p>
        </w:tc>
        <w:tc>
          <w:tcPr>
            <w:tcW w:w="983" w:type="dxa"/>
            <w:vMerge w:val="restart"/>
            <w:tcBorders>
              <w:top w:val="single" w:sz="4" w:space="0" w:color="auto"/>
            </w:tcBorders>
            <w:vAlign w:val="center"/>
          </w:tcPr>
          <w:p w:rsidR="005C2D4A" w:rsidRPr="00AE6B5E" w:rsidRDefault="005C2D4A" w:rsidP="00C364E2">
            <w:pPr>
              <w:jc w:val="center"/>
            </w:pPr>
            <w:r w:rsidRPr="00AE6B5E">
              <w:rPr>
                <w:rFonts w:ascii="Arial" w:hAnsi="Arial" w:cs="Arial" w:hint="eastAsia"/>
                <w:sz w:val="18"/>
                <w:szCs w:val="18"/>
                <w:lang w:eastAsia="zh-CN"/>
              </w:rPr>
              <w:t>White</w:t>
            </w:r>
          </w:p>
        </w:tc>
        <w:tc>
          <w:tcPr>
            <w:tcW w:w="1842" w:type="dxa"/>
            <w:tcBorders>
              <w:top w:val="single" w:sz="4" w:space="0" w:color="auto"/>
              <w:bottom w:val="single" w:sz="4" w:space="0" w:color="auto"/>
            </w:tcBorders>
            <w:shd w:val="clear" w:color="auto" w:fill="auto"/>
            <w:vAlign w:val="center"/>
          </w:tcPr>
          <w:p w:rsidR="005C2D4A" w:rsidRPr="00AE6B5E" w:rsidRDefault="00B369BC" w:rsidP="00C364E2">
            <w:pPr>
              <w:jc w:val="center"/>
              <w:rPr>
                <w:rFonts w:ascii="Arial" w:hAnsi="Arial" w:cs="Arial"/>
                <w:sz w:val="18"/>
                <w:szCs w:val="18"/>
                <w:lang w:eastAsia="zh-CN"/>
              </w:rPr>
            </w:pPr>
            <w:r w:rsidRPr="00AE6B5E">
              <w:rPr>
                <w:rFonts w:ascii="Arial" w:hAnsi="Arial" w:cs="Arial" w:hint="eastAsia"/>
                <w:sz w:val="18"/>
                <w:szCs w:val="18"/>
                <w:lang w:eastAsia="zh-CN"/>
              </w:rPr>
              <w:t>F128</w:t>
            </w:r>
          </w:p>
        </w:tc>
        <w:tc>
          <w:tcPr>
            <w:tcW w:w="1985" w:type="dxa"/>
            <w:tcBorders>
              <w:top w:val="single" w:sz="4" w:space="0" w:color="auto"/>
            </w:tcBorders>
          </w:tcPr>
          <w:p w:rsidR="005C2D4A" w:rsidRPr="00DD4BF7" w:rsidRDefault="00E10B43" w:rsidP="00DD4BF7">
            <w:pPr>
              <w:rPr>
                <w:rFonts w:ascii="Arial" w:hAnsi="Arial" w:cs="Arial"/>
                <w:sz w:val="18"/>
                <w:szCs w:val="18"/>
                <w:lang w:eastAsia="zh-CN"/>
              </w:rPr>
            </w:pPr>
            <w:r w:rsidRPr="00E10B43">
              <w:rPr>
                <w:rFonts w:ascii="Arial" w:hAnsi="Arial" w:cs="Arial"/>
                <w:sz w:val="18"/>
                <w:szCs w:val="18"/>
                <w:lang w:eastAsia="zh-CN"/>
              </w:rPr>
              <w:t>BOTTOM</w:t>
            </w:r>
          </w:p>
        </w:tc>
        <w:tc>
          <w:tcPr>
            <w:tcW w:w="1985" w:type="dxa"/>
            <w:vMerge w:val="restart"/>
            <w:tcBorders>
              <w:top w:val="single" w:sz="4" w:space="0" w:color="auto"/>
            </w:tcBorders>
            <w:shd w:val="clear" w:color="auto" w:fill="auto"/>
            <w:vAlign w:val="center"/>
          </w:tcPr>
          <w:p w:rsidR="00AE6B5E" w:rsidRPr="00AE6B5E" w:rsidRDefault="00AE6B5E" w:rsidP="00AE6B5E">
            <w:pPr>
              <w:jc w:val="both"/>
              <w:rPr>
                <w:rFonts w:ascii="Arial" w:hAnsi="Arial" w:cs="Arial" w:hint="eastAsia"/>
                <w:sz w:val="18"/>
                <w:szCs w:val="18"/>
                <w:lang w:eastAsia="zh-CN"/>
              </w:rPr>
            </w:pPr>
            <w:r w:rsidRPr="00AE6B5E">
              <w:rPr>
                <w:rFonts w:ascii="Arial" w:hAnsi="Arial" w:cs="Arial" w:hint="eastAsia"/>
                <w:sz w:val="18"/>
                <w:szCs w:val="18"/>
                <w:lang w:eastAsia="zh-CN"/>
              </w:rPr>
              <w:t>2.7V~3.5V</w:t>
            </w:r>
          </w:p>
          <w:p w:rsidR="005C2D4A" w:rsidRPr="00AE6B5E" w:rsidRDefault="00AE6B5E" w:rsidP="00AE6B5E">
            <w:pPr>
              <w:jc w:val="both"/>
              <w:rPr>
                <w:rFonts w:ascii="Arial" w:hAnsi="Arial" w:cs="Arial"/>
                <w:sz w:val="18"/>
                <w:szCs w:val="18"/>
                <w:lang w:eastAsia="zh-CN"/>
              </w:rPr>
            </w:pPr>
            <w:r w:rsidRPr="00AE6B5E">
              <w:rPr>
                <w:rFonts w:ascii="Arial" w:hAnsi="Arial" w:cs="Arial" w:hint="eastAsia"/>
                <w:sz w:val="18"/>
                <w:szCs w:val="18"/>
                <w:lang w:eastAsia="zh-CN"/>
              </w:rPr>
              <w:t>TYP @3.0V</w:t>
            </w:r>
          </w:p>
        </w:tc>
      </w:tr>
      <w:tr w:rsidR="00FE10CD" w:rsidRPr="008B483F" w:rsidTr="00C364E2">
        <w:trPr>
          <w:cantSplit/>
          <w:trHeight w:val="20"/>
        </w:trPr>
        <w:tc>
          <w:tcPr>
            <w:tcW w:w="737" w:type="dxa"/>
            <w:vMerge w:val="restart"/>
            <w:vAlign w:val="center"/>
          </w:tcPr>
          <w:p w:rsidR="00FE10CD" w:rsidRPr="0090772B" w:rsidRDefault="0090772B" w:rsidP="0090772B">
            <w:pPr>
              <w:jc w:val="both"/>
              <w:rPr>
                <w:rFonts w:ascii="Arial" w:hAnsi="Arial" w:cs="Arial"/>
                <w:sz w:val="18"/>
                <w:szCs w:val="18"/>
                <w:lang w:eastAsia="zh-CN"/>
              </w:rPr>
            </w:pPr>
            <w:r w:rsidRPr="0090772B">
              <w:rPr>
                <w:rFonts w:ascii="Arial" w:hAnsi="Arial" w:cs="Arial" w:hint="eastAsia"/>
                <w:sz w:val="18"/>
                <w:szCs w:val="18"/>
                <w:lang w:eastAsia="zh-CN"/>
              </w:rPr>
              <w:t>D335</w:t>
            </w:r>
          </w:p>
        </w:tc>
        <w:tc>
          <w:tcPr>
            <w:tcW w:w="2136" w:type="dxa"/>
            <w:vMerge/>
          </w:tcPr>
          <w:p w:rsidR="00FE10CD" w:rsidRPr="00AE6B5E" w:rsidRDefault="00FE10CD" w:rsidP="0037726D">
            <w:pPr>
              <w:ind w:firstLineChars="50" w:firstLine="90"/>
              <w:jc w:val="both"/>
              <w:rPr>
                <w:rFonts w:ascii="Arial" w:hAnsi="Arial" w:cs="Arial"/>
                <w:sz w:val="18"/>
                <w:szCs w:val="18"/>
                <w:lang w:eastAsia="zh-CN"/>
              </w:rPr>
            </w:pPr>
          </w:p>
        </w:tc>
        <w:tc>
          <w:tcPr>
            <w:tcW w:w="983" w:type="dxa"/>
            <w:vMerge/>
            <w:vAlign w:val="center"/>
          </w:tcPr>
          <w:p w:rsidR="00FE10CD" w:rsidRPr="00AE6B5E" w:rsidRDefault="00FE10CD" w:rsidP="00C364E2">
            <w:pPr>
              <w:ind w:firstLineChars="50" w:firstLine="90"/>
              <w:jc w:val="center"/>
              <w:rPr>
                <w:rFonts w:ascii="Arial" w:hAnsi="Arial" w:cs="Arial"/>
                <w:sz w:val="18"/>
                <w:szCs w:val="18"/>
                <w:lang w:eastAsia="zh-CN"/>
              </w:rPr>
            </w:pPr>
          </w:p>
        </w:tc>
        <w:tc>
          <w:tcPr>
            <w:tcW w:w="1842" w:type="dxa"/>
            <w:tcBorders>
              <w:top w:val="single" w:sz="4" w:space="0" w:color="auto"/>
              <w:bottom w:val="single" w:sz="4" w:space="0" w:color="auto"/>
            </w:tcBorders>
            <w:shd w:val="clear" w:color="auto" w:fill="auto"/>
            <w:vAlign w:val="center"/>
          </w:tcPr>
          <w:p w:rsidR="00FE10CD" w:rsidRPr="00AE6B5E" w:rsidRDefault="00B369BC" w:rsidP="00C364E2">
            <w:pPr>
              <w:jc w:val="center"/>
              <w:rPr>
                <w:rFonts w:ascii="Arial" w:hAnsi="Arial" w:cs="Arial" w:hint="eastAsia"/>
                <w:sz w:val="18"/>
                <w:szCs w:val="18"/>
                <w:lang w:eastAsia="zh-CN"/>
              </w:rPr>
            </w:pPr>
            <w:r w:rsidRPr="00AE6B5E">
              <w:rPr>
                <w:rFonts w:ascii="Arial" w:hAnsi="Arial" w:cs="Arial" w:hint="eastAsia"/>
                <w:sz w:val="18"/>
                <w:szCs w:val="18"/>
                <w:lang w:eastAsia="zh-CN"/>
              </w:rPr>
              <w:t>F371</w:t>
            </w:r>
          </w:p>
        </w:tc>
        <w:tc>
          <w:tcPr>
            <w:tcW w:w="1985" w:type="dxa"/>
            <w:tcBorders>
              <w:bottom w:val="single" w:sz="4" w:space="0" w:color="auto"/>
            </w:tcBorders>
          </w:tcPr>
          <w:p w:rsidR="00FE10CD" w:rsidRPr="00DD4BF7" w:rsidRDefault="00DD4BF7" w:rsidP="00DD4BF7">
            <w:pPr>
              <w:rPr>
                <w:rFonts w:ascii="Arial" w:hAnsi="Arial" w:cs="Arial"/>
                <w:sz w:val="18"/>
                <w:szCs w:val="18"/>
                <w:lang w:eastAsia="zh-CN"/>
              </w:rPr>
            </w:pPr>
            <w:r w:rsidRPr="00DD4BF7">
              <w:rPr>
                <w:rFonts w:ascii="Arial" w:hAnsi="Arial" w:cs="Arial"/>
                <w:sz w:val="18"/>
                <w:szCs w:val="18"/>
                <w:lang w:eastAsia="zh-CN"/>
              </w:rPr>
              <w:t>TOP</w:t>
            </w:r>
          </w:p>
        </w:tc>
        <w:tc>
          <w:tcPr>
            <w:tcW w:w="1985" w:type="dxa"/>
            <w:vMerge/>
            <w:tcBorders>
              <w:bottom w:val="single" w:sz="4" w:space="0" w:color="auto"/>
            </w:tcBorders>
            <w:shd w:val="clear" w:color="auto" w:fill="auto"/>
            <w:vAlign w:val="center"/>
          </w:tcPr>
          <w:p w:rsidR="00FE10CD" w:rsidRPr="00AE6B5E" w:rsidRDefault="00FE10CD" w:rsidP="0037726D">
            <w:pPr>
              <w:jc w:val="both"/>
              <w:rPr>
                <w:rFonts w:ascii="Arial" w:hAnsi="Arial" w:cs="Arial"/>
                <w:sz w:val="18"/>
                <w:szCs w:val="18"/>
                <w:lang w:eastAsia="zh-CN"/>
              </w:rPr>
            </w:pPr>
          </w:p>
        </w:tc>
      </w:tr>
      <w:tr w:rsidR="005C2D4A" w:rsidRPr="008B483F" w:rsidTr="00C364E2">
        <w:trPr>
          <w:cantSplit/>
          <w:trHeight w:val="20"/>
        </w:trPr>
        <w:tc>
          <w:tcPr>
            <w:tcW w:w="737" w:type="dxa"/>
            <w:vMerge/>
            <w:vAlign w:val="center"/>
          </w:tcPr>
          <w:p w:rsidR="005C2D4A" w:rsidRPr="0090772B" w:rsidRDefault="005C2D4A" w:rsidP="0090772B">
            <w:pPr>
              <w:ind w:firstLineChars="50" w:firstLine="90"/>
              <w:jc w:val="both"/>
              <w:rPr>
                <w:rFonts w:ascii="Arial" w:hAnsi="Arial" w:cs="Arial"/>
                <w:sz w:val="18"/>
                <w:szCs w:val="18"/>
                <w:lang w:eastAsia="zh-CN"/>
              </w:rPr>
            </w:pPr>
          </w:p>
        </w:tc>
        <w:tc>
          <w:tcPr>
            <w:tcW w:w="2136" w:type="dxa"/>
            <w:vMerge/>
          </w:tcPr>
          <w:p w:rsidR="005C2D4A" w:rsidRPr="00AE6B5E" w:rsidRDefault="005C2D4A" w:rsidP="0037726D">
            <w:pPr>
              <w:ind w:firstLineChars="50" w:firstLine="90"/>
              <w:jc w:val="both"/>
              <w:rPr>
                <w:rFonts w:ascii="Arial" w:hAnsi="Arial" w:cs="Arial"/>
                <w:sz w:val="18"/>
                <w:szCs w:val="18"/>
                <w:lang w:eastAsia="zh-CN"/>
              </w:rPr>
            </w:pPr>
          </w:p>
        </w:tc>
        <w:tc>
          <w:tcPr>
            <w:tcW w:w="983" w:type="dxa"/>
            <w:vMerge/>
            <w:vAlign w:val="center"/>
          </w:tcPr>
          <w:p w:rsidR="005C2D4A" w:rsidRPr="00AE6B5E" w:rsidRDefault="005C2D4A" w:rsidP="00C364E2">
            <w:pPr>
              <w:ind w:firstLineChars="50" w:firstLine="90"/>
              <w:jc w:val="center"/>
              <w:rPr>
                <w:rFonts w:ascii="Arial" w:hAnsi="Arial" w:cs="Arial"/>
                <w:sz w:val="18"/>
                <w:szCs w:val="18"/>
                <w:lang w:eastAsia="zh-CN"/>
              </w:rPr>
            </w:pPr>
          </w:p>
        </w:tc>
        <w:tc>
          <w:tcPr>
            <w:tcW w:w="1842" w:type="dxa"/>
            <w:tcBorders>
              <w:top w:val="single" w:sz="4" w:space="0" w:color="auto"/>
              <w:bottom w:val="single" w:sz="4" w:space="0" w:color="auto"/>
            </w:tcBorders>
            <w:shd w:val="clear" w:color="auto" w:fill="auto"/>
            <w:vAlign w:val="center"/>
          </w:tcPr>
          <w:p w:rsidR="005C2D4A" w:rsidRPr="00AE6B5E" w:rsidRDefault="00B369BC" w:rsidP="00C364E2">
            <w:pPr>
              <w:jc w:val="center"/>
              <w:rPr>
                <w:rFonts w:ascii="Arial" w:hAnsi="Arial" w:cs="Arial"/>
                <w:sz w:val="18"/>
                <w:szCs w:val="18"/>
                <w:lang w:eastAsia="zh-CN"/>
              </w:rPr>
            </w:pPr>
            <w:r w:rsidRPr="00AE6B5E">
              <w:rPr>
                <w:rFonts w:ascii="Arial" w:hAnsi="Arial" w:cs="Arial" w:hint="eastAsia"/>
                <w:sz w:val="18"/>
                <w:szCs w:val="18"/>
                <w:lang w:eastAsia="zh-CN"/>
              </w:rPr>
              <w:t>F380</w:t>
            </w:r>
          </w:p>
        </w:tc>
        <w:tc>
          <w:tcPr>
            <w:tcW w:w="1985" w:type="dxa"/>
            <w:tcBorders>
              <w:bottom w:val="single" w:sz="4" w:space="0" w:color="auto"/>
            </w:tcBorders>
          </w:tcPr>
          <w:p w:rsidR="005C2D4A" w:rsidRPr="00DD4BF7" w:rsidRDefault="005C2D4A" w:rsidP="00DD4BF7">
            <w:pPr>
              <w:rPr>
                <w:rFonts w:ascii="Arial" w:hAnsi="Arial" w:cs="Arial"/>
                <w:sz w:val="18"/>
                <w:szCs w:val="18"/>
                <w:lang w:eastAsia="zh-CN"/>
              </w:rPr>
            </w:pPr>
            <w:r w:rsidRPr="00DD4BF7">
              <w:rPr>
                <w:rFonts w:ascii="Arial" w:hAnsi="Arial" w:cs="Arial"/>
                <w:sz w:val="18"/>
                <w:szCs w:val="18"/>
                <w:lang w:eastAsia="zh-CN"/>
              </w:rPr>
              <w:t>TOP</w:t>
            </w:r>
          </w:p>
        </w:tc>
        <w:tc>
          <w:tcPr>
            <w:tcW w:w="1985" w:type="dxa"/>
            <w:vMerge/>
            <w:tcBorders>
              <w:bottom w:val="single" w:sz="4" w:space="0" w:color="auto"/>
            </w:tcBorders>
            <w:shd w:val="clear" w:color="auto" w:fill="auto"/>
            <w:vAlign w:val="center"/>
          </w:tcPr>
          <w:p w:rsidR="005C2D4A" w:rsidRPr="00AE6B5E" w:rsidRDefault="005C2D4A" w:rsidP="0037726D">
            <w:pPr>
              <w:jc w:val="both"/>
              <w:rPr>
                <w:rFonts w:ascii="Arial" w:hAnsi="Arial" w:cs="Arial"/>
                <w:sz w:val="18"/>
                <w:szCs w:val="18"/>
                <w:lang w:eastAsia="zh-CN"/>
              </w:rPr>
            </w:pPr>
          </w:p>
        </w:tc>
      </w:tr>
      <w:tr w:rsidR="005C2D4A" w:rsidRPr="008B483F" w:rsidTr="00C364E2">
        <w:trPr>
          <w:cantSplit/>
          <w:trHeight w:val="283"/>
        </w:trPr>
        <w:tc>
          <w:tcPr>
            <w:tcW w:w="737" w:type="dxa"/>
            <w:vMerge w:val="restart"/>
            <w:tcBorders>
              <w:top w:val="single" w:sz="4" w:space="0" w:color="auto"/>
            </w:tcBorders>
            <w:vAlign w:val="center"/>
          </w:tcPr>
          <w:p w:rsidR="005C2D4A" w:rsidRPr="0090772B" w:rsidRDefault="005C2D4A" w:rsidP="0090772B">
            <w:pPr>
              <w:jc w:val="both"/>
              <w:rPr>
                <w:rFonts w:ascii="Arial" w:hAnsi="Arial" w:cs="Arial" w:hint="eastAsia"/>
                <w:color w:val="000000"/>
                <w:sz w:val="18"/>
                <w:szCs w:val="18"/>
                <w:lang w:eastAsia="zh-CN"/>
              </w:rPr>
            </w:pPr>
            <w:r w:rsidRPr="0090772B">
              <w:rPr>
                <w:rFonts w:ascii="Arial" w:hAnsi="Arial" w:cs="Arial"/>
                <w:color w:val="000000"/>
                <w:sz w:val="18"/>
                <w:szCs w:val="18"/>
              </w:rPr>
              <w:t>D</w:t>
            </w:r>
            <w:r w:rsidR="0090772B" w:rsidRPr="0090772B">
              <w:rPr>
                <w:rFonts w:ascii="Arial" w:hAnsi="Arial" w:cs="Arial" w:hint="eastAsia"/>
                <w:color w:val="000000"/>
                <w:sz w:val="18"/>
                <w:szCs w:val="18"/>
                <w:lang w:eastAsia="zh-CN"/>
              </w:rPr>
              <w:t>327</w:t>
            </w:r>
          </w:p>
        </w:tc>
        <w:tc>
          <w:tcPr>
            <w:tcW w:w="2136" w:type="dxa"/>
            <w:vMerge w:val="restart"/>
            <w:tcBorders>
              <w:top w:val="single" w:sz="4" w:space="0" w:color="auto"/>
            </w:tcBorders>
          </w:tcPr>
          <w:p w:rsidR="005C2D4A" w:rsidRPr="00AE6B5E" w:rsidRDefault="0090772B">
            <w:r w:rsidRPr="00AE6B5E">
              <w:rPr>
                <w:rFonts w:ascii="Arial" w:hAnsi="Arial" w:cs="Arial" w:hint="eastAsia"/>
                <w:sz w:val="18"/>
                <w:szCs w:val="18"/>
                <w:lang w:eastAsia="zh-CN"/>
              </w:rPr>
              <w:t>LCD Backlight</w:t>
            </w:r>
          </w:p>
        </w:tc>
        <w:tc>
          <w:tcPr>
            <w:tcW w:w="983" w:type="dxa"/>
            <w:vMerge w:val="restart"/>
            <w:tcBorders>
              <w:top w:val="single" w:sz="4" w:space="0" w:color="auto"/>
            </w:tcBorders>
            <w:vAlign w:val="center"/>
          </w:tcPr>
          <w:p w:rsidR="005C2D4A" w:rsidRPr="00AE6B5E" w:rsidRDefault="005C2D4A" w:rsidP="00C364E2">
            <w:pPr>
              <w:jc w:val="center"/>
            </w:pPr>
            <w:r w:rsidRPr="00AE6B5E">
              <w:rPr>
                <w:rFonts w:ascii="Arial" w:hAnsi="Arial" w:cs="Arial" w:hint="eastAsia"/>
                <w:sz w:val="18"/>
                <w:szCs w:val="18"/>
                <w:lang w:eastAsia="zh-CN"/>
              </w:rPr>
              <w:t>White</w:t>
            </w:r>
          </w:p>
        </w:tc>
        <w:tc>
          <w:tcPr>
            <w:tcW w:w="1842" w:type="dxa"/>
            <w:tcBorders>
              <w:top w:val="single" w:sz="4" w:space="0" w:color="auto"/>
              <w:bottom w:val="single" w:sz="4" w:space="0" w:color="auto"/>
            </w:tcBorders>
            <w:shd w:val="clear" w:color="auto" w:fill="auto"/>
            <w:vAlign w:val="center"/>
          </w:tcPr>
          <w:p w:rsidR="005C2D4A" w:rsidRPr="00AE6B5E" w:rsidRDefault="00B369BC" w:rsidP="00C364E2">
            <w:pPr>
              <w:jc w:val="center"/>
              <w:rPr>
                <w:rFonts w:ascii="Arial" w:hAnsi="Arial" w:cs="Arial"/>
                <w:sz w:val="18"/>
                <w:szCs w:val="18"/>
                <w:lang w:eastAsia="zh-CN"/>
              </w:rPr>
            </w:pPr>
            <w:r w:rsidRPr="00AE6B5E">
              <w:rPr>
                <w:rFonts w:ascii="Arial" w:hAnsi="Arial" w:cs="Arial" w:hint="eastAsia"/>
                <w:sz w:val="18"/>
                <w:szCs w:val="18"/>
                <w:lang w:eastAsia="zh-CN"/>
              </w:rPr>
              <w:t>F128</w:t>
            </w:r>
          </w:p>
        </w:tc>
        <w:tc>
          <w:tcPr>
            <w:tcW w:w="1985" w:type="dxa"/>
            <w:tcBorders>
              <w:top w:val="single" w:sz="4" w:space="0" w:color="auto"/>
            </w:tcBorders>
          </w:tcPr>
          <w:p w:rsidR="005C2D4A" w:rsidRPr="00DD4BF7" w:rsidRDefault="00E10B43" w:rsidP="00DD4BF7">
            <w:pPr>
              <w:rPr>
                <w:rFonts w:ascii="Arial" w:hAnsi="Arial" w:cs="Arial"/>
                <w:sz w:val="18"/>
                <w:szCs w:val="18"/>
                <w:lang w:eastAsia="zh-CN"/>
              </w:rPr>
            </w:pPr>
            <w:r w:rsidRPr="00E10B43">
              <w:rPr>
                <w:rFonts w:ascii="Arial" w:hAnsi="Arial" w:cs="Arial"/>
                <w:sz w:val="18"/>
                <w:szCs w:val="18"/>
                <w:lang w:eastAsia="zh-CN"/>
              </w:rPr>
              <w:t>BOTTOM</w:t>
            </w:r>
          </w:p>
        </w:tc>
        <w:tc>
          <w:tcPr>
            <w:tcW w:w="1985" w:type="dxa"/>
            <w:vMerge w:val="restart"/>
            <w:tcBorders>
              <w:top w:val="single" w:sz="4" w:space="0" w:color="auto"/>
            </w:tcBorders>
            <w:shd w:val="clear" w:color="auto" w:fill="auto"/>
            <w:vAlign w:val="center"/>
          </w:tcPr>
          <w:p w:rsidR="00AE6B5E" w:rsidRPr="00AE6B5E" w:rsidRDefault="00AE6B5E" w:rsidP="00AE6B5E">
            <w:pPr>
              <w:jc w:val="both"/>
              <w:rPr>
                <w:rFonts w:ascii="Arial" w:hAnsi="Arial" w:cs="Arial" w:hint="eastAsia"/>
                <w:sz w:val="18"/>
                <w:szCs w:val="18"/>
                <w:lang w:eastAsia="zh-CN"/>
              </w:rPr>
            </w:pPr>
            <w:r w:rsidRPr="00AE6B5E">
              <w:rPr>
                <w:rFonts w:ascii="Arial" w:hAnsi="Arial" w:cs="Arial" w:hint="eastAsia"/>
                <w:sz w:val="18"/>
                <w:szCs w:val="18"/>
                <w:lang w:eastAsia="zh-CN"/>
              </w:rPr>
              <w:t>2.7V~3.5V</w:t>
            </w:r>
          </w:p>
          <w:p w:rsidR="005C2D4A" w:rsidRPr="00AE6B5E" w:rsidRDefault="00AE6B5E" w:rsidP="00AE6B5E">
            <w:pPr>
              <w:jc w:val="both"/>
              <w:rPr>
                <w:rFonts w:ascii="Arial" w:hAnsi="Arial" w:cs="Arial"/>
                <w:sz w:val="18"/>
                <w:szCs w:val="18"/>
                <w:lang w:eastAsia="zh-CN"/>
              </w:rPr>
            </w:pPr>
            <w:r w:rsidRPr="00AE6B5E">
              <w:rPr>
                <w:rFonts w:ascii="Arial" w:hAnsi="Arial" w:cs="Arial" w:hint="eastAsia"/>
                <w:sz w:val="18"/>
                <w:szCs w:val="18"/>
                <w:lang w:eastAsia="zh-CN"/>
              </w:rPr>
              <w:t>TYP @3.0V</w:t>
            </w:r>
          </w:p>
        </w:tc>
      </w:tr>
      <w:tr w:rsidR="0090772B" w:rsidRPr="008B483F" w:rsidTr="00176166">
        <w:trPr>
          <w:cantSplit/>
          <w:trHeight w:val="207"/>
        </w:trPr>
        <w:tc>
          <w:tcPr>
            <w:tcW w:w="737" w:type="dxa"/>
            <w:vMerge/>
            <w:tcBorders>
              <w:bottom w:val="single" w:sz="4" w:space="0" w:color="auto"/>
            </w:tcBorders>
            <w:vAlign w:val="center"/>
          </w:tcPr>
          <w:p w:rsidR="0090772B" w:rsidRPr="0090772B" w:rsidRDefault="0090772B" w:rsidP="0090772B">
            <w:pPr>
              <w:ind w:firstLineChars="50" w:firstLine="90"/>
              <w:jc w:val="both"/>
              <w:rPr>
                <w:rFonts w:ascii="Arial" w:hAnsi="Arial" w:cs="Arial"/>
                <w:sz w:val="18"/>
                <w:szCs w:val="18"/>
                <w:lang w:eastAsia="zh-CN"/>
              </w:rPr>
            </w:pPr>
          </w:p>
        </w:tc>
        <w:tc>
          <w:tcPr>
            <w:tcW w:w="2136" w:type="dxa"/>
            <w:vMerge/>
            <w:tcBorders>
              <w:bottom w:val="single" w:sz="4" w:space="0" w:color="auto"/>
            </w:tcBorders>
          </w:tcPr>
          <w:p w:rsidR="0090772B" w:rsidRPr="00AE6B5E" w:rsidRDefault="0090772B" w:rsidP="0037726D">
            <w:pPr>
              <w:ind w:firstLineChars="50" w:firstLine="90"/>
              <w:jc w:val="both"/>
              <w:rPr>
                <w:rFonts w:ascii="Arial" w:hAnsi="Arial" w:cs="Arial"/>
                <w:sz w:val="18"/>
                <w:szCs w:val="18"/>
                <w:lang w:eastAsia="zh-CN"/>
              </w:rPr>
            </w:pPr>
          </w:p>
        </w:tc>
        <w:tc>
          <w:tcPr>
            <w:tcW w:w="983" w:type="dxa"/>
            <w:vMerge/>
            <w:tcBorders>
              <w:bottom w:val="single" w:sz="4" w:space="0" w:color="auto"/>
            </w:tcBorders>
            <w:vAlign w:val="center"/>
          </w:tcPr>
          <w:p w:rsidR="0090772B" w:rsidRPr="00AE6B5E" w:rsidRDefault="0090772B" w:rsidP="00C364E2">
            <w:pPr>
              <w:ind w:firstLineChars="50" w:firstLine="90"/>
              <w:jc w:val="center"/>
              <w:rPr>
                <w:rFonts w:ascii="Arial" w:hAnsi="Arial" w:cs="Arial"/>
                <w:sz w:val="18"/>
                <w:szCs w:val="18"/>
                <w:lang w:eastAsia="zh-CN"/>
              </w:rPr>
            </w:pPr>
          </w:p>
        </w:tc>
        <w:tc>
          <w:tcPr>
            <w:tcW w:w="1842" w:type="dxa"/>
            <w:vMerge w:val="restart"/>
            <w:tcBorders>
              <w:top w:val="single" w:sz="4" w:space="0" w:color="auto"/>
            </w:tcBorders>
            <w:shd w:val="clear" w:color="auto" w:fill="auto"/>
            <w:vAlign w:val="center"/>
          </w:tcPr>
          <w:p w:rsidR="0090772B" w:rsidRPr="00AE6B5E" w:rsidRDefault="00B369BC" w:rsidP="00C364E2">
            <w:pPr>
              <w:jc w:val="center"/>
              <w:rPr>
                <w:rFonts w:ascii="Arial" w:hAnsi="Arial" w:cs="Arial" w:hint="eastAsia"/>
                <w:sz w:val="18"/>
                <w:szCs w:val="18"/>
                <w:lang w:eastAsia="zh-CN"/>
              </w:rPr>
            </w:pPr>
            <w:r w:rsidRPr="00AE6B5E">
              <w:rPr>
                <w:rFonts w:ascii="Arial" w:hAnsi="Arial" w:cs="Arial" w:hint="eastAsia"/>
                <w:sz w:val="18"/>
                <w:szCs w:val="18"/>
                <w:lang w:eastAsia="zh-CN"/>
              </w:rPr>
              <w:t>F372</w:t>
            </w:r>
          </w:p>
        </w:tc>
        <w:tc>
          <w:tcPr>
            <w:tcW w:w="1985" w:type="dxa"/>
            <w:vMerge w:val="restart"/>
          </w:tcPr>
          <w:p w:rsidR="0090772B" w:rsidRPr="00DD4BF7" w:rsidRDefault="00DD4BF7" w:rsidP="00DD4BF7">
            <w:pPr>
              <w:rPr>
                <w:rFonts w:ascii="Arial" w:hAnsi="Arial" w:cs="Arial"/>
                <w:sz w:val="18"/>
                <w:szCs w:val="18"/>
                <w:lang w:eastAsia="zh-CN"/>
              </w:rPr>
            </w:pPr>
            <w:r w:rsidRPr="00DD4BF7">
              <w:rPr>
                <w:rFonts w:ascii="Arial" w:hAnsi="Arial" w:cs="Arial"/>
                <w:sz w:val="18"/>
                <w:szCs w:val="18"/>
                <w:lang w:eastAsia="zh-CN"/>
              </w:rPr>
              <w:t>BOTTOM</w:t>
            </w:r>
          </w:p>
        </w:tc>
        <w:tc>
          <w:tcPr>
            <w:tcW w:w="1985" w:type="dxa"/>
            <w:vMerge/>
            <w:tcBorders>
              <w:bottom w:val="single" w:sz="4" w:space="0" w:color="auto"/>
            </w:tcBorders>
            <w:shd w:val="clear" w:color="auto" w:fill="auto"/>
            <w:vAlign w:val="center"/>
          </w:tcPr>
          <w:p w:rsidR="0090772B" w:rsidRPr="00AE6B5E" w:rsidRDefault="0090772B" w:rsidP="0037726D">
            <w:pPr>
              <w:jc w:val="both"/>
              <w:rPr>
                <w:rFonts w:ascii="Arial" w:hAnsi="Arial" w:cs="Arial"/>
                <w:sz w:val="18"/>
                <w:szCs w:val="18"/>
                <w:lang w:eastAsia="zh-CN"/>
              </w:rPr>
            </w:pPr>
          </w:p>
        </w:tc>
      </w:tr>
      <w:tr w:rsidR="0090772B" w:rsidRPr="008B483F" w:rsidTr="00DD4BF7">
        <w:trPr>
          <w:cantSplit/>
          <w:trHeight w:val="207"/>
        </w:trPr>
        <w:tc>
          <w:tcPr>
            <w:tcW w:w="737" w:type="dxa"/>
            <w:vMerge w:val="restart"/>
            <w:tcBorders>
              <w:bottom w:val="single" w:sz="4" w:space="0" w:color="auto"/>
            </w:tcBorders>
            <w:vAlign w:val="center"/>
          </w:tcPr>
          <w:p w:rsidR="0090772B" w:rsidRPr="0090772B" w:rsidRDefault="0090772B" w:rsidP="0090772B">
            <w:pPr>
              <w:jc w:val="both"/>
              <w:rPr>
                <w:rFonts w:ascii="Arial" w:hAnsi="Arial" w:cs="Arial"/>
                <w:sz w:val="18"/>
                <w:szCs w:val="18"/>
                <w:lang w:eastAsia="zh-CN"/>
              </w:rPr>
            </w:pPr>
            <w:r w:rsidRPr="0090772B">
              <w:rPr>
                <w:rFonts w:ascii="Arial" w:hAnsi="Arial" w:cs="Arial" w:hint="eastAsia"/>
                <w:sz w:val="18"/>
                <w:szCs w:val="18"/>
                <w:lang w:eastAsia="zh-CN"/>
              </w:rPr>
              <w:t>D336</w:t>
            </w:r>
          </w:p>
        </w:tc>
        <w:tc>
          <w:tcPr>
            <w:tcW w:w="2136" w:type="dxa"/>
            <w:vMerge/>
            <w:tcBorders>
              <w:bottom w:val="single" w:sz="4" w:space="0" w:color="auto"/>
            </w:tcBorders>
          </w:tcPr>
          <w:p w:rsidR="0090772B" w:rsidRPr="00AE6B5E" w:rsidRDefault="0090772B" w:rsidP="0037726D">
            <w:pPr>
              <w:ind w:firstLineChars="50" w:firstLine="90"/>
              <w:jc w:val="both"/>
              <w:rPr>
                <w:rFonts w:ascii="Arial" w:hAnsi="Arial" w:cs="Arial"/>
                <w:sz w:val="18"/>
                <w:szCs w:val="18"/>
                <w:lang w:eastAsia="zh-CN"/>
              </w:rPr>
            </w:pPr>
          </w:p>
        </w:tc>
        <w:tc>
          <w:tcPr>
            <w:tcW w:w="983" w:type="dxa"/>
            <w:vMerge/>
            <w:tcBorders>
              <w:bottom w:val="single" w:sz="4" w:space="0" w:color="auto"/>
            </w:tcBorders>
            <w:vAlign w:val="center"/>
          </w:tcPr>
          <w:p w:rsidR="0090772B" w:rsidRPr="00AE6B5E" w:rsidRDefault="0090772B" w:rsidP="00C364E2">
            <w:pPr>
              <w:ind w:firstLineChars="50" w:firstLine="90"/>
              <w:jc w:val="center"/>
              <w:rPr>
                <w:rFonts w:ascii="Arial" w:hAnsi="Arial" w:cs="Arial"/>
                <w:sz w:val="18"/>
                <w:szCs w:val="18"/>
                <w:lang w:eastAsia="zh-CN"/>
              </w:rPr>
            </w:pPr>
          </w:p>
        </w:tc>
        <w:tc>
          <w:tcPr>
            <w:tcW w:w="1842" w:type="dxa"/>
            <w:vMerge/>
            <w:tcBorders>
              <w:bottom w:val="single" w:sz="4" w:space="0" w:color="auto"/>
            </w:tcBorders>
            <w:shd w:val="clear" w:color="auto" w:fill="auto"/>
            <w:vAlign w:val="center"/>
          </w:tcPr>
          <w:p w:rsidR="0090772B" w:rsidRPr="00AE6B5E" w:rsidRDefault="0090772B" w:rsidP="00C364E2">
            <w:pPr>
              <w:jc w:val="center"/>
              <w:rPr>
                <w:rFonts w:ascii="Arial" w:hAnsi="Arial" w:cs="Arial" w:hint="eastAsia"/>
                <w:sz w:val="18"/>
                <w:szCs w:val="18"/>
                <w:lang w:eastAsia="zh-CN"/>
              </w:rPr>
            </w:pPr>
          </w:p>
        </w:tc>
        <w:tc>
          <w:tcPr>
            <w:tcW w:w="1985" w:type="dxa"/>
            <w:vMerge/>
            <w:tcBorders>
              <w:bottom w:val="single" w:sz="4" w:space="0" w:color="auto"/>
            </w:tcBorders>
          </w:tcPr>
          <w:p w:rsidR="0090772B" w:rsidRPr="00DD4BF7" w:rsidRDefault="0090772B" w:rsidP="00DD4BF7">
            <w:pPr>
              <w:rPr>
                <w:rFonts w:ascii="Arial" w:hAnsi="Arial" w:cs="Arial"/>
                <w:sz w:val="18"/>
                <w:szCs w:val="18"/>
                <w:lang w:eastAsia="zh-CN"/>
              </w:rPr>
            </w:pPr>
          </w:p>
        </w:tc>
        <w:tc>
          <w:tcPr>
            <w:tcW w:w="1985" w:type="dxa"/>
            <w:vMerge/>
            <w:tcBorders>
              <w:bottom w:val="single" w:sz="4" w:space="0" w:color="auto"/>
            </w:tcBorders>
            <w:shd w:val="clear" w:color="auto" w:fill="auto"/>
            <w:vAlign w:val="center"/>
          </w:tcPr>
          <w:p w:rsidR="0090772B" w:rsidRPr="00AE6B5E" w:rsidRDefault="0090772B" w:rsidP="0037726D">
            <w:pPr>
              <w:jc w:val="both"/>
              <w:rPr>
                <w:rFonts w:ascii="Arial" w:hAnsi="Arial" w:cs="Arial"/>
                <w:sz w:val="18"/>
                <w:szCs w:val="18"/>
                <w:lang w:eastAsia="zh-CN"/>
              </w:rPr>
            </w:pPr>
          </w:p>
        </w:tc>
      </w:tr>
      <w:tr w:rsidR="005C2D4A" w:rsidRPr="008B483F" w:rsidTr="00C364E2">
        <w:trPr>
          <w:cantSplit/>
          <w:trHeight w:val="20"/>
        </w:trPr>
        <w:tc>
          <w:tcPr>
            <w:tcW w:w="737" w:type="dxa"/>
            <w:vMerge/>
            <w:tcBorders>
              <w:bottom w:val="single" w:sz="4" w:space="0" w:color="auto"/>
            </w:tcBorders>
            <w:vAlign w:val="center"/>
          </w:tcPr>
          <w:p w:rsidR="005C2D4A" w:rsidRPr="0090772B" w:rsidRDefault="005C2D4A" w:rsidP="0090772B">
            <w:pPr>
              <w:ind w:firstLineChars="50" w:firstLine="90"/>
              <w:jc w:val="both"/>
              <w:rPr>
                <w:rFonts w:ascii="Arial" w:hAnsi="Arial" w:cs="Arial"/>
                <w:sz w:val="18"/>
                <w:szCs w:val="18"/>
                <w:lang w:eastAsia="zh-CN"/>
              </w:rPr>
            </w:pPr>
          </w:p>
        </w:tc>
        <w:tc>
          <w:tcPr>
            <w:tcW w:w="2136" w:type="dxa"/>
            <w:vMerge/>
            <w:tcBorders>
              <w:bottom w:val="single" w:sz="4" w:space="0" w:color="auto"/>
            </w:tcBorders>
          </w:tcPr>
          <w:p w:rsidR="005C2D4A" w:rsidRPr="00AE6B5E" w:rsidRDefault="005C2D4A" w:rsidP="0037726D">
            <w:pPr>
              <w:ind w:firstLineChars="50" w:firstLine="90"/>
              <w:jc w:val="both"/>
              <w:rPr>
                <w:rFonts w:ascii="Arial" w:hAnsi="Arial" w:cs="Arial"/>
                <w:sz w:val="18"/>
                <w:szCs w:val="18"/>
                <w:lang w:eastAsia="zh-CN"/>
              </w:rPr>
            </w:pPr>
          </w:p>
        </w:tc>
        <w:tc>
          <w:tcPr>
            <w:tcW w:w="983" w:type="dxa"/>
            <w:vMerge/>
            <w:tcBorders>
              <w:bottom w:val="single" w:sz="4" w:space="0" w:color="auto"/>
            </w:tcBorders>
            <w:vAlign w:val="center"/>
          </w:tcPr>
          <w:p w:rsidR="005C2D4A" w:rsidRPr="00AE6B5E" w:rsidRDefault="005C2D4A" w:rsidP="00C364E2">
            <w:pPr>
              <w:ind w:firstLineChars="50" w:firstLine="90"/>
              <w:jc w:val="center"/>
              <w:rPr>
                <w:rFonts w:ascii="Arial" w:hAnsi="Arial" w:cs="Arial"/>
                <w:sz w:val="18"/>
                <w:szCs w:val="18"/>
                <w:lang w:eastAsia="zh-CN"/>
              </w:rPr>
            </w:pPr>
          </w:p>
        </w:tc>
        <w:tc>
          <w:tcPr>
            <w:tcW w:w="1842" w:type="dxa"/>
            <w:tcBorders>
              <w:top w:val="single" w:sz="4" w:space="0" w:color="auto"/>
              <w:bottom w:val="single" w:sz="4" w:space="0" w:color="auto"/>
            </w:tcBorders>
            <w:shd w:val="clear" w:color="auto" w:fill="auto"/>
            <w:vAlign w:val="center"/>
          </w:tcPr>
          <w:p w:rsidR="005C2D4A" w:rsidRPr="00AE6B5E" w:rsidRDefault="00B369BC" w:rsidP="00B369BC">
            <w:pPr>
              <w:jc w:val="center"/>
              <w:rPr>
                <w:rFonts w:ascii="Arial" w:hAnsi="Arial" w:cs="Arial"/>
                <w:sz w:val="18"/>
                <w:szCs w:val="18"/>
                <w:lang w:eastAsia="zh-CN"/>
              </w:rPr>
            </w:pPr>
            <w:r w:rsidRPr="00AE6B5E">
              <w:rPr>
                <w:rFonts w:ascii="Arial" w:hAnsi="Arial" w:cs="Arial" w:hint="eastAsia"/>
                <w:sz w:val="18"/>
                <w:szCs w:val="18"/>
                <w:lang w:eastAsia="zh-CN"/>
              </w:rPr>
              <w:t>F381</w:t>
            </w:r>
          </w:p>
        </w:tc>
        <w:tc>
          <w:tcPr>
            <w:tcW w:w="1985" w:type="dxa"/>
            <w:tcBorders>
              <w:bottom w:val="single" w:sz="4" w:space="0" w:color="auto"/>
            </w:tcBorders>
          </w:tcPr>
          <w:p w:rsidR="005C2D4A" w:rsidRPr="00DD4BF7" w:rsidRDefault="005C2D4A" w:rsidP="00DD4BF7">
            <w:pPr>
              <w:rPr>
                <w:rFonts w:ascii="Arial" w:hAnsi="Arial" w:cs="Arial"/>
                <w:sz w:val="18"/>
                <w:szCs w:val="18"/>
                <w:lang w:eastAsia="zh-CN"/>
              </w:rPr>
            </w:pPr>
            <w:r w:rsidRPr="00DD4BF7">
              <w:rPr>
                <w:rFonts w:ascii="Arial" w:hAnsi="Arial" w:cs="Arial"/>
                <w:sz w:val="18"/>
                <w:szCs w:val="18"/>
                <w:lang w:eastAsia="zh-CN"/>
              </w:rPr>
              <w:t>TOP</w:t>
            </w:r>
          </w:p>
        </w:tc>
        <w:tc>
          <w:tcPr>
            <w:tcW w:w="1985" w:type="dxa"/>
            <w:vMerge/>
            <w:tcBorders>
              <w:bottom w:val="single" w:sz="4" w:space="0" w:color="auto"/>
            </w:tcBorders>
            <w:shd w:val="clear" w:color="auto" w:fill="auto"/>
            <w:vAlign w:val="center"/>
          </w:tcPr>
          <w:p w:rsidR="005C2D4A" w:rsidRPr="00AE6B5E" w:rsidRDefault="005C2D4A" w:rsidP="0037726D">
            <w:pPr>
              <w:jc w:val="both"/>
              <w:rPr>
                <w:rFonts w:ascii="Arial" w:hAnsi="Arial" w:cs="Arial"/>
                <w:sz w:val="18"/>
                <w:szCs w:val="18"/>
                <w:lang w:eastAsia="zh-CN"/>
              </w:rPr>
            </w:pPr>
          </w:p>
        </w:tc>
      </w:tr>
      <w:tr w:rsidR="005C2D4A" w:rsidRPr="008B483F" w:rsidTr="00C364E2">
        <w:trPr>
          <w:cantSplit/>
          <w:trHeight w:val="20"/>
        </w:trPr>
        <w:tc>
          <w:tcPr>
            <w:tcW w:w="737" w:type="dxa"/>
            <w:tcBorders>
              <w:top w:val="single" w:sz="4" w:space="0" w:color="auto"/>
            </w:tcBorders>
            <w:vAlign w:val="center"/>
          </w:tcPr>
          <w:p w:rsidR="005C2D4A" w:rsidRPr="0090772B" w:rsidRDefault="005C2D4A" w:rsidP="0090772B">
            <w:pPr>
              <w:jc w:val="both"/>
              <w:rPr>
                <w:rFonts w:ascii="Arial" w:hAnsi="Arial" w:cs="Arial" w:hint="eastAsia"/>
                <w:color w:val="000000"/>
                <w:sz w:val="18"/>
                <w:szCs w:val="18"/>
                <w:lang w:eastAsia="zh-CN"/>
              </w:rPr>
            </w:pPr>
            <w:r w:rsidRPr="0090772B">
              <w:rPr>
                <w:rFonts w:ascii="Arial" w:hAnsi="Arial" w:cs="Arial"/>
                <w:color w:val="000000"/>
                <w:sz w:val="18"/>
                <w:szCs w:val="18"/>
              </w:rPr>
              <w:t>D</w:t>
            </w:r>
            <w:r w:rsidR="0090772B" w:rsidRPr="0090772B">
              <w:rPr>
                <w:rFonts w:ascii="Arial" w:hAnsi="Arial" w:cs="Arial" w:hint="eastAsia"/>
                <w:color w:val="000000"/>
                <w:sz w:val="18"/>
                <w:szCs w:val="18"/>
                <w:lang w:eastAsia="zh-CN"/>
              </w:rPr>
              <w:t>328</w:t>
            </w:r>
          </w:p>
        </w:tc>
        <w:tc>
          <w:tcPr>
            <w:tcW w:w="2136" w:type="dxa"/>
            <w:vMerge w:val="restart"/>
            <w:tcBorders>
              <w:top w:val="single" w:sz="4" w:space="0" w:color="auto"/>
            </w:tcBorders>
          </w:tcPr>
          <w:p w:rsidR="005C2D4A" w:rsidRPr="00AE6B5E" w:rsidRDefault="0090772B">
            <w:r w:rsidRPr="00AE6B5E">
              <w:rPr>
                <w:rFonts w:ascii="Arial" w:hAnsi="Arial" w:cs="Arial" w:hint="eastAsia"/>
                <w:sz w:val="18"/>
                <w:szCs w:val="18"/>
                <w:lang w:eastAsia="zh-CN"/>
              </w:rPr>
              <w:t xml:space="preserve">LCD </w:t>
            </w:r>
            <w:r w:rsidR="005C2D4A" w:rsidRPr="00AE6B5E">
              <w:rPr>
                <w:rFonts w:ascii="Arial" w:hAnsi="Arial" w:cs="Arial" w:hint="eastAsia"/>
                <w:sz w:val="18"/>
                <w:szCs w:val="18"/>
                <w:lang w:eastAsia="zh-CN"/>
              </w:rPr>
              <w:t>Backlight</w:t>
            </w:r>
          </w:p>
        </w:tc>
        <w:tc>
          <w:tcPr>
            <w:tcW w:w="983" w:type="dxa"/>
            <w:vMerge w:val="restart"/>
            <w:tcBorders>
              <w:top w:val="single" w:sz="4" w:space="0" w:color="auto"/>
            </w:tcBorders>
            <w:vAlign w:val="center"/>
          </w:tcPr>
          <w:p w:rsidR="005C2D4A" w:rsidRPr="00AE6B5E" w:rsidRDefault="005C2D4A" w:rsidP="00C364E2">
            <w:pPr>
              <w:jc w:val="center"/>
            </w:pPr>
            <w:r w:rsidRPr="00AE6B5E">
              <w:rPr>
                <w:rFonts w:ascii="Arial" w:hAnsi="Arial" w:cs="Arial" w:hint="eastAsia"/>
                <w:sz w:val="18"/>
                <w:szCs w:val="18"/>
                <w:lang w:eastAsia="zh-CN"/>
              </w:rPr>
              <w:t>White</w:t>
            </w:r>
          </w:p>
        </w:tc>
        <w:tc>
          <w:tcPr>
            <w:tcW w:w="1842" w:type="dxa"/>
            <w:tcBorders>
              <w:top w:val="single" w:sz="4" w:space="0" w:color="auto"/>
              <w:bottom w:val="single" w:sz="4" w:space="0" w:color="auto"/>
            </w:tcBorders>
            <w:shd w:val="clear" w:color="auto" w:fill="auto"/>
            <w:vAlign w:val="center"/>
          </w:tcPr>
          <w:p w:rsidR="005C2D4A" w:rsidRPr="00AE6B5E" w:rsidRDefault="00B369BC" w:rsidP="00C364E2">
            <w:pPr>
              <w:jc w:val="center"/>
              <w:rPr>
                <w:rFonts w:ascii="Arial" w:hAnsi="Arial" w:cs="Arial"/>
                <w:sz w:val="18"/>
                <w:szCs w:val="18"/>
                <w:lang w:eastAsia="zh-CN"/>
              </w:rPr>
            </w:pPr>
            <w:r w:rsidRPr="00AE6B5E">
              <w:rPr>
                <w:rFonts w:ascii="Arial" w:hAnsi="Arial" w:cs="Arial" w:hint="eastAsia"/>
                <w:sz w:val="18"/>
                <w:szCs w:val="18"/>
                <w:lang w:eastAsia="zh-CN"/>
              </w:rPr>
              <w:t>F128</w:t>
            </w:r>
          </w:p>
        </w:tc>
        <w:tc>
          <w:tcPr>
            <w:tcW w:w="1985" w:type="dxa"/>
            <w:tcBorders>
              <w:top w:val="single" w:sz="4" w:space="0" w:color="auto"/>
            </w:tcBorders>
          </w:tcPr>
          <w:p w:rsidR="005C2D4A" w:rsidRPr="00DD4BF7" w:rsidRDefault="00E10B43" w:rsidP="00DD4BF7">
            <w:pPr>
              <w:rPr>
                <w:rFonts w:ascii="Arial" w:hAnsi="Arial" w:cs="Arial"/>
                <w:sz w:val="18"/>
                <w:szCs w:val="18"/>
                <w:lang w:eastAsia="zh-CN"/>
              </w:rPr>
            </w:pPr>
            <w:r w:rsidRPr="00E10B43">
              <w:rPr>
                <w:rFonts w:ascii="Arial" w:hAnsi="Arial" w:cs="Arial"/>
                <w:sz w:val="18"/>
                <w:szCs w:val="18"/>
                <w:lang w:eastAsia="zh-CN"/>
              </w:rPr>
              <w:t>BOTTOM</w:t>
            </w:r>
          </w:p>
        </w:tc>
        <w:tc>
          <w:tcPr>
            <w:tcW w:w="1985" w:type="dxa"/>
            <w:vMerge w:val="restart"/>
            <w:tcBorders>
              <w:top w:val="single" w:sz="4" w:space="0" w:color="auto"/>
            </w:tcBorders>
            <w:shd w:val="clear" w:color="auto" w:fill="auto"/>
            <w:vAlign w:val="center"/>
          </w:tcPr>
          <w:p w:rsidR="00AE6B5E" w:rsidRPr="00AE6B5E" w:rsidRDefault="00AE6B5E" w:rsidP="00AE6B5E">
            <w:pPr>
              <w:jc w:val="both"/>
              <w:rPr>
                <w:rFonts w:ascii="Arial" w:hAnsi="Arial" w:cs="Arial" w:hint="eastAsia"/>
                <w:sz w:val="18"/>
                <w:szCs w:val="18"/>
                <w:lang w:eastAsia="zh-CN"/>
              </w:rPr>
            </w:pPr>
            <w:r w:rsidRPr="00AE6B5E">
              <w:rPr>
                <w:rFonts w:ascii="Arial" w:hAnsi="Arial" w:cs="Arial" w:hint="eastAsia"/>
                <w:sz w:val="18"/>
                <w:szCs w:val="18"/>
                <w:lang w:eastAsia="zh-CN"/>
              </w:rPr>
              <w:t>2.7V~3.5V</w:t>
            </w:r>
          </w:p>
          <w:p w:rsidR="005C2D4A" w:rsidRPr="00AE6B5E" w:rsidRDefault="00AE6B5E" w:rsidP="00AE6B5E">
            <w:pPr>
              <w:jc w:val="both"/>
              <w:rPr>
                <w:rFonts w:ascii="Arial" w:hAnsi="Arial" w:cs="Arial"/>
                <w:sz w:val="18"/>
                <w:szCs w:val="18"/>
                <w:lang w:eastAsia="zh-CN"/>
              </w:rPr>
            </w:pPr>
            <w:r w:rsidRPr="00AE6B5E">
              <w:rPr>
                <w:rFonts w:ascii="Arial" w:hAnsi="Arial" w:cs="Arial" w:hint="eastAsia"/>
                <w:sz w:val="18"/>
                <w:szCs w:val="18"/>
                <w:lang w:eastAsia="zh-CN"/>
              </w:rPr>
              <w:t>TYP @3.0V</w:t>
            </w:r>
          </w:p>
        </w:tc>
      </w:tr>
      <w:tr w:rsidR="00FE10CD" w:rsidRPr="008B483F" w:rsidTr="0092749D">
        <w:trPr>
          <w:cantSplit/>
          <w:trHeight w:val="20"/>
        </w:trPr>
        <w:tc>
          <w:tcPr>
            <w:tcW w:w="737" w:type="dxa"/>
            <w:vMerge w:val="restart"/>
            <w:tcBorders>
              <w:bottom w:val="single" w:sz="4" w:space="0" w:color="auto"/>
            </w:tcBorders>
            <w:vAlign w:val="center"/>
          </w:tcPr>
          <w:p w:rsidR="00FE10CD" w:rsidRPr="0090772B" w:rsidRDefault="0090772B" w:rsidP="0090772B">
            <w:pPr>
              <w:jc w:val="both"/>
              <w:rPr>
                <w:rFonts w:ascii="Arial" w:hAnsi="Arial" w:cs="Arial"/>
                <w:sz w:val="18"/>
                <w:szCs w:val="18"/>
                <w:lang w:eastAsia="zh-CN"/>
              </w:rPr>
            </w:pPr>
            <w:r w:rsidRPr="0090772B">
              <w:rPr>
                <w:rFonts w:ascii="Arial" w:hAnsi="Arial" w:cs="Arial" w:hint="eastAsia"/>
                <w:sz w:val="18"/>
                <w:szCs w:val="18"/>
                <w:lang w:eastAsia="zh-CN"/>
              </w:rPr>
              <w:t>D337</w:t>
            </w:r>
          </w:p>
        </w:tc>
        <w:tc>
          <w:tcPr>
            <w:tcW w:w="2136" w:type="dxa"/>
            <w:vMerge/>
            <w:tcBorders>
              <w:bottom w:val="single" w:sz="4" w:space="0" w:color="auto"/>
            </w:tcBorders>
          </w:tcPr>
          <w:p w:rsidR="00FE10CD" w:rsidRPr="00AE6B5E" w:rsidRDefault="00FE10CD" w:rsidP="0037726D">
            <w:pPr>
              <w:ind w:firstLineChars="50" w:firstLine="90"/>
              <w:jc w:val="both"/>
              <w:rPr>
                <w:rFonts w:ascii="Arial" w:hAnsi="Arial" w:cs="Arial"/>
                <w:sz w:val="18"/>
                <w:szCs w:val="18"/>
                <w:lang w:eastAsia="zh-CN"/>
              </w:rPr>
            </w:pPr>
          </w:p>
        </w:tc>
        <w:tc>
          <w:tcPr>
            <w:tcW w:w="983" w:type="dxa"/>
            <w:vMerge/>
            <w:tcBorders>
              <w:bottom w:val="single" w:sz="4" w:space="0" w:color="auto"/>
            </w:tcBorders>
          </w:tcPr>
          <w:p w:rsidR="00FE10CD" w:rsidRPr="00AE6B5E" w:rsidRDefault="00FE10CD" w:rsidP="0037726D">
            <w:pPr>
              <w:ind w:firstLineChars="50" w:firstLine="90"/>
              <w:jc w:val="center"/>
              <w:rPr>
                <w:rFonts w:ascii="Arial" w:hAnsi="Arial" w:cs="Arial"/>
                <w:sz w:val="18"/>
                <w:szCs w:val="18"/>
                <w:lang w:eastAsia="zh-CN"/>
              </w:rPr>
            </w:pPr>
          </w:p>
        </w:tc>
        <w:tc>
          <w:tcPr>
            <w:tcW w:w="1842" w:type="dxa"/>
            <w:tcBorders>
              <w:top w:val="single" w:sz="4" w:space="0" w:color="auto"/>
              <w:bottom w:val="single" w:sz="4" w:space="0" w:color="auto"/>
            </w:tcBorders>
            <w:shd w:val="clear" w:color="auto" w:fill="auto"/>
            <w:vAlign w:val="center"/>
          </w:tcPr>
          <w:p w:rsidR="00FE10CD" w:rsidRPr="00AE6B5E" w:rsidRDefault="00B369BC" w:rsidP="00C364E2">
            <w:pPr>
              <w:jc w:val="center"/>
              <w:rPr>
                <w:rFonts w:ascii="Arial" w:hAnsi="Arial" w:cs="Arial" w:hint="eastAsia"/>
                <w:sz w:val="18"/>
                <w:szCs w:val="18"/>
                <w:lang w:eastAsia="zh-CN"/>
              </w:rPr>
            </w:pPr>
            <w:r w:rsidRPr="00AE6B5E">
              <w:rPr>
                <w:rFonts w:ascii="Arial" w:hAnsi="Arial" w:cs="Arial" w:hint="eastAsia"/>
                <w:sz w:val="18"/>
                <w:szCs w:val="18"/>
                <w:lang w:eastAsia="zh-CN"/>
              </w:rPr>
              <w:t>F373</w:t>
            </w:r>
          </w:p>
        </w:tc>
        <w:tc>
          <w:tcPr>
            <w:tcW w:w="1985" w:type="dxa"/>
            <w:tcBorders>
              <w:bottom w:val="single" w:sz="4" w:space="0" w:color="auto"/>
            </w:tcBorders>
          </w:tcPr>
          <w:p w:rsidR="00FE10CD" w:rsidRPr="00DD4BF7" w:rsidRDefault="00DD4BF7" w:rsidP="00DD4BF7">
            <w:pPr>
              <w:rPr>
                <w:rFonts w:ascii="Arial" w:hAnsi="Arial" w:cs="Arial"/>
                <w:sz w:val="18"/>
                <w:szCs w:val="18"/>
                <w:lang w:eastAsia="zh-CN"/>
              </w:rPr>
            </w:pPr>
            <w:r w:rsidRPr="00E10B43">
              <w:rPr>
                <w:rFonts w:ascii="Arial" w:hAnsi="Arial" w:cs="Arial"/>
                <w:sz w:val="18"/>
                <w:szCs w:val="18"/>
                <w:lang w:eastAsia="zh-CN"/>
              </w:rPr>
              <w:t>BOTTOM</w:t>
            </w:r>
          </w:p>
        </w:tc>
        <w:tc>
          <w:tcPr>
            <w:tcW w:w="1985" w:type="dxa"/>
            <w:vMerge/>
            <w:tcBorders>
              <w:bottom w:val="single" w:sz="4" w:space="0" w:color="auto"/>
            </w:tcBorders>
            <w:shd w:val="clear" w:color="auto" w:fill="auto"/>
            <w:vAlign w:val="center"/>
          </w:tcPr>
          <w:p w:rsidR="00FE10CD" w:rsidRPr="00AE6B5E" w:rsidRDefault="00FE10CD" w:rsidP="0037726D">
            <w:pPr>
              <w:jc w:val="both"/>
              <w:rPr>
                <w:rFonts w:ascii="Arial" w:hAnsi="Arial" w:cs="Arial"/>
                <w:sz w:val="18"/>
                <w:szCs w:val="18"/>
                <w:lang w:eastAsia="zh-CN"/>
              </w:rPr>
            </w:pPr>
          </w:p>
        </w:tc>
      </w:tr>
      <w:tr w:rsidR="005C2D4A" w:rsidRPr="008B483F" w:rsidTr="0092749D">
        <w:trPr>
          <w:cantSplit/>
          <w:trHeight w:val="20"/>
        </w:trPr>
        <w:tc>
          <w:tcPr>
            <w:tcW w:w="737" w:type="dxa"/>
            <w:vMerge/>
            <w:tcBorders>
              <w:bottom w:val="single" w:sz="4" w:space="0" w:color="auto"/>
            </w:tcBorders>
            <w:vAlign w:val="center"/>
          </w:tcPr>
          <w:p w:rsidR="005C2D4A" w:rsidRPr="0090772B" w:rsidRDefault="005C2D4A" w:rsidP="0090772B">
            <w:pPr>
              <w:ind w:firstLineChars="50" w:firstLine="90"/>
              <w:jc w:val="both"/>
              <w:rPr>
                <w:rFonts w:ascii="Arial" w:hAnsi="Arial" w:cs="Arial"/>
                <w:sz w:val="18"/>
                <w:szCs w:val="18"/>
                <w:lang w:eastAsia="zh-CN"/>
              </w:rPr>
            </w:pPr>
          </w:p>
        </w:tc>
        <w:tc>
          <w:tcPr>
            <w:tcW w:w="2136" w:type="dxa"/>
            <w:vMerge/>
            <w:tcBorders>
              <w:bottom w:val="single" w:sz="4" w:space="0" w:color="auto"/>
            </w:tcBorders>
          </w:tcPr>
          <w:p w:rsidR="005C2D4A" w:rsidRPr="00AE6B5E" w:rsidRDefault="005C2D4A" w:rsidP="0037726D">
            <w:pPr>
              <w:ind w:firstLineChars="50" w:firstLine="90"/>
              <w:jc w:val="both"/>
              <w:rPr>
                <w:rFonts w:ascii="Arial" w:hAnsi="Arial" w:cs="Arial"/>
                <w:sz w:val="18"/>
                <w:szCs w:val="18"/>
                <w:lang w:eastAsia="zh-CN"/>
              </w:rPr>
            </w:pPr>
          </w:p>
        </w:tc>
        <w:tc>
          <w:tcPr>
            <w:tcW w:w="983" w:type="dxa"/>
            <w:vMerge/>
            <w:tcBorders>
              <w:bottom w:val="single" w:sz="4" w:space="0" w:color="auto"/>
            </w:tcBorders>
          </w:tcPr>
          <w:p w:rsidR="005C2D4A" w:rsidRPr="00AE6B5E" w:rsidRDefault="005C2D4A" w:rsidP="0037726D">
            <w:pPr>
              <w:ind w:firstLineChars="50" w:firstLine="90"/>
              <w:jc w:val="center"/>
              <w:rPr>
                <w:rFonts w:ascii="Arial" w:hAnsi="Arial" w:cs="Arial"/>
                <w:sz w:val="18"/>
                <w:szCs w:val="18"/>
                <w:lang w:eastAsia="zh-CN"/>
              </w:rPr>
            </w:pPr>
          </w:p>
        </w:tc>
        <w:tc>
          <w:tcPr>
            <w:tcW w:w="1842" w:type="dxa"/>
            <w:tcBorders>
              <w:top w:val="single" w:sz="4" w:space="0" w:color="auto"/>
              <w:bottom w:val="single" w:sz="4" w:space="0" w:color="auto"/>
            </w:tcBorders>
            <w:shd w:val="clear" w:color="auto" w:fill="auto"/>
            <w:vAlign w:val="center"/>
          </w:tcPr>
          <w:p w:rsidR="005C2D4A" w:rsidRPr="00AE6B5E" w:rsidRDefault="00B369BC" w:rsidP="00C364E2">
            <w:pPr>
              <w:jc w:val="center"/>
              <w:rPr>
                <w:rFonts w:ascii="Arial" w:hAnsi="Arial" w:cs="Arial"/>
                <w:sz w:val="18"/>
                <w:szCs w:val="18"/>
                <w:lang w:eastAsia="zh-CN"/>
              </w:rPr>
            </w:pPr>
            <w:r w:rsidRPr="00AE6B5E">
              <w:rPr>
                <w:rFonts w:ascii="Arial" w:hAnsi="Arial" w:cs="Arial" w:hint="eastAsia"/>
                <w:sz w:val="18"/>
                <w:szCs w:val="18"/>
                <w:lang w:eastAsia="zh-CN"/>
              </w:rPr>
              <w:t>F382</w:t>
            </w:r>
          </w:p>
        </w:tc>
        <w:tc>
          <w:tcPr>
            <w:tcW w:w="1985" w:type="dxa"/>
            <w:tcBorders>
              <w:bottom w:val="single" w:sz="4" w:space="0" w:color="auto"/>
            </w:tcBorders>
          </w:tcPr>
          <w:p w:rsidR="005C2D4A" w:rsidRPr="00DD4BF7" w:rsidRDefault="005C2D4A" w:rsidP="00DD4BF7">
            <w:pPr>
              <w:rPr>
                <w:rFonts w:ascii="Arial" w:hAnsi="Arial" w:cs="Arial"/>
                <w:sz w:val="18"/>
                <w:szCs w:val="18"/>
                <w:lang w:eastAsia="zh-CN"/>
              </w:rPr>
            </w:pPr>
            <w:r w:rsidRPr="00DD4BF7">
              <w:rPr>
                <w:rFonts w:ascii="Arial" w:hAnsi="Arial" w:cs="Arial"/>
                <w:sz w:val="18"/>
                <w:szCs w:val="18"/>
                <w:lang w:eastAsia="zh-CN"/>
              </w:rPr>
              <w:t>TOP</w:t>
            </w:r>
          </w:p>
        </w:tc>
        <w:tc>
          <w:tcPr>
            <w:tcW w:w="1985" w:type="dxa"/>
            <w:vMerge/>
            <w:tcBorders>
              <w:bottom w:val="single" w:sz="4" w:space="0" w:color="auto"/>
            </w:tcBorders>
            <w:shd w:val="clear" w:color="auto" w:fill="auto"/>
            <w:vAlign w:val="center"/>
          </w:tcPr>
          <w:p w:rsidR="005C2D4A" w:rsidRPr="00AE6B5E" w:rsidRDefault="005C2D4A" w:rsidP="0037726D">
            <w:pPr>
              <w:jc w:val="both"/>
              <w:rPr>
                <w:rFonts w:ascii="Arial" w:hAnsi="Arial" w:cs="Arial"/>
                <w:sz w:val="18"/>
                <w:szCs w:val="18"/>
                <w:lang w:eastAsia="zh-CN"/>
              </w:rPr>
            </w:pPr>
          </w:p>
        </w:tc>
      </w:tr>
      <w:tr w:rsidR="005C2D4A" w:rsidRPr="008B483F" w:rsidTr="0092749D">
        <w:trPr>
          <w:cantSplit/>
          <w:trHeight w:val="20"/>
        </w:trPr>
        <w:tc>
          <w:tcPr>
            <w:tcW w:w="737" w:type="dxa"/>
            <w:vMerge w:val="restart"/>
            <w:tcBorders>
              <w:top w:val="single" w:sz="4" w:space="0" w:color="auto"/>
            </w:tcBorders>
            <w:vAlign w:val="center"/>
          </w:tcPr>
          <w:p w:rsidR="005C2D4A" w:rsidRPr="0090772B" w:rsidRDefault="005C2D4A" w:rsidP="0090772B">
            <w:pPr>
              <w:jc w:val="both"/>
              <w:rPr>
                <w:rFonts w:ascii="Arial" w:hAnsi="Arial" w:cs="Arial"/>
                <w:sz w:val="18"/>
                <w:szCs w:val="18"/>
                <w:lang w:eastAsia="zh-CN"/>
              </w:rPr>
            </w:pPr>
            <w:r w:rsidRPr="0090772B">
              <w:rPr>
                <w:rFonts w:ascii="Arial" w:hAnsi="Arial" w:cs="Arial" w:hint="eastAsia"/>
                <w:sz w:val="18"/>
                <w:szCs w:val="18"/>
                <w:lang w:eastAsia="zh-CN"/>
              </w:rPr>
              <w:t>D</w:t>
            </w:r>
            <w:r w:rsidR="0090772B" w:rsidRPr="0090772B">
              <w:rPr>
                <w:rFonts w:ascii="Arial" w:hAnsi="Arial" w:cs="Arial" w:hint="eastAsia"/>
                <w:sz w:val="18"/>
                <w:szCs w:val="18"/>
                <w:lang w:eastAsia="zh-CN"/>
              </w:rPr>
              <w:t>329</w:t>
            </w:r>
          </w:p>
        </w:tc>
        <w:tc>
          <w:tcPr>
            <w:tcW w:w="2136" w:type="dxa"/>
            <w:vMerge w:val="restart"/>
            <w:tcBorders>
              <w:top w:val="single" w:sz="4" w:space="0" w:color="auto"/>
            </w:tcBorders>
          </w:tcPr>
          <w:p w:rsidR="005C2D4A" w:rsidRPr="00AE6B5E" w:rsidRDefault="0090772B">
            <w:r w:rsidRPr="00AE6B5E">
              <w:rPr>
                <w:rFonts w:ascii="Arial" w:hAnsi="Arial" w:cs="Arial" w:hint="eastAsia"/>
                <w:sz w:val="18"/>
                <w:szCs w:val="18"/>
                <w:lang w:eastAsia="zh-CN"/>
              </w:rPr>
              <w:t xml:space="preserve">LCD </w:t>
            </w:r>
            <w:r w:rsidR="005C2D4A" w:rsidRPr="00AE6B5E">
              <w:rPr>
                <w:rFonts w:ascii="Arial" w:hAnsi="Arial" w:cs="Arial" w:hint="eastAsia"/>
                <w:sz w:val="18"/>
                <w:szCs w:val="18"/>
                <w:lang w:eastAsia="zh-CN"/>
              </w:rPr>
              <w:t>Backlight</w:t>
            </w:r>
          </w:p>
        </w:tc>
        <w:tc>
          <w:tcPr>
            <w:tcW w:w="983" w:type="dxa"/>
            <w:vMerge w:val="restart"/>
            <w:tcBorders>
              <w:top w:val="single" w:sz="4" w:space="0" w:color="auto"/>
            </w:tcBorders>
          </w:tcPr>
          <w:p w:rsidR="005C2D4A" w:rsidRPr="00AE6B5E" w:rsidRDefault="005C2D4A" w:rsidP="00B369BC">
            <w:pPr>
              <w:jc w:val="center"/>
            </w:pPr>
            <w:r w:rsidRPr="00AE6B5E">
              <w:rPr>
                <w:rFonts w:ascii="Arial" w:hAnsi="Arial" w:cs="Arial" w:hint="eastAsia"/>
                <w:sz w:val="18"/>
                <w:szCs w:val="18"/>
                <w:lang w:eastAsia="zh-CN"/>
              </w:rPr>
              <w:t>White</w:t>
            </w:r>
          </w:p>
        </w:tc>
        <w:tc>
          <w:tcPr>
            <w:tcW w:w="1842" w:type="dxa"/>
            <w:tcBorders>
              <w:top w:val="single" w:sz="4" w:space="0" w:color="auto"/>
              <w:bottom w:val="single" w:sz="4" w:space="0" w:color="auto"/>
            </w:tcBorders>
            <w:shd w:val="clear" w:color="auto" w:fill="auto"/>
            <w:vAlign w:val="center"/>
          </w:tcPr>
          <w:p w:rsidR="005C2D4A" w:rsidRPr="00AE6B5E" w:rsidRDefault="00B369BC" w:rsidP="00C364E2">
            <w:pPr>
              <w:jc w:val="center"/>
              <w:rPr>
                <w:rFonts w:ascii="Arial" w:hAnsi="Arial" w:cs="Arial"/>
                <w:sz w:val="18"/>
                <w:szCs w:val="18"/>
                <w:lang w:eastAsia="zh-CN"/>
              </w:rPr>
            </w:pPr>
            <w:r w:rsidRPr="00AE6B5E">
              <w:rPr>
                <w:rFonts w:ascii="Arial" w:hAnsi="Arial" w:cs="Arial" w:hint="eastAsia"/>
                <w:sz w:val="18"/>
                <w:szCs w:val="18"/>
                <w:lang w:eastAsia="zh-CN"/>
              </w:rPr>
              <w:t>F128</w:t>
            </w:r>
          </w:p>
        </w:tc>
        <w:tc>
          <w:tcPr>
            <w:tcW w:w="1985" w:type="dxa"/>
            <w:tcBorders>
              <w:top w:val="single" w:sz="4" w:space="0" w:color="auto"/>
            </w:tcBorders>
          </w:tcPr>
          <w:p w:rsidR="005C2D4A" w:rsidRPr="00DD4BF7" w:rsidRDefault="00E10B43" w:rsidP="00DD4BF7">
            <w:pPr>
              <w:rPr>
                <w:rFonts w:ascii="Arial" w:hAnsi="Arial" w:cs="Arial"/>
                <w:sz w:val="18"/>
                <w:szCs w:val="18"/>
                <w:lang w:eastAsia="zh-CN"/>
              </w:rPr>
            </w:pPr>
            <w:r w:rsidRPr="00E10B43">
              <w:rPr>
                <w:rFonts w:ascii="Arial" w:hAnsi="Arial" w:cs="Arial"/>
                <w:sz w:val="18"/>
                <w:szCs w:val="18"/>
                <w:lang w:eastAsia="zh-CN"/>
              </w:rPr>
              <w:t>BOTTOM</w:t>
            </w:r>
          </w:p>
        </w:tc>
        <w:tc>
          <w:tcPr>
            <w:tcW w:w="1985" w:type="dxa"/>
            <w:vMerge w:val="restart"/>
            <w:tcBorders>
              <w:top w:val="single" w:sz="4" w:space="0" w:color="auto"/>
            </w:tcBorders>
            <w:shd w:val="clear" w:color="auto" w:fill="auto"/>
            <w:vAlign w:val="center"/>
          </w:tcPr>
          <w:p w:rsidR="00AE6B5E" w:rsidRPr="00AE6B5E" w:rsidRDefault="00AE6B5E" w:rsidP="00AE6B5E">
            <w:pPr>
              <w:jc w:val="both"/>
              <w:rPr>
                <w:rFonts w:ascii="Arial" w:hAnsi="Arial" w:cs="Arial" w:hint="eastAsia"/>
                <w:sz w:val="18"/>
                <w:szCs w:val="18"/>
                <w:lang w:eastAsia="zh-CN"/>
              </w:rPr>
            </w:pPr>
            <w:r w:rsidRPr="00AE6B5E">
              <w:rPr>
                <w:rFonts w:ascii="Arial" w:hAnsi="Arial" w:cs="Arial" w:hint="eastAsia"/>
                <w:sz w:val="18"/>
                <w:szCs w:val="18"/>
                <w:lang w:eastAsia="zh-CN"/>
              </w:rPr>
              <w:t>2.7V~3.5V</w:t>
            </w:r>
          </w:p>
          <w:p w:rsidR="005C2D4A" w:rsidRPr="00AE6B5E" w:rsidRDefault="00AE6B5E" w:rsidP="00AE6B5E">
            <w:pPr>
              <w:ind w:firstLine="90"/>
              <w:jc w:val="both"/>
              <w:rPr>
                <w:rFonts w:ascii="Arial" w:hAnsi="Arial" w:cs="Arial"/>
                <w:sz w:val="18"/>
                <w:szCs w:val="18"/>
                <w:lang w:eastAsia="zh-CN"/>
              </w:rPr>
            </w:pPr>
            <w:r w:rsidRPr="00AE6B5E">
              <w:rPr>
                <w:rFonts w:ascii="Arial" w:hAnsi="Arial" w:cs="Arial" w:hint="eastAsia"/>
                <w:sz w:val="18"/>
                <w:szCs w:val="18"/>
                <w:lang w:eastAsia="zh-CN"/>
              </w:rPr>
              <w:t>TYP @3.0V</w:t>
            </w:r>
          </w:p>
        </w:tc>
      </w:tr>
      <w:tr w:rsidR="00FE10CD" w:rsidRPr="008B483F" w:rsidTr="00C364E2">
        <w:trPr>
          <w:cantSplit/>
          <w:trHeight w:val="20"/>
        </w:trPr>
        <w:tc>
          <w:tcPr>
            <w:tcW w:w="737" w:type="dxa"/>
            <w:vMerge/>
            <w:tcBorders>
              <w:bottom w:val="single" w:sz="4" w:space="0" w:color="auto"/>
            </w:tcBorders>
            <w:vAlign w:val="center"/>
          </w:tcPr>
          <w:p w:rsidR="00FE10CD" w:rsidRPr="0090772B" w:rsidRDefault="00FE10CD" w:rsidP="0090772B">
            <w:pPr>
              <w:ind w:firstLineChars="50" w:firstLine="90"/>
              <w:jc w:val="both"/>
              <w:rPr>
                <w:rFonts w:ascii="Arial" w:hAnsi="Arial" w:cs="Arial"/>
                <w:sz w:val="18"/>
                <w:szCs w:val="18"/>
                <w:lang w:eastAsia="zh-CN"/>
              </w:rPr>
            </w:pPr>
          </w:p>
        </w:tc>
        <w:tc>
          <w:tcPr>
            <w:tcW w:w="2136" w:type="dxa"/>
            <w:vMerge/>
            <w:tcBorders>
              <w:bottom w:val="single" w:sz="4" w:space="0" w:color="auto"/>
            </w:tcBorders>
          </w:tcPr>
          <w:p w:rsidR="00FE10CD" w:rsidRPr="00AE6B5E" w:rsidRDefault="00FE10CD" w:rsidP="0037726D">
            <w:pPr>
              <w:ind w:firstLineChars="50" w:firstLine="90"/>
              <w:jc w:val="both"/>
              <w:rPr>
                <w:rFonts w:ascii="Arial" w:hAnsi="Arial" w:cs="Arial"/>
                <w:sz w:val="18"/>
                <w:szCs w:val="18"/>
                <w:lang w:eastAsia="zh-CN"/>
              </w:rPr>
            </w:pPr>
          </w:p>
        </w:tc>
        <w:tc>
          <w:tcPr>
            <w:tcW w:w="983" w:type="dxa"/>
            <w:vMerge/>
            <w:tcBorders>
              <w:bottom w:val="single" w:sz="4" w:space="0" w:color="auto"/>
            </w:tcBorders>
          </w:tcPr>
          <w:p w:rsidR="00FE10CD" w:rsidRPr="00AE6B5E" w:rsidRDefault="00FE10CD" w:rsidP="00B369BC">
            <w:pPr>
              <w:ind w:firstLineChars="50" w:firstLine="90"/>
              <w:jc w:val="center"/>
              <w:rPr>
                <w:rFonts w:ascii="Arial" w:hAnsi="Arial" w:cs="Arial"/>
                <w:sz w:val="18"/>
                <w:szCs w:val="18"/>
                <w:lang w:eastAsia="zh-CN"/>
              </w:rPr>
            </w:pPr>
          </w:p>
        </w:tc>
        <w:tc>
          <w:tcPr>
            <w:tcW w:w="1842" w:type="dxa"/>
            <w:tcBorders>
              <w:top w:val="single" w:sz="4" w:space="0" w:color="auto"/>
              <w:bottom w:val="single" w:sz="4" w:space="0" w:color="auto"/>
            </w:tcBorders>
            <w:shd w:val="clear" w:color="auto" w:fill="auto"/>
            <w:vAlign w:val="center"/>
          </w:tcPr>
          <w:p w:rsidR="00FE10CD" w:rsidRPr="00AE6B5E" w:rsidRDefault="00B369BC" w:rsidP="00C364E2">
            <w:pPr>
              <w:jc w:val="center"/>
              <w:rPr>
                <w:rFonts w:ascii="Arial" w:hAnsi="Arial" w:cs="Arial" w:hint="eastAsia"/>
                <w:sz w:val="18"/>
                <w:szCs w:val="18"/>
                <w:lang w:eastAsia="zh-CN"/>
              </w:rPr>
            </w:pPr>
            <w:r w:rsidRPr="00AE6B5E">
              <w:rPr>
                <w:rFonts w:ascii="Arial" w:hAnsi="Arial" w:cs="Arial" w:hint="eastAsia"/>
                <w:sz w:val="18"/>
                <w:szCs w:val="18"/>
                <w:lang w:eastAsia="zh-CN"/>
              </w:rPr>
              <w:t>F374</w:t>
            </w:r>
          </w:p>
        </w:tc>
        <w:tc>
          <w:tcPr>
            <w:tcW w:w="1985" w:type="dxa"/>
            <w:tcBorders>
              <w:bottom w:val="single" w:sz="4" w:space="0" w:color="auto"/>
            </w:tcBorders>
          </w:tcPr>
          <w:p w:rsidR="00FE10CD" w:rsidRPr="00DD4BF7" w:rsidRDefault="00DD4BF7" w:rsidP="00DD4BF7">
            <w:pPr>
              <w:rPr>
                <w:rFonts w:ascii="Arial" w:hAnsi="Arial" w:cs="Arial"/>
                <w:sz w:val="18"/>
                <w:szCs w:val="18"/>
                <w:lang w:eastAsia="zh-CN"/>
              </w:rPr>
            </w:pPr>
            <w:r w:rsidRPr="00DD4BF7">
              <w:rPr>
                <w:rFonts w:ascii="Arial" w:hAnsi="Arial" w:cs="Arial"/>
                <w:sz w:val="18"/>
                <w:szCs w:val="18"/>
                <w:lang w:eastAsia="zh-CN"/>
              </w:rPr>
              <w:t>TOP</w:t>
            </w:r>
          </w:p>
        </w:tc>
        <w:tc>
          <w:tcPr>
            <w:tcW w:w="1985" w:type="dxa"/>
            <w:vMerge/>
            <w:tcBorders>
              <w:bottom w:val="single" w:sz="4" w:space="0" w:color="auto"/>
            </w:tcBorders>
            <w:shd w:val="clear" w:color="auto" w:fill="auto"/>
            <w:vAlign w:val="center"/>
          </w:tcPr>
          <w:p w:rsidR="00FE10CD" w:rsidRPr="00AE6B5E" w:rsidRDefault="00FE10CD" w:rsidP="0037726D">
            <w:pPr>
              <w:jc w:val="both"/>
              <w:rPr>
                <w:rFonts w:ascii="Arial" w:hAnsi="Arial" w:cs="Arial"/>
                <w:sz w:val="18"/>
                <w:szCs w:val="18"/>
                <w:lang w:eastAsia="zh-CN"/>
              </w:rPr>
            </w:pPr>
          </w:p>
        </w:tc>
      </w:tr>
      <w:tr w:rsidR="005C2D4A" w:rsidRPr="008B483F" w:rsidTr="00C364E2">
        <w:trPr>
          <w:cantSplit/>
          <w:trHeight w:val="20"/>
        </w:trPr>
        <w:tc>
          <w:tcPr>
            <w:tcW w:w="737" w:type="dxa"/>
            <w:tcBorders>
              <w:bottom w:val="single" w:sz="4" w:space="0" w:color="auto"/>
            </w:tcBorders>
            <w:vAlign w:val="center"/>
          </w:tcPr>
          <w:p w:rsidR="005C2D4A" w:rsidRPr="0090772B" w:rsidRDefault="0090772B" w:rsidP="0090772B">
            <w:pPr>
              <w:jc w:val="both"/>
              <w:rPr>
                <w:rFonts w:ascii="Arial" w:hAnsi="Arial" w:cs="Arial"/>
                <w:sz w:val="18"/>
                <w:szCs w:val="18"/>
                <w:lang w:eastAsia="zh-CN"/>
              </w:rPr>
            </w:pPr>
            <w:r w:rsidRPr="0090772B">
              <w:rPr>
                <w:rFonts w:ascii="Arial" w:hAnsi="Arial" w:cs="Arial" w:hint="eastAsia"/>
                <w:sz w:val="18"/>
                <w:szCs w:val="18"/>
                <w:lang w:eastAsia="zh-CN"/>
              </w:rPr>
              <w:t>D338</w:t>
            </w:r>
          </w:p>
        </w:tc>
        <w:tc>
          <w:tcPr>
            <w:tcW w:w="2136" w:type="dxa"/>
            <w:vMerge/>
            <w:tcBorders>
              <w:bottom w:val="single" w:sz="4" w:space="0" w:color="auto"/>
            </w:tcBorders>
          </w:tcPr>
          <w:p w:rsidR="005C2D4A" w:rsidRPr="00AE6B5E" w:rsidRDefault="005C2D4A" w:rsidP="0037726D">
            <w:pPr>
              <w:ind w:firstLineChars="50" w:firstLine="90"/>
              <w:jc w:val="both"/>
              <w:rPr>
                <w:rFonts w:ascii="Arial" w:hAnsi="Arial" w:cs="Arial"/>
                <w:sz w:val="18"/>
                <w:szCs w:val="18"/>
                <w:lang w:eastAsia="zh-CN"/>
              </w:rPr>
            </w:pPr>
          </w:p>
        </w:tc>
        <w:tc>
          <w:tcPr>
            <w:tcW w:w="983" w:type="dxa"/>
            <w:vMerge/>
            <w:tcBorders>
              <w:bottom w:val="single" w:sz="4" w:space="0" w:color="auto"/>
            </w:tcBorders>
          </w:tcPr>
          <w:p w:rsidR="005C2D4A" w:rsidRPr="00AE6B5E" w:rsidRDefault="005C2D4A" w:rsidP="00B369BC">
            <w:pPr>
              <w:ind w:firstLineChars="50" w:firstLine="90"/>
              <w:jc w:val="center"/>
              <w:rPr>
                <w:rFonts w:ascii="Arial" w:hAnsi="Arial" w:cs="Arial"/>
                <w:sz w:val="18"/>
                <w:szCs w:val="18"/>
                <w:lang w:eastAsia="zh-CN"/>
              </w:rPr>
            </w:pPr>
          </w:p>
        </w:tc>
        <w:tc>
          <w:tcPr>
            <w:tcW w:w="1842" w:type="dxa"/>
            <w:tcBorders>
              <w:top w:val="single" w:sz="4" w:space="0" w:color="auto"/>
              <w:bottom w:val="single" w:sz="4" w:space="0" w:color="auto"/>
            </w:tcBorders>
            <w:shd w:val="clear" w:color="auto" w:fill="auto"/>
            <w:vAlign w:val="center"/>
          </w:tcPr>
          <w:p w:rsidR="005C2D4A" w:rsidRPr="00AE6B5E" w:rsidRDefault="00B369BC" w:rsidP="00C364E2">
            <w:pPr>
              <w:jc w:val="center"/>
              <w:rPr>
                <w:rFonts w:ascii="Arial" w:hAnsi="Arial" w:cs="Arial"/>
                <w:sz w:val="18"/>
                <w:szCs w:val="18"/>
                <w:lang w:eastAsia="zh-CN"/>
              </w:rPr>
            </w:pPr>
            <w:r w:rsidRPr="00AE6B5E">
              <w:rPr>
                <w:rFonts w:ascii="Arial" w:hAnsi="Arial" w:cs="Arial" w:hint="eastAsia"/>
                <w:sz w:val="18"/>
                <w:szCs w:val="18"/>
                <w:lang w:eastAsia="zh-CN"/>
              </w:rPr>
              <w:t>F383</w:t>
            </w:r>
          </w:p>
        </w:tc>
        <w:tc>
          <w:tcPr>
            <w:tcW w:w="1985" w:type="dxa"/>
            <w:tcBorders>
              <w:bottom w:val="single" w:sz="4" w:space="0" w:color="auto"/>
            </w:tcBorders>
          </w:tcPr>
          <w:p w:rsidR="005C2D4A" w:rsidRPr="00DD4BF7" w:rsidRDefault="005C2D4A" w:rsidP="00DD4BF7">
            <w:pPr>
              <w:rPr>
                <w:rFonts w:ascii="Arial" w:hAnsi="Arial" w:cs="Arial"/>
                <w:sz w:val="18"/>
                <w:szCs w:val="18"/>
                <w:lang w:eastAsia="zh-CN"/>
              </w:rPr>
            </w:pPr>
            <w:r w:rsidRPr="00DD4BF7">
              <w:rPr>
                <w:rFonts w:ascii="Arial" w:hAnsi="Arial" w:cs="Arial"/>
                <w:sz w:val="18"/>
                <w:szCs w:val="18"/>
                <w:lang w:eastAsia="zh-CN"/>
              </w:rPr>
              <w:t>TOP</w:t>
            </w:r>
          </w:p>
        </w:tc>
        <w:tc>
          <w:tcPr>
            <w:tcW w:w="1985" w:type="dxa"/>
            <w:vMerge/>
            <w:tcBorders>
              <w:bottom w:val="single" w:sz="4" w:space="0" w:color="auto"/>
            </w:tcBorders>
            <w:shd w:val="clear" w:color="auto" w:fill="auto"/>
            <w:vAlign w:val="center"/>
          </w:tcPr>
          <w:p w:rsidR="005C2D4A" w:rsidRPr="00AE6B5E" w:rsidRDefault="005C2D4A" w:rsidP="0037726D">
            <w:pPr>
              <w:jc w:val="both"/>
              <w:rPr>
                <w:rFonts w:ascii="Arial" w:hAnsi="Arial" w:cs="Arial"/>
                <w:sz w:val="18"/>
                <w:szCs w:val="18"/>
                <w:lang w:eastAsia="zh-CN"/>
              </w:rPr>
            </w:pPr>
          </w:p>
        </w:tc>
      </w:tr>
      <w:tr w:rsidR="005C2D4A" w:rsidRPr="008B483F" w:rsidTr="0092749D">
        <w:trPr>
          <w:cantSplit/>
          <w:trHeight w:val="20"/>
        </w:trPr>
        <w:tc>
          <w:tcPr>
            <w:tcW w:w="737" w:type="dxa"/>
            <w:vMerge w:val="restart"/>
            <w:tcBorders>
              <w:top w:val="single" w:sz="4" w:space="0" w:color="auto"/>
            </w:tcBorders>
            <w:vAlign w:val="center"/>
          </w:tcPr>
          <w:p w:rsidR="005C2D4A" w:rsidRPr="0090772B" w:rsidRDefault="005C2D4A" w:rsidP="0090772B">
            <w:pPr>
              <w:jc w:val="both"/>
              <w:rPr>
                <w:rFonts w:ascii="Arial" w:hAnsi="Arial" w:cs="Arial"/>
                <w:sz w:val="18"/>
                <w:szCs w:val="18"/>
                <w:lang w:eastAsia="zh-CN"/>
              </w:rPr>
            </w:pPr>
            <w:r w:rsidRPr="0090772B">
              <w:rPr>
                <w:rFonts w:ascii="Arial" w:hAnsi="Arial" w:cs="Arial" w:hint="eastAsia"/>
                <w:sz w:val="18"/>
                <w:szCs w:val="18"/>
                <w:lang w:eastAsia="zh-CN"/>
              </w:rPr>
              <w:t>D33</w:t>
            </w:r>
            <w:r w:rsidR="0090772B" w:rsidRPr="0090772B">
              <w:rPr>
                <w:rFonts w:ascii="Arial" w:hAnsi="Arial" w:cs="Arial" w:hint="eastAsia"/>
                <w:sz w:val="18"/>
                <w:szCs w:val="18"/>
                <w:lang w:eastAsia="zh-CN"/>
              </w:rPr>
              <w:t>0</w:t>
            </w:r>
          </w:p>
        </w:tc>
        <w:tc>
          <w:tcPr>
            <w:tcW w:w="2136" w:type="dxa"/>
            <w:vMerge w:val="restart"/>
            <w:tcBorders>
              <w:top w:val="single" w:sz="4" w:space="0" w:color="auto"/>
            </w:tcBorders>
          </w:tcPr>
          <w:p w:rsidR="005C2D4A" w:rsidRPr="00AE6B5E" w:rsidRDefault="0090772B">
            <w:r w:rsidRPr="00AE6B5E">
              <w:rPr>
                <w:rFonts w:ascii="Arial" w:hAnsi="Arial" w:cs="Arial" w:hint="eastAsia"/>
                <w:sz w:val="18"/>
                <w:szCs w:val="18"/>
                <w:lang w:eastAsia="zh-CN"/>
              </w:rPr>
              <w:t xml:space="preserve">LCD </w:t>
            </w:r>
            <w:r w:rsidR="005C2D4A" w:rsidRPr="00AE6B5E">
              <w:rPr>
                <w:rFonts w:ascii="Arial" w:hAnsi="Arial" w:cs="Arial" w:hint="eastAsia"/>
                <w:sz w:val="18"/>
                <w:szCs w:val="18"/>
                <w:lang w:eastAsia="zh-CN"/>
              </w:rPr>
              <w:t>Backlight</w:t>
            </w:r>
          </w:p>
        </w:tc>
        <w:tc>
          <w:tcPr>
            <w:tcW w:w="983" w:type="dxa"/>
            <w:vMerge w:val="restart"/>
            <w:tcBorders>
              <w:top w:val="single" w:sz="4" w:space="0" w:color="auto"/>
            </w:tcBorders>
          </w:tcPr>
          <w:p w:rsidR="005C2D4A" w:rsidRPr="00AE6B5E" w:rsidRDefault="005C2D4A" w:rsidP="00B369BC">
            <w:pPr>
              <w:jc w:val="center"/>
            </w:pPr>
            <w:r w:rsidRPr="00AE6B5E">
              <w:rPr>
                <w:rFonts w:ascii="Arial" w:hAnsi="Arial" w:cs="Arial" w:hint="eastAsia"/>
                <w:sz w:val="18"/>
                <w:szCs w:val="18"/>
                <w:lang w:eastAsia="zh-CN"/>
              </w:rPr>
              <w:t>White</w:t>
            </w:r>
          </w:p>
        </w:tc>
        <w:tc>
          <w:tcPr>
            <w:tcW w:w="1842" w:type="dxa"/>
            <w:tcBorders>
              <w:top w:val="single" w:sz="4" w:space="0" w:color="auto"/>
              <w:bottom w:val="single" w:sz="4" w:space="0" w:color="auto"/>
            </w:tcBorders>
            <w:shd w:val="clear" w:color="auto" w:fill="auto"/>
            <w:vAlign w:val="center"/>
          </w:tcPr>
          <w:p w:rsidR="005C2D4A" w:rsidRPr="00AE6B5E" w:rsidRDefault="00B369BC" w:rsidP="00C364E2">
            <w:pPr>
              <w:jc w:val="center"/>
              <w:rPr>
                <w:rFonts w:ascii="Arial" w:hAnsi="Arial" w:cs="Arial"/>
                <w:sz w:val="18"/>
                <w:szCs w:val="18"/>
                <w:lang w:eastAsia="zh-CN"/>
              </w:rPr>
            </w:pPr>
            <w:r w:rsidRPr="00AE6B5E">
              <w:rPr>
                <w:rFonts w:ascii="Arial" w:hAnsi="Arial" w:cs="Arial" w:hint="eastAsia"/>
                <w:sz w:val="18"/>
                <w:szCs w:val="18"/>
                <w:lang w:eastAsia="zh-CN"/>
              </w:rPr>
              <w:t>F128</w:t>
            </w:r>
          </w:p>
        </w:tc>
        <w:tc>
          <w:tcPr>
            <w:tcW w:w="1985" w:type="dxa"/>
            <w:tcBorders>
              <w:top w:val="single" w:sz="4" w:space="0" w:color="auto"/>
            </w:tcBorders>
          </w:tcPr>
          <w:p w:rsidR="005C2D4A" w:rsidRPr="00DD4BF7" w:rsidRDefault="00E10B43" w:rsidP="00DD4BF7">
            <w:pPr>
              <w:rPr>
                <w:rFonts w:ascii="Arial" w:hAnsi="Arial" w:cs="Arial"/>
                <w:sz w:val="18"/>
                <w:szCs w:val="18"/>
                <w:lang w:eastAsia="zh-CN"/>
              </w:rPr>
            </w:pPr>
            <w:r w:rsidRPr="00E10B43">
              <w:rPr>
                <w:rFonts w:ascii="Arial" w:hAnsi="Arial" w:cs="Arial"/>
                <w:sz w:val="18"/>
                <w:szCs w:val="18"/>
                <w:lang w:eastAsia="zh-CN"/>
              </w:rPr>
              <w:t>BOTTOM</w:t>
            </w:r>
          </w:p>
        </w:tc>
        <w:tc>
          <w:tcPr>
            <w:tcW w:w="1985" w:type="dxa"/>
            <w:vMerge w:val="restart"/>
            <w:tcBorders>
              <w:top w:val="single" w:sz="4" w:space="0" w:color="auto"/>
            </w:tcBorders>
            <w:shd w:val="clear" w:color="auto" w:fill="auto"/>
            <w:vAlign w:val="center"/>
          </w:tcPr>
          <w:p w:rsidR="00AE6B5E" w:rsidRPr="00AE6B5E" w:rsidRDefault="00AE6B5E" w:rsidP="00AE6B5E">
            <w:pPr>
              <w:jc w:val="both"/>
              <w:rPr>
                <w:rFonts w:ascii="Arial" w:hAnsi="Arial" w:cs="Arial" w:hint="eastAsia"/>
                <w:sz w:val="18"/>
                <w:szCs w:val="18"/>
                <w:lang w:eastAsia="zh-CN"/>
              </w:rPr>
            </w:pPr>
            <w:r w:rsidRPr="00AE6B5E">
              <w:rPr>
                <w:rFonts w:ascii="Arial" w:hAnsi="Arial" w:cs="Arial" w:hint="eastAsia"/>
                <w:sz w:val="18"/>
                <w:szCs w:val="18"/>
                <w:lang w:eastAsia="zh-CN"/>
              </w:rPr>
              <w:t>2.7V~3.5V</w:t>
            </w:r>
          </w:p>
          <w:p w:rsidR="005C2D4A" w:rsidRPr="00AE6B5E" w:rsidRDefault="00AE6B5E" w:rsidP="00AE6B5E">
            <w:pPr>
              <w:ind w:firstLine="90"/>
              <w:jc w:val="both"/>
              <w:rPr>
                <w:rFonts w:ascii="Arial" w:hAnsi="Arial" w:cs="Arial"/>
                <w:sz w:val="18"/>
                <w:szCs w:val="18"/>
                <w:lang w:eastAsia="zh-CN"/>
              </w:rPr>
            </w:pPr>
            <w:r w:rsidRPr="00AE6B5E">
              <w:rPr>
                <w:rFonts w:ascii="Arial" w:hAnsi="Arial" w:cs="Arial" w:hint="eastAsia"/>
                <w:sz w:val="18"/>
                <w:szCs w:val="18"/>
                <w:lang w:eastAsia="zh-CN"/>
              </w:rPr>
              <w:t>TYP @3.0V</w:t>
            </w:r>
          </w:p>
        </w:tc>
      </w:tr>
      <w:tr w:rsidR="00FE10CD" w:rsidRPr="008B483F" w:rsidTr="0092749D">
        <w:trPr>
          <w:cantSplit/>
          <w:trHeight w:val="20"/>
        </w:trPr>
        <w:tc>
          <w:tcPr>
            <w:tcW w:w="737" w:type="dxa"/>
            <w:vMerge/>
            <w:tcBorders>
              <w:bottom w:val="single" w:sz="4" w:space="0" w:color="auto"/>
            </w:tcBorders>
            <w:vAlign w:val="center"/>
          </w:tcPr>
          <w:p w:rsidR="00FE10CD" w:rsidRPr="0090772B" w:rsidRDefault="00FE10CD" w:rsidP="0090772B">
            <w:pPr>
              <w:ind w:firstLineChars="50" w:firstLine="90"/>
              <w:jc w:val="both"/>
              <w:rPr>
                <w:rFonts w:ascii="Arial" w:hAnsi="Arial" w:cs="Arial"/>
                <w:sz w:val="18"/>
                <w:szCs w:val="18"/>
                <w:lang w:eastAsia="zh-CN"/>
              </w:rPr>
            </w:pPr>
          </w:p>
        </w:tc>
        <w:tc>
          <w:tcPr>
            <w:tcW w:w="2136" w:type="dxa"/>
            <w:vMerge/>
            <w:tcBorders>
              <w:bottom w:val="single" w:sz="4" w:space="0" w:color="auto"/>
            </w:tcBorders>
          </w:tcPr>
          <w:p w:rsidR="00FE10CD" w:rsidRPr="00AE6B5E" w:rsidRDefault="00FE10CD" w:rsidP="0037726D">
            <w:pPr>
              <w:ind w:firstLineChars="50" w:firstLine="90"/>
              <w:jc w:val="both"/>
              <w:rPr>
                <w:rFonts w:ascii="Arial" w:hAnsi="Arial" w:cs="Arial"/>
                <w:sz w:val="18"/>
                <w:szCs w:val="18"/>
                <w:lang w:eastAsia="zh-CN"/>
              </w:rPr>
            </w:pPr>
          </w:p>
        </w:tc>
        <w:tc>
          <w:tcPr>
            <w:tcW w:w="983" w:type="dxa"/>
            <w:vMerge/>
            <w:tcBorders>
              <w:bottom w:val="single" w:sz="4" w:space="0" w:color="auto"/>
            </w:tcBorders>
          </w:tcPr>
          <w:p w:rsidR="00FE10CD" w:rsidRPr="00AE6B5E" w:rsidRDefault="00FE10CD" w:rsidP="00B369BC">
            <w:pPr>
              <w:ind w:firstLineChars="50" w:firstLine="90"/>
              <w:jc w:val="center"/>
              <w:rPr>
                <w:rFonts w:ascii="Arial" w:hAnsi="Arial" w:cs="Arial"/>
                <w:sz w:val="18"/>
                <w:szCs w:val="18"/>
                <w:lang w:eastAsia="zh-CN"/>
              </w:rPr>
            </w:pPr>
          </w:p>
        </w:tc>
        <w:tc>
          <w:tcPr>
            <w:tcW w:w="1842" w:type="dxa"/>
            <w:tcBorders>
              <w:top w:val="single" w:sz="4" w:space="0" w:color="auto"/>
              <w:bottom w:val="single" w:sz="4" w:space="0" w:color="auto"/>
            </w:tcBorders>
            <w:shd w:val="clear" w:color="auto" w:fill="auto"/>
            <w:vAlign w:val="center"/>
          </w:tcPr>
          <w:p w:rsidR="00FE10CD" w:rsidRPr="00AE6B5E" w:rsidRDefault="00B369BC" w:rsidP="00C364E2">
            <w:pPr>
              <w:jc w:val="center"/>
              <w:rPr>
                <w:rFonts w:ascii="Arial" w:hAnsi="Arial" w:cs="Arial" w:hint="eastAsia"/>
                <w:sz w:val="18"/>
                <w:szCs w:val="18"/>
                <w:lang w:eastAsia="zh-CN"/>
              </w:rPr>
            </w:pPr>
            <w:r w:rsidRPr="00AE6B5E">
              <w:rPr>
                <w:rFonts w:ascii="Arial" w:hAnsi="Arial" w:cs="Arial" w:hint="eastAsia"/>
                <w:sz w:val="18"/>
                <w:szCs w:val="18"/>
                <w:lang w:eastAsia="zh-CN"/>
              </w:rPr>
              <w:t>F375</w:t>
            </w:r>
          </w:p>
        </w:tc>
        <w:tc>
          <w:tcPr>
            <w:tcW w:w="1985" w:type="dxa"/>
            <w:tcBorders>
              <w:bottom w:val="single" w:sz="4" w:space="0" w:color="auto"/>
            </w:tcBorders>
          </w:tcPr>
          <w:p w:rsidR="00FE10CD" w:rsidRPr="00DD4BF7" w:rsidRDefault="00DD4BF7" w:rsidP="00DD4BF7">
            <w:pPr>
              <w:rPr>
                <w:rFonts w:ascii="Arial" w:hAnsi="Arial" w:cs="Arial"/>
                <w:sz w:val="18"/>
                <w:szCs w:val="18"/>
                <w:lang w:eastAsia="zh-CN"/>
              </w:rPr>
            </w:pPr>
            <w:r w:rsidRPr="00E10B43">
              <w:rPr>
                <w:rFonts w:ascii="Arial" w:hAnsi="Arial" w:cs="Arial"/>
                <w:sz w:val="18"/>
                <w:szCs w:val="18"/>
                <w:lang w:eastAsia="zh-CN"/>
              </w:rPr>
              <w:t>BOTTOM</w:t>
            </w:r>
          </w:p>
        </w:tc>
        <w:tc>
          <w:tcPr>
            <w:tcW w:w="1985" w:type="dxa"/>
            <w:vMerge/>
            <w:tcBorders>
              <w:bottom w:val="single" w:sz="4" w:space="0" w:color="auto"/>
            </w:tcBorders>
            <w:shd w:val="clear" w:color="auto" w:fill="auto"/>
            <w:vAlign w:val="center"/>
          </w:tcPr>
          <w:p w:rsidR="00FE10CD" w:rsidRPr="00AE6B5E" w:rsidRDefault="00FE10CD" w:rsidP="0037726D">
            <w:pPr>
              <w:jc w:val="both"/>
              <w:rPr>
                <w:rFonts w:ascii="Arial" w:hAnsi="Arial" w:cs="Arial"/>
                <w:sz w:val="18"/>
                <w:szCs w:val="18"/>
                <w:lang w:eastAsia="zh-CN"/>
              </w:rPr>
            </w:pPr>
          </w:p>
        </w:tc>
      </w:tr>
      <w:tr w:rsidR="005C2D4A" w:rsidRPr="008B483F" w:rsidTr="0092749D">
        <w:trPr>
          <w:cantSplit/>
          <w:trHeight w:val="20"/>
        </w:trPr>
        <w:tc>
          <w:tcPr>
            <w:tcW w:w="737" w:type="dxa"/>
            <w:tcBorders>
              <w:bottom w:val="single" w:sz="4" w:space="0" w:color="auto"/>
            </w:tcBorders>
            <w:vAlign w:val="center"/>
          </w:tcPr>
          <w:p w:rsidR="005C2D4A" w:rsidRPr="0090772B" w:rsidRDefault="0090772B" w:rsidP="0090772B">
            <w:pPr>
              <w:jc w:val="both"/>
              <w:rPr>
                <w:rFonts w:ascii="Arial" w:hAnsi="Arial" w:cs="Arial"/>
                <w:sz w:val="18"/>
                <w:szCs w:val="18"/>
                <w:lang w:eastAsia="zh-CN"/>
              </w:rPr>
            </w:pPr>
            <w:r w:rsidRPr="0090772B">
              <w:rPr>
                <w:rFonts w:ascii="Arial" w:hAnsi="Arial" w:cs="Arial" w:hint="eastAsia"/>
                <w:sz w:val="18"/>
                <w:szCs w:val="18"/>
                <w:lang w:eastAsia="zh-CN"/>
              </w:rPr>
              <w:t>D339</w:t>
            </w:r>
          </w:p>
        </w:tc>
        <w:tc>
          <w:tcPr>
            <w:tcW w:w="2136" w:type="dxa"/>
            <w:vMerge/>
            <w:tcBorders>
              <w:bottom w:val="single" w:sz="4" w:space="0" w:color="auto"/>
            </w:tcBorders>
          </w:tcPr>
          <w:p w:rsidR="005C2D4A" w:rsidRPr="00AE6B5E" w:rsidRDefault="005C2D4A" w:rsidP="0037726D">
            <w:pPr>
              <w:ind w:firstLineChars="50" w:firstLine="90"/>
              <w:jc w:val="both"/>
              <w:rPr>
                <w:rFonts w:ascii="Arial" w:hAnsi="Arial" w:cs="Arial"/>
                <w:sz w:val="18"/>
                <w:szCs w:val="18"/>
                <w:lang w:eastAsia="zh-CN"/>
              </w:rPr>
            </w:pPr>
          </w:p>
        </w:tc>
        <w:tc>
          <w:tcPr>
            <w:tcW w:w="983" w:type="dxa"/>
            <w:vMerge/>
            <w:tcBorders>
              <w:bottom w:val="single" w:sz="4" w:space="0" w:color="auto"/>
            </w:tcBorders>
          </w:tcPr>
          <w:p w:rsidR="005C2D4A" w:rsidRPr="00AE6B5E" w:rsidRDefault="005C2D4A" w:rsidP="00B369BC">
            <w:pPr>
              <w:ind w:firstLineChars="50" w:firstLine="90"/>
              <w:jc w:val="center"/>
              <w:rPr>
                <w:rFonts w:ascii="Arial" w:hAnsi="Arial" w:cs="Arial"/>
                <w:sz w:val="18"/>
                <w:szCs w:val="18"/>
                <w:lang w:eastAsia="zh-CN"/>
              </w:rPr>
            </w:pPr>
          </w:p>
        </w:tc>
        <w:tc>
          <w:tcPr>
            <w:tcW w:w="1842" w:type="dxa"/>
            <w:tcBorders>
              <w:top w:val="single" w:sz="4" w:space="0" w:color="auto"/>
              <w:bottom w:val="single" w:sz="4" w:space="0" w:color="auto"/>
            </w:tcBorders>
            <w:shd w:val="clear" w:color="auto" w:fill="auto"/>
            <w:vAlign w:val="center"/>
          </w:tcPr>
          <w:p w:rsidR="005C2D4A" w:rsidRPr="00AE6B5E" w:rsidRDefault="00B369BC" w:rsidP="00C364E2">
            <w:pPr>
              <w:jc w:val="center"/>
              <w:rPr>
                <w:rFonts w:ascii="Arial" w:hAnsi="Arial" w:cs="Arial"/>
                <w:sz w:val="18"/>
                <w:szCs w:val="18"/>
                <w:lang w:eastAsia="zh-CN"/>
              </w:rPr>
            </w:pPr>
            <w:r w:rsidRPr="00AE6B5E">
              <w:rPr>
                <w:rFonts w:ascii="Arial" w:hAnsi="Arial" w:cs="Arial" w:hint="eastAsia"/>
                <w:sz w:val="18"/>
                <w:szCs w:val="18"/>
                <w:lang w:eastAsia="zh-CN"/>
              </w:rPr>
              <w:t>F384</w:t>
            </w:r>
          </w:p>
        </w:tc>
        <w:tc>
          <w:tcPr>
            <w:tcW w:w="1985" w:type="dxa"/>
            <w:tcBorders>
              <w:bottom w:val="single" w:sz="4" w:space="0" w:color="auto"/>
            </w:tcBorders>
          </w:tcPr>
          <w:p w:rsidR="005C2D4A" w:rsidRPr="00DD4BF7" w:rsidRDefault="005C2D4A" w:rsidP="00DD4BF7">
            <w:pPr>
              <w:rPr>
                <w:rFonts w:ascii="Arial" w:hAnsi="Arial" w:cs="Arial"/>
                <w:sz w:val="18"/>
                <w:szCs w:val="18"/>
                <w:lang w:eastAsia="zh-CN"/>
              </w:rPr>
            </w:pPr>
            <w:r w:rsidRPr="00DD4BF7">
              <w:rPr>
                <w:rFonts w:ascii="Arial" w:hAnsi="Arial" w:cs="Arial"/>
                <w:sz w:val="18"/>
                <w:szCs w:val="18"/>
                <w:lang w:eastAsia="zh-CN"/>
              </w:rPr>
              <w:t>TOP</w:t>
            </w:r>
          </w:p>
        </w:tc>
        <w:tc>
          <w:tcPr>
            <w:tcW w:w="1985" w:type="dxa"/>
            <w:vMerge/>
            <w:tcBorders>
              <w:bottom w:val="single" w:sz="4" w:space="0" w:color="auto"/>
            </w:tcBorders>
            <w:shd w:val="clear" w:color="auto" w:fill="auto"/>
            <w:vAlign w:val="center"/>
          </w:tcPr>
          <w:p w:rsidR="005C2D4A" w:rsidRPr="00AE6B5E" w:rsidRDefault="005C2D4A" w:rsidP="0037726D">
            <w:pPr>
              <w:jc w:val="both"/>
              <w:rPr>
                <w:rFonts w:ascii="Arial" w:hAnsi="Arial" w:cs="Arial"/>
                <w:sz w:val="18"/>
                <w:szCs w:val="18"/>
                <w:lang w:eastAsia="zh-CN"/>
              </w:rPr>
            </w:pPr>
          </w:p>
        </w:tc>
      </w:tr>
      <w:tr w:rsidR="0090772B" w:rsidRPr="008B483F" w:rsidTr="00C364E2">
        <w:trPr>
          <w:cantSplit/>
          <w:trHeight w:val="20"/>
        </w:trPr>
        <w:tc>
          <w:tcPr>
            <w:tcW w:w="737" w:type="dxa"/>
            <w:vMerge w:val="restart"/>
            <w:tcBorders>
              <w:top w:val="single" w:sz="4" w:space="0" w:color="auto"/>
            </w:tcBorders>
            <w:vAlign w:val="center"/>
          </w:tcPr>
          <w:p w:rsidR="0090772B" w:rsidRPr="0090772B" w:rsidRDefault="0090772B" w:rsidP="0090772B">
            <w:pPr>
              <w:jc w:val="both"/>
              <w:rPr>
                <w:rFonts w:ascii="Arial" w:hAnsi="Arial" w:cs="Arial"/>
                <w:sz w:val="18"/>
                <w:szCs w:val="18"/>
                <w:lang w:eastAsia="zh-CN"/>
              </w:rPr>
            </w:pPr>
            <w:r w:rsidRPr="0090772B">
              <w:rPr>
                <w:rFonts w:ascii="Arial" w:hAnsi="Arial" w:cs="Arial" w:hint="eastAsia"/>
                <w:sz w:val="18"/>
                <w:szCs w:val="18"/>
                <w:lang w:eastAsia="zh-CN"/>
              </w:rPr>
              <w:t>D340</w:t>
            </w:r>
          </w:p>
        </w:tc>
        <w:tc>
          <w:tcPr>
            <w:tcW w:w="2136" w:type="dxa"/>
            <w:vMerge w:val="restart"/>
            <w:tcBorders>
              <w:top w:val="single" w:sz="4" w:space="0" w:color="auto"/>
            </w:tcBorders>
          </w:tcPr>
          <w:p w:rsidR="0090772B" w:rsidRPr="00AE6B5E" w:rsidRDefault="0090772B">
            <w:r w:rsidRPr="00AE6B5E">
              <w:rPr>
                <w:rFonts w:ascii="Arial" w:hAnsi="Arial" w:cs="Arial" w:hint="eastAsia"/>
                <w:sz w:val="18"/>
                <w:szCs w:val="18"/>
                <w:lang w:eastAsia="zh-CN"/>
              </w:rPr>
              <w:t>LCD Backlight</w:t>
            </w:r>
          </w:p>
        </w:tc>
        <w:tc>
          <w:tcPr>
            <w:tcW w:w="983" w:type="dxa"/>
            <w:vMerge w:val="restart"/>
            <w:tcBorders>
              <w:top w:val="single" w:sz="4" w:space="0" w:color="auto"/>
            </w:tcBorders>
          </w:tcPr>
          <w:p w:rsidR="0090772B" w:rsidRPr="00AE6B5E" w:rsidRDefault="0090772B" w:rsidP="00B369BC">
            <w:pPr>
              <w:jc w:val="center"/>
            </w:pPr>
            <w:r w:rsidRPr="00AE6B5E">
              <w:rPr>
                <w:rFonts w:ascii="Arial" w:hAnsi="Arial" w:cs="Arial" w:hint="eastAsia"/>
                <w:sz w:val="18"/>
                <w:szCs w:val="18"/>
                <w:lang w:eastAsia="zh-CN"/>
              </w:rPr>
              <w:t>White</w:t>
            </w:r>
          </w:p>
        </w:tc>
        <w:tc>
          <w:tcPr>
            <w:tcW w:w="1842" w:type="dxa"/>
            <w:tcBorders>
              <w:top w:val="single" w:sz="4" w:space="0" w:color="auto"/>
              <w:bottom w:val="single" w:sz="4" w:space="0" w:color="auto"/>
            </w:tcBorders>
            <w:shd w:val="clear" w:color="auto" w:fill="auto"/>
            <w:vAlign w:val="center"/>
          </w:tcPr>
          <w:p w:rsidR="0090772B" w:rsidRPr="00AE6B5E" w:rsidRDefault="00B369BC" w:rsidP="00C364E2">
            <w:pPr>
              <w:jc w:val="center"/>
              <w:rPr>
                <w:rFonts w:ascii="Arial" w:hAnsi="Arial" w:cs="Arial"/>
                <w:sz w:val="18"/>
                <w:szCs w:val="18"/>
                <w:lang w:eastAsia="zh-CN"/>
              </w:rPr>
            </w:pPr>
            <w:r w:rsidRPr="00AE6B5E">
              <w:rPr>
                <w:rFonts w:ascii="Arial" w:hAnsi="Arial" w:cs="Arial" w:hint="eastAsia"/>
                <w:sz w:val="18"/>
                <w:szCs w:val="18"/>
                <w:lang w:eastAsia="zh-CN"/>
              </w:rPr>
              <w:t>F376</w:t>
            </w:r>
          </w:p>
        </w:tc>
        <w:tc>
          <w:tcPr>
            <w:tcW w:w="1985" w:type="dxa"/>
            <w:tcBorders>
              <w:top w:val="single" w:sz="4" w:space="0" w:color="auto"/>
            </w:tcBorders>
          </w:tcPr>
          <w:p w:rsidR="0090772B" w:rsidRPr="00DD4BF7" w:rsidRDefault="0090772B" w:rsidP="00DD4BF7">
            <w:pPr>
              <w:rPr>
                <w:rFonts w:ascii="Arial" w:hAnsi="Arial" w:cs="Arial"/>
                <w:sz w:val="18"/>
                <w:szCs w:val="18"/>
                <w:lang w:eastAsia="zh-CN"/>
              </w:rPr>
            </w:pPr>
            <w:r w:rsidRPr="00DD4BF7">
              <w:rPr>
                <w:rFonts w:ascii="Arial" w:hAnsi="Arial" w:cs="Arial"/>
                <w:sz w:val="18"/>
                <w:szCs w:val="18"/>
                <w:lang w:eastAsia="zh-CN"/>
              </w:rPr>
              <w:t>TOP</w:t>
            </w:r>
          </w:p>
        </w:tc>
        <w:tc>
          <w:tcPr>
            <w:tcW w:w="1985" w:type="dxa"/>
            <w:vMerge w:val="restart"/>
            <w:tcBorders>
              <w:top w:val="single" w:sz="4" w:space="0" w:color="auto"/>
            </w:tcBorders>
            <w:shd w:val="clear" w:color="auto" w:fill="auto"/>
            <w:vAlign w:val="center"/>
          </w:tcPr>
          <w:p w:rsidR="00AE6B5E" w:rsidRPr="00AE6B5E" w:rsidRDefault="00AE6B5E" w:rsidP="00AE6B5E">
            <w:pPr>
              <w:jc w:val="both"/>
              <w:rPr>
                <w:rFonts w:ascii="Arial" w:hAnsi="Arial" w:cs="Arial" w:hint="eastAsia"/>
                <w:sz w:val="18"/>
                <w:szCs w:val="18"/>
                <w:lang w:eastAsia="zh-CN"/>
              </w:rPr>
            </w:pPr>
            <w:r w:rsidRPr="00AE6B5E">
              <w:rPr>
                <w:rFonts w:ascii="Arial" w:hAnsi="Arial" w:cs="Arial" w:hint="eastAsia"/>
                <w:sz w:val="18"/>
                <w:szCs w:val="18"/>
                <w:lang w:eastAsia="zh-CN"/>
              </w:rPr>
              <w:t>2.7V~3.5V</w:t>
            </w:r>
          </w:p>
          <w:p w:rsidR="0090772B" w:rsidRPr="00AE6B5E" w:rsidRDefault="00AE6B5E" w:rsidP="00AE6B5E">
            <w:pPr>
              <w:jc w:val="both"/>
              <w:rPr>
                <w:rFonts w:ascii="Arial" w:hAnsi="Arial" w:cs="Arial"/>
                <w:sz w:val="18"/>
                <w:szCs w:val="18"/>
                <w:lang w:eastAsia="zh-CN"/>
              </w:rPr>
            </w:pPr>
            <w:r w:rsidRPr="00AE6B5E">
              <w:rPr>
                <w:rFonts w:ascii="Arial" w:hAnsi="Arial" w:cs="Arial" w:hint="eastAsia"/>
                <w:sz w:val="18"/>
                <w:szCs w:val="18"/>
                <w:lang w:eastAsia="zh-CN"/>
              </w:rPr>
              <w:t>TYP @3.0V</w:t>
            </w:r>
          </w:p>
        </w:tc>
      </w:tr>
      <w:tr w:rsidR="0090772B" w:rsidRPr="008B483F" w:rsidTr="001F5AF1">
        <w:trPr>
          <w:cantSplit/>
          <w:trHeight w:val="295"/>
        </w:trPr>
        <w:tc>
          <w:tcPr>
            <w:tcW w:w="737" w:type="dxa"/>
            <w:vMerge/>
            <w:tcBorders>
              <w:bottom w:val="single" w:sz="4" w:space="0" w:color="auto"/>
            </w:tcBorders>
            <w:vAlign w:val="center"/>
          </w:tcPr>
          <w:p w:rsidR="0090772B" w:rsidRPr="008B483F" w:rsidRDefault="0090772B" w:rsidP="0037726D">
            <w:pPr>
              <w:ind w:firstLineChars="50" w:firstLine="90"/>
              <w:jc w:val="both"/>
              <w:rPr>
                <w:rFonts w:ascii="Arial" w:hAnsi="Arial" w:cs="Arial"/>
                <w:sz w:val="18"/>
                <w:szCs w:val="18"/>
                <w:lang w:eastAsia="zh-CN"/>
              </w:rPr>
            </w:pPr>
          </w:p>
        </w:tc>
        <w:tc>
          <w:tcPr>
            <w:tcW w:w="2136" w:type="dxa"/>
            <w:vMerge/>
            <w:tcBorders>
              <w:bottom w:val="single" w:sz="4" w:space="0" w:color="auto"/>
            </w:tcBorders>
          </w:tcPr>
          <w:p w:rsidR="0090772B" w:rsidRPr="008B483F" w:rsidRDefault="0090772B" w:rsidP="0037726D">
            <w:pPr>
              <w:ind w:firstLineChars="50" w:firstLine="90"/>
              <w:jc w:val="both"/>
              <w:rPr>
                <w:rFonts w:ascii="Arial" w:hAnsi="Arial" w:cs="Arial"/>
                <w:sz w:val="18"/>
                <w:szCs w:val="18"/>
                <w:lang w:eastAsia="zh-CN"/>
              </w:rPr>
            </w:pPr>
          </w:p>
        </w:tc>
        <w:tc>
          <w:tcPr>
            <w:tcW w:w="983" w:type="dxa"/>
            <w:vMerge/>
            <w:tcBorders>
              <w:bottom w:val="single" w:sz="4" w:space="0" w:color="auto"/>
            </w:tcBorders>
          </w:tcPr>
          <w:p w:rsidR="0090772B" w:rsidRPr="008B483F" w:rsidRDefault="0090772B" w:rsidP="0037726D">
            <w:pPr>
              <w:ind w:firstLineChars="50" w:firstLine="90"/>
              <w:jc w:val="center"/>
              <w:rPr>
                <w:rFonts w:ascii="Arial" w:hAnsi="Arial" w:cs="Arial"/>
                <w:sz w:val="18"/>
                <w:szCs w:val="18"/>
                <w:lang w:eastAsia="zh-CN"/>
              </w:rPr>
            </w:pPr>
          </w:p>
        </w:tc>
        <w:tc>
          <w:tcPr>
            <w:tcW w:w="1842" w:type="dxa"/>
            <w:tcBorders>
              <w:top w:val="single" w:sz="4" w:space="0" w:color="auto"/>
              <w:bottom w:val="single" w:sz="4" w:space="0" w:color="auto"/>
            </w:tcBorders>
            <w:shd w:val="clear" w:color="auto" w:fill="auto"/>
            <w:vAlign w:val="center"/>
          </w:tcPr>
          <w:p w:rsidR="0090772B" w:rsidRPr="00AE6B5E" w:rsidRDefault="00B369BC" w:rsidP="00C364E2">
            <w:pPr>
              <w:jc w:val="center"/>
              <w:rPr>
                <w:rFonts w:ascii="Arial" w:hAnsi="Arial" w:cs="Arial"/>
                <w:sz w:val="18"/>
                <w:szCs w:val="18"/>
                <w:lang w:eastAsia="zh-CN"/>
              </w:rPr>
            </w:pPr>
            <w:r w:rsidRPr="00AE6B5E">
              <w:rPr>
                <w:rFonts w:ascii="Arial" w:hAnsi="Arial" w:cs="Arial" w:hint="eastAsia"/>
                <w:sz w:val="18"/>
                <w:szCs w:val="18"/>
                <w:lang w:eastAsia="zh-CN"/>
              </w:rPr>
              <w:t>F385</w:t>
            </w:r>
          </w:p>
        </w:tc>
        <w:tc>
          <w:tcPr>
            <w:tcW w:w="1985" w:type="dxa"/>
            <w:tcBorders>
              <w:bottom w:val="single" w:sz="4" w:space="0" w:color="auto"/>
            </w:tcBorders>
          </w:tcPr>
          <w:p w:rsidR="0090772B" w:rsidRPr="00DD4BF7" w:rsidRDefault="0090772B" w:rsidP="00DD4BF7">
            <w:pPr>
              <w:rPr>
                <w:rFonts w:ascii="Arial" w:hAnsi="Arial" w:cs="Arial"/>
                <w:sz w:val="18"/>
                <w:szCs w:val="18"/>
                <w:lang w:eastAsia="zh-CN"/>
              </w:rPr>
            </w:pPr>
            <w:r w:rsidRPr="00756C69">
              <w:rPr>
                <w:rFonts w:ascii="Arial" w:hAnsi="Arial" w:cs="Arial"/>
                <w:sz w:val="18"/>
                <w:szCs w:val="18"/>
                <w:lang w:eastAsia="zh-CN"/>
              </w:rPr>
              <w:t>TOP</w:t>
            </w:r>
          </w:p>
        </w:tc>
        <w:tc>
          <w:tcPr>
            <w:tcW w:w="1985" w:type="dxa"/>
            <w:vMerge/>
            <w:tcBorders>
              <w:bottom w:val="single" w:sz="4" w:space="0" w:color="auto"/>
            </w:tcBorders>
            <w:shd w:val="clear" w:color="auto" w:fill="auto"/>
            <w:vAlign w:val="center"/>
          </w:tcPr>
          <w:p w:rsidR="0090772B" w:rsidRPr="008B483F" w:rsidRDefault="0090772B" w:rsidP="0037726D">
            <w:pPr>
              <w:jc w:val="both"/>
              <w:rPr>
                <w:rFonts w:ascii="Arial" w:hAnsi="Arial" w:cs="Arial"/>
                <w:sz w:val="18"/>
                <w:szCs w:val="18"/>
                <w:lang w:eastAsia="zh-CN"/>
              </w:rPr>
            </w:pPr>
          </w:p>
        </w:tc>
      </w:tr>
    </w:tbl>
    <w:p w:rsidR="00C364E2" w:rsidRDefault="00C364E2" w:rsidP="008B483F">
      <w:pPr>
        <w:rPr>
          <w:rFonts w:ascii="Arial" w:hAnsi="Arial" w:cs="Arial" w:hint="eastAsia"/>
          <w:color w:val="0000FF"/>
          <w:sz w:val="21"/>
          <w:szCs w:val="21"/>
          <w:lang w:val="en-GB" w:eastAsia="zh-CN"/>
        </w:rPr>
      </w:pPr>
    </w:p>
    <w:p w:rsidR="00F72799" w:rsidRPr="00212A23" w:rsidRDefault="00F72799" w:rsidP="00F72799">
      <w:pPr>
        <w:autoSpaceDE w:val="0"/>
        <w:autoSpaceDN w:val="0"/>
        <w:adjustRightInd w:val="0"/>
        <w:spacing w:before="16" w:line="24" w:lineRule="atLeast"/>
        <w:rPr>
          <w:rFonts w:cs="Arial" w:hint="eastAsia"/>
          <w:spacing w:val="-1"/>
          <w:szCs w:val="21"/>
          <w:lang w:eastAsia="zh-CN"/>
        </w:rPr>
      </w:pPr>
      <w:r w:rsidRPr="00212A23">
        <w:rPr>
          <w:rFonts w:cs="Arial"/>
          <w:spacing w:val="-1"/>
          <w:szCs w:val="21"/>
        </w:rPr>
        <w:t xml:space="preserve">• </w:t>
      </w:r>
      <w:r>
        <w:rPr>
          <w:rFonts w:cs="Arial" w:hint="eastAsia"/>
          <w:spacing w:val="-1"/>
          <w:szCs w:val="21"/>
          <w:lang w:eastAsia="zh-CN"/>
        </w:rPr>
        <w:t>2</w:t>
      </w:r>
      <w:r w:rsidRPr="00212A23">
        <w:rPr>
          <w:rFonts w:cs="Arial"/>
          <w:spacing w:val="-1"/>
          <w:szCs w:val="21"/>
        </w:rPr>
        <w:t xml:space="preserve"> – Set Illumination O</w:t>
      </w:r>
      <w:r>
        <w:rPr>
          <w:rFonts w:cs="Arial" w:hint="eastAsia"/>
          <w:spacing w:val="-1"/>
          <w:szCs w:val="21"/>
          <w:lang w:eastAsia="zh-CN"/>
        </w:rPr>
        <w:t>ff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F72799" w:rsidRPr="00212A23" w:rsidTr="00AB0B95">
        <w:trPr>
          <w:trHeight w:val="276"/>
        </w:trPr>
        <w:tc>
          <w:tcPr>
            <w:tcW w:w="0" w:type="auto"/>
            <w:shd w:val="clear" w:color="auto" w:fill="E6E6E6"/>
            <w:vAlign w:val="center"/>
          </w:tcPr>
          <w:p w:rsidR="00F72799" w:rsidRPr="00212A23" w:rsidRDefault="00F72799" w:rsidP="00AB0B95">
            <w:pPr>
              <w:jc w:val="center"/>
              <w:rPr>
                <w:rFonts w:ascii="Arial" w:hAnsi="Arial" w:cs="Arial"/>
                <w:b/>
                <w:sz w:val="18"/>
                <w:szCs w:val="18"/>
                <w:lang w:eastAsia="zh-CN"/>
              </w:rPr>
            </w:pPr>
            <w:r w:rsidRPr="00212A23">
              <w:rPr>
                <w:rFonts w:ascii="Arial" w:hAnsi="Arial" w:cs="Arial" w:hint="eastAsia"/>
                <w:b/>
                <w:sz w:val="18"/>
                <w:szCs w:val="18"/>
                <w:lang w:eastAsia="zh-CN"/>
              </w:rPr>
              <w:t>Can ID(STD)</w:t>
            </w:r>
          </w:p>
        </w:tc>
        <w:tc>
          <w:tcPr>
            <w:tcW w:w="0" w:type="auto"/>
            <w:shd w:val="clear" w:color="auto" w:fill="E6E6E6"/>
            <w:vAlign w:val="center"/>
          </w:tcPr>
          <w:p w:rsidR="00F72799" w:rsidRPr="00212A23" w:rsidRDefault="00F72799" w:rsidP="00AB0B95">
            <w:pPr>
              <w:jc w:val="center"/>
              <w:rPr>
                <w:rFonts w:ascii="Arial" w:hAnsi="Arial" w:hint="eastAsia"/>
                <w:b/>
                <w:sz w:val="18"/>
                <w:lang w:eastAsia="zh-CN"/>
              </w:rPr>
            </w:pPr>
            <w:r w:rsidRPr="00212A23">
              <w:rPr>
                <w:rFonts w:ascii="Arial" w:hAnsi="Arial" w:hint="eastAsia"/>
                <w:b/>
                <w:sz w:val="18"/>
                <w:lang w:eastAsia="zh-CN"/>
              </w:rPr>
              <w:t>Data0</w:t>
            </w:r>
          </w:p>
        </w:tc>
        <w:tc>
          <w:tcPr>
            <w:tcW w:w="0" w:type="auto"/>
            <w:shd w:val="clear" w:color="auto" w:fill="E6E6E6"/>
            <w:vAlign w:val="center"/>
          </w:tcPr>
          <w:p w:rsidR="00F72799" w:rsidRPr="00212A23" w:rsidRDefault="00F72799" w:rsidP="00AB0B95">
            <w:pPr>
              <w:jc w:val="center"/>
              <w:rPr>
                <w:rFonts w:ascii="Arial" w:hAnsi="Arial" w:hint="eastAsia"/>
                <w:b/>
                <w:sz w:val="18"/>
                <w:lang w:eastAsia="zh-CN"/>
              </w:rPr>
            </w:pPr>
            <w:r w:rsidRPr="00212A23">
              <w:rPr>
                <w:rFonts w:ascii="Arial" w:hAnsi="Arial" w:hint="eastAsia"/>
                <w:b/>
                <w:sz w:val="18"/>
                <w:lang w:eastAsia="zh-CN"/>
              </w:rPr>
              <w:t>Data1</w:t>
            </w:r>
          </w:p>
        </w:tc>
        <w:tc>
          <w:tcPr>
            <w:tcW w:w="1036" w:type="dxa"/>
            <w:shd w:val="clear" w:color="auto" w:fill="E6E6E6"/>
            <w:vAlign w:val="center"/>
          </w:tcPr>
          <w:p w:rsidR="00F72799" w:rsidRPr="00212A23" w:rsidRDefault="00F72799" w:rsidP="00AB0B95">
            <w:pPr>
              <w:jc w:val="center"/>
              <w:rPr>
                <w:rFonts w:ascii="Arial" w:hAnsi="Arial" w:hint="eastAsia"/>
                <w:b/>
                <w:sz w:val="18"/>
                <w:lang w:eastAsia="zh-CN"/>
              </w:rPr>
            </w:pPr>
            <w:r w:rsidRPr="00212A23">
              <w:rPr>
                <w:rFonts w:ascii="Arial" w:hAnsi="Arial" w:hint="eastAsia"/>
                <w:b/>
                <w:sz w:val="18"/>
                <w:lang w:eastAsia="zh-CN"/>
              </w:rPr>
              <w:t>Data2</w:t>
            </w:r>
          </w:p>
        </w:tc>
        <w:tc>
          <w:tcPr>
            <w:tcW w:w="0" w:type="auto"/>
            <w:shd w:val="clear" w:color="auto" w:fill="E6E6E6"/>
            <w:vAlign w:val="center"/>
          </w:tcPr>
          <w:p w:rsidR="00F72799" w:rsidRPr="00212A23" w:rsidRDefault="00F72799" w:rsidP="00AB0B95">
            <w:pPr>
              <w:jc w:val="center"/>
              <w:rPr>
                <w:rFonts w:ascii="Arial" w:hAnsi="Arial" w:hint="eastAsia"/>
                <w:b/>
                <w:sz w:val="18"/>
                <w:lang w:eastAsia="zh-CN"/>
              </w:rPr>
            </w:pPr>
            <w:r w:rsidRPr="00212A23">
              <w:rPr>
                <w:rFonts w:ascii="Arial" w:hAnsi="Arial" w:hint="eastAsia"/>
                <w:b/>
                <w:sz w:val="18"/>
                <w:lang w:eastAsia="zh-CN"/>
              </w:rPr>
              <w:t>Data3</w:t>
            </w:r>
          </w:p>
        </w:tc>
        <w:tc>
          <w:tcPr>
            <w:tcW w:w="0" w:type="auto"/>
            <w:shd w:val="clear" w:color="auto" w:fill="E6E6E6"/>
            <w:vAlign w:val="center"/>
          </w:tcPr>
          <w:p w:rsidR="00F72799" w:rsidRPr="00212A23" w:rsidRDefault="00F72799" w:rsidP="00AB0B95">
            <w:pPr>
              <w:jc w:val="center"/>
              <w:rPr>
                <w:rFonts w:ascii="Arial" w:hAnsi="Arial" w:hint="eastAsia"/>
                <w:b/>
                <w:sz w:val="18"/>
                <w:lang w:eastAsia="zh-CN"/>
              </w:rPr>
            </w:pPr>
            <w:r w:rsidRPr="00212A23">
              <w:rPr>
                <w:rFonts w:ascii="Arial" w:hAnsi="Arial" w:hint="eastAsia"/>
                <w:b/>
                <w:sz w:val="18"/>
                <w:lang w:eastAsia="zh-CN"/>
              </w:rPr>
              <w:t>Data4</w:t>
            </w:r>
          </w:p>
        </w:tc>
        <w:tc>
          <w:tcPr>
            <w:tcW w:w="0" w:type="auto"/>
            <w:shd w:val="clear" w:color="auto" w:fill="E6E6E6"/>
            <w:vAlign w:val="center"/>
          </w:tcPr>
          <w:p w:rsidR="00F72799" w:rsidRPr="00212A23" w:rsidRDefault="00F72799" w:rsidP="00AB0B95">
            <w:pPr>
              <w:jc w:val="center"/>
              <w:rPr>
                <w:rFonts w:ascii="Arial" w:hAnsi="Arial" w:hint="eastAsia"/>
                <w:b/>
                <w:sz w:val="18"/>
                <w:lang w:eastAsia="zh-CN"/>
              </w:rPr>
            </w:pPr>
            <w:r w:rsidRPr="00212A23">
              <w:rPr>
                <w:rFonts w:ascii="Arial" w:hAnsi="Arial" w:hint="eastAsia"/>
                <w:b/>
                <w:sz w:val="18"/>
                <w:lang w:eastAsia="zh-CN"/>
              </w:rPr>
              <w:t>Data5</w:t>
            </w:r>
          </w:p>
        </w:tc>
        <w:tc>
          <w:tcPr>
            <w:tcW w:w="0" w:type="auto"/>
            <w:shd w:val="clear" w:color="auto" w:fill="E6E6E6"/>
            <w:vAlign w:val="center"/>
          </w:tcPr>
          <w:p w:rsidR="00F72799" w:rsidRPr="00212A23" w:rsidRDefault="00F72799" w:rsidP="00AB0B95">
            <w:pPr>
              <w:jc w:val="center"/>
              <w:rPr>
                <w:rFonts w:ascii="Arial" w:hAnsi="Arial" w:hint="eastAsia"/>
                <w:b/>
                <w:sz w:val="18"/>
                <w:lang w:eastAsia="zh-CN"/>
              </w:rPr>
            </w:pPr>
            <w:r w:rsidRPr="00212A23">
              <w:rPr>
                <w:rFonts w:ascii="Arial" w:hAnsi="Arial" w:hint="eastAsia"/>
                <w:b/>
                <w:sz w:val="18"/>
                <w:lang w:eastAsia="zh-CN"/>
              </w:rPr>
              <w:t>Data6</w:t>
            </w:r>
          </w:p>
        </w:tc>
        <w:tc>
          <w:tcPr>
            <w:tcW w:w="0" w:type="auto"/>
            <w:shd w:val="clear" w:color="auto" w:fill="E6E6E6"/>
            <w:vAlign w:val="center"/>
          </w:tcPr>
          <w:p w:rsidR="00F72799" w:rsidRPr="00212A23" w:rsidRDefault="00F72799" w:rsidP="00AB0B95">
            <w:pPr>
              <w:jc w:val="center"/>
              <w:rPr>
                <w:rFonts w:ascii="Arial" w:hAnsi="Arial" w:hint="eastAsia"/>
                <w:b/>
                <w:sz w:val="18"/>
                <w:lang w:eastAsia="zh-CN"/>
              </w:rPr>
            </w:pPr>
            <w:r w:rsidRPr="00212A23">
              <w:rPr>
                <w:rFonts w:ascii="Arial" w:hAnsi="Arial" w:hint="eastAsia"/>
                <w:b/>
                <w:sz w:val="18"/>
                <w:lang w:eastAsia="zh-CN"/>
              </w:rPr>
              <w:t>Data7</w:t>
            </w:r>
          </w:p>
        </w:tc>
      </w:tr>
      <w:tr w:rsidR="00F72799" w:rsidRPr="00212A23" w:rsidTr="00AB0B95">
        <w:trPr>
          <w:trHeight w:val="243"/>
        </w:trPr>
        <w:tc>
          <w:tcPr>
            <w:tcW w:w="0" w:type="auto"/>
            <w:shd w:val="clear" w:color="auto" w:fill="auto"/>
            <w:vAlign w:val="center"/>
          </w:tcPr>
          <w:p w:rsidR="00F72799" w:rsidRPr="00212A23" w:rsidRDefault="00F72799" w:rsidP="00AB0B95">
            <w:pPr>
              <w:jc w:val="center"/>
              <w:rPr>
                <w:rFonts w:ascii="Arial" w:hAnsi="Arial" w:hint="eastAsia"/>
                <w:sz w:val="18"/>
                <w:lang w:eastAsia="zh-CN"/>
              </w:rPr>
            </w:pPr>
            <w:r w:rsidRPr="00212A23">
              <w:rPr>
                <w:rFonts w:ascii="Arial" w:hAnsi="Arial"/>
                <w:sz w:val="18"/>
              </w:rPr>
              <w:t>0x772</w:t>
            </w:r>
          </w:p>
        </w:tc>
        <w:tc>
          <w:tcPr>
            <w:tcW w:w="0" w:type="auto"/>
            <w:shd w:val="clear" w:color="auto" w:fill="auto"/>
            <w:vAlign w:val="center"/>
          </w:tcPr>
          <w:p w:rsidR="00F72799" w:rsidRPr="00212A23" w:rsidRDefault="00F72799" w:rsidP="00AB0B95">
            <w:pPr>
              <w:jc w:val="center"/>
              <w:rPr>
                <w:rFonts w:ascii="Arial" w:hAnsi="Arial"/>
                <w:sz w:val="18"/>
                <w:lang w:eastAsia="zh-CN"/>
              </w:rPr>
            </w:pPr>
            <w:r w:rsidRPr="00212A23">
              <w:rPr>
                <w:rFonts w:ascii="Arial" w:hAnsi="Arial"/>
                <w:sz w:val="18"/>
              </w:rPr>
              <w:t>0x</w:t>
            </w:r>
            <w:r w:rsidRPr="00212A23">
              <w:rPr>
                <w:rFonts w:ascii="Arial" w:hAnsi="Arial" w:hint="eastAsia"/>
                <w:sz w:val="18"/>
                <w:lang w:eastAsia="zh-CN"/>
              </w:rPr>
              <w:t>30</w:t>
            </w:r>
          </w:p>
        </w:tc>
        <w:tc>
          <w:tcPr>
            <w:tcW w:w="0" w:type="auto"/>
            <w:shd w:val="clear" w:color="auto" w:fill="auto"/>
            <w:vAlign w:val="center"/>
          </w:tcPr>
          <w:p w:rsidR="00F72799" w:rsidRPr="00212A23" w:rsidRDefault="00F72799" w:rsidP="00AB0B95">
            <w:pPr>
              <w:keepNext/>
              <w:jc w:val="center"/>
              <w:rPr>
                <w:rFonts w:ascii="Arial" w:hAnsi="Arial"/>
                <w:sz w:val="18"/>
                <w:lang w:val="en-GB" w:eastAsia="zh-CN"/>
              </w:rPr>
            </w:pPr>
            <w:r w:rsidRPr="00212A23">
              <w:rPr>
                <w:rFonts w:ascii="Arial" w:hAnsi="Arial"/>
                <w:sz w:val="18"/>
                <w:lang w:val="en-GB"/>
              </w:rPr>
              <w:t>0x</w:t>
            </w:r>
            <w:r w:rsidRPr="00212A23">
              <w:rPr>
                <w:rFonts w:ascii="Arial" w:hAnsi="Arial" w:hint="eastAsia"/>
                <w:sz w:val="18"/>
                <w:lang w:val="en-GB" w:eastAsia="zh-CN"/>
              </w:rPr>
              <w:t>00</w:t>
            </w:r>
          </w:p>
        </w:tc>
        <w:tc>
          <w:tcPr>
            <w:tcW w:w="1036" w:type="dxa"/>
            <w:shd w:val="clear" w:color="auto" w:fill="auto"/>
          </w:tcPr>
          <w:p w:rsidR="00F72799" w:rsidRPr="00212A23" w:rsidRDefault="00F72799" w:rsidP="00AB0B95">
            <w:pPr>
              <w:keepNext/>
              <w:jc w:val="center"/>
              <w:rPr>
                <w:rFonts w:ascii="Arial" w:hAnsi="Arial" w:hint="eastAsia"/>
                <w:sz w:val="18"/>
                <w:lang w:val="en-GB" w:eastAsia="zh-CN"/>
              </w:rPr>
            </w:pPr>
            <w:r w:rsidRPr="00212A23">
              <w:rPr>
                <w:rFonts w:ascii="Arial" w:hAnsi="Arial" w:hint="eastAsia"/>
                <w:sz w:val="18"/>
                <w:lang w:val="en-GB" w:eastAsia="zh-CN"/>
              </w:rPr>
              <w:t>0x81</w:t>
            </w:r>
          </w:p>
        </w:tc>
        <w:tc>
          <w:tcPr>
            <w:tcW w:w="0" w:type="auto"/>
          </w:tcPr>
          <w:p w:rsidR="00F72799" w:rsidRPr="00212A23" w:rsidRDefault="00F72799" w:rsidP="00F72799">
            <w:pPr>
              <w:rPr>
                <w:rFonts w:ascii="Arial" w:hAnsi="Arial" w:hint="eastAsia"/>
                <w:sz w:val="18"/>
                <w:lang w:val="en-GB" w:eastAsia="zh-CN"/>
              </w:rPr>
            </w:pPr>
            <w:r w:rsidRPr="00212A23">
              <w:rPr>
                <w:rFonts w:ascii="Arial" w:hAnsi="Arial" w:hint="eastAsia"/>
                <w:sz w:val="18"/>
                <w:lang w:val="en-GB" w:eastAsia="zh-CN"/>
              </w:rPr>
              <w:t>0x0</w:t>
            </w:r>
            <w:r>
              <w:rPr>
                <w:rFonts w:ascii="Arial" w:hAnsi="Arial" w:hint="eastAsia"/>
                <w:sz w:val="18"/>
                <w:lang w:val="en-GB" w:eastAsia="zh-CN"/>
              </w:rPr>
              <w:t>0</w:t>
            </w:r>
          </w:p>
        </w:tc>
        <w:tc>
          <w:tcPr>
            <w:tcW w:w="0" w:type="auto"/>
          </w:tcPr>
          <w:p w:rsidR="00F72799" w:rsidRPr="00212A23" w:rsidRDefault="00F72799" w:rsidP="00AB0B95">
            <w:pPr>
              <w:rPr>
                <w:rFonts w:ascii="Arial" w:hAnsi="Arial" w:hint="eastAsia"/>
                <w:sz w:val="18"/>
                <w:lang w:val="en-GB" w:eastAsia="zh-CN"/>
              </w:rPr>
            </w:pPr>
            <w:r w:rsidRPr="00212A23">
              <w:rPr>
                <w:rFonts w:ascii="Arial" w:hAnsi="Arial" w:cs="Arial" w:hint="eastAsia"/>
                <w:sz w:val="18"/>
                <w:szCs w:val="18"/>
                <w:lang w:val="en-GB" w:eastAsia="zh-CN"/>
              </w:rPr>
              <w:t>0xAA</w:t>
            </w:r>
          </w:p>
        </w:tc>
        <w:tc>
          <w:tcPr>
            <w:tcW w:w="0" w:type="auto"/>
          </w:tcPr>
          <w:p w:rsidR="00F72799" w:rsidRPr="00212A23" w:rsidRDefault="00F72799" w:rsidP="00AB0B95">
            <w:pPr>
              <w:rPr>
                <w:rFonts w:hint="eastAsia"/>
                <w:lang w:eastAsia="zh-CN"/>
              </w:rPr>
            </w:pPr>
            <w:r w:rsidRPr="00212A23">
              <w:rPr>
                <w:rFonts w:ascii="Arial" w:hAnsi="Arial" w:cs="Arial" w:hint="eastAsia"/>
                <w:sz w:val="18"/>
                <w:szCs w:val="18"/>
                <w:lang w:val="en-GB" w:eastAsia="zh-CN"/>
              </w:rPr>
              <w:t>0xAA</w:t>
            </w:r>
          </w:p>
        </w:tc>
        <w:tc>
          <w:tcPr>
            <w:tcW w:w="0" w:type="auto"/>
          </w:tcPr>
          <w:p w:rsidR="00F72799" w:rsidRPr="00212A23" w:rsidRDefault="00F72799" w:rsidP="00AB0B95">
            <w:pPr>
              <w:rPr>
                <w:rFonts w:hint="eastAsia"/>
                <w:lang w:eastAsia="zh-CN"/>
              </w:rPr>
            </w:pPr>
            <w:r w:rsidRPr="00212A23">
              <w:rPr>
                <w:rFonts w:ascii="Arial" w:hAnsi="Arial" w:cs="Arial" w:hint="eastAsia"/>
                <w:sz w:val="18"/>
                <w:szCs w:val="18"/>
                <w:lang w:val="en-GB" w:eastAsia="zh-CN"/>
              </w:rPr>
              <w:t>0xAA</w:t>
            </w:r>
          </w:p>
        </w:tc>
        <w:tc>
          <w:tcPr>
            <w:tcW w:w="0" w:type="auto"/>
          </w:tcPr>
          <w:p w:rsidR="00F72799" w:rsidRPr="00212A23" w:rsidRDefault="00F72799" w:rsidP="00AB0B95">
            <w:pPr>
              <w:rPr>
                <w:rFonts w:hint="eastAsia"/>
                <w:lang w:eastAsia="zh-CN"/>
              </w:rPr>
            </w:pPr>
            <w:r w:rsidRPr="00212A23">
              <w:rPr>
                <w:rFonts w:ascii="Arial" w:hAnsi="Arial" w:cs="Arial" w:hint="eastAsia"/>
                <w:sz w:val="18"/>
                <w:szCs w:val="18"/>
                <w:lang w:val="en-GB" w:eastAsia="zh-CN"/>
              </w:rPr>
              <w:t>0xAA</w:t>
            </w:r>
          </w:p>
        </w:tc>
      </w:tr>
    </w:tbl>
    <w:p w:rsidR="00F72799" w:rsidRPr="00212A23" w:rsidRDefault="00F72799" w:rsidP="00F72799">
      <w:pPr>
        <w:rPr>
          <w:rFonts w:ascii="Arial" w:hAnsi="Arial" w:cs="Arial" w:hint="eastAsia"/>
          <w:sz w:val="21"/>
          <w:szCs w:val="21"/>
          <w:lang w:eastAsia="zh-CN"/>
        </w:rPr>
      </w:pPr>
    </w:p>
    <w:p w:rsidR="00F72799" w:rsidRPr="00212A23" w:rsidRDefault="00F72799" w:rsidP="00F72799">
      <w:pPr>
        <w:rPr>
          <w:rFonts w:ascii="Arial" w:hAnsi="Arial" w:cs="Arial" w:hint="eastAsia"/>
          <w:sz w:val="21"/>
          <w:szCs w:val="21"/>
          <w:lang w:val="en-GB" w:eastAsia="zh-CN"/>
        </w:rPr>
      </w:pPr>
      <w:r w:rsidRPr="00212A23">
        <w:rPr>
          <w:rFonts w:ascii="Arial" w:hAnsi="Arial" w:cs="Arial"/>
          <w:sz w:val="21"/>
          <w:szCs w:val="21"/>
          <w:lang w:val="en-GB" w:eastAsia="zh-CN"/>
        </w:rPr>
        <w:t>The ECU answer with the acknowledgement sent as follow</w:t>
      </w:r>
      <w:r w:rsidRPr="00212A23">
        <w:rPr>
          <w:rFonts w:ascii="Arial" w:hAnsi="Arial" w:cs="Arial" w:hint="eastAsia"/>
          <w:sz w:val="21"/>
          <w:szCs w:val="21"/>
          <w:lang w:val="en-GB" w:eastAsia="zh-CN"/>
        </w:rPr>
        <w:t>ing</w:t>
      </w:r>
      <w:r w:rsidRPr="00212A23">
        <w:rPr>
          <w:rFonts w:ascii="Arial" w:hAnsi="Arial" w:cs="Arial"/>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F72799" w:rsidRPr="00212A23" w:rsidTr="00AB0B95">
        <w:trPr>
          <w:trHeight w:val="276"/>
        </w:trPr>
        <w:tc>
          <w:tcPr>
            <w:tcW w:w="0" w:type="auto"/>
            <w:shd w:val="clear" w:color="auto" w:fill="E6E6E6"/>
            <w:vAlign w:val="center"/>
          </w:tcPr>
          <w:p w:rsidR="00F72799" w:rsidRPr="00212A23" w:rsidRDefault="00F72799" w:rsidP="00AB0B95">
            <w:pPr>
              <w:jc w:val="center"/>
              <w:rPr>
                <w:rFonts w:ascii="Arial" w:hAnsi="Arial" w:cs="Arial"/>
                <w:b/>
                <w:sz w:val="18"/>
                <w:szCs w:val="18"/>
                <w:lang w:eastAsia="zh-CN"/>
              </w:rPr>
            </w:pPr>
            <w:r w:rsidRPr="00212A23">
              <w:rPr>
                <w:rFonts w:ascii="Arial" w:hAnsi="Arial" w:cs="Arial" w:hint="eastAsia"/>
                <w:b/>
                <w:sz w:val="18"/>
                <w:szCs w:val="18"/>
                <w:lang w:eastAsia="zh-CN"/>
              </w:rPr>
              <w:t>Can ID(STD)</w:t>
            </w:r>
          </w:p>
        </w:tc>
        <w:tc>
          <w:tcPr>
            <w:tcW w:w="0" w:type="auto"/>
            <w:shd w:val="clear" w:color="auto" w:fill="E6E6E6"/>
            <w:vAlign w:val="center"/>
          </w:tcPr>
          <w:p w:rsidR="00F72799" w:rsidRPr="00212A23" w:rsidRDefault="00F72799" w:rsidP="00AB0B95">
            <w:pPr>
              <w:jc w:val="center"/>
              <w:rPr>
                <w:rFonts w:ascii="Arial" w:hAnsi="Arial" w:hint="eastAsia"/>
                <w:b/>
                <w:sz w:val="18"/>
                <w:lang w:eastAsia="zh-CN"/>
              </w:rPr>
            </w:pPr>
            <w:r w:rsidRPr="00212A23">
              <w:rPr>
                <w:rFonts w:ascii="Arial" w:hAnsi="Arial" w:hint="eastAsia"/>
                <w:b/>
                <w:sz w:val="18"/>
                <w:lang w:eastAsia="zh-CN"/>
              </w:rPr>
              <w:t>Data0</w:t>
            </w:r>
          </w:p>
        </w:tc>
        <w:tc>
          <w:tcPr>
            <w:tcW w:w="0" w:type="auto"/>
            <w:shd w:val="clear" w:color="auto" w:fill="E6E6E6"/>
            <w:vAlign w:val="center"/>
          </w:tcPr>
          <w:p w:rsidR="00F72799" w:rsidRPr="00212A23" w:rsidRDefault="00F72799" w:rsidP="00AB0B95">
            <w:pPr>
              <w:jc w:val="center"/>
              <w:rPr>
                <w:rFonts w:ascii="Arial" w:hAnsi="Arial" w:hint="eastAsia"/>
                <w:b/>
                <w:sz w:val="18"/>
                <w:lang w:eastAsia="zh-CN"/>
              </w:rPr>
            </w:pPr>
            <w:r w:rsidRPr="00212A23">
              <w:rPr>
                <w:rFonts w:ascii="Arial" w:hAnsi="Arial" w:hint="eastAsia"/>
                <w:b/>
                <w:sz w:val="18"/>
                <w:lang w:eastAsia="zh-CN"/>
              </w:rPr>
              <w:t>Data1</w:t>
            </w:r>
          </w:p>
        </w:tc>
        <w:tc>
          <w:tcPr>
            <w:tcW w:w="1036" w:type="dxa"/>
            <w:shd w:val="clear" w:color="auto" w:fill="E6E6E6"/>
            <w:vAlign w:val="center"/>
          </w:tcPr>
          <w:p w:rsidR="00F72799" w:rsidRPr="00212A23" w:rsidRDefault="00F72799" w:rsidP="00AB0B95">
            <w:pPr>
              <w:jc w:val="center"/>
              <w:rPr>
                <w:rFonts w:ascii="Arial" w:hAnsi="Arial" w:hint="eastAsia"/>
                <w:b/>
                <w:sz w:val="18"/>
                <w:lang w:eastAsia="zh-CN"/>
              </w:rPr>
            </w:pPr>
            <w:r w:rsidRPr="00212A23">
              <w:rPr>
                <w:rFonts w:ascii="Arial" w:hAnsi="Arial" w:hint="eastAsia"/>
                <w:b/>
                <w:sz w:val="18"/>
                <w:lang w:eastAsia="zh-CN"/>
              </w:rPr>
              <w:t>Data2</w:t>
            </w:r>
          </w:p>
        </w:tc>
        <w:tc>
          <w:tcPr>
            <w:tcW w:w="0" w:type="auto"/>
            <w:shd w:val="clear" w:color="auto" w:fill="E6E6E6"/>
            <w:vAlign w:val="center"/>
          </w:tcPr>
          <w:p w:rsidR="00F72799" w:rsidRPr="00212A23" w:rsidRDefault="00F72799" w:rsidP="00AB0B95">
            <w:pPr>
              <w:jc w:val="center"/>
              <w:rPr>
                <w:rFonts w:ascii="Arial" w:hAnsi="Arial" w:hint="eastAsia"/>
                <w:b/>
                <w:sz w:val="18"/>
                <w:lang w:eastAsia="zh-CN"/>
              </w:rPr>
            </w:pPr>
            <w:r w:rsidRPr="00212A23">
              <w:rPr>
                <w:rFonts w:ascii="Arial" w:hAnsi="Arial" w:hint="eastAsia"/>
                <w:b/>
                <w:sz w:val="18"/>
                <w:lang w:eastAsia="zh-CN"/>
              </w:rPr>
              <w:t>Data3</w:t>
            </w:r>
          </w:p>
        </w:tc>
        <w:tc>
          <w:tcPr>
            <w:tcW w:w="0" w:type="auto"/>
            <w:shd w:val="clear" w:color="auto" w:fill="E6E6E6"/>
            <w:vAlign w:val="center"/>
          </w:tcPr>
          <w:p w:rsidR="00F72799" w:rsidRPr="00212A23" w:rsidRDefault="00F72799" w:rsidP="00AB0B95">
            <w:pPr>
              <w:jc w:val="center"/>
              <w:rPr>
                <w:rFonts w:ascii="Arial" w:hAnsi="Arial" w:hint="eastAsia"/>
                <w:b/>
                <w:sz w:val="18"/>
                <w:lang w:eastAsia="zh-CN"/>
              </w:rPr>
            </w:pPr>
            <w:r w:rsidRPr="00212A23">
              <w:rPr>
                <w:rFonts w:ascii="Arial" w:hAnsi="Arial" w:hint="eastAsia"/>
                <w:b/>
                <w:sz w:val="18"/>
                <w:lang w:eastAsia="zh-CN"/>
              </w:rPr>
              <w:t>Data4</w:t>
            </w:r>
          </w:p>
        </w:tc>
        <w:tc>
          <w:tcPr>
            <w:tcW w:w="0" w:type="auto"/>
            <w:shd w:val="clear" w:color="auto" w:fill="E6E6E6"/>
            <w:vAlign w:val="center"/>
          </w:tcPr>
          <w:p w:rsidR="00F72799" w:rsidRPr="00212A23" w:rsidRDefault="00F72799" w:rsidP="00AB0B95">
            <w:pPr>
              <w:jc w:val="center"/>
              <w:rPr>
                <w:rFonts w:ascii="Arial" w:hAnsi="Arial" w:hint="eastAsia"/>
                <w:b/>
                <w:sz w:val="18"/>
                <w:lang w:eastAsia="zh-CN"/>
              </w:rPr>
            </w:pPr>
            <w:r w:rsidRPr="00212A23">
              <w:rPr>
                <w:rFonts w:ascii="Arial" w:hAnsi="Arial" w:hint="eastAsia"/>
                <w:b/>
                <w:sz w:val="18"/>
                <w:lang w:eastAsia="zh-CN"/>
              </w:rPr>
              <w:t>Data5</w:t>
            </w:r>
          </w:p>
        </w:tc>
        <w:tc>
          <w:tcPr>
            <w:tcW w:w="0" w:type="auto"/>
            <w:shd w:val="clear" w:color="auto" w:fill="E6E6E6"/>
            <w:vAlign w:val="center"/>
          </w:tcPr>
          <w:p w:rsidR="00F72799" w:rsidRPr="00212A23" w:rsidRDefault="00F72799" w:rsidP="00AB0B95">
            <w:pPr>
              <w:jc w:val="center"/>
              <w:rPr>
                <w:rFonts w:ascii="Arial" w:hAnsi="Arial" w:hint="eastAsia"/>
                <w:b/>
                <w:sz w:val="18"/>
                <w:lang w:eastAsia="zh-CN"/>
              </w:rPr>
            </w:pPr>
            <w:r w:rsidRPr="00212A23">
              <w:rPr>
                <w:rFonts w:ascii="Arial" w:hAnsi="Arial" w:hint="eastAsia"/>
                <w:b/>
                <w:sz w:val="18"/>
                <w:lang w:eastAsia="zh-CN"/>
              </w:rPr>
              <w:t>Data6</w:t>
            </w:r>
          </w:p>
        </w:tc>
        <w:tc>
          <w:tcPr>
            <w:tcW w:w="0" w:type="auto"/>
            <w:shd w:val="clear" w:color="auto" w:fill="E6E6E6"/>
            <w:vAlign w:val="center"/>
          </w:tcPr>
          <w:p w:rsidR="00F72799" w:rsidRPr="00212A23" w:rsidRDefault="00F72799" w:rsidP="00AB0B95">
            <w:pPr>
              <w:jc w:val="center"/>
              <w:rPr>
                <w:rFonts w:ascii="Arial" w:hAnsi="Arial" w:hint="eastAsia"/>
                <w:b/>
                <w:sz w:val="18"/>
                <w:lang w:eastAsia="zh-CN"/>
              </w:rPr>
            </w:pPr>
            <w:r w:rsidRPr="00212A23">
              <w:rPr>
                <w:rFonts w:ascii="Arial" w:hAnsi="Arial" w:hint="eastAsia"/>
                <w:b/>
                <w:sz w:val="18"/>
                <w:lang w:eastAsia="zh-CN"/>
              </w:rPr>
              <w:t>Data7</w:t>
            </w:r>
          </w:p>
        </w:tc>
      </w:tr>
      <w:tr w:rsidR="00F72799" w:rsidRPr="00212A23" w:rsidTr="00AB0B95">
        <w:trPr>
          <w:trHeight w:val="223"/>
        </w:trPr>
        <w:tc>
          <w:tcPr>
            <w:tcW w:w="0" w:type="auto"/>
            <w:shd w:val="clear" w:color="auto" w:fill="auto"/>
            <w:vAlign w:val="center"/>
          </w:tcPr>
          <w:p w:rsidR="00F72799" w:rsidRPr="00212A23" w:rsidRDefault="00F72799" w:rsidP="00AB0B95">
            <w:pPr>
              <w:jc w:val="center"/>
              <w:rPr>
                <w:rFonts w:ascii="Arial" w:hAnsi="Arial" w:hint="eastAsia"/>
                <w:sz w:val="18"/>
                <w:lang w:eastAsia="zh-CN"/>
              </w:rPr>
            </w:pPr>
            <w:r w:rsidRPr="00212A23">
              <w:rPr>
                <w:rFonts w:ascii="Arial" w:hAnsi="Arial"/>
                <w:sz w:val="18"/>
              </w:rPr>
              <w:t>0x774</w:t>
            </w:r>
          </w:p>
        </w:tc>
        <w:tc>
          <w:tcPr>
            <w:tcW w:w="0" w:type="auto"/>
            <w:shd w:val="clear" w:color="auto" w:fill="auto"/>
            <w:vAlign w:val="center"/>
          </w:tcPr>
          <w:p w:rsidR="00F72799" w:rsidRPr="00212A23" w:rsidRDefault="00F72799" w:rsidP="00AB0B95">
            <w:pPr>
              <w:jc w:val="center"/>
              <w:rPr>
                <w:rFonts w:ascii="Arial" w:hAnsi="Arial"/>
                <w:sz w:val="18"/>
                <w:lang w:eastAsia="zh-CN"/>
              </w:rPr>
            </w:pPr>
            <w:r w:rsidRPr="00212A23">
              <w:rPr>
                <w:rFonts w:ascii="Arial" w:hAnsi="Arial"/>
                <w:sz w:val="18"/>
              </w:rPr>
              <w:t>0x</w:t>
            </w:r>
            <w:r w:rsidRPr="00212A23">
              <w:rPr>
                <w:rFonts w:ascii="Arial" w:hAnsi="Arial" w:hint="eastAsia"/>
                <w:sz w:val="18"/>
                <w:lang w:eastAsia="zh-CN"/>
              </w:rPr>
              <w:t>70</w:t>
            </w:r>
          </w:p>
        </w:tc>
        <w:tc>
          <w:tcPr>
            <w:tcW w:w="0" w:type="auto"/>
            <w:shd w:val="clear" w:color="auto" w:fill="auto"/>
            <w:vAlign w:val="center"/>
          </w:tcPr>
          <w:p w:rsidR="00F72799" w:rsidRPr="00212A23" w:rsidRDefault="00F72799" w:rsidP="00AB0B95">
            <w:pPr>
              <w:keepNext/>
              <w:jc w:val="center"/>
              <w:rPr>
                <w:rFonts w:ascii="Arial" w:hAnsi="Arial" w:hint="eastAsia"/>
                <w:sz w:val="18"/>
                <w:lang w:val="en-GB" w:eastAsia="zh-CN"/>
              </w:rPr>
            </w:pPr>
            <w:r w:rsidRPr="00212A23">
              <w:rPr>
                <w:rFonts w:ascii="Arial" w:hAnsi="Arial" w:hint="eastAsia"/>
                <w:sz w:val="18"/>
                <w:lang w:val="en-GB" w:eastAsia="zh-CN"/>
              </w:rPr>
              <w:t>0x00</w:t>
            </w:r>
          </w:p>
        </w:tc>
        <w:tc>
          <w:tcPr>
            <w:tcW w:w="1036" w:type="dxa"/>
            <w:shd w:val="clear" w:color="auto" w:fill="auto"/>
          </w:tcPr>
          <w:p w:rsidR="00F72799" w:rsidRPr="00212A23" w:rsidRDefault="00451447" w:rsidP="00AB0B95">
            <w:pPr>
              <w:keepNext/>
              <w:jc w:val="center"/>
              <w:rPr>
                <w:rFonts w:ascii="Arial" w:hAnsi="Arial" w:hint="eastAsia"/>
                <w:sz w:val="18"/>
                <w:lang w:val="en-GB" w:eastAsia="zh-CN"/>
              </w:rPr>
            </w:pPr>
            <w:r w:rsidRPr="00212A23">
              <w:rPr>
                <w:rFonts w:ascii="Arial" w:hAnsi="Arial" w:hint="eastAsia"/>
                <w:sz w:val="18"/>
                <w:lang w:val="en-GB" w:eastAsia="zh-CN"/>
              </w:rPr>
              <w:t>0x</w:t>
            </w:r>
            <w:r>
              <w:rPr>
                <w:rFonts w:ascii="Arial" w:hAnsi="Arial" w:hint="eastAsia"/>
                <w:sz w:val="18"/>
                <w:lang w:val="en-GB" w:eastAsia="zh-CN"/>
              </w:rPr>
              <w:t>01</w:t>
            </w:r>
          </w:p>
        </w:tc>
        <w:tc>
          <w:tcPr>
            <w:tcW w:w="0" w:type="auto"/>
          </w:tcPr>
          <w:p w:rsidR="00F72799" w:rsidRPr="00212A23" w:rsidRDefault="00F72799" w:rsidP="00AB0B95">
            <w:pPr>
              <w:rPr>
                <w:rFonts w:ascii="Arial" w:hAnsi="Arial" w:hint="eastAsia"/>
                <w:sz w:val="18"/>
                <w:lang w:val="en-GB" w:eastAsia="zh-CN"/>
              </w:rPr>
            </w:pPr>
            <w:r w:rsidRPr="00212A23">
              <w:rPr>
                <w:rFonts w:ascii="Arial" w:hAnsi="Arial" w:hint="eastAsia"/>
                <w:sz w:val="18"/>
                <w:lang w:val="en-GB" w:eastAsia="zh-CN"/>
              </w:rPr>
              <w:t>---</w:t>
            </w:r>
          </w:p>
        </w:tc>
        <w:tc>
          <w:tcPr>
            <w:tcW w:w="0" w:type="auto"/>
          </w:tcPr>
          <w:p w:rsidR="00F72799" w:rsidRPr="00212A23" w:rsidRDefault="00F72799" w:rsidP="00AB0B95">
            <w:pPr>
              <w:rPr>
                <w:rFonts w:ascii="Arial" w:hAnsi="Arial" w:hint="eastAsia"/>
                <w:sz w:val="18"/>
                <w:lang w:val="en-GB" w:eastAsia="zh-CN"/>
              </w:rPr>
            </w:pPr>
            <w:r w:rsidRPr="00212A23">
              <w:rPr>
                <w:rFonts w:ascii="Arial" w:hAnsi="Arial" w:hint="eastAsia"/>
                <w:sz w:val="18"/>
                <w:lang w:val="en-GB" w:eastAsia="zh-CN"/>
              </w:rPr>
              <w:t>---</w:t>
            </w:r>
          </w:p>
        </w:tc>
        <w:tc>
          <w:tcPr>
            <w:tcW w:w="0" w:type="auto"/>
          </w:tcPr>
          <w:p w:rsidR="00F72799" w:rsidRPr="00212A23" w:rsidRDefault="00F72799" w:rsidP="00AB0B95">
            <w:pPr>
              <w:rPr>
                <w:rFonts w:hint="eastAsia"/>
                <w:lang w:eastAsia="zh-CN"/>
              </w:rPr>
            </w:pPr>
            <w:r w:rsidRPr="00212A23">
              <w:rPr>
                <w:rFonts w:ascii="Arial" w:hAnsi="Arial" w:hint="eastAsia"/>
                <w:sz w:val="18"/>
                <w:lang w:val="en-GB" w:eastAsia="zh-CN"/>
              </w:rPr>
              <w:t>---</w:t>
            </w:r>
          </w:p>
        </w:tc>
        <w:tc>
          <w:tcPr>
            <w:tcW w:w="0" w:type="auto"/>
          </w:tcPr>
          <w:p w:rsidR="00F72799" w:rsidRPr="00212A23" w:rsidRDefault="00F72799" w:rsidP="00AB0B95">
            <w:pPr>
              <w:rPr>
                <w:rFonts w:hint="eastAsia"/>
                <w:lang w:eastAsia="zh-CN"/>
              </w:rPr>
            </w:pPr>
            <w:r w:rsidRPr="00212A23">
              <w:rPr>
                <w:rFonts w:ascii="Arial" w:hAnsi="Arial" w:hint="eastAsia"/>
                <w:sz w:val="18"/>
                <w:lang w:val="en-GB" w:eastAsia="zh-CN"/>
              </w:rPr>
              <w:t>---</w:t>
            </w:r>
          </w:p>
        </w:tc>
        <w:tc>
          <w:tcPr>
            <w:tcW w:w="0" w:type="auto"/>
          </w:tcPr>
          <w:p w:rsidR="00F72799" w:rsidRPr="00212A23" w:rsidRDefault="00F72799" w:rsidP="00AB0B95">
            <w:pPr>
              <w:rPr>
                <w:rFonts w:hint="eastAsia"/>
                <w:lang w:eastAsia="zh-CN"/>
              </w:rPr>
            </w:pPr>
            <w:r w:rsidRPr="00212A23">
              <w:rPr>
                <w:rFonts w:ascii="Arial" w:hAnsi="Arial" w:hint="eastAsia"/>
                <w:sz w:val="18"/>
                <w:lang w:val="en-GB" w:eastAsia="zh-CN"/>
              </w:rPr>
              <w:t>---</w:t>
            </w:r>
          </w:p>
        </w:tc>
      </w:tr>
    </w:tbl>
    <w:p w:rsidR="00F72799" w:rsidRPr="00D451C8" w:rsidRDefault="00F72799" w:rsidP="00F72799">
      <w:pPr>
        <w:rPr>
          <w:rFonts w:ascii="Arial" w:hAnsi="Arial" w:cs="Arial" w:hint="eastAsia"/>
          <w:sz w:val="21"/>
          <w:szCs w:val="21"/>
          <w:lang w:val="en-GB" w:eastAsia="zh-CN"/>
        </w:rPr>
      </w:pPr>
      <w:r w:rsidRPr="00D451C8">
        <w:rPr>
          <w:rFonts w:ascii="Arial" w:hAnsi="Arial" w:cs="Arial" w:hint="eastAsia"/>
          <w:sz w:val="21"/>
          <w:szCs w:val="21"/>
          <w:lang w:val="en-GB" w:eastAsia="zh-CN"/>
        </w:rPr>
        <w:t>All backlight LEDs are o</w:t>
      </w:r>
      <w:r>
        <w:rPr>
          <w:rFonts w:ascii="Arial" w:hAnsi="Arial" w:cs="Arial" w:hint="eastAsia"/>
          <w:sz w:val="21"/>
          <w:szCs w:val="21"/>
          <w:lang w:val="en-GB" w:eastAsia="zh-CN"/>
        </w:rPr>
        <w:t>ff</w:t>
      </w:r>
      <w:r w:rsidRPr="00D451C8">
        <w:rPr>
          <w:rFonts w:ascii="Arial" w:hAnsi="Arial" w:cs="Arial" w:hint="eastAsia"/>
          <w:sz w:val="21"/>
          <w:szCs w:val="21"/>
          <w:lang w:val="en-GB" w:eastAsia="zh-CN"/>
        </w:rPr>
        <w:t xml:space="preserve"> after </w:t>
      </w:r>
      <w:r>
        <w:rPr>
          <w:rFonts w:ascii="Arial" w:hAnsi="Arial" w:cs="Arial" w:hint="eastAsia"/>
          <w:sz w:val="21"/>
          <w:szCs w:val="21"/>
          <w:lang w:val="en-GB" w:eastAsia="zh-CN"/>
        </w:rPr>
        <w:t>the command is send</w:t>
      </w:r>
      <w:r w:rsidRPr="00D451C8">
        <w:rPr>
          <w:rFonts w:ascii="Arial" w:hAnsi="Arial" w:cs="Arial" w:hint="eastAsia"/>
          <w:sz w:val="21"/>
          <w:szCs w:val="21"/>
          <w:lang w:val="en-GB" w:eastAsia="zh-CN"/>
        </w:rPr>
        <w:t>.</w:t>
      </w:r>
    </w:p>
    <w:p w:rsidR="007B7663" w:rsidRPr="00B07DEE" w:rsidRDefault="007B7663" w:rsidP="00A122E8">
      <w:pPr>
        <w:ind w:left="360"/>
        <w:rPr>
          <w:rFonts w:ascii="Arial" w:hAnsi="Arial" w:cs="Arial" w:hint="eastAsia"/>
          <w:color w:val="0000FF"/>
          <w:sz w:val="21"/>
          <w:szCs w:val="21"/>
          <w:lang w:val="en-GB" w:eastAsia="zh-CN"/>
        </w:rPr>
      </w:pPr>
    </w:p>
    <w:p w:rsidR="008C2605" w:rsidRPr="00CC62DE" w:rsidRDefault="000821BD" w:rsidP="000821BD">
      <w:pPr>
        <w:pStyle w:val="2"/>
        <w:rPr>
          <w:rFonts w:hint="eastAsia"/>
          <w:b/>
          <w:lang w:eastAsia="zh-CN"/>
        </w:rPr>
      </w:pPr>
      <w:bookmarkStart w:id="203" w:name="_Toc467654049"/>
      <w:r w:rsidRPr="00CC62DE">
        <w:rPr>
          <w:rFonts w:hint="eastAsia"/>
          <w:b/>
          <w:lang w:eastAsia="zh-CN"/>
        </w:rPr>
        <w:t>P</w:t>
      </w:r>
      <w:r w:rsidRPr="00CC62DE">
        <w:rPr>
          <w:b/>
          <w:lang w:eastAsia="zh-CN"/>
        </w:rPr>
        <w:t>eripheral</w:t>
      </w:r>
      <w:r w:rsidRPr="00CC62DE">
        <w:rPr>
          <w:rFonts w:hint="eastAsia"/>
          <w:b/>
          <w:lang w:eastAsia="zh-CN"/>
        </w:rPr>
        <w:t xml:space="preserve"> Test</w:t>
      </w:r>
      <w:bookmarkEnd w:id="203"/>
    </w:p>
    <w:p w:rsidR="00506961" w:rsidRPr="00CC62DE" w:rsidRDefault="00506961" w:rsidP="00506961">
      <w:pPr>
        <w:pStyle w:val="3"/>
        <w:rPr>
          <w:rFonts w:hint="eastAsia"/>
          <w:b/>
          <w:lang w:eastAsia="zh-CN"/>
        </w:rPr>
      </w:pPr>
      <w:bookmarkStart w:id="204" w:name="_Toc467654050"/>
      <w:r w:rsidRPr="00CC62DE">
        <w:rPr>
          <w:b/>
          <w:lang w:eastAsia="zh-CN"/>
        </w:rPr>
        <w:t>Movement Outputs Test</w:t>
      </w:r>
      <w:bookmarkEnd w:id="204"/>
    </w:p>
    <w:p w:rsidR="00506961" w:rsidRPr="00CC62DE" w:rsidRDefault="00506961" w:rsidP="00506961">
      <w:pPr>
        <w:autoSpaceDE w:val="0"/>
        <w:autoSpaceDN w:val="0"/>
        <w:adjustRightInd w:val="0"/>
        <w:spacing w:line="24" w:lineRule="atLeast"/>
        <w:rPr>
          <w:rFonts w:cs="Arial"/>
          <w:szCs w:val="21"/>
        </w:rPr>
      </w:pPr>
      <w:r w:rsidRPr="00CC62DE">
        <w:rPr>
          <w:rFonts w:cs="Arial"/>
          <w:szCs w:val="21"/>
        </w:rPr>
        <w:t>OBJECT:</w:t>
      </w:r>
    </w:p>
    <w:p w:rsidR="00506961" w:rsidRPr="00CC62DE" w:rsidRDefault="00506961" w:rsidP="00506961">
      <w:pPr>
        <w:autoSpaceDE w:val="0"/>
        <w:autoSpaceDN w:val="0"/>
        <w:adjustRightInd w:val="0"/>
        <w:spacing w:line="24" w:lineRule="atLeast"/>
        <w:ind w:firstLine="225"/>
        <w:rPr>
          <w:rFonts w:cs="Arial"/>
          <w:szCs w:val="21"/>
        </w:rPr>
      </w:pPr>
      <w:r w:rsidRPr="00CC62DE">
        <w:rPr>
          <w:rFonts w:cs="Arial"/>
          <w:szCs w:val="21"/>
        </w:rPr>
        <w:tab/>
        <w:t>Test gauges driver outputs.</w:t>
      </w:r>
    </w:p>
    <w:p w:rsidR="00506961" w:rsidRPr="00CC62DE" w:rsidRDefault="00506961" w:rsidP="00506961">
      <w:pPr>
        <w:autoSpaceDE w:val="0"/>
        <w:autoSpaceDN w:val="0"/>
        <w:adjustRightInd w:val="0"/>
        <w:spacing w:line="24" w:lineRule="atLeast"/>
        <w:rPr>
          <w:rFonts w:cs="Arial"/>
          <w:szCs w:val="21"/>
        </w:rPr>
      </w:pPr>
      <w:r w:rsidRPr="00CC62DE">
        <w:rPr>
          <w:rFonts w:cs="Arial"/>
          <w:szCs w:val="21"/>
        </w:rPr>
        <w:t>METHOD:</w:t>
      </w:r>
    </w:p>
    <w:p w:rsidR="00506961" w:rsidRPr="00CC62DE" w:rsidRDefault="00506961" w:rsidP="00506961">
      <w:pPr>
        <w:autoSpaceDE w:val="0"/>
        <w:autoSpaceDN w:val="0"/>
        <w:adjustRightInd w:val="0"/>
        <w:spacing w:line="24" w:lineRule="atLeast"/>
        <w:ind w:firstLine="225"/>
        <w:rPr>
          <w:rFonts w:cs="Arial"/>
          <w:szCs w:val="21"/>
        </w:rPr>
      </w:pPr>
      <w:r w:rsidRPr="00CC62DE">
        <w:rPr>
          <w:rFonts w:cs="Arial"/>
          <w:szCs w:val="21"/>
        </w:rPr>
        <w:tab/>
        <w:t>Measure voltages of the step motor ports.</w:t>
      </w:r>
    </w:p>
    <w:p w:rsidR="00506961" w:rsidRPr="00CC62DE" w:rsidRDefault="00506961" w:rsidP="00506961">
      <w:pPr>
        <w:autoSpaceDE w:val="0"/>
        <w:autoSpaceDN w:val="0"/>
        <w:adjustRightInd w:val="0"/>
        <w:spacing w:line="24" w:lineRule="atLeast"/>
        <w:rPr>
          <w:rFonts w:cs="Arial"/>
          <w:szCs w:val="21"/>
        </w:rPr>
      </w:pPr>
      <w:r w:rsidRPr="00CC62DE">
        <w:rPr>
          <w:rFonts w:cs="Arial"/>
          <w:szCs w:val="21"/>
        </w:rPr>
        <w:t>PROCEDURE:</w:t>
      </w:r>
    </w:p>
    <w:p w:rsidR="00506961" w:rsidRPr="00CC62DE" w:rsidRDefault="00506961" w:rsidP="00506961">
      <w:pPr>
        <w:autoSpaceDE w:val="0"/>
        <w:autoSpaceDN w:val="0"/>
        <w:adjustRightInd w:val="0"/>
        <w:spacing w:line="24" w:lineRule="atLeast"/>
        <w:ind w:firstLine="225"/>
        <w:rPr>
          <w:rFonts w:cs="Arial"/>
          <w:szCs w:val="21"/>
        </w:rPr>
      </w:pPr>
      <w:r w:rsidRPr="00CC62DE">
        <w:rPr>
          <w:rFonts w:cs="Arial"/>
          <w:szCs w:val="21"/>
        </w:rPr>
        <w:tab/>
        <w:t>All loads/values applied as per specification in the following table.</w:t>
      </w:r>
    </w:p>
    <w:p w:rsidR="00506961" w:rsidRPr="00CC62DE" w:rsidRDefault="00506961" w:rsidP="00506961">
      <w:pPr>
        <w:autoSpaceDE w:val="0"/>
        <w:autoSpaceDN w:val="0"/>
        <w:adjustRightInd w:val="0"/>
        <w:spacing w:line="24" w:lineRule="atLeast"/>
        <w:rPr>
          <w:rFonts w:cs="Arial"/>
          <w:szCs w:val="21"/>
        </w:rPr>
      </w:pPr>
      <w:r w:rsidRPr="00CC62DE">
        <w:rPr>
          <w:rFonts w:cs="Arial"/>
          <w:szCs w:val="21"/>
        </w:rPr>
        <w:t>NOTE:</w:t>
      </w:r>
    </w:p>
    <w:p w:rsidR="00506961" w:rsidRPr="00CC62DE" w:rsidRDefault="00506961" w:rsidP="00506961">
      <w:pPr>
        <w:autoSpaceDE w:val="0"/>
        <w:autoSpaceDN w:val="0"/>
        <w:adjustRightInd w:val="0"/>
        <w:spacing w:line="24" w:lineRule="atLeast"/>
        <w:ind w:left="720"/>
        <w:rPr>
          <w:rFonts w:cs="Arial"/>
          <w:szCs w:val="21"/>
        </w:rPr>
      </w:pPr>
      <w:r w:rsidRPr="00CC62DE">
        <w:rPr>
          <w:rFonts w:cs="Arial"/>
          <w:szCs w:val="21"/>
        </w:rPr>
        <w:t>All voltages and resistances are relative to ground unless otherwise stated. The tolerance of wave form measurement can be ±(TBD)% of indicated values.</w:t>
      </w:r>
    </w:p>
    <w:p w:rsidR="00506961" w:rsidRPr="00CC62DE" w:rsidRDefault="00506961" w:rsidP="00506961">
      <w:pPr>
        <w:spacing w:line="24" w:lineRule="atLeast"/>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4"/>
        <w:gridCol w:w="1342"/>
        <w:gridCol w:w="1747"/>
        <w:gridCol w:w="1740"/>
        <w:gridCol w:w="1522"/>
        <w:gridCol w:w="928"/>
      </w:tblGrid>
      <w:tr w:rsidR="00506961" w:rsidRPr="00CC62DE" w:rsidTr="007075B5">
        <w:tc>
          <w:tcPr>
            <w:tcW w:w="1334" w:type="dxa"/>
            <w:shd w:val="clear" w:color="auto" w:fill="D9D9D9"/>
            <w:vAlign w:val="center"/>
          </w:tcPr>
          <w:p w:rsidR="00506961" w:rsidRPr="00CC62DE" w:rsidRDefault="00506961" w:rsidP="00E24934">
            <w:pPr>
              <w:autoSpaceDE w:val="0"/>
              <w:autoSpaceDN w:val="0"/>
              <w:adjustRightInd w:val="0"/>
              <w:spacing w:before="16" w:line="24" w:lineRule="atLeast"/>
              <w:jc w:val="center"/>
              <w:rPr>
                <w:rFonts w:cs="Arial"/>
                <w:spacing w:val="-1"/>
                <w:szCs w:val="21"/>
              </w:rPr>
            </w:pPr>
            <w:r w:rsidRPr="00CC62DE">
              <w:rPr>
                <w:rFonts w:cs="Arial"/>
                <w:spacing w:val="-1"/>
                <w:szCs w:val="21"/>
              </w:rPr>
              <w:t>Test Point</w:t>
            </w:r>
          </w:p>
          <w:p w:rsidR="00506961" w:rsidRPr="00CC62DE" w:rsidRDefault="00506961" w:rsidP="00E24934">
            <w:pPr>
              <w:autoSpaceDE w:val="0"/>
              <w:autoSpaceDN w:val="0"/>
              <w:adjustRightInd w:val="0"/>
              <w:spacing w:before="16" w:line="24" w:lineRule="atLeast"/>
              <w:jc w:val="center"/>
              <w:rPr>
                <w:rFonts w:cs="Arial"/>
                <w:spacing w:val="-1"/>
                <w:szCs w:val="21"/>
              </w:rPr>
            </w:pPr>
            <w:r w:rsidRPr="00CC62DE">
              <w:rPr>
                <w:rFonts w:cs="Arial"/>
                <w:spacing w:val="-1"/>
                <w:szCs w:val="21"/>
              </w:rPr>
              <w:t>(Apply)</w:t>
            </w:r>
          </w:p>
        </w:tc>
        <w:tc>
          <w:tcPr>
            <w:tcW w:w="1342" w:type="dxa"/>
            <w:shd w:val="clear" w:color="auto" w:fill="D9D9D9"/>
            <w:vAlign w:val="center"/>
          </w:tcPr>
          <w:p w:rsidR="00506961" w:rsidRPr="00CC62DE" w:rsidRDefault="00506961" w:rsidP="00E24934">
            <w:pPr>
              <w:autoSpaceDE w:val="0"/>
              <w:autoSpaceDN w:val="0"/>
              <w:adjustRightInd w:val="0"/>
              <w:spacing w:before="16" w:line="24" w:lineRule="atLeast"/>
              <w:jc w:val="center"/>
              <w:rPr>
                <w:rFonts w:cs="Arial"/>
                <w:spacing w:val="-1"/>
                <w:szCs w:val="21"/>
              </w:rPr>
            </w:pPr>
            <w:r w:rsidRPr="00CC62DE">
              <w:rPr>
                <w:rFonts w:cs="Arial"/>
                <w:spacing w:val="-1"/>
                <w:szCs w:val="21"/>
              </w:rPr>
              <w:t>Apply</w:t>
            </w:r>
          </w:p>
        </w:tc>
        <w:tc>
          <w:tcPr>
            <w:tcW w:w="1747" w:type="dxa"/>
            <w:shd w:val="clear" w:color="auto" w:fill="D9D9D9"/>
            <w:vAlign w:val="center"/>
          </w:tcPr>
          <w:p w:rsidR="00506961" w:rsidRPr="00CC62DE" w:rsidRDefault="00506961" w:rsidP="00E24934">
            <w:pPr>
              <w:autoSpaceDE w:val="0"/>
              <w:autoSpaceDN w:val="0"/>
              <w:adjustRightInd w:val="0"/>
              <w:spacing w:before="16" w:line="24" w:lineRule="atLeast"/>
              <w:jc w:val="center"/>
              <w:rPr>
                <w:rFonts w:cs="Arial"/>
                <w:spacing w:val="-1"/>
                <w:szCs w:val="21"/>
              </w:rPr>
            </w:pPr>
            <w:r w:rsidRPr="00CC62DE">
              <w:rPr>
                <w:rFonts w:cs="Arial"/>
                <w:spacing w:val="-1"/>
                <w:szCs w:val="21"/>
              </w:rPr>
              <w:t>Description</w:t>
            </w:r>
          </w:p>
        </w:tc>
        <w:tc>
          <w:tcPr>
            <w:tcW w:w="1740" w:type="dxa"/>
            <w:shd w:val="clear" w:color="auto" w:fill="D9D9D9"/>
            <w:vAlign w:val="center"/>
          </w:tcPr>
          <w:p w:rsidR="00506961" w:rsidRPr="00CC62DE" w:rsidRDefault="00506961" w:rsidP="00E24934">
            <w:pPr>
              <w:autoSpaceDE w:val="0"/>
              <w:autoSpaceDN w:val="0"/>
              <w:adjustRightInd w:val="0"/>
              <w:spacing w:before="16" w:line="24" w:lineRule="atLeast"/>
              <w:jc w:val="center"/>
              <w:rPr>
                <w:rFonts w:cs="Arial"/>
                <w:spacing w:val="-1"/>
                <w:szCs w:val="21"/>
              </w:rPr>
            </w:pPr>
            <w:r w:rsidRPr="00CC62DE">
              <w:rPr>
                <w:rFonts w:cs="Arial"/>
                <w:spacing w:val="-1"/>
                <w:szCs w:val="21"/>
              </w:rPr>
              <w:t>Test Point</w:t>
            </w:r>
          </w:p>
          <w:p w:rsidR="00506961" w:rsidRPr="00CC62DE" w:rsidRDefault="00506961" w:rsidP="00E24934">
            <w:pPr>
              <w:autoSpaceDE w:val="0"/>
              <w:autoSpaceDN w:val="0"/>
              <w:adjustRightInd w:val="0"/>
              <w:spacing w:before="16" w:line="24" w:lineRule="atLeast"/>
              <w:jc w:val="center"/>
              <w:rPr>
                <w:rFonts w:cs="Arial"/>
                <w:spacing w:val="-1"/>
                <w:szCs w:val="21"/>
              </w:rPr>
            </w:pPr>
            <w:r w:rsidRPr="00CC62DE">
              <w:rPr>
                <w:rFonts w:cs="Arial"/>
                <w:spacing w:val="-1"/>
                <w:szCs w:val="21"/>
              </w:rPr>
              <w:t>(Measure)</w:t>
            </w:r>
          </w:p>
        </w:tc>
        <w:tc>
          <w:tcPr>
            <w:tcW w:w="1522" w:type="dxa"/>
            <w:shd w:val="clear" w:color="auto" w:fill="D9D9D9"/>
            <w:vAlign w:val="center"/>
          </w:tcPr>
          <w:p w:rsidR="00506961" w:rsidRPr="00CC62DE" w:rsidRDefault="00506961" w:rsidP="00E24934">
            <w:pPr>
              <w:autoSpaceDE w:val="0"/>
              <w:autoSpaceDN w:val="0"/>
              <w:adjustRightInd w:val="0"/>
              <w:spacing w:before="16" w:line="24" w:lineRule="atLeast"/>
              <w:jc w:val="center"/>
              <w:rPr>
                <w:rFonts w:cs="Arial"/>
                <w:spacing w:val="-1"/>
                <w:szCs w:val="21"/>
              </w:rPr>
            </w:pPr>
            <w:r w:rsidRPr="00CC62DE">
              <w:rPr>
                <w:rFonts w:cs="Arial"/>
                <w:spacing w:val="-1"/>
                <w:szCs w:val="21"/>
              </w:rPr>
              <w:t>Value</w:t>
            </w:r>
          </w:p>
        </w:tc>
        <w:tc>
          <w:tcPr>
            <w:tcW w:w="928" w:type="dxa"/>
            <w:shd w:val="clear" w:color="auto" w:fill="D9D9D9"/>
            <w:vAlign w:val="center"/>
          </w:tcPr>
          <w:p w:rsidR="00506961" w:rsidRPr="00CC62DE" w:rsidRDefault="00506961" w:rsidP="00E24934">
            <w:pPr>
              <w:autoSpaceDE w:val="0"/>
              <w:autoSpaceDN w:val="0"/>
              <w:adjustRightInd w:val="0"/>
              <w:spacing w:before="16" w:line="24" w:lineRule="atLeast"/>
              <w:jc w:val="center"/>
              <w:rPr>
                <w:rFonts w:cs="Arial"/>
                <w:spacing w:val="-1"/>
                <w:szCs w:val="21"/>
              </w:rPr>
            </w:pPr>
            <w:r w:rsidRPr="00CC62DE">
              <w:rPr>
                <w:rFonts w:cs="Arial"/>
                <w:spacing w:val="-1"/>
                <w:szCs w:val="21"/>
              </w:rPr>
              <w:t>Measure</w:t>
            </w:r>
          </w:p>
        </w:tc>
      </w:tr>
      <w:tr w:rsidR="00026416" w:rsidRPr="00CC62DE" w:rsidTr="007075B5">
        <w:tc>
          <w:tcPr>
            <w:tcW w:w="1334" w:type="dxa"/>
            <w:shd w:val="clear" w:color="auto" w:fill="auto"/>
          </w:tcPr>
          <w:p w:rsidR="00026416" w:rsidRPr="00CC62DE" w:rsidRDefault="00026416" w:rsidP="00D96CAF">
            <w:pPr>
              <w:spacing w:line="24" w:lineRule="atLeast"/>
              <w:rPr>
                <w:rFonts w:cs="Arial" w:hint="eastAsia"/>
                <w:lang w:eastAsia="zh-CN"/>
              </w:rPr>
            </w:pPr>
            <w:r w:rsidRPr="00CC62DE">
              <w:rPr>
                <w:rFonts w:cs="Arial" w:hint="eastAsia"/>
                <w:lang w:eastAsia="zh-CN"/>
              </w:rPr>
              <w:t>F</w:t>
            </w:r>
            <w:r w:rsidR="00D96CAF" w:rsidRPr="00CC62DE">
              <w:rPr>
                <w:rFonts w:cs="Arial" w:hint="eastAsia"/>
                <w:lang w:eastAsia="zh-CN"/>
              </w:rPr>
              <w:t>10</w:t>
            </w:r>
            <w:r w:rsidR="00DD4BF7" w:rsidRPr="00CC62DE">
              <w:rPr>
                <w:rFonts w:cs="Arial" w:hint="eastAsia"/>
                <w:lang w:eastAsia="zh-CN"/>
              </w:rPr>
              <w:t>9</w:t>
            </w:r>
          </w:p>
        </w:tc>
        <w:tc>
          <w:tcPr>
            <w:tcW w:w="1342" w:type="dxa"/>
            <w:shd w:val="clear" w:color="auto" w:fill="auto"/>
          </w:tcPr>
          <w:p w:rsidR="00026416" w:rsidRPr="00CC62DE" w:rsidRDefault="00026416" w:rsidP="00E24934">
            <w:pPr>
              <w:spacing w:line="24" w:lineRule="atLeast"/>
              <w:rPr>
                <w:rFonts w:cs="Arial"/>
              </w:rPr>
            </w:pPr>
            <w:r w:rsidRPr="00CC62DE">
              <w:rPr>
                <w:rFonts w:cs="Arial"/>
              </w:rPr>
              <w:t>13.5VDC</w:t>
            </w:r>
          </w:p>
        </w:tc>
        <w:tc>
          <w:tcPr>
            <w:tcW w:w="1747" w:type="dxa"/>
            <w:shd w:val="clear" w:color="auto" w:fill="auto"/>
          </w:tcPr>
          <w:p w:rsidR="00026416" w:rsidRPr="00CC62DE" w:rsidRDefault="00026416" w:rsidP="00E24934">
            <w:pPr>
              <w:spacing w:line="24" w:lineRule="atLeast"/>
              <w:rPr>
                <w:rFonts w:cs="Arial"/>
              </w:rPr>
            </w:pPr>
            <w:r w:rsidRPr="00CC62DE">
              <w:rPr>
                <w:rFonts w:cs="Arial"/>
              </w:rPr>
              <w:t>Battery</w:t>
            </w:r>
          </w:p>
        </w:tc>
        <w:tc>
          <w:tcPr>
            <w:tcW w:w="1740" w:type="dxa"/>
            <w:shd w:val="clear" w:color="auto" w:fill="auto"/>
          </w:tcPr>
          <w:p w:rsidR="00026416" w:rsidRPr="00CC62DE" w:rsidRDefault="00026416" w:rsidP="00DD4BF7">
            <w:pPr>
              <w:widowControl w:val="0"/>
              <w:autoSpaceDE w:val="0"/>
              <w:autoSpaceDN w:val="0"/>
              <w:adjustRightInd w:val="0"/>
              <w:spacing w:before="16" w:line="24" w:lineRule="atLeast"/>
              <w:rPr>
                <w:rFonts w:cs="Arial" w:hint="eastAsia"/>
                <w:spacing w:val="-1"/>
                <w:kern w:val="2"/>
                <w:sz w:val="21"/>
                <w:szCs w:val="21"/>
                <w:lang w:eastAsia="zh-CN"/>
              </w:rPr>
            </w:pPr>
            <w:r w:rsidRPr="00CC62DE">
              <w:rPr>
                <w:rFonts w:cs="Arial" w:hint="eastAsia"/>
                <w:spacing w:val="-1"/>
                <w:kern w:val="2"/>
                <w:sz w:val="21"/>
                <w:szCs w:val="21"/>
                <w:lang w:eastAsia="zh-CN"/>
              </w:rPr>
              <w:t>F</w:t>
            </w:r>
            <w:r w:rsidR="00DD4BF7" w:rsidRPr="00CC62DE">
              <w:rPr>
                <w:rFonts w:cs="Arial" w:hint="eastAsia"/>
                <w:spacing w:val="-1"/>
                <w:kern w:val="2"/>
                <w:sz w:val="21"/>
                <w:szCs w:val="21"/>
                <w:lang w:eastAsia="zh-CN"/>
              </w:rPr>
              <w:t>109(Top)</w:t>
            </w:r>
          </w:p>
        </w:tc>
        <w:tc>
          <w:tcPr>
            <w:tcW w:w="1522" w:type="dxa"/>
            <w:shd w:val="clear" w:color="auto" w:fill="auto"/>
          </w:tcPr>
          <w:p w:rsidR="00026416" w:rsidRPr="00CC62DE" w:rsidRDefault="00026416" w:rsidP="0037726D">
            <w:pPr>
              <w:autoSpaceDE w:val="0"/>
              <w:autoSpaceDN w:val="0"/>
              <w:adjustRightInd w:val="0"/>
              <w:spacing w:before="16" w:line="24" w:lineRule="atLeast"/>
              <w:rPr>
                <w:rFonts w:cs="Arial" w:hint="eastAsia"/>
                <w:spacing w:val="-1"/>
                <w:szCs w:val="21"/>
                <w:lang w:eastAsia="zh-CN"/>
              </w:rPr>
            </w:pPr>
            <w:r w:rsidRPr="00CC62DE">
              <w:rPr>
                <w:rFonts w:cs="Arial" w:hint="eastAsia"/>
                <w:spacing w:val="-1"/>
                <w:szCs w:val="21"/>
                <w:lang w:eastAsia="zh-CN"/>
              </w:rPr>
              <w:t>13.5V</w:t>
            </w:r>
            <w:r w:rsidR="001560CF" w:rsidRPr="00CC62DE">
              <w:rPr>
                <w:rFonts w:ascii="Arial" w:hAnsi="Arial" w:cs="Arial"/>
                <w:sz w:val="18"/>
                <w:szCs w:val="18"/>
                <w:lang w:eastAsia="zh-CN"/>
              </w:rPr>
              <w:t>±</w:t>
            </w:r>
            <w:r w:rsidR="001560CF" w:rsidRPr="00CC62DE">
              <w:rPr>
                <w:rFonts w:ascii="Arial" w:hAnsi="Arial" w:cs="Arial" w:hint="eastAsia"/>
                <w:sz w:val="18"/>
                <w:szCs w:val="18"/>
                <w:lang w:eastAsia="zh-CN"/>
              </w:rPr>
              <w:t>0.2V</w:t>
            </w:r>
          </w:p>
        </w:tc>
        <w:tc>
          <w:tcPr>
            <w:tcW w:w="928" w:type="dxa"/>
            <w:shd w:val="clear" w:color="auto" w:fill="auto"/>
            <w:vAlign w:val="center"/>
          </w:tcPr>
          <w:p w:rsidR="00026416" w:rsidRPr="00CC62DE" w:rsidRDefault="00026416" w:rsidP="00E24934">
            <w:pPr>
              <w:autoSpaceDE w:val="0"/>
              <w:autoSpaceDN w:val="0"/>
              <w:adjustRightInd w:val="0"/>
              <w:spacing w:before="16" w:line="24" w:lineRule="atLeast"/>
              <w:rPr>
                <w:rFonts w:cs="Arial"/>
                <w:spacing w:val="-1"/>
                <w:szCs w:val="21"/>
              </w:rPr>
            </w:pPr>
          </w:p>
        </w:tc>
      </w:tr>
      <w:tr w:rsidR="00026416" w:rsidRPr="00CC62DE" w:rsidTr="007075B5">
        <w:tc>
          <w:tcPr>
            <w:tcW w:w="1334" w:type="dxa"/>
            <w:shd w:val="clear" w:color="auto" w:fill="auto"/>
          </w:tcPr>
          <w:p w:rsidR="00026416" w:rsidRPr="00CC62DE" w:rsidRDefault="00026416" w:rsidP="00DD4BF7">
            <w:pPr>
              <w:spacing w:line="24" w:lineRule="atLeast"/>
              <w:rPr>
                <w:rFonts w:cs="Arial" w:hint="eastAsia"/>
                <w:lang w:eastAsia="zh-CN"/>
              </w:rPr>
            </w:pPr>
            <w:r w:rsidRPr="00CC62DE">
              <w:rPr>
                <w:rFonts w:cs="Arial" w:hint="eastAsia"/>
                <w:lang w:eastAsia="zh-CN"/>
              </w:rPr>
              <w:t>F</w:t>
            </w:r>
            <w:r w:rsidR="00D96CAF" w:rsidRPr="00CC62DE">
              <w:rPr>
                <w:rFonts w:cs="Arial" w:hint="eastAsia"/>
                <w:lang w:eastAsia="zh-CN"/>
              </w:rPr>
              <w:t>1</w:t>
            </w:r>
            <w:r w:rsidR="00DD4BF7" w:rsidRPr="00CC62DE">
              <w:rPr>
                <w:rFonts w:cs="Arial" w:hint="eastAsia"/>
                <w:lang w:eastAsia="zh-CN"/>
              </w:rPr>
              <w:t>10</w:t>
            </w:r>
          </w:p>
        </w:tc>
        <w:tc>
          <w:tcPr>
            <w:tcW w:w="1342" w:type="dxa"/>
            <w:shd w:val="clear" w:color="auto" w:fill="auto"/>
          </w:tcPr>
          <w:p w:rsidR="00026416" w:rsidRPr="00CC62DE" w:rsidRDefault="00026416" w:rsidP="00E24934">
            <w:pPr>
              <w:spacing w:line="24" w:lineRule="atLeast"/>
              <w:rPr>
                <w:rFonts w:cs="Arial"/>
              </w:rPr>
            </w:pPr>
            <w:r w:rsidRPr="00CC62DE">
              <w:rPr>
                <w:rFonts w:cs="Arial"/>
              </w:rPr>
              <w:t>GND</w:t>
            </w:r>
          </w:p>
        </w:tc>
        <w:tc>
          <w:tcPr>
            <w:tcW w:w="1747" w:type="dxa"/>
            <w:shd w:val="clear" w:color="auto" w:fill="auto"/>
          </w:tcPr>
          <w:p w:rsidR="00026416" w:rsidRPr="00CC62DE" w:rsidRDefault="00026416" w:rsidP="00E24934">
            <w:pPr>
              <w:spacing w:line="24" w:lineRule="atLeast"/>
              <w:rPr>
                <w:rFonts w:cs="Arial"/>
              </w:rPr>
            </w:pPr>
            <w:r w:rsidRPr="00CC62DE">
              <w:rPr>
                <w:rFonts w:cs="Arial" w:hint="eastAsia"/>
              </w:rPr>
              <w:t>GND</w:t>
            </w:r>
          </w:p>
        </w:tc>
        <w:tc>
          <w:tcPr>
            <w:tcW w:w="1740" w:type="dxa"/>
            <w:shd w:val="clear" w:color="auto" w:fill="auto"/>
          </w:tcPr>
          <w:p w:rsidR="00026416" w:rsidRPr="00CC62DE" w:rsidRDefault="00026416" w:rsidP="00DD4BF7">
            <w:pPr>
              <w:widowControl w:val="0"/>
              <w:autoSpaceDE w:val="0"/>
              <w:autoSpaceDN w:val="0"/>
              <w:adjustRightInd w:val="0"/>
              <w:spacing w:before="16" w:line="24" w:lineRule="atLeast"/>
              <w:rPr>
                <w:rFonts w:cs="Arial" w:hint="eastAsia"/>
                <w:spacing w:val="-1"/>
                <w:kern w:val="2"/>
                <w:sz w:val="21"/>
                <w:szCs w:val="21"/>
                <w:lang w:eastAsia="zh-CN"/>
              </w:rPr>
            </w:pPr>
            <w:r w:rsidRPr="00CC62DE">
              <w:rPr>
                <w:rFonts w:cs="Arial" w:hint="eastAsia"/>
                <w:spacing w:val="-1"/>
                <w:kern w:val="2"/>
                <w:sz w:val="21"/>
                <w:szCs w:val="21"/>
                <w:lang w:eastAsia="zh-CN"/>
              </w:rPr>
              <w:t>F</w:t>
            </w:r>
            <w:r w:rsidR="00D96CAF" w:rsidRPr="00CC62DE">
              <w:rPr>
                <w:rFonts w:cs="Arial" w:hint="eastAsia"/>
                <w:spacing w:val="-1"/>
                <w:kern w:val="2"/>
                <w:sz w:val="21"/>
                <w:szCs w:val="21"/>
                <w:lang w:eastAsia="zh-CN"/>
              </w:rPr>
              <w:t>1</w:t>
            </w:r>
            <w:r w:rsidR="00DD4BF7" w:rsidRPr="00CC62DE">
              <w:rPr>
                <w:rFonts w:cs="Arial" w:hint="eastAsia"/>
                <w:spacing w:val="-1"/>
                <w:kern w:val="2"/>
                <w:sz w:val="21"/>
                <w:szCs w:val="21"/>
                <w:lang w:eastAsia="zh-CN"/>
              </w:rPr>
              <w:t>10(Bottom)</w:t>
            </w:r>
          </w:p>
        </w:tc>
        <w:tc>
          <w:tcPr>
            <w:tcW w:w="1522" w:type="dxa"/>
            <w:shd w:val="clear" w:color="auto" w:fill="auto"/>
          </w:tcPr>
          <w:p w:rsidR="00026416" w:rsidRPr="00CC62DE" w:rsidRDefault="00026416" w:rsidP="0037726D">
            <w:pPr>
              <w:autoSpaceDE w:val="0"/>
              <w:autoSpaceDN w:val="0"/>
              <w:adjustRightInd w:val="0"/>
              <w:spacing w:before="16" w:line="24" w:lineRule="atLeast"/>
              <w:rPr>
                <w:rFonts w:cs="Arial" w:hint="eastAsia"/>
                <w:spacing w:val="-1"/>
                <w:szCs w:val="21"/>
                <w:lang w:eastAsia="zh-CN"/>
              </w:rPr>
            </w:pPr>
            <w:r w:rsidRPr="00CC62DE">
              <w:rPr>
                <w:rFonts w:cs="Arial" w:hint="eastAsia"/>
                <w:spacing w:val="-1"/>
                <w:szCs w:val="21"/>
                <w:lang w:eastAsia="zh-CN"/>
              </w:rPr>
              <w:t>0V</w:t>
            </w:r>
          </w:p>
        </w:tc>
        <w:tc>
          <w:tcPr>
            <w:tcW w:w="928" w:type="dxa"/>
            <w:shd w:val="clear" w:color="auto" w:fill="auto"/>
            <w:vAlign w:val="center"/>
          </w:tcPr>
          <w:p w:rsidR="00026416" w:rsidRPr="00CC62DE" w:rsidRDefault="00026416" w:rsidP="00E24934">
            <w:pPr>
              <w:autoSpaceDE w:val="0"/>
              <w:autoSpaceDN w:val="0"/>
              <w:adjustRightInd w:val="0"/>
              <w:spacing w:before="16" w:line="24" w:lineRule="atLeast"/>
              <w:rPr>
                <w:rFonts w:cs="Arial"/>
                <w:spacing w:val="-1"/>
                <w:szCs w:val="21"/>
              </w:rPr>
            </w:pPr>
          </w:p>
        </w:tc>
      </w:tr>
      <w:tr w:rsidR="00026416" w:rsidRPr="00CC62DE" w:rsidTr="007075B5">
        <w:tc>
          <w:tcPr>
            <w:tcW w:w="1334" w:type="dxa"/>
            <w:shd w:val="clear" w:color="auto" w:fill="auto"/>
          </w:tcPr>
          <w:p w:rsidR="00026416" w:rsidRPr="00CC62DE" w:rsidRDefault="00026416" w:rsidP="00DD4BF7">
            <w:pPr>
              <w:spacing w:line="24" w:lineRule="atLeast"/>
              <w:rPr>
                <w:rFonts w:cs="Arial" w:hint="eastAsia"/>
                <w:lang w:eastAsia="zh-CN"/>
              </w:rPr>
            </w:pPr>
            <w:r w:rsidRPr="00CC62DE">
              <w:rPr>
                <w:rFonts w:cs="Arial" w:hint="eastAsia"/>
                <w:lang w:eastAsia="zh-CN"/>
              </w:rPr>
              <w:t>F10</w:t>
            </w:r>
            <w:r w:rsidR="00DD4BF7" w:rsidRPr="00CC62DE">
              <w:rPr>
                <w:rFonts w:cs="Arial" w:hint="eastAsia"/>
                <w:lang w:eastAsia="zh-CN"/>
              </w:rPr>
              <w:t>8</w:t>
            </w:r>
          </w:p>
        </w:tc>
        <w:tc>
          <w:tcPr>
            <w:tcW w:w="1342" w:type="dxa"/>
            <w:shd w:val="clear" w:color="auto" w:fill="auto"/>
          </w:tcPr>
          <w:p w:rsidR="00026416" w:rsidRPr="00CC62DE" w:rsidRDefault="00026416" w:rsidP="00E24934">
            <w:pPr>
              <w:spacing w:line="24" w:lineRule="atLeast"/>
              <w:rPr>
                <w:rFonts w:cs="Arial"/>
              </w:rPr>
            </w:pPr>
            <w:r w:rsidRPr="00CC62DE">
              <w:rPr>
                <w:rFonts w:cs="Arial"/>
              </w:rPr>
              <w:t>13.5VDC</w:t>
            </w:r>
          </w:p>
        </w:tc>
        <w:tc>
          <w:tcPr>
            <w:tcW w:w="1747" w:type="dxa"/>
            <w:shd w:val="clear" w:color="auto" w:fill="auto"/>
          </w:tcPr>
          <w:p w:rsidR="00026416" w:rsidRPr="00CC62DE" w:rsidRDefault="00026416" w:rsidP="00E24934">
            <w:pPr>
              <w:spacing w:line="24" w:lineRule="atLeast"/>
              <w:rPr>
                <w:rFonts w:cs="Arial"/>
              </w:rPr>
            </w:pPr>
            <w:r w:rsidRPr="00CC62DE">
              <w:rPr>
                <w:rFonts w:cs="Arial"/>
              </w:rPr>
              <w:t>Ignition</w:t>
            </w:r>
          </w:p>
        </w:tc>
        <w:tc>
          <w:tcPr>
            <w:tcW w:w="1740" w:type="dxa"/>
            <w:shd w:val="clear" w:color="auto" w:fill="auto"/>
          </w:tcPr>
          <w:p w:rsidR="00026416" w:rsidRPr="00CC62DE" w:rsidRDefault="00026416" w:rsidP="00DD4BF7">
            <w:pPr>
              <w:widowControl w:val="0"/>
              <w:autoSpaceDE w:val="0"/>
              <w:autoSpaceDN w:val="0"/>
              <w:adjustRightInd w:val="0"/>
              <w:spacing w:before="16" w:line="24" w:lineRule="atLeast"/>
              <w:rPr>
                <w:rFonts w:cs="Arial" w:hint="eastAsia"/>
                <w:spacing w:val="-1"/>
                <w:kern w:val="2"/>
                <w:sz w:val="21"/>
                <w:szCs w:val="21"/>
                <w:lang w:eastAsia="zh-CN"/>
              </w:rPr>
            </w:pPr>
            <w:r w:rsidRPr="00CC62DE">
              <w:rPr>
                <w:rFonts w:cs="Arial" w:hint="eastAsia"/>
                <w:spacing w:val="-1"/>
                <w:kern w:val="2"/>
                <w:sz w:val="21"/>
                <w:szCs w:val="21"/>
                <w:lang w:eastAsia="zh-CN"/>
              </w:rPr>
              <w:t>F</w:t>
            </w:r>
            <w:r w:rsidR="00D96CAF" w:rsidRPr="00CC62DE">
              <w:rPr>
                <w:rFonts w:cs="Arial" w:hint="eastAsia"/>
                <w:spacing w:val="-1"/>
                <w:kern w:val="2"/>
                <w:sz w:val="21"/>
                <w:szCs w:val="21"/>
                <w:lang w:eastAsia="zh-CN"/>
              </w:rPr>
              <w:t>10</w:t>
            </w:r>
            <w:r w:rsidR="00DD4BF7" w:rsidRPr="00CC62DE">
              <w:rPr>
                <w:rFonts w:cs="Arial" w:hint="eastAsia"/>
                <w:spacing w:val="-1"/>
                <w:kern w:val="2"/>
                <w:sz w:val="21"/>
                <w:szCs w:val="21"/>
                <w:lang w:eastAsia="zh-CN"/>
              </w:rPr>
              <w:t>8(Bottom)</w:t>
            </w:r>
          </w:p>
        </w:tc>
        <w:tc>
          <w:tcPr>
            <w:tcW w:w="1522" w:type="dxa"/>
            <w:shd w:val="clear" w:color="auto" w:fill="auto"/>
          </w:tcPr>
          <w:p w:rsidR="00026416" w:rsidRPr="00CC62DE" w:rsidRDefault="00026416" w:rsidP="0037726D">
            <w:pPr>
              <w:autoSpaceDE w:val="0"/>
              <w:autoSpaceDN w:val="0"/>
              <w:adjustRightInd w:val="0"/>
              <w:spacing w:before="16" w:line="24" w:lineRule="atLeast"/>
              <w:rPr>
                <w:rFonts w:cs="Arial" w:hint="eastAsia"/>
                <w:spacing w:val="-1"/>
                <w:szCs w:val="21"/>
                <w:lang w:eastAsia="zh-CN"/>
              </w:rPr>
            </w:pPr>
            <w:r w:rsidRPr="00CC62DE">
              <w:rPr>
                <w:rFonts w:cs="Arial" w:hint="eastAsia"/>
                <w:spacing w:val="-1"/>
                <w:szCs w:val="21"/>
                <w:lang w:eastAsia="zh-CN"/>
              </w:rPr>
              <w:t>13.5V</w:t>
            </w:r>
            <w:r w:rsidR="001560CF" w:rsidRPr="00CC62DE">
              <w:rPr>
                <w:rFonts w:ascii="Arial" w:hAnsi="Arial" w:cs="Arial"/>
                <w:sz w:val="18"/>
                <w:szCs w:val="18"/>
                <w:lang w:eastAsia="zh-CN"/>
              </w:rPr>
              <w:t>±</w:t>
            </w:r>
            <w:r w:rsidR="001560CF" w:rsidRPr="00CC62DE">
              <w:rPr>
                <w:rFonts w:ascii="Arial" w:hAnsi="Arial" w:cs="Arial" w:hint="eastAsia"/>
                <w:sz w:val="18"/>
                <w:szCs w:val="18"/>
                <w:lang w:eastAsia="zh-CN"/>
              </w:rPr>
              <w:t>0.2V</w:t>
            </w:r>
          </w:p>
        </w:tc>
        <w:tc>
          <w:tcPr>
            <w:tcW w:w="928" w:type="dxa"/>
            <w:shd w:val="clear" w:color="auto" w:fill="auto"/>
            <w:vAlign w:val="center"/>
          </w:tcPr>
          <w:p w:rsidR="00026416" w:rsidRPr="00CC62DE" w:rsidRDefault="00026416" w:rsidP="00E24934">
            <w:pPr>
              <w:autoSpaceDE w:val="0"/>
              <w:autoSpaceDN w:val="0"/>
              <w:adjustRightInd w:val="0"/>
              <w:spacing w:before="16" w:line="24" w:lineRule="atLeast"/>
              <w:rPr>
                <w:rFonts w:cs="Arial"/>
                <w:spacing w:val="-1"/>
                <w:szCs w:val="21"/>
              </w:rPr>
            </w:pPr>
          </w:p>
        </w:tc>
      </w:tr>
      <w:tr w:rsidR="009264C3" w:rsidRPr="00CC62DE" w:rsidTr="00ED1C42">
        <w:tc>
          <w:tcPr>
            <w:tcW w:w="1334" w:type="dxa"/>
            <w:shd w:val="clear" w:color="auto" w:fill="auto"/>
          </w:tcPr>
          <w:p w:rsidR="009264C3" w:rsidRPr="00CC62DE" w:rsidRDefault="009264C3" w:rsidP="00DD4BF7">
            <w:pPr>
              <w:spacing w:line="24" w:lineRule="atLeast"/>
              <w:rPr>
                <w:rFonts w:cs="Arial" w:hint="eastAsia"/>
                <w:lang w:eastAsia="zh-CN"/>
              </w:rPr>
            </w:pPr>
            <w:r w:rsidRPr="00CC62DE">
              <w:rPr>
                <w:rFonts w:cs="Arial" w:hint="eastAsia"/>
                <w:lang w:eastAsia="zh-CN"/>
              </w:rPr>
              <w:t>F1</w:t>
            </w:r>
            <w:r w:rsidR="00D96CAF" w:rsidRPr="00CC62DE">
              <w:rPr>
                <w:rFonts w:cs="Arial" w:hint="eastAsia"/>
                <w:lang w:eastAsia="zh-CN"/>
              </w:rPr>
              <w:t>0</w:t>
            </w:r>
            <w:r w:rsidR="00DD4BF7" w:rsidRPr="00CC62DE">
              <w:rPr>
                <w:rFonts w:cs="Arial" w:hint="eastAsia"/>
                <w:lang w:eastAsia="zh-CN"/>
              </w:rPr>
              <w:t>0</w:t>
            </w:r>
          </w:p>
        </w:tc>
        <w:tc>
          <w:tcPr>
            <w:tcW w:w="1342" w:type="dxa"/>
            <w:shd w:val="clear" w:color="auto" w:fill="auto"/>
          </w:tcPr>
          <w:p w:rsidR="009264C3" w:rsidRPr="00CC62DE" w:rsidRDefault="009264C3" w:rsidP="00E24934">
            <w:pPr>
              <w:autoSpaceDE w:val="0"/>
              <w:autoSpaceDN w:val="0"/>
              <w:adjustRightInd w:val="0"/>
              <w:spacing w:before="16" w:line="24" w:lineRule="atLeast"/>
              <w:rPr>
                <w:rFonts w:cs="Arial"/>
                <w:spacing w:val="-1"/>
                <w:szCs w:val="21"/>
              </w:rPr>
            </w:pPr>
            <w:r w:rsidRPr="00CC62DE">
              <w:rPr>
                <w:rFonts w:cs="Arial"/>
                <w:spacing w:val="-1"/>
                <w:szCs w:val="21"/>
              </w:rPr>
              <w:t>CANH</w:t>
            </w:r>
          </w:p>
        </w:tc>
        <w:tc>
          <w:tcPr>
            <w:tcW w:w="1747" w:type="dxa"/>
            <w:shd w:val="clear" w:color="auto" w:fill="auto"/>
          </w:tcPr>
          <w:p w:rsidR="009264C3" w:rsidRPr="00CC62DE" w:rsidRDefault="009264C3" w:rsidP="00E24934">
            <w:pPr>
              <w:autoSpaceDE w:val="0"/>
              <w:autoSpaceDN w:val="0"/>
              <w:adjustRightInd w:val="0"/>
              <w:spacing w:before="16" w:line="24" w:lineRule="atLeast"/>
              <w:rPr>
                <w:rFonts w:cs="Arial"/>
                <w:spacing w:val="-1"/>
                <w:szCs w:val="21"/>
              </w:rPr>
            </w:pPr>
            <w:r w:rsidRPr="00CC62DE">
              <w:rPr>
                <w:rFonts w:cs="Arial"/>
                <w:spacing w:val="-1"/>
                <w:szCs w:val="21"/>
              </w:rPr>
              <w:t>CANH</w:t>
            </w:r>
          </w:p>
        </w:tc>
        <w:tc>
          <w:tcPr>
            <w:tcW w:w="1740" w:type="dxa"/>
            <w:shd w:val="clear" w:color="auto" w:fill="auto"/>
          </w:tcPr>
          <w:p w:rsidR="009264C3" w:rsidRPr="00CC62DE" w:rsidRDefault="009264C3" w:rsidP="00DD4BF7">
            <w:pPr>
              <w:spacing w:line="24" w:lineRule="atLeast"/>
              <w:rPr>
                <w:rFonts w:cs="Arial" w:hint="eastAsia"/>
                <w:lang w:eastAsia="zh-CN"/>
              </w:rPr>
            </w:pPr>
            <w:r w:rsidRPr="00CC62DE">
              <w:rPr>
                <w:rFonts w:cs="Arial" w:hint="eastAsia"/>
                <w:lang w:eastAsia="zh-CN"/>
              </w:rPr>
              <w:t>F1</w:t>
            </w:r>
            <w:r w:rsidR="00D96CAF" w:rsidRPr="00CC62DE">
              <w:rPr>
                <w:rFonts w:cs="Arial" w:hint="eastAsia"/>
                <w:lang w:eastAsia="zh-CN"/>
              </w:rPr>
              <w:t>0</w:t>
            </w:r>
            <w:r w:rsidR="00DD4BF7" w:rsidRPr="00CC62DE">
              <w:rPr>
                <w:rFonts w:cs="Arial" w:hint="eastAsia"/>
                <w:lang w:eastAsia="zh-CN"/>
              </w:rPr>
              <w:t>0</w:t>
            </w:r>
            <w:r w:rsidR="00DD4BF7" w:rsidRPr="00CC62DE">
              <w:rPr>
                <w:rFonts w:cs="Arial" w:hint="eastAsia"/>
                <w:spacing w:val="-1"/>
                <w:kern w:val="2"/>
                <w:sz w:val="21"/>
                <w:szCs w:val="21"/>
                <w:lang w:eastAsia="zh-CN"/>
              </w:rPr>
              <w:t>(Bottom)</w:t>
            </w:r>
          </w:p>
        </w:tc>
        <w:tc>
          <w:tcPr>
            <w:tcW w:w="1522" w:type="dxa"/>
            <w:shd w:val="clear" w:color="auto" w:fill="auto"/>
            <w:vAlign w:val="center"/>
          </w:tcPr>
          <w:p w:rsidR="009264C3" w:rsidRPr="00CC62DE" w:rsidRDefault="009264C3" w:rsidP="00E24934">
            <w:pPr>
              <w:autoSpaceDE w:val="0"/>
              <w:autoSpaceDN w:val="0"/>
              <w:adjustRightInd w:val="0"/>
              <w:spacing w:before="16" w:line="24" w:lineRule="atLeast"/>
              <w:rPr>
                <w:rFonts w:cs="Arial"/>
                <w:spacing w:val="-1"/>
                <w:szCs w:val="21"/>
              </w:rPr>
            </w:pPr>
          </w:p>
        </w:tc>
        <w:tc>
          <w:tcPr>
            <w:tcW w:w="928" w:type="dxa"/>
            <w:shd w:val="clear" w:color="auto" w:fill="auto"/>
            <w:vAlign w:val="center"/>
          </w:tcPr>
          <w:p w:rsidR="009264C3" w:rsidRPr="00CC62DE" w:rsidRDefault="009264C3" w:rsidP="00E24934">
            <w:pPr>
              <w:autoSpaceDE w:val="0"/>
              <w:autoSpaceDN w:val="0"/>
              <w:adjustRightInd w:val="0"/>
              <w:spacing w:before="16" w:line="24" w:lineRule="atLeast"/>
              <w:rPr>
                <w:rFonts w:cs="Arial"/>
                <w:spacing w:val="-1"/>
                <w:szCs w:val="21"/>
              </w:rPr>
            </w:pPr>
          </w:p>
        </w:tc>
      </w:tr>
      <w:tr w:rsidR="009264C3" w:rsidRPr="00CC62DE" w:rsidTr="00ED1C42">
        <w:tc>
          <w:tcPr>
            <w:tcW w:w="1334" w:type="dxa"/>
            <w:shd w:val="clear" w:color="auto" w:fill="auto"/>
          </w:tcPr>
          <w:p w:rsidR="009264C3" w:rsidRPr="00CC62DE" w:rsidRDefault="009264C3" w:rsidP="00DD4BF7">
            <w:pPr>
              <w:spacing w:line="24" w:lineRule="atLeast"/>
              <w:rPr>
                <w:rFonts w:cs="Arial" w:hint="eastAsia"/>
                <w:lang w:eastAsia="zh-CN"/>
              </w:rPr>
            </w:pPr>
            <w:r w:rsidRPr="00CC62DE">
              <w:rPr>
                <w:rFonts w:cs="Arial" w:hint="eastAsia"/>
                <w:lang w:eastAsia="zh-CN"/>
              </w:rPr>
              <w:t>F1</w:t>
            </w:r>
            <w:r w:rsidR="00D96CAF" w:rsidRPr="00CC62DE">
              <w:rPr>
                <w:rFonts w:cs="Arial" w:hint="eastAsia"/>
                <w:lang w:eastAsia="zh-CN"/>
              </w:rPr>
              <w:t>0</w:t>
            </w:r>
            <w:r w:rsidR="00DD4BF7" w:rsidRPr="00CC62DE">
              <w:rPr>
                <w:rFonts w:cs="Arial" w:hint="eastAsia"/>
                <w:lang w:eastAsia="zh-CN"/>
              </w:rPr>
              <w:t>1</w:t>
            </w:r>
          </w:p>
        </w:tc>
        <w:tc>
          <w:tcPr>
            <w:tcW w:w="1342" w:type="dxa"/>
            <w:shd w:val="clear" w:color="auto" w:fill="auto"/>
          </w:tcPr>
          <w:p w:rsidR="009264C3" w:rsidRPr="00CC62DE" w:rsidRDefault="009264C3" w:rsidP="00E24934">
            <w:pPr>
              <w:autoSpaceDE w:val="0"/>
              <w:autoSpaceDN w:val="0"/>
              <w:adjustRightInd w:val="0"/>
              <w:spacing w:before="16" w:line="24" w:lineRule="atLeast"/>
              <w:rPr>
                <w:rFonts w:cs="Arial"/>
                <w:spacing w:val="-1"/>
                <w:szCs w:val="21"/>
              </w:rPr>
            </w:pPr>
            <w:r w:rsidRPr="00CC62DE">
              <w:rPr>
                <w:rFonts w:cs="Arial"/>
                <w:spacing w:val="-1"/>
                <w:szCs w:val="21"/>
              </w:rPr>
              <w:t>CANL</w:t>
            </w:r>
          </w:p>
        </w:tc>
        <w:tc>
          <w:tcPr>
            <w:tcW w:w="1747" w:type="dxa"/>
            <w:shd w:val="clear" w:color="auto" w:fill="auto"/>
          </w:tcPr>
          <w:p w:rsidR="009264C3" w:rsidRPr="00CC62DE" w:rsidRDefault="009264C3" w:rsidP="00E24934">
            <w:pPr>
              <w:autoSpaceDE w:val="0"/>
              <w:autoSpaceDN w:val="0"/>
              <w:adjustRightInd w:val="0"/>
              <w:spacing w:before="16" w:line="24" w:lineRule="atLeast"/>
              <w:rPr>
                <w:rFonts w:cs="Arial"/>
                <w:spacing w:val="-1"/>
                <w:szCs w:val="21"/>
              </w:rPr>
            </w:pPr>
            <w:r w:rsidRPr="00CC62DE">
              <w:rPr>
                <w:rFonts w:cs="Arial"/>
                <w:spacing w:val="-1"/>
                <w:szCs w:val="21"/>
              </w:rPr>
              <w:t>CANL</w:t>
            </w:r>
          </w:p>
        </w:tc>
        <w:tc>
          <w:tcPr>
            <w:tcW w:w="1740" w:type="dxa"/>
            <w:shd w:val="clear" w:color="auto" w:fill="auto"/>
          </w:tcPr>
          <w:p w:rsidR="009264C3" w:rsidRPr="00CC62DE" w:rsidRDefault="009264C3" w:rsidP="00DD4BF7">
            <w:pPr>
              <w:spacing w:line="24" w:lineRule="atLeast"/>
              <w:rPr>
                <w:rFonts w:cs="Arial" w:hint="eastAsia"/>
                <w:lang w:eastAsia="zh-CN"/>
              </w:rPr>
            </w:pPr>
            <w:r w:rsidRPr="00CC62DE">
              <w:rPr>
                <w:rFonts w:cs="Arial" w:hint="eastAsia"/>
                <w:lang w:eastAsia="zh-CN"/>
              </w:rPr>
              <w:t>F1</w:t>
            </w:r>
            <w:r w:rsidR="00D96CAF" w:rsidRPr="00CC62DE">
              <w:rPr>
                <w:rFonts w:cs="Arial" w:hint="eastAsia"/>
                <w:lang w:eastAsia="zh-CN"/>
              </w:rPr>
              <w:t>0</w:t>
            </w:r>
            <w:r w:rsidR="00DD4BF7" w:rsidRPr="00CC62DE">
              <w:rPr>
                <w:rFonts w:cs="Arial" w:hint="eastAsia"/>
                <w:lang w:eastAsia="zh-CN"/>
              </w:rPr>
              <w:t>1</w:t>
            </w:r>
            <w:r w:rsidR="00DD4BF7" w:rsidRPr="00CC62DE">
              <w:rPr>
                <w:rFonts w:cs="Arial" w:hint="eastAsia"/>
                <w:spacing w:val="-1"/>
                <w:kern w:val="2"/>
                <w:sz w:val="21"/>
                <w:szCs w:val="21"/>
                <w:lang w:eastAsia="zh-CN"/>
              </w:rPr>
              <w:t>(Bottom)</w:t>
            </w:r>
          </w:p>
        </w:tc>
        <w:tc>
          <w:tcPr>
            <w:tcW w:w="1522" w:type="dxa"/>
            <w:shd w:val="clear" w:color="auto" w:fill="auto"/>
            <w:vAlign w:val="center"/>
          </w:tcPr>
          <w:p w:rsidR="009264C3" w:rsidRPr="00CC62DE" w:rsidRDefault="009264C3" w:rsidP="00E24934">
            <w:pPr>
              <w:autoSpaceDE w:val="0"/>
              <w:autoSpaceDN w:val="0"/>
              <w:adjustRightInd w:val="0"/>
              <w:spacing w:before="16" w:line="24" w:lineRule="atLeast"/>
              <w:rPr>
                <w:rFonts w:cs="Arial"/>
                <w:spacing w:val="-1"/>
                <w:szCs w:val="21"/>
              </w:rPr>
            </w:pPr>
          </w:p>
        </w:tc>
        <w:tc>
          <w:tcPr>
            <w:tcW w:w="928" w:type="dxa"/>
            <w:shd w:val="clear" w:color="auto" w:fill="auto"/>
            <w:vAlign w:val="center"/>
          </w:tcPr>
          <w:p w:rsidR="009264C3" w:rsidRPr="00CC62DE" w:rsidRDefault="009264C3" w:rsidP="00E24934">
            <w:pPr>
              <w:autoSpaceDE w:val="0"/>
              <w:autoSpaceDN w:val="0"/>
              <w:adjustRightInd w:val="0"/>
              <w:spacing w:before="16" w:line="24" w:lineRule="atLeast"/>
              <w:rPr>
                <w:rFonts w:cs="Arial"/>
                <w:spacing w:val="-1"/>
                <w:szCs w:val="21"/>
              </w:rPr>
            </w:pPr>
          </w:p>
        </w:tc>
      </w:tr>
    </w:tbl>
    <w:p w:rsidR="00506961" w:rsidRPr="00CC62DE" w:rsidRDefault="00506961" w:rsidP="00506961">
      <w:pPr>
        <w:spacing w:line="24" w:lineRule="atLeast"/>
        <w:rPr>
          <w:rFonts w:cs="Arial"/>
        </w:rPr>
      </w:pPr>
    </w:p>
    <w:p w:rsidR="00506961" w:rsidRPr="00CC62DE" w:rsidRDefault="00506961" w:rsidP="00506961">
      <w:pPr>
        <w:spacing w:line="24" w:lineRule="atLeast"/>
        <w:rPr>
          <w:rFonts w:cs="Arial"/>
        </w:rPr>
      </w:pPr>
      <w:r w:rsidRPr="00CC62DE">
        <w:rPr>
          <w:rFonts w:cs="Arial"/>
        </w:rPr>
        <w:t>Diagnostic Telegrams:</w:t>
      </w:r>
    </w:p>
    <w:p w:rsidR="00C42BAD" w:rsidRPr="00CC62DE" w:rsidRDefault="00C42BAD" w:rsidP="00C42BAD">
      <w:pPr>
        <w:rPr>
          <w:rFonts w:ascii="Arial" w:hAnsi="Arial" w:cs="Arial" w:hint="eastAsia"/>
          <w:b/>
          <w:sz w:val="21"/>
          <w:szCs w:val="21"/>
          <w:lang w:val="en-GB" w:eastAsia="zh-CN"/>
        </w:rPr>
      </w:pPr>
      <w:r w:rsidRPr="00CC62DE">
        <w:rPr>
          <w:rFonts w:ascii="Arial" w:hAnsi="Arial" w:cs="Arial"/>
          <w:b/>
          <w:sz w:val="21"/>
          <w:szCs w:val="21"/>
          <w:lang w:val="en-GB" w:eastAsia="zh-CN"/>
        </w:rPr>
        <w:t xml:space="preserve">The following command can be used to </w:t>
      </w:r>
      <w:r w:rsidRPr="00CC62DE">
        <w:rPr>
          <w:rFonts w:ascii="Arial" w:hAnsi="Arial" w:cs="Arial" w:hint="eastAsia"/>
          <w:b/>
          <w:sz w:val="21"/>
          <w:szCs w:val="21"/>
          <w:lang w:val="en-GB" w:eastAsia="zh-CN"/>
        </w:rPr>
        <w:t xml:space="preserve">control the </w:t>
      </w:r>
      <w:r w:rsidR="00E24934" w:rsidRPr="00CC62DE">
        <w:rPr>
          <w:rFonts w:ascii="Arial" w:hAnsi="Arial" w:cs="Arial" w:hint="eastAsia"/>
          <w:b/>
          <w:sz w:val="21"/>
          <w:szCs w:val="21"/>
          <w:lang w:val="en-GB" w:eastAsia="zh-CN"/>
        </w:rPr>
        <w:t>motor Pin</w:t>
      </w:r>
      <w:r w:rsidRPr="00CC62DE">
        <w:rPr>
          <w:rFonts w:ascii="Arial" w:hAnsi="Arial" w:cs="Arial" w:hint="eastAsia"/>
          <w:b/>
          <w:sz w:val="21"/>
          <w:szCs w:val="21"/>
          <w:lang w:val="en-GB" w:eastAsia="zh-CN"/>
        </w:rPr>
        <w:t>.</w:t>
      </w:r>
    </w:p>
    <w:p w:rsidR="00E24934" w:rsidRPr="00CC62DE" w:rsidRDefault="00E24934" w:rsidP="00E24934">
      <w:pPr>
        <w:autoSpaceDE w:val="0"/>
        <w:autoSpaceDN w:val="0"/>
        <w:adjustRightInd w:val="0"/>
        <w:spacing w:line="24" w:lineRule="atLeast"/>
        <w:rPr>
          <w:rFonts w:cs="Arial"/>
          <w:spacing w:val="-1"/>
          <w:szCs w:val="21"/>
        </w:rPr>
      </w:pPr>
      <w:r w:rsidRPr="00CC62DE">
        <w:rPr>
          <w:rFonts w:cs="Arial"/>
          <w:spacing w:val="-1"/>
          <w:szCs w:val="21"/>
        </w:rPr>
        <w:t xml:space="preserve">• </w:t>
      </w:r>
      <w:r w:rsidR="00325F4B" w:rsidRPr="00CC62DE">
        <w:rPr>
          <w:rFonts w:cs="Arial" w:hint="eastAsia"/>
          <w:b/>
          <w:spacing w:val="-1"/>
          <w:szCs w:val="21"/>
          <w:lang w:eastAsia="zh-CN"/>
        </w:rPr>
        <w:t>1</w:t>
      </w:r>
      <w:r w:rsidRPr="00CC62DE">
        <w:rPr>
          <w:rFonts w:cs="Arial"/>
          <w:spacing w:val="-1"/>
          <w:szCs w:val="21"/>
        </w:rPr>
        <w:t xml:space="preserve"> – Disable Normal Gauges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C42BAD" w:rsidRPr="00CC62DE" w:rsidTr="00E24934">
        <w:trPr>
          <w:trHeight w:val="276"/>
        </w:trPr>
        <w:tc>
          <w:tcPr>
            <w:tcW w:w="0" w:type="auto"/>
            <w:shd w:val="clear" w:color="auto" w:fill="E6E6E6"/>
            <w:vAlign w:val="center"/>
          </w:tcPr>
          <w:p w:rsidR="00C42BAD" w:rsidRPr="00CC62DE" w:rsidRDefault="00C42BAD" w:rsidP="00E24934">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C42BAD" w:rsidRPr="00CC62DE" w:rsidRDefault="00C42BAD" w:rsidP="00E24934">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C42BAD" w:rsidRPr="00CC62DE" w:rsidRDefault="00C42BAD" w:rsidP="00E24934">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C42BAD" w:rsidRPr="00CC62DE" w:rsidRDefault="00C42BAD" w:rsidP="00E24934">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C42BAD" w:rsidRPr="00CC62DE" w:rsidRDefault="00C42BAD" w:rsidP="00E24934">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C42BAD" w:rsidRPr="00CC62DE" w:rsidRDefault="00C42BAD" w:rsidP="00E24934">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C42BAD" w:rsidRPr="00CC62DE" w:rsidRDefault="00C42BAD" w:rsidP="00E24934">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C42BAD" w:rsidRPr="00CC62DE" w:rsidRDefault="00C42BAD" w:rsidP="00E24934">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C42BAD" w:rsidRPr="00CC62DE" w:rsidRDefault="00C42BAD" w:rsidP="00E24934">
            <w:pPr>
              <w:jc w:val="center"/>
              <w:rPr>
                <w:rFonts w:ascii="Arial" w:hAnsi="Arial" w:hint="eastAsia"/>
                <w:b/>
                <w:sz w:val="18"/>
                <w:lang w:eastAsia="zh-CN"/>
              </w:rPr>
            </w:pPr>
            <w:r w:rsidRPr="00CC62DE">
              <w:rPr>
                <w:rFonts w:ascii="Arial" w:hAnsi="Arial" w:hint="eastAsia"/>
                <w:b/>
                <w:sz w:val="18"/>
                <w:lang w:eastAsia="zh-CN"/>
              </w:rPr>
              <w:t>Data7</w:t>
            </w:r>
          </w:p>
        </w:tc>
      </w:tr>
      <w:tr w:rsidR="00C42BAD" w:rsidRPr="00CC62DE" w:rsidTr="00E24934">
        <w:trPr>
          <w:trHeight w:val="243"/>
        </w:trPr>
        <w:tc>
          <w:tcPr>
            <w:tcW w:w="0" w:type="auto"/>
            <w:shd w:val="clear" w:color="auto" w:fill="auto"/>
            <w:vAlign w:val="center"/>
          </w:tcPr>
          <w:p w:rsidR="00C42BAD" w:rsidRPr="00CC62DE" w:rsidRDefault="00F554E9" w:rsidP="00E24934">
            <w:pPr>
              <w:jc w:val="center"/>
              <w:rPr>
                <w:rFonts w:ascii="Arial" w:hAnsi="Arial" w:hint="eastAsia"/>
                <w:sz w:val="18"/>
                <w:lang w:eastAsia="zh-CN"/>
              </w:rPr>
            </w:pPr>
            <w:r w:rsidRPr="00CC62DE">
              <w:rPr>
                <w:rFonts w:ascii="Arial" w:hAnsi="Arial" w:hint="eastAsia"/>
                <w:sz w:val="18"/>
                <w:lang w:eastAsia="zh-CN"/>
              </w:rPr>
              <w:t>0x772</w:t>
            </w:r>
          </w:p>
        </w:tc>
        <w:tc>
          <w:tcPr>
            <w:tcW w:w="0" w:type="auto"/>
            <w:shd w:val="clear" w:color="auto" w:fill="auto"/>
            <w:vAlign w:val="center"/>
          </w:tcPr>
          <w:p w:rsidR="00C42BAD" w:rsidRPr="00CC62DE" w:rsidRDefault="00C42BAD" w:rsidP="00E24934">
            <w:pPr>
              <w:jc w:val="center"/>
              <w:rPr>
                <w:rFonts w:ascii="Arial" w:hAnsi="Arial"/>
                <w:sz w:val="18"/>
                <w:lang w:eastAsia="zh-CN"/>
              </w:rPr>
            </w:pPr>
            <w:r w:rsidRPr="00CC62DE">
              <w:rPr>
                <w:rFonts w:ascii="Arial" w:hAnsi="Arial"/>
                <w:sz w:val="18"/>
              </w:rPr>
              <w:t>0x</w:t>
            </w:r>
            <w:r w:rsidRPr="00CC62DE">
              <w:rPr>
                <w:rFonts w:ascii="Arial" w:hAnsi="Arial" w:hint="eastAsia"/>
                <w:sz w:val="18"/>
                <w:lang w:eastAsia="zh-CN"/>
              </w:rPr>
              <w:t>30</w:t>
            </w:r>
          </w:p>
        </w:tc>
        <w:tc>
          <w:tcPr>
            <w:tcW w:w="0" w:type="auto"/>
            <w:shd w:val="clear" w:color="auto" w:fill="auto"/>
            <w:vAlign w:val="center"/>
          </w:tcPr>
          <w:p w:rsidR="00C42BAD" w:rsidRPr="00CC62DE" w:rsidRDefault="00C42BAD" w:rsidP="00E24934">
            <w:pPr>
              <w:keepNext/>
              <w:jc w:val="center"/>
              <w:rPr>
                <w:rFonts w:ascii="Arial" w:hAnsi="Arial"/>
                <w:sz w:val="18"/>
                <w:lang w:val="en-GB" w:eastAsia="zh-CN"/>
              </w:rPr>
            </w:pPr>
            <w:r w:rsidRPr="00CC62DE">
              <w:rPr>
                <w:rFonts w:ascii="Arial" w:hAnsi="Arial"/>
                <w:sz w:val="18"/>
                <w:lang w:val="en-GB"/>
              </w:rPr>
              <w:t>0x</w:t>
            </w:r>
            <w:r w:rsidRPr="00CC62DE">
              <w:rPr>
                <w:rFonts w:ascii="Arial" w:hAnsi="Arial" w:hint="eastAsia"/>
                <w:sz w:val="18"/>
                <w:lang w:val="en-GB" w:eastAsia="zh-CN"/>
              </w:rPr>
              <w:t>01</w:t>
            </w:r>
          </w:p>
        </w:tc>
        <w:tc>
          <w:tcPr>
            <w:tcW w:w="1036" w:type="dxa"/>
            <w:shd w:val="clear" w:color="auto" w:fill="auto"/>
          </w:tcPr>
          <w:p w:rsidR="00C42BAD" w:rsidRPr="00CC62DE" w:rsidRDefault="00C42BAD" w:rsidP="00E24934">
            <w:pPr>
              <w:keepNext/>
              <w:jc w:val="center"/>
              <w:rPr>
                <w:rFonts w:ascii="Arial" w:hAnsi="Arial"/>
                <w:sz w:val="18"/>
                <w:lang w:val="en-GB" w:eastAsia="zh-CN"/>
              </w:rPr>
            </w:pPr>
            <w:r w:rsidRPr="00CC62DE">
              <w:rPr>
                <w:rFonts w:ascii="Arial" w:hAnsi="Arial"/>
                <w:sz w:val="18"/>
                <w:lang w:val="en-GB"/>
              </w:rPr>
              <w:t>0x</w:t>
            </w:r>
            <w:r w:rsidRPr="00CC62DE">
              <w:rPr>
                <w:rFonts w:ascii="Arial" w:hAnsi="Arial" w:hint="eastAsia"/>
                <w:sz w:val="18"/>
                <w:lang w:val="en-GB" w:eastAsia="zh-CN"/>
              </w:rPr>
              <w:t>30</w:t>
            </w:r>
          </w:p>
        </w:tc>
        <w:tc>
          <w:tcPr>
            <w:tcW w:w="0" w:type="auto"/>
          </w:tcPr>
          <w:p w:rsidR="00C42BAD" w:rsidRPr="00CC62DE" w:rsidRDefault="00C42BAD" w:rsidP="00E24934">
            <w:pPr>
              <w:jc w:val="center"/>
              <w:rPr>
                <w:rFonts w:ascii="Arial" w:hAnsi="Arial" w:hint="eastAsia"/>
                <w:sz w:val="18"/>
                <w:lang w:val="en-GB" w:eastAsia="zh-CN"/>
              </w:rPr>
            </w:pPr>
            <w:r w:rsidRPr="00CC62DE">
              <w:rPr>
                <w:rFonts w:ascii="Arial" w:hAnsi="Arial" w:hint="eastAsia"/>
                <w:sz w:val="18"/>
                <w:lang w:val="en-GB" w:eastAsia="zh-CN"/>
              </w:rPr>
              <w:t>0x</w:t>
            </w:r>
            <w:r w:rsidR="00E24934" w:rsidRPr="00CC62DE">
              <w:rPr>
                <w:rFonts w:ascii="Arial" w:hAnsi="Arial" w:hint="eastAsia"/>
                <w:sz w:val="18"/>
                <w:lang w:val="en-GB" w:eastAsia="zh-CN"/>
              </w:rPr>
              <w:t>01</w:t>
            </w:r>
          </w:p>
        </w:tc>
        <w:tc>
          <w:tcPr>
            <w:tcW w:w="0" w:type="auto"/>
          </w:tcPr>
          <w:p w:rsidR="00C42BAD" w:rsidRPr="00CC62DE" w:rsidRDefault="00AF06B0" w:rsidP="00E24934">
            <w:pPr>
              <w:jc w:val="center"/>
              <w:rPr>
                <w:rFonts w:ascii="Arial" w:hAnsi="Arial" w:hint="eastAsia"/>
                <w:sz w:val="18"/>
                <w:lang w:val="en-GB" w:eastAsia="zh-CN"/>
              </w:rPr>
            </w:pPr>
            <w:r w:rsidRPr="00CC62DE">
              <w:rPr>
                <w:rFonts w:ascii="Arial" w:hAnsi="Arial" w:cs="Arial" w:hint="eastAsia"/>
                <w:sz w:val="18"/>
                <w:szCs w:val="18"/>
                <w:lang w:val="en-GB" w:eastAsia="zh-CN"/>
              </w:rPr>
              <w:t>0xAA</w:t>
            </w:r>
          </w:p>
        </w:tc>
        <w:tc>
          <w:tcPr>
            <w:tcW w:w="0" w:type="auto"/>
          </w:tcPr>
          <w:p w:rsidR="00C42BAD" w:rsidRPr="00CC62DE" w:rsidRDefault="00AF06B0" w:rsidP="00E24934">
            <w:pPr>
              <w:jc w:val="center"/>
              <w:rPr>
                <w:rFonts w:ascii="Arial" w:hAnsi="Arial" w:hint="eastAsia"/>
                <w:sz w:val="18"/>
                <w:lang w:val="en-GB" w:eastAsia="zh-CN"/>
              </w:rPr>
            </w:pPr>
            <w:r w:rsidRPr="00CC62DE">
              <w:rPr>
                <w:rFonts w:ascii="Arial" w:hAnsi="Arial" w:cs="Arial" w:hint="eastAsia"/>
                <w:sz w:val="18"/>
                <w:szCs w:val="18"/>
                <w:lang w:val="en-GB" w:eastAsia="zh-CN"/>
              </w:rPr>
              <w:t>0xAA</w:t>
            </w:r>
          </w:p>
        </w:tc>
        <w:tc>
          <w:tcPr>
            <w:tcW w:w="0" w:type="auto"/>
          </w:tcPr>
          <w:p w:rsidR="00C42BAD" w:rsidRPr="00CC62DE" w:rsidRDefault="00AF06B0" w:rsidP="00E24934">
            <w:pPr>
              <w:jc w:val="center"/>
              <w:rPr>
                <w:rFonts w:hint="eastAsia"/>
                <w:lang w:eastAsia="zh-CN"/>
              </w:rPr>
            </w:pPr>
            <w:r w:rsidRPr="00CC62DE">
              <w:rPr>
                <w:rFonts w:ascii="Arial" w:hAnsi="Arial" w:cs="Arial" w:hint="eastAsia"/>
                <w:sz w:val="18"/>
                <w:szCs w:val="18"/>
                <w:lang w:val="en-GB" w:eastAsia="zh-CN"/>
              </w:rPr>
              <w:t>0xAA</w:t>
            </w:r>
          </w:p>
        </w:tc>
        <w:tc>
          <w:tcPr>
            <w:tcW w:w="0" w:type="auto"/>
          </w:tcPr>
          <w:p w:rsidR="00C42BAD" w:rsidRPr="00CC62DE" w:rsidRDefault="00AF06B0" w:rsidP="00E24934">
            <w:pPr>
              <w:jc w:val="center"/>
              <w:rPr>
                <w:rFonts w:hint="eastAsia"/>
                <w:lang w:eastAsia="zh-CN"/>
              </w:rPr>
            </w:pPr>
            <w:r w:rsidRPr="00CC62DE">
              <w:rPr>
                <w:rFonts w:ascii="Arial" w:hAnsi="Arial" w:cs="Arial" w:hint="eastAsia"/>
                <w:sz w:val="18"/>
                <w:szCs w:val="18"/>
                <w:lang w:val="en-GB" w:eastAsia="zh-CN"/>
              </w:rPr>
              <w:t>0xAA</w:t>
            </w:r>
          </w:p>
        </w:tc>
      </w:tr>
    </w:tbl>
    <w:p w:rsidR="00C42BAD" w:rsidRPr="00CC62DE" w:rsidRDefault="00C42BAD" w:rsidP="00C42BAD">
      <w:pPr>
        <w:rPr>
          <w:rFonts w:ascii="Arial" w:hAnsi="Arial" w:cs="Arial" w:hint="eastAsia"/>
          <w:b/>
          <w:sz w:val="21"/>
          <w:szCs w:val="21"/>
          <w:lang w:val="en-GB" w:eastAsia="zh-CN"/>
        </w:rPr>
      </w:pPr>
    </w:p>
    <w:p w:rsidR="00C42BAD" w:rsidRPr="00CC62DE" w:rsidRDefault="00C42BAD" w:rsidP="00C42BAD">
      <w:pPr>
        <w:rPr>
          <w:rFonts w:ascii="Arial" w:hAnsi="Arial" w:cs="Arial" w:hint="eastAsia"/>
          <w:b/>
          <w:sz w:val="21"/>
          <w:szCs w:val="21"/>
          <w:lang w:val="en-GB" w:eastAsia="zh-CN"/>
        </w:rPr>
      </w:pPr>
      <w:r w:rsidRPr="00CC62DE">
        <w:rPr>
          <w:rFonts w:ascii="Arial" w:hAnsi="Arial" w:cs="Arial"/>
          <w:b/>
          <w:sz w:val="21"/>
          <w:szCs w:val="21"/>
          <w:lang w:val="en-GB" w:eastAsia="zh-CN"/>
        </w:rPr>
        <w:t>The ECU answer with the acknowledgement sent as follow</w:t>
      </w:r>
      <w:r w:rsidRPr="00CC62DE">
        <w:rPr>
          <w:rFonts w:ascii="Arial" w:hAnsi="Arial" w:cs="Arial" w:hint="eastAsia"/>
          <w:b/>
          <w:sz w:val="21"/>
          <w:szCs w:val="21"/>
          <w:lang w:val="en-GB" w:eastAsia="zh-CN"/>
        </w:rPr>
        <w:t>ing</w:t>
      </w:r>
      <w:r w:rsidRPr="00CC62DE">
        <w:rPr>
          <w:rFonts w:ascii="Arial" w:hAnsi="Arial" w:cs="Arial"/>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C42BAD" w:rsidRPr="00CC62DE" w:rsidTr="00E24934">
        <w:trPr>
          <w:trHeight w:val="276"/>
        </w:trPr>
        <w:tc>
          <w:tcPr>
            <w:tcW w:w="0" w:type="auto"/>
            <w:shd w:val="clear" w:color="auto" w:fill="E6E6E6"/>
            <w:vAlign w:val="center"/>
          </w:tcPr>
          <w:p w:rsidR="00C42BAD" w:rsidRPr="00CC62DE" w:rsidRDefault="00C42BAD" w:rsidP="00E24934">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C42BAD" w:rsidRPr="00CC62DE" w:rsidRDefault="00C42BAD" w:rsidP="00E24934">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C42BAD" w:rsidRPr="00CC62DE" w:rsidRDefault="00C42BAD" w:rsidP="00E24934">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C42BAD" w:rsidRPr="00CC62DE" w:rsidRDefault="00C42BAD" w:rsidP="00E24934">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C42BAD" w:rsidRPr="00CC62DE" w:rsidRDefault="00C42BAD" w:rsidP="00E24934">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C42BAD" w:rsidRPr="00CC62DE" w:rsidRDefault="00C42BAD" w:rsidP="00E24934">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C42BAD" w:rsidRPr="00CC62DE" w:rsidRDefault="00C42BAD" w:rsidP="00E24934">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C42BAD" w:rsidRPr="00CC62DE" w:rsidRDefault="00C42BAD" w:rsidP="00E24934">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C42BAD" w:rsidRPr="00CC62DE" w:rsidRDefault="00C42BAD" w:rsidP="00E24934">
            <w:pPr>
              <w:jc w:val="center"/>
              <w:rPr>
                <w:rFonts w:ascii="Arial" w:hAnsi="Arial" w:hint="eastAsia"/>
                <w:b/>
                <w:sz w:val="18"/>
                <w:lang w:eastAsia="zh-CN"/>
              </w:rPr>
            </w:pPr>
            <w:r w:rsidRPr="00CC62DE">
              <w:rPr>
                <w:rFonts w:ascii="Arial" w:hAnsi="Arial" w:hint="eastAsia"/>
                <w:b/>
                <w:sz w:val="18"/>
                <w:lang w:eastAsia="zh-CN"/>
              </w:rPr>
              <w:t>Data7</w:t>
            </w:r>
          </w:p>
        </w:tc>
      </w:tr>
      <w:tr w:rsidR="00C42BAD" w:rsidRPr="00CC62DE" w:rsidTr="00E24934">
        <w:trPr>
          <w:trHeight w:val="223"/>
        </w:trPr>
        <w:tc>
          <w:tcPr>
            <w:tcW w:w="0" w:type="auto"/>
            <w:shd w:val="clear" w:color="auto" w:fill="auto"/>
            <w:vAlign w:val="center"/>
          </w:tcPr>
          <w:p w:rsidR="00C42BAD" w:rsidRPr="00CC62DE" w:rsidRDefault="00F554E9" w:rsidP="00E24934">
            <w:pPr>
              <w:jc w:val="center"/>
              <w:rPr>
                <w:rFonts w:ascii="Arial" w:hAnsi="Arial" w:hint="eastAsia"/>
                <w:sz w:val="18"/>
                <w:lang w:eastAsia="zh-CN"/>
              </w:rPr>
            </w:pPr>
            <w:r w:rsidRPr="00CC62DE">
              <w:rPr>
                <w:rFonts w:ascii="Arial" w:hAnsi="Arial"/>
                <w:sz w:val="18"/>
              </w:rPr>
              <w:t>0x774</w:t>
            </w:r>
          </w:p>
        </w:tc>
        <w:tc>
          <w:tcPr>
            <w:tcW w:w="0" w:type="auto"/>
            <w:shd w:val="clear" w:color="auto" w:fill="auto"/>
            <w:vAlign w:val="center"/>
          </w:tcPr>
          <w:p w:rsidR="00C42BAD" w:rsidRPr="00CC62DE" w:rsidRDefault="00C42BAD" w:rsidP="00E24934">
            <w:pPr>
              <w:jc w:val="center"/>
              <w:rPr>
                <w:rFonts w:ascii="Arial" w:hAnsi="Arial"/>
                <w:sz w:val="18"/>
                <w:lang w:eastAsia="zh-CN"/>
              </w:rPr>
            </w:pPr>
            <w:r w:rsidRPr="00CC62DE">
              <w:rPr>
                <w:rFonts w:ascii="Arial" w:hAnsi="Arial"/>
                <w:sz w:val="18"/>
              </w:rPr>
              <w:t>0x</w:t>
            </w:r>
            <w:r w:rsidRPr="00CC62DE">
              <w:rPr>
                <w:rFonts w:ascii="Arial" w:hAnsi="Arial" w:hint="eastAsia"/>
                <w:sz w:val="18"/>
                <w:lang w:eastAsia="zh-CN"/>
              </w:rPr>
              <w:t>70</w:t>
            </w:r>
          </w:p>
        </w:tc>
        <w:tc>
          <w:tcPr>
            <w:tcW w:w="0" w:type="auto"/>
            <w:shd w:val="clear" w:color="auto" w:fill="auto"/>
            <w:vAlign w:val="center"/>
          </w:tcPr>
          <w:p w:rsidR="00C42BAD" w:rsidRPr="00CC62DE" w:rsidRDefault="00C42BAD" w:rsidP="00E24934">
            <w:pPr>
              <w:keepNext/>
              <w:jc w:val="center"/>
              <w:rPr>
                <w:rFonts w:ascii="Arial" w:hAnsi="Arial" w:hint="eastAsia"/>
                <w:sz w:val="18"/>
                <w:lang w:val="en-GB" w:eastAsia="zh-CN"/>
              </w:rPr>
            </w:pPr>
            <w:r w:rsidRPr="00CC62DE">
              <w:rPr>
                <w:rFonts w:ascii="Arial" w:hAnsi="Arial"/>
                <w:sz w:val="18"/>
                <w:lang w:val="en-GB"/>
              </w:rPr>
              <w:t>0</w:t>
            </w:r>
            <w:r w:rsidRPr="00CC62DE">
              <w:rPr>
                <w:rFonts w:ascii="Arial" w:hAnsi="Arial" w:hint="eastAsia"/>
                <w:sz w:val="18"/>
                <w:lang w:val="en-GB" w:eastAsia="zh-CN"/>
              </w:rPr>
              <w:t>x0</w:t>
            </w:r>
            <w:r w:rsidR="00E24934" w:rsidRPr="00CC62DE">
              <w:rPr>
                <w:rFonts w:ascii="Arial" w:hAnsi="Arial" w:hint="eastAsia"/>
                <w:sz w:val="18"/>
                <w:lang w:val="en-GB" w:eastAsia="zh-CN"/>
              </w:rPr>
              <w:t>1</w:t>
            </w:r>
          </w:p>
        </w:tc>
        <w:tc>
          <w:tcPr>
            <w:tcW w:w="1036" w:type="dxa"/>
            <w:shd w:val="clear" w:color="auto" w:fill="auto"/>
          </w:tcPr>
          <w:p w:rsidR="00C42BAD" w:rsidRPr="00CC62DE" w:rsidRDefault="006F3E56" w:rsidP="00E24934">
            <w:pPr>
              <w:keepNext/>
              <w:jc w:val="center"/>
              <w:rPr>
                <w:rFonts w:ascii="Arial" w:hAnsi="Arial" w:hint="eastAsia"/>
                <w:sz w:val="18"/>
                <w:lang w:val="en-GB" w:eastAsia="zh-CN"/>
              </w:rPr>
            </w:pPr>
            <w:r>
              <w:rPr>
                <w:rFonts w:ascii="Arial" w:hAnsi="Arial" w:hint="eastAsia"/>
                <w:sz w:val="18"/>
                <w:lang w:val="en-GB" w:eastAsia="zh-CN"/>
              </w:rPr>
              <w:t>0x01</w:t>
            </w:r>
          </w:p>
        </w:tc>
        <w:tc>
          <w:tcPr>
            <w:tcW w:w="0" w:type="auto"/>
          </w:tcPr>
          <w:p w:rsidR="00C42BAD" w:rsidRPr="00CC62DE" w:rsidRDefault="00C42BAD" w:rsidP="00E24934">
            <w:pPr>
              <w:jc w:val="center"/>
              <w:rPr>
                <w:rFonts w:ascii="Arial" w:hAnsi="Arial" w:hint="eastAsia"/>
                <w:sz w:val="18"/>
                <w:lang w:val="en-GB" w:eastAsia="zh-CN"/>
              </w:rPr>
            </w:pPr>
            <w:r w:rsidRPr="00CC62DE">
              <w:rPr>
                <w:rFonts w:ascii="Arial" w:hAnsi="Arial" w:hint="eastAsia"/>
                <w:sz w:val="18"/>
                <w:lang w:val="en-GB" w:eastAsia="zh-CN"/>
              </w:rPr>
              <w:t>--</w:t>
            </w:r>
          </w:p>
        </w:tc>
        <w:tc>
          <w:tcPr>
            <w:tcW w:w="0" w:type="auto"/>
          </w:tcPr>
          <w:p w:rsidR="00C42BAD" w:rsidRPr="00CC62DE" w:rsidRDefault="00C42BAD" w:rsidP="00E24934">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C42BAD" w:rsidRPr="00CC62DE" w:rsidRDefault="00C42BAD" w:rsidP="00E24934">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C42BAD" w:rsidRPr="00CC62DE" w:rsidRDefault="00C42BAD" w:rsidP="00E24934">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C42BAD" w:rsidRPr="00CC62DE" w:rsidRDefault="00C42BAD" w:rsidP="00E24934">
            <w:pPr>
              <w:jc w:val="center"/>
            </w:pPr>
            <w:r w:rsidRPr="00CC62DE">
              <w:rPr>
                <w:rFonts w:ascii="Arial" w:hAnsi="Arial" w:hint="eastAsia"/>
                <w:sz w:val="18"/>
                <w:lang w:val="en-GB" w:eastAsia="zh-CN"/>
              </w:rPr>
              <w:t>--</w:t>
            </w:r>
          </w:p>
        </w:tc>
      </w:tr>
    </w:tbl>
    <w:p w:rsidR="00E24934" w:rsidRPr="00CC62DE" w:rsidRDefault="00E24934" w:rsidP="00E24934">
      <w:pPr>
        <w:autoSpaceDE w:val="0"/>
        <w:autoSpaceDN w:val="0"/>
        <w:adjustRightInd w:val="0"/>
        <w:spacing w:line="24" w:lineRule="atLeast"/>
        <w:rPr>
          <w:rFonts w:cs="Arial" w:hint="eastAsia"/>
          <w:spacing w:val="-1"/>
          <w:szCs w:val="21"/>
          <w:lang w:eastAsia="zh-CN"/>
        </w:rPr>
      </w:pPr>
    </w:p>
    <w:p w:rsidR="00506961" w:rsidRPr="00CC62DE" w:rsidRDefault="00E24934" w:rsidP="00E24934">
      <w:pPr>
        <w:autoSpaceDE w:val="0"/>
        <w:autoSpaceDN w:val="0"/>
        <w:adjustRightInd w:val="0"/>
        <w:spacing w:line="24" w:lineRule="atLeast"/>
        <w:rPr>
          <w:rFonts w:cs="Arial" w:hint="eastAsia"/>
          <w:szCs w:val="21"/>
          <w:lang w:eastAsia="zh-CN"/>
        </w:rPr>
      </w:pPr>
      <w:r w:rsidRPr="00CC62DE">
        <w:rPr>
          <w:rFonts w:cs="Arial"/>
          <w:spacing w:val="-1"/>
          <w:szCs w:val="21"/>
        </w:rPr>
        <w:t xml:space="preserve">• </w:t>
      </w:r>
      <w:r w:rsidR="00325F4B" w:rsidRPr="00CC62DE">
        <w:rPr>
          <w:rFonts w:cs="Arial" w:hint="eastAsia"/>
          <w:b/>
          <w:spacing w:val="-1"/>
          <w:szCs w:val="21"/>
          <w:lang w:eastAsia="zh-CN"/>
        </w:rPr>
        <w:t>2</w:t>
      </w:r>
      <w:r w:rsidRPr="00CC62DE">
        <w:rPr>
          <w:rFonts w:cs="Arial"/>
          <w:spacing w:val="-1"/>
          <w:szCs w:val="21"/>
        </w:rPr>
        <w:t>– Gauges test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E24934" w:rsidRPr="00CC62DE" w:rsidTr="00E24934">
        <w:trPr>
          <w:trHeight w:val="276"/>
        </w:trPr>
        <w:tc>
          <w:tcPr>
            <w:tcW w:w="0" w:type="auto"/>
            <w:shd w:val="clear" w:color="auto" w:fill="E6E6E6"/>
            <w:vAlign w:val="center"/>
          </w:tcPr>
          <w:p w:rsidR="00E24934" w:rsidRPr="00CC62DE" w:rsidRDefault="00E24934" w:rsidP="00E24934">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E24934" w:rsidRPr="00CC62DE" w:rsidRDefault="00E24934" w:rsidP="00E24934">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E24934" w:rsidRPr="00CC62DE" w:rsidRDefault="00E24934" w:rsidP="00E24934">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E24934" w:rsidRPr="00CC62DE" w:rsidRDefault="00E24934" w:rsidP="00E24934">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E24934" w:rsidRPr="00CC62DE" w:rsidRDefault="00E24934" w:rsidP="00E24934">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E24934" w:rsidRPr="00CC62DE" w:rsidRDefault="00E24934" w:rsidP="00E24934">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E24934" w:rsidRPr="00CC62DE" w:rsidRDefault="00E24934" w:rsidP="00E24934">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E24934" w:rsidRPr="00CC62DE" w:rsidRDefault="00E24934" w:rsidP="00E24934">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E24934" w:rsidRPr="00CC62DE" w:rsidRDefault="00E24934" w:rsidP="00E24934">
            <w:pPr>
              <w:jc w:val="center"/>
              <w:rPr>
                <w:rFonts w:ascii="Arial" w:hAnsi="Arial" w:hint="eastAsia"/>
                <w:b/>
                <w:sz w:val="18"/>
                <w:lang w:eastAsia="zh-CN"/>
              </w:rPr>
            </w:pPr>
            <w:r w:rsidRPr="00CC62DE">
              <w:rPr>
                <w:rFonts w:ascii="Arial" w:hAnsi="Arial" w:hint="eastAsia"/>
                <w:b/>
                <w:sz w:val="18"/>
                <w:lang w:eastAsia="zh-CN"/>
              </w:rPr>
              <w:t>Data7</w:t>
            </w:r>
          </w:p>
        </w:tc>
      </w:tr>
      <w:tr w:rsidR="00E24934" w:rsidRPr="00CC62DE" w:rsidTr="00E24934">
        <w:trPr>
          <w:trHeight w:val="243"/>
        </w:trPr>
        <w:tc>
          <w:tcPr>
            <w:tcW w:w="0" w:type="auto"/>
            <w:shd w:val="clear" w:color="auto" w:fill="auto"/>
            <w:vAlign w:val="center"/>
          </w:tcPr>
          <w:p w:rsidR="00E24934" w:rsidRPr="00CC62DE" w:rsidRDefault="00F554E9" w:rsidP="00E24934">
            <w:pPr>
              <w:jc w:val="center"/>
              <w:rPr>
                <w:rFonts w:ascii="Arial" w:hAnsi="Arial" w:hint="eastAsia"/>
                <w:sz w:val="18"/>
                <w:lang w:eastAsia="zh-CN"/>
              </w:rPr>
            </w:pPr>
            <w:r w:rsidRPr="00CC62DE">
              <w:rPr>
                <w:rFonts w:ascii="Arial" w:hAnsi="Arial" w:hint="eastAsia"/>
                <w:sz w:val="18"/>
                <w:lang w:eastAsia="zh-CN"/>
              </w:rPr>
              <w:t>0x772</w:t>
            </w:r>
          </w:p>
        </w:tc>
        <w:tc>
          <w:tcPr>
            <w:tcW w:w="0" w:type="auto"/>
            <w:shd w:val="clear" w:color="auto" w:fill="auto"/>
            <w:vAlign w:val="center"/>
          </w:tcPr>
          <w:p w:rsidR="00E24934" w:rsidRPr="00CC62DE" w:rsidRDefault="00E24934" w:rsidP="00E24934">
            <w:pPr>
              <w:jc w:val="center"/>
              <w:rPr>
                <w:rFonts w:ascii="Arial" w:hAnsi="Arial"/>
                <w:sz w:val="18"/>
                <w:lang w:eastAsia="zh-CN"/>
              </w:rPr>
            </w:pPr>
            <w:r w:rsidRPr="00CC62DE">
              <w:rPr>
                <w:rFonts w:ascii="Arial" w:hAnsi="Arial"/>
                <w:sz w:val="18"/>
              </w:rPr>
              <w:t>0x</w:t>
            </w:r>
            <w:r w:rsidRPr="00CC62DE">
              <w:rPr>
                <w:rFonts w:ascii="Arial" w:hAnsi="Arial" w:hint="eastAsia"/>
                <w:sz w:val="18"/>
                <w:lang w:eastAsia="zh-CN"/>
              </w:rPr>
              <w:t>30</w:t>
            </w:r>
          </w:p>
        </w:tc>
        <w:tc>
          <w:tcPr>
            <w:tcW w:w="0" w:type="auto"/>
            <w:shd w:val="clear" w:color="auto" w:fill="auto"/>
            <w:vAlign w:val="center"/>
          </w:tcPr>
          <w:p w:rsidR="00E24934" w:rsidRPr="00CC62DE" w:rsidRDefault="00E24934" w:rsidP="00E24934">
            <w:pPr>
              <w:keepNext/>
              <w:jc w:val="center"/>
              <w:rPr>
                <w:rFonts w:ascii="Arial" w:hAnsi="Arial"/>
                <w:sz w:val="18"/>
                <w:lang w:val="en-GB" w:eastAsia="zh-CN"/>
              </w:rPr>
            </w:pPr>
            <w:r w:rsidRPr="00CC62DE">
              <w:rPr>
                <w:rFonts w:ascii="Arial" w:hAnsi="Arial"/>
                <w:sz w:val="18"/>
                <w:lang w:val="en-GB"/>
              </w:rPr>
              <w:t>0x</w:t>
            </w:r>
            <w:r w:rsidRPr="00CC62DE">
              <w:rPr>
                <w:rFonts w:ascii="Arial" w:hAnsi="Arial" w:hint="eastAsia"/>
                <w:sz w:val="18"/>
                <w:lang w:val="en-GB" w:eastAsia="zh-CN"/>
              </w:rPr>
              <w:t>01</w:t>
            </w:r>
          </w:p>
        </w:tc>
        <w:tc>
          <w:tcPr>
            <w:tcW w:w="1036" w:type="dxa"/>
            <w:shd w:val="clear" w:color="auto" w:fill="auto"/>
          </w:tcPr>
          <w:p w:rsidR="00E24934" w:rsidRPr="00CC62DE" w:rsidRDefault="00316120" w:rsidP="00E24934">
            <w:pPr>
              <w:keepNext/>
              <w:jc w:val="center"/>
              <w:rPr>
                <w:rFonts w:ascii="Arial" w:hAnsi="Arial" w:hint="eastAsia"/>
                <w:sz w:val="18"/>
                <w:lang w:val="en-GB" w:eastAsia="zh-CN"/>
              </w:rPr>
            </w:pPr>
            <w:r w:rsidRPr="00CC62DE">
              <w:rPr>
                <w:rFonts w:ascii="Arial" w:hAnsi="Arial" w:hint="eastAsia"/>
                <w:sz w:val="18"/>
                <w:lang w:val="en-GB" w:eastAsia="zh-CN"/>
              </w:rPr>
              <w:t>0x</w:t>
            </w:r>
            <w:r w:rsidR="001A7D0E" w:rsidRPr="00CC62DE">
              <w:rPr>
                <w:rFonts w:ascii="Arial" w:hAnsi="Arial" w:hint="eastAsia"/>
                <w:sz w:val="18"/>
                <w:lang w:val="en-GB" w:eastAsia="zh-CN"/>
              </w:rPr>
              <w:t>31</w:t>
            </w:r>
          </w:p>
        </w:tc>
        <w:tc>
          <w:tcPr>
            <w:tcW w:w="0" w:type="auto"/>
          </w:tcPr>
          <w:p w:rsidR="00E24934" w:rsidRPr="00CC62DE" w:rsidRDefault="00E24934" w:rsidP="001A7D0E">
            <w:pPr>
              <w:jc w:val="center"/>
              <w:rPr>
                <w:rFonts w:ascii="Arial" w:hAnsi="Arial" w:hint="eastAsia"/>
                <w:sz w:val="18"/>
                <w:lang w:val="en-GB" w:eastAsia="zh-CN"/>
              </w:rPr>
            </w:pPr>
            <w:r w:rsidRPr="00CC62DE">
              <w:rPr>
                <w:rFonts w:ascii="Arial" w:hAnsi="Arial" w:hint="eastAsia"/>
                <w:sz w:val="18"/>
                <w:lang w:val="en-GB" w:eastAsia="zh-CN"/>
              </w:rPr>
              <w:t>X</w:t>
            </w:r>
            <w:r w:rsidR="001A7D0E" w:rsidRPr="00CC62DE">
              <w:rPr>
                <w:rFonts w:ascii="Arial" w:hAnsi="Arial" w:hint="eastAsia"/>
                <w:sz w:val="18"/>
                <w:lang w:val="en-GB" w:eastAsia="zh-CN"/>
              </w:rPr>
              <w:t>1</w:t>
            </w:r>
          </w:p>
        </w:tc>
        <w:tc>
          <w:tcPr>
            <w:tcW w:w="0" w:type="auto"/>
          </w:tcPr>
          <w:p w:rsidR="00E24934" w:rsidRPr="00CC62DE" w:rsidRDefault="00FD50E7" w:rsidP="00E24934">
            <w:pPr>
              <w:jc w:val="center"/>
              <w:rPr>
                <w:rFonts w:ascii="Arial" w:hAnsi="Arial" w:hint="eastAsia"/>
                <w:sz w:val="18"/>
                <w:lang w:val="en-GB" w:eastAsia="zh-CN"/>
              </w:rPr>
            </w:pPr>
            <w:r w:rsidRPr="00CC62DE">
              <w:rPr>
                <w:rFonts w:ascii="Arial" w:hAnsi="Arial" w:cs="Arial" w:hint="eastAsia"/>
                <w:sz w:val="18"/>
                <w:szCs w:val="18"/>
                <w:lang w:val="en-GB" w:eastAsia="zh-CN"/>
              </w:rPr>
              <w:t>0xAA</w:t>
            </w:r>
          </w:p>
        </w:tc>
        <w:tc>
          <w:tcPr>
            <w:tcW w:w="0" w:type="auto"/>
          </w:tcPr>
          <w:p w:rsidR="00E24934" w:rsidRPr="00CC62DE" w:rsidRDefault="00AF06B0" w:rsidP="00E24934">
            <w:pPr>
              <w:jc w:val="center"/>
              <w:rPr>
                <w:rFonts w:ascii="Arial" w:hAnsi="Arial" w:hint="eastAsia"/>
                <w:sz w:val="18"/>
                <w:lang w:val="en-GB" w:eastAsia="zh-CN"/>
              </w:rPr>
            </w:pPr>
            <w:r w:rsidRPr="00CC62DE">
              <w:rPr>
                <w:rFonts w:ascii="Arial" w:hAnsi="Arial" w:cs="Arial" w:hint="eastAsia"/>
                <w:sz w:val="18"/>
                <w:szCs w:val="18"/>
                <w:lang w:val="en-GB" w:eastAsia="zh-CN"/>
              </w:rPr>
              <w:t>0xAA</w:t>
            </w:r>
          </w:p>
        </w:tc>
        <w:tc>
          <w:tcPr>
            <w:tcW w:w="0" w:type="auto"/>
          </w:tcPr>
          <w:p w:rsidR="00E24934" w:rsidRPr="00CC62DE" w:rsidRDefault="00AF06B0" w:rsidP="00E24934">
            <w:pPr>
              <w:jc w:val="center"/>
              <w:rPr>
                <w:rFonts w:hint="eastAsia"/>
                <w:lang w:eastAsia="zh-CN"/>
              </w:rPr>
            </w:pPr>
            <w:r w:rsidRPr="00CC62DE">
              <w:rPr>
                <w:rFonts w:ascii="Arial" w:hAnsi="Arial" w:cs="Arial" w:hint="eastAsia"/>
                <w:sz w:val="18"/>
                <w:szCs w:val="18"/>
                <w:lang w:val="en-GB" w:eastAsia="zh-CN"/>
              </w:rPr>
              <w:t>0xAA</w:t>
            </w:r>
          </w:p>
        </w:tc>
        <w:tc>
          <w:tcPr>
            <w:tcW w:w="0" w:type="auto"/>
          </w:tcPr>
          <w:p w:rsidR="00E24934" w:rsidRPr="00CC62DE" w:rsidRDefault="00AF06B0" w:rsidP="00E24934">
            <w:pPr>
              <w:jc w:val="center"/>
              <w:rPr>
                <w:rFonts w:hint="eastAsia"/>
                <w:lang w:eastAsia="zh-CN"/>
              </w:rPr>
            </w:pPr>
            <w:r w:rsidRPr="00CC62DE">
              <w:rPr>
                <w:rFonts w:ascii="Arial" w:hAnsi="Arial" w:cs="Arial" w:hint="eastAsia"/>
                <w:sz w:val="18"/>
                <w:szCs w:val="18"/>
                <w:lang w:val="en-GB" w:eastAsia="zh-CN"/>
              </w:rPr>
              <w:t>0xAA</w:t>
            </w:r>
          </w:p>
        </w:tc>
      </w:tr>
    </w:tbl>
    <w:p w:rsidR="00E24934" w:rsidRPr="00CC62DE" w:rsidRDefault="00E24934" w:rsidP="00E24934">
      <w:pPr>
        <w:rPr>
          <w:rFonts w:ascii="Arial" w:hAnsi="Arial" w:cs="Arial" w:hint="eastAsia"/>
          <w:b/>
          <w:sz w:val="21"/>
          <w:szCs w:val="21"/>
          <w:lang w:val="en-GB" w:eastAsia="zh-CN"/>
        </w:rPr>
      </w:pPr>
      <w:r w:rsidRPr="00CC62DE">
        <w:rPr>
          <w:rFonts w:ascii="Arial" w:hAnsi="Arial" w:cs="Arial"/>
          <w:b/>
          <w:sz w:val="21"/>
          <w:szCs w:val="21"/>
          <w:lang w:val="en-GB" w:eastAsia="zh-CN"/>
        </w:rPr>
        <w:t>The ECU answer with the acknowledgement sent as follow</w:t>
      </w:r>
      <w:r w:rsidRPr="00CC62DE">
        <w:rPr>
          <w:rFonts w:ascii="Arial" w:hAnsi="Arial" w:cs="Arial" w:hint="eastAsia"/>
          <w:b/>
          <w:sz w:val="21"/>
          <w:szCs w:val="21"/>
          <w:lang w:val="en-GB" w:eastAsia="zh-CN"/>
        </w:rPr>
        <w:t>ing</w:t>
      </w:r>
      <w:r w:rsidRPr="00CC62DE">
        <w:rPr>
          <w:rFonts w:ascii="Arial" w:hAnsi="Arial" w:cs="Arial"/>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E24934" w:rsidRPr="00CC62DE" w:rsidTr="00E24934">
        <w:trPr>
          <w:trHeight w:val="276"/>
        </w:trPr>
        <w:tc>
          <w:tcPr>
            <w:tcW w:w="0" w:type="auto"/>
            <w:shd w:val="clear" w:color="auto" w:fill="E6E6E6"/>
            <w:vAlign w:val="center"/>
          </w:tcPr>
          <w:p w:rsidR="00E24934" w:rsidRPr="00CC62DE" w:rsidRDefault="00E24934" w:rsidP="00E24934">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E24934" w:rsidRPr="00CC62DE" w:rsidRDefault="00E24934" w:rsidP="00E24934">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E24934" w:rsidRPr="00CC62DE" w:rsidRDefault="00E24934" w:rsidP="00E24934">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E24934" w:rsidRPr="00CC62DE" w:rsidRDefault="00E24934" w:rsidP="00E24934">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E24934" w:rsidRPr="00CC62DE" w:rsidRDefault="00E24934" w:rsidP="00E24934">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E24934" w:rsidRPr="00CC62DE" w:rsidRDefault="00E24934" w:rsidP="00E24934">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E24934" w:rsidRPr="00CC62DE" w:rsidRDefault="00E24934" w:rsidP="00E24934">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E24934" w:rsidRPr="00CC62DE" w:rsidRDefault="00E24934" w:rsidP="00E24934">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E24934" w:rsidRPr="00CC62DE" w:rsidRDefault="00E24934" w:rsidP="00E24934">
            <w:pPr>
              <w:jc w:val="center"/>
              <w:rPr>
                <w:rFonts w:ascii="Arial" w:hAnsi="Arial" w:hint="eastAsia"/>
                <w:b/>
                <w:sz w:val="18"/>
                <w:lang w:eastAsia="zh-CN"/>
              </w:rPr>
            </w:pPr>
            <w:r w:rsidRPr="00CC62DE">
              <w:rPr>
                <w:rFonts w:ascii="Arial" w:hAnsi="Arial" w:hint="eastAsia"/>
                <w:b/>
                <w:sz w:val="18"/>
                <w:lang w:eastAsia="zh-CN"/>
              </w:rPr>
              <w:t>Data7</w:t>
            </w:r>
          </w:p>
        </w:tc>
      </w:tr>
      <w:tr w:rsidR="00E24934" w:rsidRPr="00CC62DE" w:rsidTr="00E24934">
        <w:trPr>
          <w:trHeight w:val="223"/>
        </w:trPr>
        <w:tc>
          <w:tcPr>
            <w:tcW w:w="0" w:type="auto"/>
            <w:shd w:val="clear" w:color="auto" w:fill="auto"/>
            <w:vAlign w:val="center"/>
          </w:tcPr>
          <w:p w:rsidR="00E24934" w:rsidRPr="00CC62DE" w:rsidRDefault="00F554E9" w:rsidP="00E24934">
            <w:pPr>
              <w:jc w:val="center"/>
              <w:rPr>
                <w:rFonts w:ascii="Arial" w:hAnsi="Arial" w:hint="eastAsia"/>
                <w:sz w:val="18"/>
                <w:lang w:eastAsia="zh-CN"/>
              </w:rPr>
            </w:pPr>
            <w:r w:rsidRPr="00CC62DE">
              <w:rPr>
                <w:rFonts w:ascii="Arial" w:hAnsi="Arial"/>
                <w:sz w:val="18"/>
              </w:rPr>
              <w:t>0x774</w:t>
            </w:r>
          </w:p>
        </w:tc>
        <w:tc>
          <w:tcPr>
            <w:tcW w:w="0" w:type="auto"/>
            <w:shd w:val="clear" w:color="auto" w:fill="auto"/>
            <w:vAlign w:val="center"/>
          </w:tcPr>
          <w:p w:rsidR="00E24934" w:rsidRPr="00CC62DE" w:rsidRDefault="00E24934" w:rsidP="00E24934">
            <w:pPr>
              <w:jc w:val="center"/>
              <w:rPr>
                <w:rFonts w:ascii="Arial" w:hAnsi="Arial"/>
                <w:sz w:val="18"/>
                <w:lang w:eastAsia="zh-CN"/>
              </w:rPr>
            </w:pPr>
            <w:r w:rsidRPr="00CC62DE">
              <w:rPr>
                <w:rFonts w:ascii="Arial" w:hAnsi="Arial"/>
                <w:sz w:val="18"/>
              </w:rPr>
              <w:t>0x</w:t>
            </w:r>
            <w:r w:rsidRPr="00CC62DE">
              <w:rPr>
                <w:rFonts w:ascii="Arial" w:hAnsi="Arial" w:hint="eastAsia"/>
                <w:sz w:val="18"/>
                <w:lang w:eastAsia="zh-CN"/>
              </w:rPr>
              <w:t>70</w:t>
            </w:r>
          </w:p>
        </w:tc>
        <w:tc>
          <w:tcPr>
            <w:tcW w:w="0" w:type="auto"/>
            <w:shd w:val="clear" w:color="auto" w:fill="auto"/>
            <w:vAlign w:val="center"/>
          </w:tcPr>
          <w:p w:rsidR="00E24934" w:rsidRPr="00CC62DE" w:rsidRDefault="00E24934" w:rsidP="00E24934">
            <w:pPr>
              <w:keepNext/>
              <w:jc w:val="center"/>
              <w:rPr>
                <w:rFonts w:ascii="Arial" w:hAnsi="Arial" w:hint="eastAsia"/>
                <w:sz w:val="18"/>
                <w:lang w:val="en-GB" w:eastAsia="zh-CN"/>
              </w:rPr>
            </w:pPr>
            <w:r w:rsidRPr="00CC62DE">
              <w:rPr>
                <w:rFonts w:ascii="Arial" w:hAnsi="Arial"/>
                <w:sz w:val="18"/>
                <w:lang w:val="en-GB"/>
              </w:rPr>
              <w:t>0</w:t>
            </w:r>
            <w:r w:rsidRPr="00CC62DE">
              <w:rPr>
                <w:rFonts w:ascii="Arial" w:hAnsi="Arial" w:hint="eastAsia"/>
                <w:sz w:val="18"/>
                <w:lang w:val="en-GB" w:eastAsia="zh-CN"/>
              </w:rPr>
              <w:t>x01</w:t>
            </w:r>
          </w:p>
        </w:tc>
        <w:tc>
          <w:tcPr>
            <w:tcW w:w="1036" w:type="dxa"/>
            <w:shd w:val="clear" w:color="auto" w:fill="auto"/>
          </w:tcPr>
          <w:p w:rsidR="00E24934" w:rsidRPr="00CC62DE" w:rsidRDefault="006F3E56" w:rsidP="00E24934">
            <w:pPr>
              <w:keepNext/>
              <w:jc w:val="center"/>
              <w:rPr>
                <w:rFonts w:ascii="Arial" w:hAnsi="Arial" w:hint="eastAsia"/>
                <w:sz w:val="18"/>
                <w:lang w:val="en-GB" w:eastAsia="zh-CN"/>
              </w:rPr>
            </w:pPr>
            <w:r>
              <w:rPr>
                <w:rFonts w:ascii="Arial" w:hAnsi="Arial" w:hint="eastAsia"/>
                <w:sz w:val="18"/>
                <w:lang w:val="en-GB" w:eastAsia="zh-CN"/>
              </w:rPr>
              <w:t>0x01</w:t>
            </w:r>
          </w:p>
        </w:tc>
        <w:tc>
          <w:tcPr>
            <w:tcW w:w="0" w:type="auto"/>
          </w:tcPr>
          <w:p w:rsidR="00E24934" w:rsidRPr="00CC62DE" w:rsidRDefault="00E24934" w:rsidP="00E24934">
            <w:pPr>
              <w:jc w:val="center"/>
              <w:rPr>
                <w:rFonts w:ascii="Arial" w:hAnsi="Arial" w:hint="eastAsia"/>
                <w:sz w:val="18"/>
                <w:lang w:val="en-GB" w:eastAsia="zh-CN"/>
              </w:rPr>
            </w:pPr>
            <w:r w:rsidRPr="00CC62DE">
              <w:rPr>
                <w:rFonts w:ascii="Arial" w:hAnsi="Arial" w:hint="eastAsia"/>
                <w:sz w:val="18"/>
                <w:lang w:val="en-GB" w:eastAsia="zh-CN"/>
              </w:rPr>
              <w:t>--</w:t>
            </w:r>
          </w:p>
        </w:tc>
        <w:tc>
          <w:tcPr>
            <w:tcW w:w="0" w:type="auto"/>
          </w:tcPr>
          <w:p w:rsidR="00E24934" w:rsidRPr="00CC62DE" w:rsidRDefault="00E24934" w:rsidP="00E24934">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E24934" w:rsidRPr="00CC62DE" w:rsidRDefault="00E24934" w:rsidP="00E24934">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E24934" w:rsidRPr="00CC62DE" w:rsidRDefault="00E24934" w:rsidP="00E24934">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E24934" w:rsidRPr="00CC62DE" w:rsidRDefault="00E24934" w:rsidP="00E24934">
            <w:pPr>
              <w:jc w:val="center"/>
            </w:pPr>
            <w:r w:rsidRPr="00CC62DE">
              <w:rPr>
                <w:rFonts w:ascii="Arial" w:hAnsi="Arial" w:hint="eastAsia"/>
                <w:sz w:val="18"/>
                <w:lang w:val="en-GB" w:eastAsia="zh-CN"/>
              </w:rPr>
              <w:t>--</w:t>
            </w:r>
          </w:p>
        </w:tc>
      </w:tr>
    </w:tbl>
    <w:p w:rsidR="00C42BAD" w:rsidRPr="00CC62DE" w:rsidRDefault="00C42BAD" w:rsidP="00506961">
      <w:pPr>
        <w:autoSpaceDE w:val="0"/>
        <w:autoSpaceDN w:val="0"/>
        <w:adjustRightInd w:val="0"/>
        <w:spacing w:line="24" w:lineRule="atLeast"/>
        <w:ind w:left="1365" w:hanging="1140"/>
        <w:rPr>
          <w:rFonts w:cs="Arial" w:hint="eastAsia"/>
          <w:szCs w:val="21"/>
          <w:lang w:eastAsia="zh-CN"/>
        </w:rPr>
      </w:pPr>
    </w:p>
    <w:p w:rsidR="00AD1F1A" w:rsidRPr="00CC62DE" w:rsidRDefault="00AD1F1A" w:rsidP="00AD1F1A">
      <w:pPr>
        <w:autoSpaceDE w:val="0"/>
        <w:autoSpaceDN w:val="0"/>
        <w:adjustRightInd w:val="0"/>
        <w:spacing w:line="24" w:lineRule="atLeast"/>
        <w:rPr>
          <w:rFonts w:cs="Arial"/>
          <w:spacing w:val="-1"/>
          <w:szCs w:val="21"/>
        </w:rPr>
      </w:pPr>
    </w:p>
    <w:p w:rsidR="00AD1F1A" w:rsidRPr="00CC62DE" w:rsidRDefault="00AD1F1A" w:rsidP="00AD1F1A">
      <w:pPr>
        <w:autoSpaceDE w:val="0"/>
        <w:autoSpaceDN w:val="0"/>
        <w:adjustRightInd w:val="0"/>
        <w:spacing w:line="24" w:lineRule="atLeast"/>
        <w:rPr>
          <w:rFonts w:cs="Arial"/>
          <w:szCs w:val="21"/>
        </w:rPr>
      </w:pPr>
      <w:r w:rsidRPr="00CC62DE">
        <w:rPr>
          <w:rFonts w:cs="Arial"/>
          <w:szCs w:val="21"/>
        </w:rPr>
        <w:t>There are 2 Execution bytes in request command from tester, the format as follow:</w:t>
      </w:r>
    </w:p>
    <w:tbl>
      <w:tblPr>
        <w:tblW w:w="0" w:type="auto"/>
        <w:tblLook w:val="01E0" w:firstRow="1" w:lastRow="1" w:firstColumn="1" w:lastColumn="1" w:noHBand="0" w:noVBand="0"/>
      </w:tblPr>
      <w:tblGrid>
        <w:gridCol w:w="1516"/>
        <w:gridCol w:w="527"/>
        <w:gridCol w:w="2034"/>
        <w:gridCol w:w="851"/>
        <w:gridCol w:w="1134"/>
        <w:gridCol w:w="1701"/>
        <w:gridCol w:w="1701"/>
      </w:tblGrid>
      <w:tr w:rsidR="00AD1F1A" w:rsidRPr="00CC62DE" w:rsidTr="00E72C73">
        <w:tc>
          <w:tcPr>
            <w:tcW w:w="1516" w:type="dxa"/>
            <w:tcBorders>
              <w:top w:val="single" w:sz="4" w:space="0" w:color="auto"/>
              <w:left w:val="single" w:sz="4" w:space="0" w:color="auto"/>
              <w:bottom w:val="single" w:sz="4" w:space="0" w:color="auto"/>
              <w:right w:val="single" w:sz="4" w:space="0" w:color="auto"/>
            </w:tcBorders>
            <w:shd w:val="clear" w:color="auto" w:fill="D9D9D9"/>
            <w:vAlign w:val="center"/>
          </w:tcPr>
          <w:p w:rsidR="00AD1F1A" w:rsidRPr="00CC62DE" w:rsidRDefault="00AD1F1A" w:rsidP="00E72C73">
            <w:pPr>
              <w:widowControl w:val="0"/>
              <w:autoSpaceDE w:val="0"/>
              <w:autoSpaceDN w:val="0"/>
              <w:adjustRightInd w:val="0"/>
              <w:spacing w:before="16" w:line="24" w:lineRule="atLeast"/>
              <w:rPr>
                <w:rFonts w:cs="Arial"/>
                <w:spacing w:val="-1"/>
                <w:sz w:val="21"/>
                <w:szCs w:val="21"/>
              </w:rPr>
            </w:pPr>
            <w:r w:rsidRPr="00CC62DE">
              <w:rPr>
                <w:rFonts w:cs="Arial"/>
                <w:spacing w:val="-1"/>
                <w:szCs w:val="21"/>
              </w:rPr>
              <w:t>Byte</w:t>
            </w:r>
          </w:p>
        </w:tc>
        <w:tc>
          <w:tcPr>
            <w:tcW w:w="527" w:type="dxa"/>
            <w:tcBorders>
              <w:top w:val="single" w:sz="4" w:space="0" w:color="auto"/>
              <w:left w:val="single" w:sz="4" w:space="0" w:color="auto"/>
              <w:bottom w:val="single" w:sz="4" w:space="0" w:color="auto"/>
              <w:right w:val="single" w:sz="4" w:space="0" w:color="auto"/>
            </w:tcBorders>
            <w:shd w:val="clear" w:color="auto" w:fill="D9D9D9"/>
            <w:vAlign w:val="center"/>
          </w:tcPr>
          <w:p w:rsidR="00AD1F1A" w:rsidRPr="00CC62DE" w:rsidRDefault="00AD1F1A" w:rsidP="00E72C73">
            <w:pPr>
              <w:widowControl w:val="0"/>
              <w:autoSpaceDE w:val="0"/>
              <w:autoSpaceDN w:val="0"/>
              <w:adjustRightInd w:val="0"/>
              <w:spacing w:before="16" w:line="24" w:lineRule="atLeast"/>
              <w:rPr>
                <w:rFonts w:cs="Arial"/>
                <w:spacing w:val="-1"/>
                <w:sz w:val="21"/>
                <w:szCs w:val="21"/>
              </w:rPr>
            </w:pPr>
            <w:r w:rsidRPr="00CC62DE">
              <w:rPr>
                <w:rFonts w:cs="Arial"/>
                <w:spacing w:val="-1"/>
                <w:szCs w:val="21"/>
              </w:rPr>
              <w:t>Bit</w:t>
            </w:r>
          </w:p>
        </w:tc>
        <w:tc>
          <w:tcPr>
            <w:tcW w:w="2034" w:type="dxa"/>
            <w:tcBorders>
              <w:top w:val="single" w:sz="4" w:space="0" w:color="auto"/>
              <w:left w:val="single" w:sz="4" w:space="0" w:color="auto"/>
              <w:bottom w:val="single" w:sz="4" w:space="0" w:color="auto"/>
              <w:right w:val="single" w:sz="4" w:space="0" w:color="auto"/>
            </w:tcBorders>
            <w:shd w:val="clear" w:color="auto" w:fill="D9D9D9"/>
            <w:vAlign w:val="center"/>
          </w:tcPr>
          <w:p w:rsidR="00AD1F1A" w:rsidRPr="00CC62DE" w:rsidRDefault="00AD1F1A" w:rsidP="00E72C73">
            <w:pPr>
              <w:widowControl w:val="0"/>
              <w:autoSpaceDE w:val="0"/>
              <w:autoSpaceDN w:val="0"/>
              <w:adjustRightInd w:val="0"/>
              <w:spacing w:before="16" w:line="24" w:lineRule="atLeast"/>
              <w:rPr>
                <w:rFonts w:cs="Arial"/>
                <w:spacing w:val="-1"/>
                <w:sz w:val="21"/>
                <w:szCs w:val="21"/>
              </w:rPr>
            </w:pPr>
            <w:r w:rsidRPr="00CC62DE">
              <w:rPr>
                <w:rFonts w:cs="Arial"/>
                <w:spacing w:val="-1"/>
                <w:szCs w:val="21"/>
              </w:rPr>
              <w:t>Description</w:t>
            </w:r>
          </w:p>
        </w:tc>
        <w:tc>
          <w:tcPr>
            <w:tcW w:w="851" w:type="dxa"/>
            <w:tcBorders>
              <w:top w:val="single" w:sz="4" w:space="0" w:color="auto"/>
              <w:left w:val="single" w:sz="4" w:space="0" w:color="auto"/>
              <w:bottom w:val="single" w:sz="4" w:space="0" w:color="auto"/>
              <w:right w:val="single" w:sz="4" w:space="0" w:color="auto"/>
            </w:tcBorders>
            <w:shd w:val="clear" w:color="auto" w:fill="D9D9D9"/>
            <w:vAlign w:val="center"/>
          </w:tcPr>
          <w:p w:rsidR="00AD1F1A" w:rsidRPr="00CC62DE" w:rsidRDefault="00AD1F1A" w:rsidP="00E72C73">
            <w:pPr>
              <w:widowControl w:val="0"/>
              <w:autoSpaceDE w:val="0"/>
              <w:autoSpaceDN w:val="0"/>
              <w:adjustRightInd w:val="0"/>
              <w:spacing w:before="16" w:line="24" w:lineRule="atLeast"/>
              <w:rPr>
                <w:rFonts w:cs="Arial"/>
                <w:spacing w:val="-1"/>
                <w:sz w:val="21"/>
                <w:szCs w:val="21"/>
              </w:rPr>
            </w:pPr>
            <w:r w:rsidRPr="00CC62DE">
              <w:rPr>
                <w:rFonts w:cs="Arial"/>
                <w:spacing w:val="-1"/>
                <w:szCs w:val="21"/>
              </w:rPr>
              <w:t>Port</w:t>
            </w:r>
          </w:p>
        </w:tc>
        <w:tc>
          <w:tcPr>
            <w:tcW w:w="1134" w:type="dxa"/>
            <w:tcBorders>
              <w:top w:val="single" w:sz="4" w:space="0" w:color="auto"/>
              <w:left w:val="single" w:sz="4" w:space="0" w:color="auto"/>
              <w:bottom w:val="single" w:sz="4" w:space="0" w:color="auto"/>
              <w:right w:val="single" w:sz="4" w:space="0" w:color="auto"/>
            </w:tcBorders>
            <w:shd w:val="clear" w:color="auto" w:fill="D9D9D9"/>
          </w:tcPr>
          <w:p w:rsidR="00AD1F1A" w:rsidRPr="00CC62DE" w:rsidRDefault="00DB62F2" w:rsidP="00E72C73">
            <w:pPr>
              <w:widowControl w:val="0"/>
              <w:autoSpaceDE w:val="0"/>
              <w:autoSpaceDN w:val="0"/>
              <w:adjustRightInd w:val="0"/>
              <w:spacing w:before="16" w:line="24" w:lineRule="atLeast"/>
              <w:rPr>
                <w:rFonts w:cs="Arial" w:hint="eastAsia"/>
                <w:spacing w:val="-1"/>
                <w:szCs w:val="21"/>
                <w:lang w:eastAsia="zh-CN"/>
              </w:rPr>
            </w:pPr>
            <w:r w:rsidRPr="00CC62DE">
              <w:rPr>
                <w:rFonts w:cs="Arial"/>
                <w:spacing w:val="-1"/>
                <w:szCs w:val="21"/>
                <w:lang w:eastAsia="zh-CN"/>
              </w:rPr>
              <w:t>Test points</w:t>
            </w:r>
          </w:p>
        </w:tc>
        <w:tc>
          <w:tcPr>
            <w:tcW w:w="1701" w:type="dxa"/>
            <w:tcBorders>
              <w:top w:val="single" w:sz="4" w:space="0" w:color="auto"/>
              <w:left w:val="single" w:sz="4" w:space="0" w:color="auto"/>
              <w:bottom w:val="single" w:sz="4" w:space="0" w:color="auto"/>
              <w:right w:val="single" w:sz="4" w:space="0" w:color="auto"/>
            </w:tcBorders>
            <w:shd w:val="clear" w:color="auto" w:fill="D9D9D9"/>
          </w:tcPr>
          <w:p w:rsidR="00AD1F1A" w:rsidRPr="00CC62DE" w:rsidRDefault="00AD1F1A" w:rsidP="00E72C73">
            <w:pPr>
              <w:widowControl w:val="0"/>
              <w:autoSpaceDE w:val="0"/>
              <w:autoSpaceDN w:val="0"/>
              <w:adjustRightInd w:val="0"/>
              <w:spacing w:before="16" w:line="24" w:lineRule="atLeast"/>
              <w:rPr>
                <w:rFonts w:cs="Arial" w:hint="eastAsia"/>
                <w:spacing w:val="-1"/>
                <w:szCs w:val="21"/>
                <w:lang w:eastAsia="zh-CN"/>
              </w:rPr>
            </w:pPr>
            <w:r w:rsidRPr="00CC62DE">
              <w:rPr>
                <w:rFonts w:cs="Arial" w:hint="eastAsia"/>
                <w:spacing w:val="-1"/>
                <w:szCs w:val="21"/>
                <w:lang w:eastAsia="zh-CN"/>
              </w:rPr>
              <w:t>Top / Bottom</w:t>
            </w:r>
          </w:p>
        </w:tc>
        <w:tc>
          <w:tcPr>
            <w:tcW w:w="1701" w:type="dxa"/>
            <w:tcBorders>
              <w:top w:val="single" w:sz="4" w:space="0" w:color="auto"/>
              <w:left w:val="single" w:sz="4" w:space="0" w:color="auto"/>
              <w:bottom w:val="single" w:sz="4" w:space="0" w:color="auto"/>
              <w:right w:val="single" w:sz="4" w:space="0" w:color="auto"/>
            </w:tcBorders>
            <w:shd w:val="clear" w:color="auto" w:fill="D9D9D9"/>
            <w:vAlign w:val="center"/>
          </w:tcPr>
          <w:p w:rsidR="00AD1F1A" w:rsidRPr="00CC62DE" w:rsidRDefault="00AD1F1A" w:rsidP="00E72C73">
            <w:pPr>
              <w:widowControl w:val="0"/>
              <w:autoSpaceDE w:val="0"/>
              <w:autoSpaceDN w:val="0"/>
              <w:adjustRightInd w:val="0"/>
              <w:spacing w:before="16" w:line="24" w:lineRule="atLeast"/>
              <w:rPr>
                <w:rFonts w:cs="Arial"/>
                <w:spacing w:val="-1"/>
                <w:sz w:val="21"/>
                <w:szCs w:val="21"/>
              </w:rPr>
            </w:pPr>
            <w:r w:rsidRPr="00CC62DE">
              <w:rPr>
                <w:rFonts w:cs="Arial"/>
                <w:spacing w:val="-1"/>
                <w:szCs w:val="21"/>
              </w:rPr>
              <w:t>Value</w:t>
            </w:r>
          </w:p>
        </w:tc>
      </w:tr>
      <w:tr w:rsidR="00AD1F1A" w:rsidRPr="00CC62DE" w:rsidTr="00E72C73">
        <w:tc>
          <w:tcPr>
            <w:tcW w:w="1516" w:type="dxa"/>
            <w:vMerge w:val="restart"/>
            <w:tcBorders>
              <w:top w:val="single" w:sz="4" w:space="0" w:color="auto"/>
              <w:left w:val="single" w:sz="4" w:space="0" w:color="auto"/>
              <w:right w:val="single" w:sz="4" w:space="0" w:color="auto"/>
            </w:tcBorders>
            <w:shd w:val="clear" w:color="auto" w:fill="auto"/>
            <w:vAlign w:val="center"/>
          </w:tcPr>
          <w:p w:rsidR="00AD1F1A" w:rsidRPr="00CC62DE" w:rsidRDefault="00AD1F1A" w:rsidP="00E72C73">
            <w:pPr>
              <w:autoSpaceDE w:val="0"/>
              <w:autoSpaceDN w:val="0"/>
              <w:adjustRightInd w:val="0"/>
              <w:spacing w:before="16" w:line="24" w:lineRule="atLeast"/>
              <w:rPr>
                <w:rFonts w:cs="Arial"/>
                <w:spacing w:val="-1"/>
                <w:sz w:val="21"/>
                <w:szCs w:val="21"/>
              </w:rPr>
            </w:pPr>
            <w:r w:rsidRPr="00CC62DE">
              <w:rPr>
                <w:rFonts w:cs="Arial"/>
                <w:spacing w:val="-1"/>
                <w:szCs w:val="21"/>
              </w:rPr>
              <w:t>Execution Byte1</w:t>
            </w:r>
          </w:p>
          <w:p w:rsidR="00AD1F1A" w:rsidRPr="00CC62DE" w:rsidRDefault="00AD1F1A" w:rsidP="00E72C73">
            <w:pPr>
              <w:widowControl w:val="0"/>
              <w:autoSpaceDE w:val="0"/>
              <w:autoSpaceDN w:val="0"/>
              <w:adjustRightInd w:val="0"/>
              <w:spacing w:before="16" w:line="24" w:lineRule="atLeast"/>
              <w:rPr>
                <w:rFonts w:cs="Arial"/>
                <w:spacing w:val="-1"/>
                <w:sz w:val="21"/>
                <w:szCs w:val="21"/>
              </w:rPr>
            </w:pPr>
            <w:r w:rsidRPr="00CC62DE">
              <w:rPr>
                <w:rFonts w:cs="Arial"/>
                <w:spacing w:val="-1"/>
                <w:szCs w:val="21"/>
              </w:rPr>
              <w:t>(X1)</w:t>
            </w:r>
          </w:p>
        </w:tc>
        <w:tc>
          <w:tcPr>
            <w:tcW w:w="527" w:type="dxa"/>
            <w:tcBorders>
              <w:top w:val="single" w:sz="4" w:space="0" w:color="auto"/>
              <w:left w:val="single" w:sz="4" w:space="0" w:color="auto"/>
              <w:bottom w:val="single" w:sz="4" w:space="0" w:color="auto"/>
              <w:right w:val="single" w:sz="4" w:space="0" w:color="auto"/>
            </w:tcBorders>
            <w:shd w:val="clear" w:color="auto" w:fill="auto"/>
            <w:vAlign w:val="center"/>
          </w:tcPr>
          <w:p w:rsidR="00AD1F1A" w:rsidRPr="00CC62DE" w:rsidRDefault="00AD1F1A" w:rsidP="00E72C73">
            <w:pPr>
              <w:widowControl w:val="0"/>
              <w:autoSpaceDE w:val="0"/>
              <w:autoSpaceDN w:val="0"/>
              <w:adjustRightInd w:val="0"/>
              <w:spacing w:line="24" w:lineRule="atLeast"/>
              <w:rPr>
                <w:rFonts w:cs="Arial"/>
                <w:sz w:val="21"/>
                <w:szCs w:val="21"/>
              </w:rPr>
            </w:pPr>
            <w:r w:rsidRPr="00CC62DE">
              <w:rPr>
                <w:rFonts w:cs="Arial"/>
                <w:szCs w:val="21"/>
              </w:rPr>
              <w:t>7</w:t>
            </w:r>
          </w:p>
        </w:tc>
        <w:tc>
          <w:tcPr>
            <w:tcW w:w="2034" w:type="dxa"/>
            <w:tcBorders>
              <w:top w:val="single" w:sz="4" w:space="0" w:color="auto"/>
              <w:left w:val="single" w:sz="4" w:space="0" w:color="auto"/>
              <w:bottom w:val="single" w:sz="4" w:space="0" w:color="auto"/>
              <w:right w:val="single" w:sz="4" w:space="0" w:color="auto"/>
            </w:tcBorders>
            <w:shd w:val="clear" w:color="auto" w:fill="auto"/>
            <w:vAlign w:val="center"/>
          </w:tcPr>
          <w:p w:rsidR="00AD1F1A" w:rsidRPr="00CC62DE" w:rsidRDefault="00101D74" w:rsidP="00E72C73">
            <w:pPr>
              <w:widowControl w:val="0"/>
              <w:autoSpaceDE w:val="0"/>
              <w:autoSpaceDN w:val="0"/>
              <w:adjustRightInd w:val="0"/>
              <w:spacing w:before="16" w:line="24" w:lineRule="atLeast"/>
              <w:rPr>
                <w:rFonts w:cs="Arial"/>
                <w:spacing w:val="-1"/>
                <w:sz w:val="21"/>
                <w:szCs w:val="21"/>
              </w:rPr>
            </w:pPr>
            <w:r w:rsidRPr="00CC62DE">
              <w:rPr>
                <w:rFonts w:cs="Arial" w:hint="eastAsia"/>
                <w:spacing w:val="-1"/>
                <w:szCs w:val="21"/>
                <w:lang w:eastAsia="zh-CN"/>
              </w:rPr>
              <w:t>Power</w:t>
            </w:r>
            <w:r w:rsidR="00AD1F1A" w:rsidRPr="00CC62DE">
              <w:rPr>
                <w:rFonts w:cs="Arial"/>
                <w:spacing w:val="-1"/>
                <w:szCs w:val="21"/>
              </w:rPr>
              <w:t xml:space="preserve"> SM Port 4</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AD1F1A" w:rsidRPr="00CC62DE" w:rsidRDefault="00AD1F1A" w:rsidP="00E72C73">
            <w:pPr>
              <w:widowControl w:val="0"/>
              <w:autoSpaceDE w:val="0"/>
              <w:autoSpaceDN w:val="0"/>
              <w:adjustRightInd w:val="0"/>
              <w:spacing w:before="16" w:line="24" w:lineRule="atLeast"/>
              <w:rPr>
                <w:rFonts w:cs="Arial" w:hint="eastAsia"/>
                <w:spacing w:val="-1"/>
                <w:sz w:val="21"/>
                <w:szCs w:val="21"/>
                <w:lang w:eastAsia="zh-CN"/>
              </w:rPr>
            </w:pPr>
            <w:r w:rsidRPr="00CC62DE">
              <w:rPr>
                <w:rFonts w:cs="Arial"/>
                <w:spacing w:val="-1"/>
                <w:szCs w:val="21"/>
              </w:rPr>
              <w:t>Pin</w:t>
            </w:r>
            <w:r w:rsidRPr="00CC62DE">
              <w:rPr>
                <w:rFonts w:cs="Arial" w:hint="eastAsia"/>
                <w:spacing w:val="-1"/>
                <w:szCs w:val="21"/>
                <w:lang w:eastAsia="zh-CN"/>
              </w:rPr>
              <w:t>9</w:t>
            </w:r>
          </w:p>
        </w:tc>
        <w:tc>
          <w:tcPr>
            <w:tcW w:w="1134" w:type="dxa"/>
            <w:tcBorders>
              <w:top w:val="single" w:sz="4" w:space="0" w:color="auto"/>
              <w:left w:val="single" w:sz="4" w:space="0" w:color="auto"/>
              <w:bottom w:val="single" w:sz="4" w:space="0" w:color="auto"/>
              <w:right w:val="single" w:sz="4" w:space="0" w:color="auto"/>
            </w:tcBorders>
          </w:tcPr>
          <w:p w:rsidR="00AD1F1A" w:rsidRPr="00CC62DE" w:rsidRDefault="00176166" w:rsidP="00E72C73">
            <w:pPr>
              <w:widowControl w:val="0"/>
              <w:autoSpaceDE w:val="0"/>
              <w:autoSpaceDN w:val="0"/>
              <w:adjustRightInd w:val="0"/>
              <w:spacing w:before="16" w:line="24" w:lineRule="atLeast"/>
              <w:rPr>
                <w:rFonts w:cs="Arial" w:hint="eastAsia"/>
                <w:spacing w:val="-1"/>
                <w:szCs w:val="21"/>
                <w:lang w:eastAsia="zh-CN"/>
              </w:rPr>
            </w:pPr>
            <w:r w:rsidRPr="00CC62DE">
              <w:rPr>
                <w:rFonts w:cs="Arial" w:hint="eastAsia"/>
                <w:spacing w:val="-1"/>
                <w:szCs w:val="21"/>
                <w:lang w:eastAsia="zh-CN"/>
              </w:rPr>
              <w:t>F207</w:t>
            </w:r>
          </w:p>
        </w:tc>
        <w:tc>
          <w:tcPr>
            <w:tcW w:w="1701" w:type="dxa"/>
            <w:tcBorders>
              <w:top w:val="single" w:sz="4" w:space="0" w:color="auto"/>
              <w:left w:val="single" w:sz="4" w:space="0" w:color="auto"/>
              <w:bottom w:val="single" w:sz="4" w:space="0" w:color="auto"/>
              <w:right w:val="single" w:sz="4" w:space="0" w:color="auto"/>
            </w:tcBorders>
          </w:tcPr>
          <w:p w:rsidR="00AD1F1A" w:rsidRPr="00CC62DE" w:rsidRDefault="00176166" w:rsidP="00E72C73">
            <w:pPr>
              <w:widowControl w:val="0"/>
              <w:autoSpaceDE w:val="0"/>
              <w:autoSpaceDN w:val="0"/>
              <w:adjustRightInd w:val="0"/>
              <w:spacing w:before="16" w:line="24" w:lineRule="atLeast"/>
              <w:rPr>
                <w:rFonts w:cs="Arial" w:hint="eastAsia"/>
                <w:spacing w:val="-1"/>
                <w:szCs w:val="21"/>
                <w:lang w:eastAsia="zh-CN"/>
              </w:rPr>
            </w:pPr>
            <w:r w:rsidRPr="00CC62DE">
              <w:rPr>
                <w:rFonts w:cs="Arial" w:hint="eastAsia"/>
                <w:spacing w:val="-1"/>
                <w:szCs w:val="21"/>
                <w:lang w:eastAsia="zh-CN"/>
              </w:rPr>
              <w:t>Top</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AD1F1A" w:rsidRPr="00CC62DE" w:rsidRDefault="00AD1F1A" w:rsidP="00E72C73">
            <w:pPr>
              <w:widowControl w:val="0"/>
              <w:autoSpaceDE w:val="0"/>
              <w:autoSpaceDN w:val="0"/>
              <w:adjustRightInd w:val="0"/>
              <w:spacing w:before="16" w:line="24" w:lineRule="atLeast"/>
              <w:rPr>
                <w:rFonts w:cs="Arial" w:hint="eastAsia"/>
                <w:spacing w:val="-1"/>
                <w:sz w:val="21"/>
                <w:szCs w:val="21"/>
              </w:rPr>
            </w:pPr>
            <w:r w:rsidRPr="00CC62DE">
              <w:rPr>
                <w:rFonts w:cs="Arial"/>
                <w:spacing w:val="-1"/>
                <w:szCs w:val="21"/>
              </w:rPr>
              <w:t xml:space="preserve">1: ON / 0: OFF  </w:t>
            </w:r>
          </w:p>
        </w:tc>
      </w:tr>
      <w:tr w:rsidR="00176166" w:rsidRPr="00CC62DE" w:rsidTr="00E72C73">
        <w:tc>
          <w:tcPr>
            <w:tcW w:w="1516" w:type="dxa"/>
            <w:vMerge/>
            <w:tcBorders>
              <w:left w:val="single" w:sz="4" w:space="0" w:color="auto"/>
              <w:right w:val="single" w:sz="4" w:space="0" w:color="auto"/>
            </w:tcBorders>
            <w:shd w:val="clear" w:color="auto" w:fill="auto"/>
            <w:vAlign w:val="center"/>
          </w:tcPr>
          <w:p w:rsidR="00176166" w:rsidRPr="00CC62DE" w:rsidRDefault="00176166" w:rsidP="00E72C73">
            <w:pPr>
              <w:spacing w:line="24" w:lineRule="atLeast"/>
              <w:rPr>
                <w:rFonts w:cs="Arial"/>
                <w:spacing w:val="-1"/>
                <w:sz w:val="21"/>
                <w:szCs w:val="21"/>
              </w:rPr>
            </w:pPr>
          </w:p>
        </w:tc>
        <w:tc>
          <w:tcPr>
            <w:tcW w:w="527" w:type="dxa"/>
            <w:tcBorders>
              <w:top w:val="single" w:sz="4" w:space="0" w:color="auto"/>
              <w:left w:val="single" w:sz="4" w:space="0" w:color="auto"/>
              <w:bottom w:val="single" w:sz="4" w:space="0" w:color="auto"/>
              <w:right w:val="single" w:sz="4" w:space="0" w:color="auto"/>
            </w:tcBorders>
            <w:shd w:val="clear" w:color="auto" w:fill="auto"/>
            <w:vAlign w:val="center"/>
          </w:tcPr>
          <w:p w:rsidR="00176166" w:rsidRPr="00CC62DE" w:rsidRDefault="00176166" w:rsidP="00E72C73">
            <w:pPr>
              <w:widowControl w:val="0"/>
              <w:autoSpaceDE w:val="0"/>
              <w:autoSpaceDN w:val="0"/>
              <w:adjustRightInd w:val="0"/>
              <w:spacing w:line="24" w:lineRule="atLeast"/>
              <w:rPr>
                <w:rFonts w:cs="Arial"/>
                <w:sz w:val="21"/>
                <w:szCs w:val="21"/>
              </w:rPr>
            </w:pPr>
            <w:r w:rsidRPr="00CC62DE">
              <w:rPr>
                <w:rFonts w:cs="Arial"/>
                <w:szCs w:val="21"/>
              </w:rPr>
              <w:t>6</w:t>
            </w:r>
          </w:p>
        </w:tc>
        <w:tc>
          <w:tcPr>
            <w:tcW w:w="2034" w:type="dxa"/>
            <w:tcBorders>
              <w:top w:val="single" w:sz="4" w:space="0" w:color="auto"/>
              <w:left w:val="single" w:sz="4" w:space="0" w:color="auto"/>
              <w:bottom w:val="single" w:sz="4" w:space="0" w:color="auto"/>
              <w:right w:val="single" w:sz="4" w:space="0" w:color="auto"/>
            </w:tcBorders>
            <w:shd w:val="clear" w:color="auto" w:fill="auto"/>
            <w:vAlign w:val="center"/>
          </w:tcPr>
          <w:p w:rsidR="00176166" w:rsidRPr="00CC62DE" w:rsidRDefault="00176166" w:rsidP="00E72C73">
            <w:pPr>
              <w:widowControl w:val="0"/>
              <w:autoSpaceDE w:val="0"/>
              <w:autoSpaceDN w:val="0"/>
              <w:adjustRightInd w:val="0"/>
              <w:spacing w:before="16" w:line="24" w:lineRule="atLeast"/>
              <w:rPr>
                <w:rFonts w:cs="Arial"/>
                <w:spacing w:val="-1"/>
                <w:sz w:val="21"/>
                <w:szCs w:val="21"/>
              </w:rPr>
            </w:pPr>
            <w:r w:rsidRPr="00CC62DE">
              <w:rPr>
                <w:rFonts w:cs="Arial" w:hint="eastAsia"/>
                <w:spacing w:val="-1"/>
                <w:szCs w:val="21"/>
                <w:lang w:eastAsia="zh-CN"/>
              </w:rPr>
              <w:t>Power</w:t>
            </w:r>
            <w:r w:rsidRPr="00CC62DE">
              <w:rPr>
                <w:rFonts w:cs="Arial"/>
                <w:spacing w:val="-1"/>
                <w:szCs w:val="21"/>
              </w:rPr>
              <w:t xml:space="preserve"> SM Port 3</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176166" w:rsidRPr="00CC62DE" w:rsidRDefault="00176166" w:rsidP="00E72C73">
            <w:pPr>
              <w:widowControl w:val="0"/>
              <w:autoSpaceDE w:val="0"/>
              <w:autoSpaceDN w:val="0"/>
              <w:adjustRightInd w:val="0"/>
              <w:spacing w:before="16" w:line="24" w:lineRule="atLeast"/>
              <w:rPr>
                <w:rFonts w:cs="Arial" w:hint="eastAsia"/>
                <w:spacing w:val="-1"/>
                <w:sz w:val="21"/>
                <w:szCs w:val="21"/>
                <w:lang w:eastAsia="zh-CN"/>
              </w:rPr>
            </w:pPr>
            <w:r w:rsidRPr="00CC62DE">
              <w:rPr>
                <w:rFonts w:cs="Arial"/>
                <w:spacing w:val="-1"/>
                <w:szCs w:val="21"/>
              </w:rPr>
              <w:t>Pin</w:t>
            </w:r>
            <w:r w:rsidRPr="00CC62DE">
              <w:rPr>
                <w:rFonts w:cs="Arial" w:hint="eastAsia"/>
                <w:spacing w:val="-1"/>
                <w:szCs w:val="21"/>
                <w:lang w:eastAsia="zh-CN"/>
              </w:rPr>
              <w:t>10</w:t>
            </w:r>
          </w:p>
        </w:tc>
        <w:tc>
          <w:tcPr>
            <w:tcW w:w="1134" w:type="dxa"/>
            <w:tcBorders>
              <w:top w:val="single" w:sz="4" w:space="0" w:color="auto"/>
              <w:left w:val="single" w:sz="4" w:space="0" w:color="auto"/>
              <w:bottom w:val="single" w:sz="4" w:space="0" w:color="auto"/>
              <w:right w:val="single" w:sz="4" w:space="0" w:color="auto"/>
            </w:tcBorders>
          </w:tcPr>
          <w:p w:rsidR="00176166" w:rsidRPr="00CC62DE" w:rsidRDefault="00176166" w:rsidP="00E72C73">
            <w:pPr>
              <w:widowControl w:val="0"/>
              <w:autoSpaceDE w:val="0"/>
              <w:autoSpaceDN w:val="0"/>
              <w:adjustRightInd w:val="0"/>
              <w:spacing w:before="16" w:line="24" w:lineRule="atLeast"/>
              <w:rPr>
                <w:rFonts w:cs="Arial" w:hint="eastAsia"/>
                <w:spacing w:val="-1"/>
                <w:szCs w:val="21"/>
                <w:lang w:eastAsia="zh-CN"/>
              </w:rPr>
            </w:pPr>
            <w:r w:rsidRPr="00CC62DE">
              <w:rPr>
                <w:rFonts w:cs="Arial" w:hint="eastAsia"/>
                <w:spacing w:val="-1"/>
                <w:szCs w:val="21"/>
                <w:lang w:eastAsia="zh-CN"/>
              </w:rPr>
              <w:t>F208</w:t>
            </w:r>
          </w:p>
        </w:tc>
        <w:tc>
          <w:tcPr>
            <w:tcW w:w="1701" w:type="dxa"/>
            <w:tcBorders>
              <w:top w:val="single" w:sz="4" w:space="0" w:color="auto"/>
              <w:left w:val="single" w:sz="4" w:space="0" w:color="auto"/>
              <w:bottom w:val="single" w:sz="4" w:space="0" w:color="auto"/>
              <w:right w:val="single" w:sz="4" w:space="0" w:color="auto"/>
            </w:tcBorders>
          </w:tcPr>
          <w:p w:rsidR="00176166" w:rsidRPr="00CC62DE" w:rsidRDefault="00176166">
            <w:r w:rsidRPr="00CC62DE">
              <w:rPr>
                <w:rFonts w:cs="Arial" w:hint="eastAsia"/>
                <w:spacing w:val="-1"/>
                <w:szCs w:val="21"/>
                <w:lang w:eastAsia="zh-CN"/>
              </w:rPr>
              <w:t>Top</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176166" w:rsidRPr="00CC62DE" w:rsidRDefault="00176166" w:rsidP="00E72C73">
            <w:pPr>
              <w:widowControl w:val="0"/>
              <w:autoSpaceDE w:val="0"/>
              <w:autoSpaceDN w:val="0"/>
              <w:adjustRightInd w:val="0"/>
              <w:spacing w:before="16" w:line="24" w:lineRule="atLeast"/>
              <w:rPr>
                <w:rFonts w:cs="Arial" w:hint="eastAsia"/>
                <w:spacing w:val="-1"/>
                <w:sz w:val="21"/>
                <w:szCs w:val="21"/>
              </w:rPr>
            </w:pPr>
            <w:r w:rsidRPr="00CC62DE">
              <w:rPr>
                <w:rFonts w:cs="Arial"/>
                <w:spacing w:val="-1"/>
                <w:szCs w:val="21"/>
              </w:rPr>
              <w:t xml:space="preserve">1: ON / 0: OFF  </w:t>
            </w:r>
          </w:p>
        </w:tc>
      </w:tr>
      <w:tr w:rsidR="00176166" w:rsidRPr="00CC62DE" w:rsidTr="00E72C73">
        <w:tc>
          <w:tcPr>
            <w:tcW w:w="1516" w:type="dxa"/>
            <w:vMerge/>
            <w:tcBorders>
              <w:left w:val="single" w:sz="4" w:space="0" w:color="auto"/>
              <w:right w:val="single" w:sz="4" w:space="0" w:color="auto"/>
            </w:tcBorders>
            <w:shd w:val="clear" w:color="auto" w:fill="auto"/>
            <w:vAlign w:val="center"/>
          </w:tcPr>
          <w:p w:rsidR="00176166" w:rsidRPr="00CC62DE" w:rsidRDefault="00176166" w:rsidP="00E72C73">
            <w:pPr>
              <w:spacing w:line="24" w:lineRule="atLeast"/>
              <w:rPr>
                <w:rFonts w:cs="Arial"/>
                <w:spacing w:val="-1"/>
                <w:sz w:val="21"/>
                <w:szCs w:val="21"/>
              </w:rPr>
            </w:pPr>
          </w:p>
        </w:tc>
        <w:tc>
          <w:tcPr>
            <w:tcW w:w="527" w:type="dxa"/>
            <w:tcBorders>
              <w:top w:val="single" w:sz="4" w:space="0" w:color="auto"/>
              <w:left w:val="single" w:sz="4" w:space="0" w:color="auto"/>
              <w:bottom w:val="single" w:sz="4" w:space="0" w:color="auto"/>
              <w:right w:val="single" w:sz="4" w:space="0" w:color="auto"/>
            </w:tcBorders>
            <w:shd w:val="clear" w:color="auto" w:fill="auto"/>
            <w:vAlign w:val="center"/>
          </w:tcPr>
          <w:p w:rsidR="00176166" w:rsidRPr="00CC62DE" w:rsidRDefault="00176166" w:rsidP="00E72C73">
            <w:pPr>
              <w:widowControl w:val="0"/>
              <w:autoSpaceDE w:val="0"/>
              <w:autoSpaceDN w:val="0"/>
              <w:adjustRightInd w:val="0"/>
              <w:spacing w:line="24" w:lineRule="atLeast"/>
              <w:rPr>
                <w:rFonts w:cs="Arial"/>
                <w:sz w:val="21"/>
                <w:szCs w:val="21"/>
              </w:rPr>
            </w:pPr>
            <w:r w:rsidRPr="00CC62DE">
              <w:rPr>
                <w:rFonts w:cs="Arial"/>
                <w:szCs w:val="21"/>
              </w:rPr>
              <w:t>5</w:t>
            </w:r>
          </w:p>
        </w:tc>
        <w:tc>
          <w:tcPr>
            <w:tcW w:w="2034" w:type="dxa"/>
            <w:tcBorders>
              <w:top w:val="single" w:sz="4" w:space="0" w:color="auto"/>
              <w:left w:val="single" w:sz="4" w:space="0" w:color="auto"/>
              <w:bottom w:val="single" w:sz="4" w:space="0" w:color="auto"/>
              <w:right w:val="single" w:sz="4" w:space="0" w:color="auto"/>
            </w:tcBorders>
            <w:shd w:val="clear" w:color="auto" w:fill="auto"/>
            <w:vAlign w:val="center"/>
          </w:tcPr>
          <w:p w:rsidR="00176166" w:rsidRPr="00CC62DE" w:rsidRDefault="00176166" w:rsidP="00E72C73">
            <w:pPr>
              <w:widowControl w:val="0"/>
              <w:autoSpaceDE w:val="0"/>
              <w:autoSpaceDN w:val="0"/>
              <w:adjustRightInd w:val="0"/>
              <w:spacing w:before="16" w:line="24" w:lineRule="atLeast"/>
              <w:rPr>
                <w:rFonts w:cs="Arial"/>
                <w:spacing w:val="-1"/>
                <w:sz w:val="21"/>
                <w:szCs w:val="21"/>
              </w:rPr>
            </w:pPr>
            <w:r w:rsidRPr="00CC62DE">
              <w:rPr>
                <w:rFonts w:cs="Arial" w:hint="eastAsia"/>
                <w:spacing w:val="-1"/>
                <w:szCs w:val="21"/>
                <w:lang w:eastAsia="zh-CN"/>
              </w:rPr>
              <w:t>Power</w:t>
            </w:r>
            <w:r w:rsidRPr="00CC62DE">
              <w:rPr>
                <w:rFonts w:cs="Arial"/>
                <w:spacing w:val="-1"/>
                <w:szCs w:val="21"/>
              </w:rPr>
              <w:t xml:space="preserve"> SM Port 2</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176166" w:rsidRPr="00CC62DE" w:rsidRDefault="00176166" w:rsidP="00E72C73">
            <w:pPr>
              <w:widowControl w:val="0"/>
              <w:autoSpaceDE w:val="0"/>
              <w:autoSpaceDN w:val="0"/>
              <w:adjustRightInd w:val="0"/>
              <w:spacing w:before="16" w:line="24" w:lineRule="atLeast"/>
              <w:rPr>
                <w:rFonts w:cs="Arial" w:hint="eastAsia"/>
                <w:spacing w:val="-1"/>
                <w:sz w:val="21"/>
                <w:szCs w:val="21"/>
                <w:lang w:eastAsia="zh-CN"/>
              </w:rPr>
            </w:pPr>
            <w:r w:rsidRPr="00CC62DE">
              <w:rPr>
                <w:rFonts w:cs="Arial"/>
                <w:spacing w:val="-1"/>
                <w:szCs w:val="21"/>
              </w:rPr>
              <w:t>Pin</w:t>
            </w:r>
            <w:r w:rsidRPr="00CC62DE">
              <w:rPr>
                <w:rFonts w:cs="Arial" w:hint="eastAsia"/>
                <w:spacing w:val="-1"/>
                <w:szCs w:val="21"/>
                <w:lang w:eastAsia="zh-CN"/>
              </w:rPr>
              <w:t>11</w:t>
            </w:r>
          </w:p>
        </w:tc>
        <w:tc>
          <w:tcPr>
            <w:tcW w:w="1134" w:type="dxa"/>
            <w:tcBorders>
              <w:top w:val="single" w:sz="4" w:space="0" w:color="auto"/>
              <w:left w:val="single" w:sz="4" w:space="0" w:color="auto"/>
              <w:bottom w:val="single" w:sz="4" w:space="0" w:color="auto"/>
              <w:right w:val="single" w:sz="4" w:space="0" w:color="auto"/>
            </w:tcBorders>
          </w:tcPr>
          <w:p w:rsidR="00176166" w:rsidRPr="00CC62DE" w:rsidRDefault="00176166" w:rsidP="00E72C73">
            <w:pPr>
              <w:widowControl w:val="0"/>
              <w:autoSpaceDE w:val="0"/>
              <w:autoSpaceDN w:val="0"/>
              <w:adjustRightInd w:val="0"/>
              <w:spacing w:before="16" w:line="24" w:lineRule="atLeast"/>
              <w:rPr>
                <w:rFonts w:cs="Arial" w:hint="eastAsia"/>
                <w:spacing w:val="-1"/>
                <w:szCs w:val="21"/>
                <w:lang w:eastAsia="zh-CN"/>
              </w:rPr>
            </w:pPr>
            <w:r w:rsidRPr="00CC62DE">
              <w:rPr>
                <w:rFonts w:cs="Arial" w:hint="eastAsia"/>
                <w:spacing w:val="-1"/>
                <w:szCs w:val="21"/>
                <w:lang w:eastAsia="zh-CN"/>
              </w:rPr>
              <w:t>F209</w:t>
            </w:r>
          </w:p>
        </w:tc>
        <w:tc>
          <w:tcPr>
            <w:tcW w:w="1701" w:type="dxa"/>
            <w:tcBorders>
              <w:top w:val="single" w:sz="4" w:space="0" w:color="auto"/>
              <w:left w:val="single" w:sz="4" w:space="0" w:color="auto"/>
              <w:bottom w:val="single" w:sz="4" w:space="0" w:color="auto"/>
              <w:right w:val="single" w:sz="4" w:space="0" w:color="auto"/>
            </w:tcBorders>
          </w:tcPr>
          <w:p w:rsidR="00176166" w:rsidRPr="00CC62DE" w:rsidRDefault="00176166">
            <w:r w:rsidRPr="00CC62DE">
              <w:rPr>
                <w:rFonts w:cs="Arial" w:hint="eastAsia"/>
                <w:spacing w:val="-1"/>
                <w:szCs w:val="21"/>
                <w:lang w:eastAsia="zh-CN"/>
              </w:rPr>
              <w:t>Top</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176166" w:rsidRPr="00CC62DE" w:rsidRDefault="00176166" w:rsidP="00E72C73">
            <w:pPr>
              <w:widowControl w:val="0"/>
              <w:autoSpaceDE w:val="0"/>
              <w:autoSpaceDN w:val="0"/>
              <w:adjustRightInd w:val="0"/>
              <w:spacing w:before="16" w:line="24" w:lineRule="atLeast"/>
              <w:rPr>
                <w:rFonts w:cs="Arial" w:hint="eastAsia"/>
                <w:spacing w:val="-1"/>
                <w:sz w:val="21"/>
                <w:szCs w:val="21"/>
              </w:rPr>
            </w:pPr>
            <w:r w:rsidRPr="00CC62DE">
              <w:rPr>
                <w:rFonts w:cs="Arial"/>
                <w:spacing w:val="-1"/>
                <w:szCs w:val="21"/>
              </w:rPr>
              <w:t xml:space="preserve">1: ON / 0: OFF  </w:t>
            </w:r>
          </w:p>
        </w:tc>
      </w:tr>
      <w:tr w:rsidR="00176166" w:rsidRPr="00CC62DE" w:rsidTr="00E72C73">
        <w:tc>
          <w:tcPr>
            <w:tcW w:w="1516" w:type="dxa"/>
            <w:vMerge/>
            <w:tcBorders>
              <w:left w:val="single" w:sz="4" w:space="0" w:color="auto"/>
              <w:right w:val="single" w:sz="4" w:space="0" w:color="auto"/>
            </w:tcBorders>
            <w:shd w:val="clear" w:color="auto" w:fill="auto"/>
            <w:vAlign w:val="center"/>
          </w:tcPr>
          <w:p w:rsidR="00176166" w:rsidRPr="00CC62DE" w:rsidRDefault="00176166" w:rsidP="00E72C73">
            <w:pPr>
              <w:spacing w:line="24" w:lineRule="atLeast"/>
              <w:rPr>
                <w:rFonts w:cs="Arial"/>
                <w:spacing w:val="-1"/>
                <w:sz w:val="21"/>
                <w:szCs w:val="21"/>
              </w:rPr>
            </w:pPr>
          </w:p>
        </w:tc>
        <w:tc>
          <w:tcPr>
            <w:tcW w:w="527" w:type="dxa"/>
            <w:tcBorders>
              <w:top w:val="single" w:sz="4" w:space="0" w:color="auto"/>
              <w:left w:val="single" w:sz="4" w:space="0" w:color="auto"/>
              <w:bottom w:val="single" w:sz="4" w:space="0" w:color="auto"/>
              <w:right w:val="single" w:sz="4" w:space="0" w:color="auto"/>
            </w:tcBorders>
            <w:shd w:val="clear" w:color="auto" w:fill="auto"/>
            <w:vAlign w:val="center"/>
          </w:tcPr>
          <w:p w:rsidR="00176166" w:rsidRPr="00CC62DE" w:rsidRDefault="00176166" w:rsidP="00E72C73">
            <w:pPr>
              <w:widowControl w:val="0"/>
              <w:autoSpaceDE w:val="0"/>
              <w:autoSpaceDN w:val="0"/>
              <w:adjustRightInd w:val="0"/>
              <w:spacing w:line="24" w:lineRule="atLeast"/>
              <w:rPr>
                <w:rFonts w:cs="Arial"/>
                <w:sz w:val="21"/>
                <w:szCs w:val="21"/>
              </w:rPr>
            </w:pPr>
            <w:r w:rsidRPr="00CC62DE">
              <w:rPr>
                <w:rFonts w:cs="Arial"/>
                <w:szCs w:val="21"/>
              </w:rPr>
              <w:t>4</w:t>
            </w:r>
          </w:p>
        </w:tc>
        <w:tc>
          <w:tcPr>
            <w:tcW w:w="2034" w:type="dxa"/>
            <w:tcBorders>
              <w:top w:val="single" w:sz="4" w:space="0" w:color="auto"/>
              <w:left w:val="single" w:sz="4" w:space="0" w:color="auto"/>
              <w:bottom w:val="single" w:sz="4" w:space="0" w:color="auto"/>
              <w:right w:val="single" w:sz="4" w:space="0" w:color="auto"/>
            </w:tcBorders>
            <w:shd w:val="clear" w:color="auto" w:fill="auto"/>
            <w:vAlign w:val="center"/>
          </w:tcPr>
          <w:p w:rsidR="00176166" w:rsidRPr="00CC62DE" w:rsidRDefault="00176166" w:rsidP="00E72C73">
            <w:pPr>
              <w:widowControl w:val="0"/>
              <w:autoSpaceDE w:val="0"/>
              <w:autoSpaceDN w:val="0"/>
              <w:adjustRightInd w:val="0"/>
              <w:spacing w:before="16" w:line="24" w:lineRule="atLeast"/>
              <w:rPr>
                <w:rFonts w:cs="Arial"/>
                <w:spacing w:val="-1"/>
                <w:sz w:val="21"/>
                <w:szCs w:val="21"/>
              </w:rPr>
            </w:pPr>
            <w:r w:rsidRPr="00CC62DE">
              <w:rPr>
                <w:rFonts w:cs="Arial" w:hint="eastAsia"/>
                <w:spacing w:val="-1"/>
                <w:szCs w:val="21"/>
                <w:lang w:eastAsia="zh-CN"/>
              </w:rPr>
              <w:t>Power</w:t>
            </w:r>
            <w:r w:rsidRPr="00CC62DE">
              <w:rPr>
                <w:rFonts w:cs="Arial"/>
                <w:spacing w:val="-1"/>
                <w:szCs w:val="21"/>
              </w:rPr>
              <w:t xml:space="preserve"> SM Port 1</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176166" w:rsidRPr="00CC62DE" w:rsidRDefault="00176166" w:rsidP="00E72C73">
            <w:pPr>
              <w:widowControl w:val="0"/>
              <w:autoSpaceDE w:val="0"/>
              <w:autoSpaceDN w:val="0"/>
              <w:adjustRightInd w:val="0"/>
              <w:spacing w:before="16" w:line="24" w:lineRule="atLeast"/>
              <w:rPr>
                <w:rFonts w:cs="Arial" w:hint="eastAsia"/>
                <w:spacing w:val="-1"/>
                <w:sz w:val="21"/>
                <w:szCs w:val="21"/>
                <w:lang w:eastAsia="zh-CN"/>
              </w:rPr>
            </w:pPr>
            <w:r w:rsidRPr="00CC62DE">
              <w:rPr>
                <w:rFonts w:cs="Arial"/>
                <w:spacing w:val="-1"/>
                <w:szCs w:val="21"/>
              </w:rPr>
              <w:t>Pin</w:t>
            </w:r>
            <w:r w:rsidRPr="00CC62DE">
              <w:rPr>
                <w:rFonts w:cs="Arial" w:hint="eastAsia"/>
                <w:spacing w:val="-1"/>
                <w:szCs w:val="21"/>
                <w:lang w:eastAsia="zh-CN"/>
              </w:rPr>
              <w:t>12</w:t>
            </w:r>
          </w:p>
        </w:tc>
        <w:tc>
          <w:tcPr>
            <w:tcW w:w="1134" w:type="dxa"/>
            <w:tcBorders>
              <w:top w:val="single" w:sz="4" w:space="0" w:color="auto"/>
              <w:left w:val="single" w:sz="4" w:space="0" w:color="auto"/>
              <w:bottom w:val="single" w:sz="4" w:space="0" w:color="auto"/>
              <w:right w:val="single" w:sz="4" w:space="0" w:color="auto"/>
            </w:tcBorders>
          </w:tcPr>
          <w:p w:rsidR="00176166" w:rsidRPr="00CC62DE" w:rsidRDefault="00176166" w:rsidP="00E72C73">
            <w:pPr>
              <w:widowControl w:val="0"/>
              <w:autoSpaceDE w:val="0"/>
              <w:autoSpaceDN w:val="0"/>
              <w:adjustRightInd w:val="0"/>
              <w:spacing w:before="16" w:line="24" w:lineRule="atLeast"/>
              <w:rPr>
                <w:rFonts w:cs="Arial" w:hint="eastAsia"/>
                <w:spacing w:val="-1"/>
                <w:szCs w:val="21"/>
                <w:lang w:eastAsia="zh-CN"/>
              </w:rPr>
            </w:pPr>
            <w:r w:rsidRPr="00CC62DE">
              <w:rPr>
                <w:rFonts w:cs="Arial" w:hint="eastAsia"/>
                <w:spacing w:val="-1"/>
                <w:szCs w:val="21"/>
                <w:lang w:eastAsia="zh-CN"/>
              </w:rPr>
              <w:t>F210</w:t>
            </w:r>
          </w:p>
        </w:tc>
        <w:tc>
          <w:tcPr>
            <w:tcW w:w="1701" w:type="dxa"/>
            <w:tcBorders>
              <w:top w:val="single" w:sz="4" w:space="0" w:color="auto"/>
              <w:left w:val="single" w:sz="4" w:space="0" w:color="auto"/>
              <w:bottom w:val="single" w:sz="4" w:space="0" w:color="auto"/>
              <w:right w:val="single" w:sz="4" w:space="0" w:color="auto"/>
            </w:tcBorders>
          </w:tcPr>
          <w:p w:rsidR="00176166" w:rsidRPr="00CC62DE" w:rsidRDefault="00176166">
            <w:r w:rsidRPr="00CC62DE">
              <w:rPr>
                <w:rFonts w:cs="Arial" w:hint="eastAsia"/>
                <w:spacing w:val="-1"/>
                <w:szCs w:val="21"/>
                <w:lang w:eastAsia="zh-CN"/>
              </w:rPr>
              <w:t>Top</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176166" w:rsidRPr="00CC62DE" w:rsidRDefault="00176166" w:rsidP="00E72C73">
            <w:pPr>
              <w:widowControl w:val="0"/>
              <w:autoSpaceDE w:val="0"/>
              <w:autoSpaceDN w:val="0"/>
              <w:adjustRightInd w:val="0"/>
              <w:spacing w:before="16" w:line="24" w:lineRule="atLeast"/>
              <w:rPr>
                <w:rFonts w:cs="Arial" w:hint="eastAsia"/>
                <w:spacing w:val="-1"/>
                <w:sz w:val="21"/>
                <w:szCs w:val="21"/>
              </w:rPr>
            </w:pPr>
            <w:r w:rsidRPr="00CC62DE">
              <w:rPr>
                <w:rFonts w:cs="Arial"/>
                <w:spacing w:val="-1"/>
                <w:szCs w:val="21"/>
              </w:rPr>
              <w:t xml:space="preserve">1: ON / 0: OFF  </w:t>
            </w:r>
          </w:p>
        </w:tc>
      </w:tr>
      <w:tr w:rsidR="00176166" w:rsidRPr="00CC62DE" w:rsidTr="00E72C73">
        <w:tc>
          <w:tcPr>
            <w:tcW w:w="1516" w:type="dxa"/>
            <w:vMerge/>
            <w:tcBorders>
              <w:left w:val="single" w:sz="4" w:space="0" w:color="auto"/>
              <w:right w:val="single" w:sz="4" w:space="0" w:color="auto"/>
            </w:tcBorders>
            <w:shd w:val="clear" w:color="auto" w:fill="auto"/>
            <w:vAlign w:val="center"/>
          </w:tcPr>
          <w:p w:rsidR="00176166" w:rsidRPr="00CC62DE" w:rsidRDefault="00176166" w:rsidP="00E72C73">
            <w:pPr>
              <w:spacing w:line="24" w:lineRule="atLeast"/>
              <w:rPr>
                <w:rFonts w:cs="Arial"/>
                <w:spacing w:val="-1"/>
                <w:sz w:val="21"/>
                <w:szCs w:val="21"/>
              </w:rPr>
            </w:pPr>
          </w:p>
        </w:tc>
        <w:tc>
          <w:tcPr>
            <w:tcW w:w="527" w:type="dxa"/>
            <w:tcBorders>
              <w:top w:val="single" w:sz="4" w:space="0" w:color="auto"/>
              <w:left w:val="single" w:sz="4" w:space="0" w:color="auto"/>
              <w:bottom w:val="single" w:sz="4" w:space="0" w:color="auto"/>
              <w:right w:val="single" w:sz="4" w:space="0" w:color="auto"/>
            </w:tcBorders>
            <w:shd w:val="clear" w:color="auto" w:fill="auto"/>
            <w:vAlign w:val="center"/>
          </w:tcPr>
          <w:p w:rsidR="00176166" w:rsidRPr="00CC62DE" w:rsidRDefault="00176166" w:rsidP="00E72C73">
            <w:pPr>
              <w:widowControl w:val="0"/>
              <w:autoSpaceDE w:val="0"/>
              <w:autoSpaceDN w:val="0"/>
              <w:adjustRightInd w:val="0"/>
              <w:spacing w:line="24" w:lineRule="atLeast"/>
              <w:rPr>
                <w:rFonts w:cs="Arial"/>
                <w:sz w:val="21"/>
                <w:szCs w:val="21"/>
              </w:rPr>
            </w:pPr>
            <w:r w:rsidRPr="00CC62DE">
              <w:rPr>
                <w:rFonts w:cs="Arial" w:hint="eastAsia"/>
                <w:sz w:val="21"/>
                <w:szCs w:val="21"/>
              </w:rPr>
              <w:t>3</w:t>
            </w:r>
          </w:p>
        </w:tc>
        <w:tc>
          <w:tcPr>
            <w:tcW w:w="2034" w:type="dxa"/>
            <w:tcBorders>
              <w:top w:val="single" w:sz="4" w:space="0" w:color="auto"/>
              <w:left w:val="single" w:sz="4" w:space="0" w:color="auto"/>
              <w:bottom w:val="single" w:sz="4" w:space="0" w:color="auto"/>
              <w:right w:val="single" w:sz="4" w:space="0" w:color="auto"/>
            </w:tcBorders>
            <w:shd w:val="clear" w:color="auto" w:fill="auto"/>
            <w:vAlign w:val="center"/>
          </w:tcPr>
          <w:p w:rsidR="00176166" w:rsidRPr="00CC62DE" w:rsidRDefault="00176166" w:rsidP="00E72C73">
            <w:pPr>
              <w:widowControl w:val="0"/>
              <w:autoSpaceDE w:val="0"/>
              <w:autoSpaceDN w:val="0"/>
              <w:adjustRightInd w:val="0"/>
              <w:spacing w:before="16" w:line="24" w:lineRule="atLeast"/>
              <w:rPr>
                <w:rFonts w:cs="Arial"/>
                <w:spacing w:val="-1"/>
                <w:sz w:val="21"/>
                <w:szCs w:val="21"/>
              </w:rPr>
            </w:pPr>
            <w:r w:rsidRPr="00CC62DE">
              <w:rPr>
                <w:rFonts w:cs="Arial" w:hint="eastAsia"/>
                <w:spacing w:val="-1"/>
                <w:szCs w:val="21"/>
                <w:lang w:eastAsia="zh-CN"/>
              </w:rPr>
              <w:t>SOC</w:t>
            </w:r>
            <w:r w:rsidRPr="00CC62DE">
              <w:rPr>
                <w:rFonts w:cs="Arial"/>
                <w:spacing w:val="-1"/>
                <w:szCs w:val="21"/>
              </w:rPr>
              <w:t xml:space="preserve"> SM Port 4</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176166" w:rsidRPr="00CC62DE" w:rsidRDefault="00176166" w:rsidP="00E72C73">
            <w:pPr>
              <w:widowControl w:val="0"/>
              <w:autoSpaceDE w:val="0"/>
              <w:autoSpaceDN w:val="0"/>
              <w:adjustRightInd w:val="0"/>
              <w:spacing w:before="16" w:line="24" w:lineRule="atLeast"/>
              <w:rPr>
                <w:rFonts w:cs="Arial" w:hint="eastAsia"/>
                <w:spacing w:val="-1"/>
                <w:sz w:val="21"/>
                <w:szCs w:val="21"/>
                <w:lang w:eastAsia="zh-CN"/>
              </w:rPr>
            </w:pPr>
            <w:r w:rsidRPr="00CC62DE">
              <w:rPr>
                <w:rFonts w:cs="Arial"/>
                <w:spacing w:val="-1"/>
                <w:szCs w:val="21"/>
              </w:rPr>
              <w:t>Pin</w:t>
            </w:r>
            <w:r w:rsidRPr="00CC62DE">
              <w:rPr>
                <w:rFonts w:cs="Arial" w:hint="eastAsia"/>
                <w:spacing w:val="-1"/>
                <w:szCs w:val="21"/>
                <w:lang w:eastAsia="zh-CN"/>
              </w:rPr>
              <w:t>15</w:t>
            </w:r>
          </w:p>
        </w:tc>
        <w:tc>
          <w:tcPr>
            <w:tcW w:w="1134" w:type="dxa"/>
            <w:tcBorders>
              <w:top w:val="single" w:sz="4" w:space="0" w:color="auto"/>
              <w:left w:val="single" w:sz="4" w:space="0" w:color="auto"/>
              <w:bottom w:val="single" w:sz="4" w:space="0" w:color="auto"/>
              <w:right w:val="single" w:sz="4" w:space="0" w:color="auto"/>
            </w:tcBorders>
          </w:tcPr>
          <w:p w:rsidR="00176166" w:rsidRPr="00CC62DE" w:rsidRDefault="00176166" w:rsidP="00E72C73">
            <w:pPr>
              <w:widowControl w:val="0"/>
              <w:autoSpaceDE w:val="0"/>
              <w:autoSpaceDN w:val="0"/>
              <w:adjustRightInd w:val="0"/>
              <w:spacing w:before="16" w:line="24" w:lineRule="atLeast"/>
              <w:rPr>
                <w:rFonts w:cs="Arial" w:hint="eastAsia"/>
                <w:spacing w:val="-1"/>
                <w:szCs w:val="21"/>
                <w:lang w:eastAsia="zh-CN"/>
              </w:rPr>
            </w:pPr>
            <w:r w:rsidRPr="00CC62DE">
              <w:rPr>
                <w:rFonts w:cs="Arial" w:hint="eastAsia"/>
                <w:spacing w:val="-1"/>
                <w:szCs w:val="21"/>
                <w:lang w:eastAsia="zh-CN"/>
              </w:rPr>
              <w:t>F211</w:t>
            </w:r>
          </w:p>
        </w:tc>
        <w:tc>
          <w:tcPr>
            <w:tcW w:w="1701" w:type="dxa"/>
            <w:tcBorders>
              <w:top w:val="single" w:sz="4" w:space="0" w:color="auto"/>
              <w:left w:val="single" w:sz="4" w:space="0" w:color="auto"/>
              <w:bottom w:val="single" w:sz="4" w:space="0" w:color="auto"/>
              <w:right w:val="single" w:sz="4" w:space="0" w:color="auto"/>
            </w:tcBorders>
          </w:tcPr>
          <w:p w:rsidR="00176166" w:rsidRPr="00CC62DE" w:rsidRDefault="00176166">
            <w:r w:rsidRPr="00CC62DE">
              <w:rPr>
                <w:rFonts w:cs="Arial" w:hint="eastAsia"/>
                <w:spacing w:val="-1"/>
                <w:szCs w:val="21"/>
                <w:lang w:eastAsia="zh-CN"/>
              </w:rPr>
              <w:t>Top</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176166" w:rsidRPr="00CC62DE" w:rsidRDefault="00176166" w:rsidP="00E72C73">
            <w:pPr>
              <w:widowControl w:val="0"/>
              <w:autoSpaceDE w:val="0"/>
              <w:autoSpaceDN w:val="0"/>
              <w:adjustRightInd w:val="0"/>
              <w:spacing w:before="16" w:line="24" w:lineRule="atLeast"/>
              <w:rPr>
                <w:rFonts w:cs="Arial" w:hint="eastAsia"/>
                <w:spacing w:val="-1"/>
                <w:sz w:val="21"/>
                <w:szCs w:val="21"/>
              </w:rPr>
            </w:pPr>
            <w:r w:rsidRPr="00CC62DE">
              <w:rPr>
                <w:rFonts w:cs="Arial"/>
                <w:spacing w:val="-1"/>
                <w:szCs w:val="21"/>
              </w:rPr>
              <w:t xml:space="preserve">1: ON / 0: OFF  </w:t>
            </w:r>
          </w:p>
        </w:tc>
      </w:tr>
      <w:tr w:rsidR="00176166" w:rsidRPr="00CC62DE" w:rsidTr="00E72C73">
        <w:tc>
          <w:tcPr>
            <w:tcW w:w="1516" w:type="dxa"/>
            <w:vMerge/>
            <w:tcBorders>
              <w:left w:val="single" w:sz="4" w:space="0" w:color="auto"/>
              <w:right w:val="single" w:sz="4" w:space="0" w:color="auto"/>
            </w:tcBorders>
            <w:shd w:val="clear" w:color="auto" w:fill="auto"/>
            <w:vAlign w:val="center"/>
          </w:tcPr>
          <w:p w:rsidR="00176166" w:rsidRPr="00CC62DE" w:rsidRDefault="00176166" w:rsidP="00E72C73">
            <w:pPr>
              <w:spacing w:line="24" w:lineRule="atLeast"/>
              <w:rPr>
                <w:rFonts w:cs="Arial"/>
                <w:spacing w:val="-1"/>
                <w:sz w:val="21"/>
                <w:szCs w:val="21"/>
              </w:rPr>
            </w:pPr>
          </w:p>
        </w:tc>
        <w:tc>
          <w:tcPr>
            <w:tcW w:w="527" w:type="dxa"/>
            <w:tcBorders>
              <w:top w:val="single" w:sz="4" w:space="0" w:color="auto"/>
              <w:left w:val="single" w:sz="4" w:space="0" w:color="auto"/>
              <w:bottom w:val="single" w:sz="4" w:space="0" w:color="auto"/>
              <w:right w:val="single" w:sz="4" w:space="0" w:color="auto"/>
            </w:tcBorders>
            <w:shd w:val="clear" w:color="auto" w:fill="auto"/>
            <w:vAlign w:val="center"/>
          </w:tcPr>
          <w:p w:rsidR="00176166" w:rsidRPr="00CC62DE" w:rsidRDefault="00176166" w:rsidP="00E72C73">
            <w:pPr>
              <w:widowControl w:val="0"/>
              <w:autoSpaceDE w:val="0"/>
              <w:autoSpaceDN w:val="0"/>
              <w:adjustRightInd w:val="0"/>
              <w:spacing w:line="24" w:lineRule="atLeast"/>
              <w:rPr>
                <w:rFonts w:cs="Arial"/>
                <w:sz w:val="21"/>
                <w:szCs w:val="21"/>
              </w:rPr>
            </w:pPr>
            <w:r w:rsidRPr="00CC62DE">
              <w:rPr>
                <w:rFonts w:cs="Arial" w:hint="eastAsia"/>
                <w:sz w:val="21"/>
                <w:szCs w:val="21"/>
              </w:rPr>
              <w:t>2</w:t>
            </w:r>
          </w:p>
        </w:tc>
        <w:tc>
          <w:tcPr>
            <w:tcW w:w="2034" w:type="dxa"/>
            <w:tcBorders>
              <w:top w:val="single" w:sz="4" w:space="0" w:color="auto"/>
              <w:left w:val="single" w:sz="4" w:space="0" w:color="auto"/>
              <w:bottom w:val="single" w:sz="4" w:space="0" w:color="auto"/>
              <w:right w:val="single" w:sz="4" w:space="0" w:color="auto"/>
            </w:tcBorders>
            <w:shd w:val="clear" w:color="auto" w:fill="auto"/>
            <w:vAlign w:val="center"/>
          </w:tcPr>
          <w:p w:rsidR="00176166" w:rsidRPr="00CC62DE" w:rsidRDefault="00176166" w:rsidP="00E72C73">
            <w:pPr>
              <w:widowControl w:val="0"/>
              <w:autoSpaceDE w:val="0"/>
              <w:autoSpaceDN w:val="0"/>
              <w:adjustRightInd w:val="0"/>
              <w:spacing w:before="16" w:line="24" w:lineRule="atLeast"/>
              <w:rPr>
                <w:rFonts w:cs="Arial"/>
                <w:spacing w:val="-1"/>
                <w:sz w:val="21"/>
                <w:szCs w:val="21"/>
              </w:rPr>
            </w:pPr>
            <w:r w:rsidRPr="00CC62DE">
              <w:rPr>
                <w:rFonts w:cs="Arial" w:hint="eastAsia"/>
                <w:spacing w:val="-1"/>
                <w:szCs w:val="21"/>
                <w:lang w:eastAsia="zh-CN"/>
              </w:rPr>
              <w:t>SOC</w:t>
            </w:r>
            <w:r w:rsidRPr="00CC62DE">
              <w:rPr>
                <w:rFonts w:cs="Arial"/>
                <w:spacing w:val="-1"/>
                <w:szCs w:val="21"/>
              </w:rPr>
              <w:t xml:space="preserve"> SM Port 3</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176166" w:rsidRPr="00CC62DE" w:rsidRDefault="00176166" w:rsidP="00E72C73">
            <w:pPr>
              <w:widowControl w:val="0"/>
              <w:autoSpaceDE w:val="0"/>
              <w:autoSpaceDN w:val="0"/>
              <w:adjustRightInd w:val="0"/>
              <w:spacing w:before="16" w:line="24" w:lineRule="atLeast"/>
              <w:rPr>
                <w:rFonts w:cs="Arial" w:hint="eastAsia"/>
                <w:spacing w:val="-1"/>
                <w:sz w:val="21"/>
                <w:szCs w:val="21"/>
                <w:lang w:eastAsia="zh-CN"/>
              </w:rPr>
            </w:pPr>
            <w:r w:rsidRPr="00CC62DE">
              <w:rPr>
                <w:rFonts w:cs="Arial"/>
                <w:spacing w:val="-1"/>
                <w:szCs w:val="21"/>
              </w:rPr>
              <w:t>Pin</w:t>
            </w:r>
            <w:r w:rsidRPr="00CC62DE">
              <w:rPr>
                <w:rFonts w:cs="Arial" w:hint="eastAsia"/>
                <w:spacing w:val="-1"/>
                <w:szCs w:val="21"/>
                <w:lang w:eastAsia="zh-CN"/>
              </w:rPr>
              <w:t>16</w:t>
            </w:r>
          </w:p>
        </w:tc>
        <w:tc>
          <w:tcPr>
            <w:tcW w:w="1134" w:type="dxa"/>
            <w:tcBorders>
              <w:top w:val="single" w:sz="4" w:space="0" w:color="auto"/>
              <w:left w:val="single" w:sz="4" w:space="0" w:color="auto"/>
              <w:bottom w:val="single" w:sz="4" w:space="0" w:color="auto"/>
              <w:right w:val="single" w:sz="4" w:space="0" w:color="auto"/>
            </w:tcBorders>
          </w:tcPr>
          <w:p w:rsidR="00176166" w:rsidRPr="00CC62DE" w:rsidRDefault="00176166" w:rsidP="00E72C73">
            <w:pPr>
              <w:widowControl w:val="0"/>
              <w:autoSpaceDE w:val="0"/>
              <w:autoSpaceDN w:val="0"/>
              <w:adjustRightInd w:val="0"/>
              <w:spacing w:before="16" w:line="24" w:lineRule="atLeast"/>
              <w:rPr>
                <w:rFonts w:cs="Arial" w:hint="eastAsia"/>
                <w:spacing w:val="-1"/>
                <w:szCs w:val="21"/>
                <w:lang w:eastAsia="zh-CN"/>
              </w:rPr>
            </w:pPr>
            <w:r w:rsidRPr="00CC62DE">
              <w:rPr>
                <w:rFonts w:cs="Arial" w:hint="eastAsia"/>
                <w:spacing w:val="-1"/>
                <w:szCs w:val="21"/>
                <w:lang w:eastAsia="zh-CN"/>
              </w:rPr>
              <w:t>F212</w:t>
            </w:r>
          </w:p>
        </w:tc>
        <w:tc>
          <w:tcPr>
            <w:tcW w:w="1701" w:type="dxa"/>
            <w:tcBorders>
              <w:top w:val="single" w:sz="4" w:space="0" w:color="auto"/>
              <w:left w:val="single" w:sz="4" w:space="0" w:color="auto"/>
              <w:bottom w:val="single" w:sz="4" w:space="0" w:color="auto"/>
              <w:right w:val="single" w:sz="4" w:space="0" w:color="auto"/>
            </w:tcBorders>
          </w:tcPr>
          <w:p w:rsidR="00176166" w:rsidRPr="00CC62DE" w:rsidRDefault="00176166">
            <w:r w:rsidRPr="00CC62DE">
              <w:rPr>
                <w:rFonts w:cs="Arial" w:hint="eastAsia"/>
                <w:spacing w:val="-1"/>
                <w:szCs w:val="21"/>
                <w:lang w:eastAsia="zh-CN"/>
              </w:rPr>
              <w:t>Top</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176166" w:rsidRPr="00CC62DE" w:rsidRDefault="00176166" w:rsidP="00E72C73">
            <w:pPr>
              <w:widowControl w:val="0"/>
              <w:autoSpaceDE w:val="0"/>
              <w:autoSpaceDN w:val="0"/>
              <w:adjustRightInd w:val="0"/>
              <w:spacing w:before="16" w:line="24" w:lineRule="atLeast"/>
              <w:rPr>
                <w:rFonts w:cs="Arial" w:hint="eastAsia"/>
                <w:spacing w:val="-1"/>
                <w:sz w:val="21"/>
                <w:szCs w:val="21"/>
              </w:rPr>
            </w:pPr>
            <w:r w:rsidRPr="00CC62DE">
              <w:rPr>
                <w:rFonts w:cs="Arial"/>
                <w:spacing w:val="-1"/>
                <w:szCs w:val="21"/>
              </w:rPr>
              <w:t xml:space="preserve">1: ON / 0: OFF  </w:t>
            </w:r>
          </w:p>
        </w:tc>
      </w:tr>
      <w:tr w:rsidR="00176166" w:rsidRPr="00CC62DE" w:rsidTr="00E72C73">
        <w:tc>
          <w:tcPr>
            <w:tcW w:w="1516" w:type="dxa"/>
            <w:vMerge/>
            <w:tcBorders>
              <w:left w:val="single" w:sz="4" w:space="0" w:color="auto"/>
              <w:right w:val="single" w:sz="4" w:space="0" w:color="auto"/>
            </w:tcBorders>
            <w:shd w:val="clear" w:color="auto" w:fill="auto"/>
            <w:vAlign w:val="center"/>
          </w:tcPr>
          <w:p w:rsidR="00176166" w:rsidRPr="00CC62DE" w:rsidRDefault="00176166" w:rsidP="00E72C73">
            <w:pPr>
              <w:spacing w:line="24" w:lineRule="atLeast"/>
              <w:rPr>
                <w:rFonts w:cs="Arial"/>
                <w:spacing w:val="-1"/>
                <w:sz w:val="21"/>
                <w:szCs w:val="21"/>
              </w:rPr>
            </w:pPr>
          </w:p>
        </w:tc>
        <w:tc>
          <w:tcPr>
            <w:tcW w:w="527" w:type="dxa"/>
            <w:tcBorders>
              <w:top w:val="single" w:sz="4" w:space="0" w:color="auto"/>
              <w:left w:val="single" w:sz="4" w:space="0" w:color="auto"/>
              <w:bottom w:val="single" w:sz="4" w:space="0" w:color="auto"/>
              <w:right w:val="single" w:sz="4" w:space="0" w:color="auto"/>
            </w:tcBorders>
            <w:shd w:val="clear" w:color="auto" w:fill="auto"/>
            <w:vAlign w:val="center"/>
          </w:tcPr>
          <w:p w:rsidR="00176166" w:rsidRPr="00CC62DE" w:rsidRDefault="00176166" w:rsidP="00E72C73">
            <w:pPr>
              <w:widowControl w:val="0"/>
              <w:autoSpaceDE w:val="0"/>
              <w:autoSpaceDN w:val="0"/>
              <w:adjustRightInd w:val="0"/>
              <w:spacing w:line="24" w:lineRule="atLeast"/>
              <w:rPr>
                <w:rFonts w:cs="Arial"/>
                <w:sz w:val="21"/>
                <w:szCs w:val="21"/>
              </w:rPr>
            </w:pPr>
            <w:r w:rsidRPr="00CC62DE">
              <w:rPr>
                <w:rFonts w:cs="Arial" w:hint="eastAsia"/>
                <w:sz w:val="21"/>
                <w:szCs w:val="21"/>
              </w:rPr>
              <w:t>4</w:t>
            </w:r>
          </w:p>
        </w:tc>
        <w:tc>
          <w:tcPr>
            <w:tcW w:w="2034" w:type="dxa"/>
            <w:tcBorders>
              <w:top w:val="single" w:sz="4" w:space="0" w:color="auto"/>
              <w:left w:val="single" w:sz="4" w:space="0" w:color="auto"/>
              <w:bottom w:val="single" w:sz="4" w:space="0" w:color="auto"/>
              <w:right w:val="single" w:sz="4" w:space="0" w:color="auto"/>
            </w:tcBorders>
            <w:shd w:val="clear" w:color="auto" w:fill="auto"/>
            <w:vAlign w:val="center"/>
          </w:tcPr>
          <w:p w:rsidR="00176166" w:rsidRPr="00CC62DE" w:rsidRDefault="00176166" w:rsidP="00E72C73">
            <w:pPr>
              <w:widowControl w:val="0"/>
              <w:autoSpaceDE w:val="0"/>
              <w:autoSpaceDN w:val="0"/>
              <w:adjustRightInd w:val="0"/>
              <w:spacing w:before="16" w:line="24" w:lineRule="atLeast"/>
              <w:rPr>
                <w:rFonts w:cs="Arial"/>
                <w:spacing w:val="-1"/>
                <w:sz w:val="21"/>
                <w:szCs w:val="21"/>
              </w:rPr>
            </w:pPr>
            <w:r w:rsidRPr="00CC62DE">
              <w:rPr>
                <w:rFonts w:cs="Arial" w:hint="eastAsia"/>
                <w:spacing w:val="-1"/>
                <w:szCs w:val="21"/>
                <w:lang w:eastAsia="zh-CN"/>
              </w:rPr>
              <w:t>SOC</w:t>
            </w:r>
            <w:r w:rsidRPr="00CC62DE">
              <w:rPr>
                <w:rFonts w:cs="Arial"/>
                <w:spacing w:val="-1"/>
                <w:szCs w:val="21"/>
              </w:rPr>
              <w:t xml:space="preserve"> SM Port 2</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176166" w:rsidRPr="00CC62DE" w:rsidRDefault="00176166" w:rsidP="00E72C73">
            <w:pPr>
              <w:widowControl w:val="0"/>
              <w:autoSpaceDE w:val="0"/>
              <w:autoSpaceDN w:val="0"/>
              <w:adjustRightInd w:val="0"/>
              <w:spacing w:before="16" w:line="24" w:lineRule="atLeast"/>
              <w:rPr>
                <w:rFonts w:cs="Arial" w:hint="eastAsia"/>
                <w:spacing w:val="-1"/>
                <w:sz w:val="21"/>
                <w:szCs w:val="21"/>
                <w:lang w:eastAsia="zh-CN"/>
              </w:rPr>
            </w:pPr>
            <w:r w:rsidRPr="00CC62DE">
              <w:rPr>
                <w:rFonts w:cs="Arial"/>
                <w:spacing w:val="-1"/>
                <w:szCs w:val="21"/>
              </w:rPr>
              <w:t>Pin</w:t>
            </w:r>
            <w:r w:rsidRPr="00CC62DE">
              <w:rPr>
                <w:rFonts w:cs="Arial" w:hint="eastAsia"/>
                <w:spacing w:val="-1"/>
                <w:szCs w:val="21"/>
                <w:lang w:eastAsia="zh-CN"/>
              </w:rPr>
              <w:t>17</w:t>
            </w:r>
          </w:p>
        </w:tc>
        <w:tc>
          <w:tcPr>
            <w:tcW w:w="1134" w:type="dxa"/>
            <w:tcBorders>
              <w:top w:val="single" w:sz="4" w:space="0" w:color="auto"/>
              <w:left w:val="single" w:sz="4" w:space="0" w:color="auto"/>
              <w:bottom w:val="single" w:sz="4" w:space="0" w:color="auto"/>
              <w:right w:val="single" w:sz="4" w:space="0" w:color="auto"/>
            </w:tcBorders>
          </w:tcPr>
          <w:p w:rsidR="00176166" w:rsidRPr="00CC62DE" w:rsidRDefault="00176166" w:rsidP="00E72C73">
            <w:pPr>
              <w:widowControl w:val="0"/>
              <w:autoSpaceDE w:val="0"/>
              <w:autoSpaceDN w:val="0"/>
              <w:adjustRightInd w:val="0"/>
              <w:spacing w:before="16" w:line="24" w:lineRule="atLeast"/>
              <w:rPr>
                <w:rFonts w:cs="Arial" w:hint="eastAsia"/>
                <w:spacing w:val="-1"/>
                <w:szCs w:val="21"/>
                <w:lang w:eastAsia="zh-CN"/>
              </w:rPr>
            </w:pPr>
            <w:r w:rsidRPr="00CC62DE">
              <w:rPr>
                <w:rFonts w:cs="Arial" w:hint="eastAsia"/>
                <w:spacing w:val="-1"/>
                <w:szCs w:val="21"/>
                <w:lang w:eastAsia="zh-CN"/>
              </w:rPr>
              <w:t>F213</w:t>
            </w:r>
          </w:p>
        </w:tc>
        <w:tc>
          <w:tcPr>
            <w:tcW w:w="1701" w:type="dxa"/>
            <w:tcBorders>
              <w:top w:val="single" w:sz="4" w:space="0" w:color="auto"/>
              <w:left w:val="single" w:sz="4" w:space="0" w:color="auto"/>
              <w:bottom w:val="single" w:sz="4" w:space="0" w:color="auto"/>
              <w:right w:val="single" w:sz="4" w:space="0" w:color="auto"/>
            </w:tcBorders>
          </w:tcPr>
          <w:p w:rsidR="00176166" w:rsidRPr="00CC62DE" w:rsidRDefault="00176166">
            <w:r w:rsidRPr="00CC62DE">
              <w:rPr>
                <w:rFonts w:cs="Arial" w:hint="eastAsia"/>
                <w:spacing w:val="-1"/>
                <w:szCs w:val="21"/>
                <w:lang w:eastAsia="zh-CN"/>
              </w:rPr>
              <w:t>Top</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176166" w:rsidRPr="00CC62DE" w:rsidRDefault="00176166" w:rsidP="00E72C73">
            <w:pPr>
              <w:widowControl w:val="0"/>
              <w:autoSpaceDE w:val="0"/>
              <w:autoSpaceDN w:val="0"/>
              <w:adjustRightInd w:val="0"/>
              <w:spacing w:before="16" w:line="24" w:lineRule="atLeast"/>
              <w:rPr>
                <w:rFonts w:cs="Arial" w:hint="eastAsia"/>
                <w:spacing w:val="-1"/>
                <w:sz w:val="21"/>
                <w:szCs w:val="21"/>
              </w:rPr>
            </w:pPr>
            <w:r w:rsidRPr="00CC62DE">
              <w:rPr>
                <w:rFonts w:cs="Arial"/>
                <w:spacing w:val="-1"/>
                <w:szCs w:val="21"/>
              </w:rPr>
              <w:t xml:space="preserve">1: ON / 0: OFF  </w:t>
            </w:r>
          </w:p>
        </w:tc>
      </w:tr>
      <w:tr w:rsidR="00176166" w:rsidRPr="00CC62DE" w:rsidTr="00AD1F1A">
        <w:tc>
          <w:tcPr>
            <w:tcW w:w="1516" w:type="dxa"/>
            <w:vMerge/>
            <w:tcBorders>
              <w:left w:val="single" w:sz="4" w:space="0" w:color="auto"/>
              <w:bottom w:val="single" w:sz="4" w:space="0" w:color="auto"/>
              <w:right w:val="single" w:sz="4" w:space="0" w:color="auto"/>
            </w:tcBorders>
            <w:shd w:val="clear" w:color="auto" w:fill="auto"/>
            <w:vAlign w:val="center"/>
          </w:tcPr>
          <w:p w:rsidR="00176166" w:rsidRPr="00CC62DE" w:rsidRDefault="00176166" w:rsidP="00E72C73">
            <w:pPr>
              <w:spacing w:line="24" w:lineRule="atLeast"/>
              <w:rPr>
                <w:rFonts w:cs="Arial"/>
                <w:spacing w:val="-1"/>
                <w:sz w:val="21"/>
                <w:szCs w:val="21"/>
              </w:rPr>
            </w:pPr>
          </w:p>
        </w:tc>
        <w:tc>
          <w:tcPr>
            <w:tcW w:w="527" w:type="dxa"/>
            <w:tcBorders>
              <w:top w:val="single" w:sz="4" w:space="0" w:color="auto"/>
              <w:left w:val="single" w:sz="4" w:space="0" w:color="auto"/>
              <w:bottom w:val="single" w:sz="4" w:space="0" w:color="auto"/>
              <w:right w:val="single" w:sz="4" w:space="0" w:color="auto"/>
            </w:tcBorders>
            <w:shd w:val="clear" w:color="auto" w:fill="auto"/>
            <w:vAlign w:val="center"/>
          </w:tcPr>
          <w:p w:rsidR="00176166" w:rsidRPr="00CC62DE" w:rsidRDefault="00176166" w:rsidP="00E72C73">
            <w:pPr>
              <w:widowControl w:val="0"/>
              <w:autoSpaceDE w:val="0"/>
              <w:autoSpaceDN w:val="0"/>
              <w:adjustRightInd w:val="0"/>
              <w:spacing w:line="24" w:lineRule="atLeast"/>
              <w:rPr>
                <w:rFonts w:cs="Arial"/>
                <w:sz w:val="21"/>
                <w:szCs w:val="21"/>
              </w:rPr>
            </w:pPr>
            <w:r w:rsidRPr="00CC62DE">
              <w:rPr>
                <w:rFonts w:cs="Arial" w:hint="eastAsia"/>
                <w:sz w:val="21"/>
                <w:szCs w:val="21"/>
              </w:rPr>
              <w:t>0</w:t>
            </w:r>
          </w:p>
        </w:tc>
        <w:tc>
          <w:tcPr>
            <w:tcW w:w="2034" w:type="dxa"/>
            <w:tcBorders>
              <w:top w:val="single" w:sz="4" w:space="0" w:color="auto"/>
              <w:left w:val="single" w:sz="4" w:space="0" w:color="auto"/>
              <w:bottom w:val="single" w:sz="4" w:space="0" w:color="auto"/>
              <w:right w:val="single" w:sz="4" w:space="0" w:color="auto"/>
            </w:tcBorders>
            <w:shd w:val="clear" w:color="auto" w:fill="auto"/>
            <w:vAlign w:val="center"/>
          </w:tcPr>
          <w:p w:rsidR="00176166" w:rsidRPr="00CC62DE" w:rsidRDefault="00176166" w:rsidP="00E72C73">
            <w:pPr>
              <w:widowControl w:val="0"/>
              <w:autoSpaceDE w:val="0"/>
              <w:autoSpaceDN w:val="0"/>
              <w:adjustRightInd w:val="0"/>
              <w:spacing w:before="16" w:line="24" w:lineRule="atLeast"/>
              <w:rPr>
                <w:rFonts w:cs="Arial"/>
                <w:spacing w:val="-1"/>
                <w:sz w:val="21"/>
                <w:szCs w:val="21"/>
              </w:rPr>
            </w:pPr>
            <w:r w:rsidRPr="00CC62DE">
              <w:rPr>
                <w:rFonts w:cs="Arial" w:hint="eastAsia"/>
                <w:spacing w:val="-1"/>
                <w:szCs w:val="21"/>
                <w:lang w:eastAsia="zh-CN"/>
              </w:rPr>
              <w:t>SOC</w:t>
            </w:r>
            <w:r w:rsidRPr="00CC62DE">
              <w:rPr>
                <w:rFonts w:cs="Arial"/>
                <w:spacing w:val="-1"/>
                <w:szCs w:val="21"/>
              </w:rPr>
              <w:t xml:space="preserve"> SM Port 1</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176166" w:rsidRPr="00CC62DE" w:rsidRDefault="00176166" w:rsidP="00E72C73">
            <w:pPr>
              <w:widowControl w:val="0"/>
              <w:autoSpaceDE w:val="0"/>
              <w:autoSpaceDN w:val="0"/>
              <w:adjustRightInd w:val="0"/>
              <w:spacing w:before="16" w:line="24" w:lineRule="atLeast"/>
              <w:rPr>
                <w:rFonts w:cs="Arial" w:hint="eastAsia"/>
                <w:spacing w:val="-1"/>
                <w:sz w:val="21"/>
                <w:szCs w:val="21"/>
                <w:lang w:eastAsia="zh-CN"/>
              </w:rPr>
            </w:pPr>
            <w:r w:rsidRPr="00CC62DE">
              <w:rPr>
                <w:rFonts w:cs="Arial"/>
                <w:spacing w:val="-1"/>
                <w:szCs w:val="21"/>
              </w:rPr>
              <w:t>Pin</w:t>
            </w:r>
            <w:r w:rsidRPr="00CC62DE">
              <w:rPr>
                <w:rFonts w:cs="Arial" w:hint="eastAsia"/>
                <w:spacing w:val="-1"/>
                <w:szCs w:val="21"/>
                <w:lang w:eastAsia="zh-CN"/>
              </w:rPr>
              <w:t>18</w:t>
            </w:r>
          </w:p>
        </w:tc>
        <w:tc>
          <w:tcPr>
            <w:tcW w:w="1134" w:type="dxa"/>
            <w:tcBorders>
              <w:top w:val="single" w:sz="4" w:space="0" w:color="auto"/>
              <w:left w:val="single" w:sz="4" w:space="0" w:color="auto"/>
              <w:bottom w:val="single" w:sz="4" w:space="0" w:color="auto"/>
              <w:right w:val="single" w:sz="4" w:space="0" w:color="auto"/>
            </w:tcBorders>
          </w:tcPr>
          <w:p w:rsidR="00176166" w:rsidRPr="00CC62DE" w:rsidRDefault="00176166" w:rsidP="00E72C73">
            <w:pPr>
              <w:widowControl w:val="0"/>
              <w:autoSpaceDE w:val="0"/>
              <w:autoSpaceDN w:val="0"/>
              <w:adjustRightInd w:val="0"/>
              <w:spacing w:before="16" w:line="24" w:lineRule="atLeast"/>
              <w:rPr>
                <w:rFonts w:cs="Arial" w:hint="eastAsia"/>
                <w:spacing w:val="-1"/>
                <w:szCs w:val="21"/>
                <w:lang w:eastAsia="zh-CN"/>
              </w:rPr>
            </w:pPr>
            <w:r w:rsidRPr="00CC62DE">
              <w:rPr>
                <w:rFonts w:cs="Arial" w:hint="eastAsia"/>
                <w:spacing w:val="-1"/>
                <w:szCs w:val="21"/>
                <w:lang w:eastAsia="zh-CN"/>
              </w:rPr>
              <w:t>F214</w:t>
            </w:r>
          </w:p>
        </w:tc>
        <w:tc>
          <w:tcPr>
            <w:tcW w:w="1701" w:type="dxa"/>
            <w:tcBorders>
              <w:top w:val="single" w:sz="4" w:space="0" w:color="auto"/>
              <w:left w:val="single" w:sz="4" w:space="0" w:color="auto"/>
              <w:bottom w:val="single" w:sz="4" w:space="0" w:color="auto"/>
              <w:right w:val="single" w:sz="4" w:space="0" w:color="auto"/>
            </w:tcBorders>
          </w:tcPr>
          <w:p w:rsidR="00176166" w:rsidRPr="00CC62DE" w:rsidRDefault="00176166">
            <w:r w:rsidRPr="00CC62DE">
              <w:rPr>
                <w:rFonts w:cs="Arial" w:hint="eastAsia"/>
                <w:spacing w:val="-1"/>
                <w:szCs w:val="21"/>
                <w:lang w:eastAsia="zh-CN"/>
              </w:rPr>
              <w:t>Top</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176166" w:rsidRPr="00CC62DE" w:rsidRDefault="00176166" w:rsidP="00E72C73">
            <w:pPr>
              <w:widowControl w:val="0"/>
              <w:autoSpaceDE w:val="0"/>
              <w:autoSpaceDN w:val="0"/>
              <w:adjustRightInd w:val="0"/>
              <w:spacing w:before="16" w:line="24" w:lineRule="atLeast"/>
              <w:rPr>
                <w:rFonts w:cs="Arial" w:hint="eastAsia"/>
                <w:spacing w:val="-1"/>
                <w:sz w:val="21"/>
                <w:szCs w:val="21"/>
              </w:rPr>
            </w:pPr>
            <w:r w:rsidRPr="00CC62DE">
              <w:rPr>
                <w:rFonts w:cs="Arial"/>
                <w:spacing w:val="-1"/>
                <w:szCs w:val="21"/>
              </w:rPr>
              <w:t xml:space="preserve">1: ON / 0: OFF  </w:t>
            </w:r>
          </w:p>
        </w:tc>
      </w:tr>
    </w:tbl>
    <w:p w:rsidR="00AD1F1A" w:rsidRPr="00CC62DE" w:rsidRDefault="00AD1F1A" w:rsidP="00AD1F1A">
      <w:pPr>
        <w:autoSpaceDE w:val="0"/>
        <w:autoSpaceDN w:val="0"/>
        <w:adjustRightInd w:val="0"/>
        <w:spacing w:line="24" w:lineRule="atLeast"/>
        <w:rPr>
          <w:rFonts w:cs="Arial"/>
          <w:szCs w:val="21"/>
        </w:rPr>
      </w:pPr>
      <w:r w:rsidRPr="00CC62DE">
        <w:rPr>
          <w:rFonts w:cs="Arial"/>
          <w:szCs w:val="21"/>
        </w:rPr>
        <w:t>Note:  Port in the table means MCU Pins.</w:t>
      </w:r>
    </w:p>
    <w:p w:rsidR="00325F4B" w:rsidRPr="00CC62DE" w:rsidRDefault="00325F4B" w:rsidP="00506961">
      <w:pPr>
        <w:autoSpaceDE w:val="0"/>
        <w:autoSpaceDN w:val="0"/>
        <w:adjustRightInd w:val="0"/>
        <w:spacing w:line="24" w:lineRule="atLeast"/>
        <w:ind w:left="1365" w:hanging="1140"/>
        <w:rPr>
          <w:rFonts w:cs="Arial" w:hint="eastAsia"/>
          <w:szCs w:val="21"/>
          <w:lang w:eastAsia="zh-CN"/>
        </w:rPr>
      </w:pPr>
    </w:p>
    <w:p w:rsidR="00101D74" w:rsidRPr="00CC62DE" w:rsidRDefault="00101D74" w:rsidP="00101D74">
      <w:pPr>
        <w:autoSpaceDE w:val="0"/>
        <w:autoSpaceDN w:val="0"/>
        <w:adjustRightInd w:val="0"/>
        <w:spacing w:line="24" w:lineRule="atLeast"/>
        <w:rPr>
          <w:rFonts w:cs="Arial"/>
          <w:szCs w:val="21"/>
        </w:rPr>
      </w:pPr>
      <w:r w:rsidRPr="00CC62DE">
        <w:rPr>
          <w:rFonts w:cs="Arial" w:hint="eastAsia"/>
          <w:szCs w:val="21"/>
          <w:lang w:eastAsia="zh-CN"/>
        </w:rPr>
        <w:t>1.</w:t>
      </w:r>
      <w:r w:rsidRPr="00CC62DE">
        <w:rPr>
          <w:rFonts w:cs="Arial"/>
          <w:szCs w:val="21"/>
        </w:rPr>
        <w:t xml:space="preserve">Testing </w:t>
      </w:r>
      <w:r w:rsidRPr="00CC62DE">
        <w:rPr>
          <w:rFonts w:cs="Arial" w:hint="eastAsia"/>
          <w:spacing w:val="-1"/>
          <w:szCs w:val="21"/>
          <w:lang w:eastAsia="zh-CN"/>
        </w:rPr>
        <w:t>Power</w:t>
      </w:r>
      <w:r w:rsidRPr="00CC62DE">
        <w:rPr>
          <w:rFonts w:cs="Arial"/>
          <w:spacing w:val="-1"/>
          <w:szCs w:val="21"/>
        </w:rPr>
        <w:t xml:space="preserve"> </w:t>
      </w:r>
      <w:r w:rsidRPr="00CC62DE">
        <w:rPr>
          <w:rFonts w:cs="Arial"/>
          <w:szCs w:val="21"/>
        </w:rPr>
        <w:t>SM Ports:</w:t>
      </w:r>
    </w:p>
    <w:p w:rsidR="00325F4B" w:rsidRPr="00CC62DE" w:rsidRDefault="00101D74" w:rsidP="00506961">
      <w:pPr>
        <w:autoSpaceDE w:val="0"/>
        <w:autoSpaceDN w:val="0"/>
        <w:adjustRightInd w:val="0"/>
        <w:spacing w:line="24" w:lineRule="atLeast"/>
        <w:ind w:left="1365" w:hanging="1140"/>
        <w:rPr>
          <w:rFonts w:cs="Arial" w:hint="eastAsia"/>
          <w:szCs w:val="21"/>
          <w:lang w:eastAsia="zh-CN"/>
        </w:rPr>
      </w:pPr>
      <w:r w:rsidRPr="00CC62DE">
        <w:rPr>
          <w:rFonts w:cs="Arial"/>
          <w:szCs w:val="21"/>
          <w:lang w:eastAsia="zh-CN"/>
        </w:rPr>
        <w:t>S</w:t>
      </w:r>
      <w:r w:rsidRPr="00CC62DE">
        <w:rPr>
          <w:rFonts w:cs="Arial" w:hint="eastAsia"/>
          <w:szCs w:val="21"/>
          <w:lang w:eastAsia="zh-CN"/>
        </w:rPr>
        <w:t>tep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101D74" w:rsidRPr="00CC62DE" w:rsidTr="00E72C73">
        <w:trPr>
          <w:trHeight w:val="276"/>
        </w:trPr>
        <w:tc>
          <w:tcPr>
            <w:tcW w:w="0" w:type="auto"/>
            <w:shd w:val="clear" w:color="auto" w:fill="E6E6E6"/>
            <w:vAlign w:val="center"/>
          </w:tcPr>
          <w:p w:rsidR="00101D74" w:rsidRPr="00CC62DE" w:rsidRDefault="00101D74" w:rsidP="00E72C73">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101D74" w:rsidRPr="00CC62DE" w:rsidRDefault="00101D74" w:rsidP="00E72C73">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101D74" w:rsidRPr="00CC62DE" w:rsidRDefault="00101D74" w:rsidP="00E72C73">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101D74" w:rsidRPr="00CC62DE" w:rsidRDefault="00101D74" w:rsidP="00E72C73">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101D74" w:rsidRPr="00CC62DE" w:rsidRDefault="00101D74" w:rsidP="00E72C73">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101D74" w:rsidRPr="00CC62DE" w:rsidRDefault="00101D74" w:rsidP="00E72C73">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101D74" w:rsidRPr="00CC62DE" w:rsidRDefault="00101D74" w:rsidP="00E72C73">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101D74" w:rsidRPr="00CC62DE" w:rsidRDefault="00101D74" w:rsidP="00E72C73">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101D74" w:rsidRPr="00CC62DE" w:rsidRDefault="00101D74" w:rsidP="00E72C73">
            <w:pPr>
              <w:jc w:val="center"/>
              <w:rPr>
                <w:rFonts w:ascii="Arial" w:hAnsi="Arial" w:hint="eastAsia"/>
                <w:b/>
                <w:sz w:val="18"/>
                <w:lang w:eastAsia="zh-CN"/>
              </w:rPr>
            </w:pPr>
            <w:r w:rsidRPr="00CC62DE">
              <w:rPr>
                <w:rFonts w:ascii="Arial" w:hAnsi="Arial" w:hint="eastAsia"/>
                <w:b/>
                <w:sz w:val="18"/>
                <w:lang w:eastAsia="zh-CN"/>
              </w:rPr>
              <w:t>Data7</w:t>
            </w:r>
          </w:p>
        </w:tc>
      </w:tr>
      <w:tr w:rsidR="00101D74" w:rsidRPr="00CC62DE" w:rsidTr="00E72C73">
        <w:trPr>
          <w:trHeight w:val="243"/>
        </w:trPr>
        <w:tc>
          <w:tcPr>
            <w:tcW w:w="0" w:type="auto"/>
            <w:shd w:val="clear" w:color="auto" w:fill="auto"/>
            <w:vAlign w:val="center"/>
          </w:tcPr>
          <w:p w:rsidR="00101D74" w:rsidRPr="00CC62DE" w:rsidRDefault="00101D74" w:rsidP="00E72C73">
            <w:pPr>
              <w:jc w:val="center"/>
              <w:rPr>
                <w:rFonts w:ascii="Arial" w:hAnsi="Arial" w:hint="eastAsia"/>
                <w:sz w:val="18"/>
                <w:lang w:eastAsia="zh-CN"/>
              </w:rPr>
            </w:pPr>
            <w:r w:rsidRPr="00CC62DE">
              <w:rPr>
                <w:rFonts w:ascii="Arial" w:hAnsi="Arial" w:hint="eastAsia"/>
                <w:sz w:val="18"/>
                <w:lang w:eastAsia="zh-CN"/>
              </w:rPr>
              <w:t>0x772</w:t>
            </w:r>
          </w:p>
        </w:tc>
        <w:tc>
          <w:tcPr>
            <w:tcW w:w="0" w:type="auto"/>
            <w:shd w:val="clear" w:color="auto" w:fill="auto"/>
            <w:vAlign w:val="center"/>
          </w:tcPr>
          <w:p w:rsidR="00101D74" w:rsidRPr="00CC62DE" w:rsidRDefault="00101D74" w:rsidP="00E72C73">
            <w:pPr>
              <w:jc w:val="center"/>
              <w:rPr>
                <w:rFonts w:ascii="Arial" w:hAnsi="Arial"/>
                <w:sz w:val="18"/>
                <w:lang w:eastAsia="zh-CN"/>
              </w:rPr>
            </w:pPr>
            <w:r w:rsidRPr="00CC62DE">
              <w:rPr>
                <w:rFonts w:ascii="Arial" w:hAnsi="Arial"/>
                <w:sz w:val="18"/>
              </w:rPr>
              <w:t>0x</w:t>
            </w:r>
            <w:r w:rsidRPr="00CC62DE">
              <w:rPr>
                <w:rFonts w:ascii="Arial" w:hAnsi="Arial" w:hint="eastAsia"/>
                <w:sz w:val="18"/>
                <w:lang w:eastAsia="zh-CN"/>
              </w:rPr>
              <w:t>30</w:t>
            </w:r>
          </w:p>
        </w:tc>
        <w:tc>
          <w:tcPr>
            <w:tcW w:w="0" w:type="auto"/>
            <w:shd w:val="clear" w:color="auto" w:fill="auto"/>
            <w:vAlign w:val="center"/>
          </w:tcPr>
          <w:p w:rsidR="00101D74" w:rsidRPr="00CC62DE" w:rsidRDefault="00101D74" w:rsidP="00E72C73">
            <w:pPr>
              <w:keepNext/>
              <w:jc w:val="center"/>
              <w:rPr>
                <w:rFonts w:ascii="Arial" w:hAnsi="Arial"/>
                <w:sz w:val="18"/>
                <w:lang w:val="en-GB" w:eastAsia="zh-CN"/>
              </w:rPr>
            </w:pPr>
            <w:r w:rsidRPr="00CC62DE">
              <w:rPr>
                <w:rFonts w:ascii="Arial" w:hAnsi="Arial"/>
                <w:sz w:val="18"/>
                <w:lang w:val="en-GB"/>
              </w:rPr>
              <w:t>0x</w:t>
            </w:r>
            <w:r w:rsidRPr="00CC62DE">
              <w:rPr>
                <w:rFonts w:ascii="Arial" w:hAnsi="Arial" w:hint="eastAsia"/>
                <w:sz w:val="18"/>
                <w:lang w:val="en-GB" w:eastAsia="zh-CN"/>
              </w:rPr>
              <w:t>01</w:t>
            </w:r>
          </w:p>
        </w:tc>
        <w:tc>
          <w:tcPr>
            <w:tcW w:w="1036" w:type="dxa"/>
            <w:shd w:val="clear" w:color="auto" w:fill="auto"/>
          </w:tcPr>
          <w:p w:rsidR="00101D74" w:rsidRPr="00CC62DE" w:rsidRDefault="00101D74" w:rsidP="00E72C73">
            <w:pPr>
              <w:keepNext/>
              <w:jc w:val="center"/>
              <w:rPr>
                <w:rFonts w:ascii="Arial" w:hAnsi="Arial" w:hint="eastAsia"/>
                <w:sz w:val="18"/>
                <w:lang w:val="en-GB" w:eastAsia="zh-CN"/>
              </w:rPr>
            </w:pPr>
            <w:r w:rsidRPr="00CC62DE">
              <w:rPr>
                <w:rFonts w:ascii="Arial" w:hAnsi="Arial" w:hint="eastAsia"/>
                <w:sz w:val="18"/>
                <w:lang w:val="en-GB" w:eastAsia="zh-CN"/>
              </w:rPr>
              <w:t>0x31</w:t>
            </w:r>
          </w:p>
        </w:tc>
        <w:tc>
          <w:tcPr>
            <w:tcW w:w="0" w:type="auto"/>
          </w:tcPr>
          <w:p w:rsidR="00101D74" w:rsidRPr="00CC62DE" w:rsidRDefault="00101D74" w:rsidP="00E72C73">
            <w:pPr>
              <w:jc w:val="center"/>
              <w:rPr>
                <w:rFonts w:ascii="Arial" w:hAnsi="Arial" w:hint="eastAsia"/>
                <w:sz w:val="18"/>
                <w:lang w:val="en-GB" w:eastAsia="zh-CN"/>
              </w:rPr>
            </w:pPr>
            <w:r w:rsidRPr="00CC62DE">
              <w:rPr>
                <w:rFonts w:ascii="Arial" w:hAnsi="Arial" w:hint="eastAsia"/>
                <w:sz w:val="18"/>
                <w:lang w:val="en-GB" w:eastAsia="zh-CN"/>
              </w:rPr>
              <w:t>0xF0</w:t>
            </w:r>
          </w:p>
        </w:tc>
        <w:tc>
          <w:tcPr>
            <w:tcW w:w="0" w:type="auto"/>
          </w:tcPr>
          <w:p w:rsidR="00101D74" w:rsidRPr="00CC62DE" w:rsidRDefault="00101D74" w:rsidP="00E72C73">
            <w:pPr>
              <w:jc w:val="center"/>
              <w:rPr>
                <w:rFonts w:ascii="Arial" w:hAnsi="Arial" w:hint="eastAsia"/>
                <w:sz w:val="18"/>
                <w:lang w:val="en-GB" w:eastAsia="zh-CN"/>
              </w:rPr>
            </w:pPr>
            <w:r w:rsidRPr="00CC62DE">
              <w:rPr>
                <w:rFonts w:ascii="Arial" w:hAnsi="Arial" w:cs="Arial" w:hint="eastAsia"/>
                <w:sz w:val="18"/>
                <w:szCs w:val="18"/>
                <w:lang w:val="en-GB" w:eastAsia="zh-CN"/>
              </w:rPr>
              <w:t>0xAA</w:t>
            </w:r>
          </w:p>
        </w:tc>
        <w:tc>
          <w:tcPr>
            <w:tcW w:w="0" w:type="auto"/>
          </w:tcPr>
          <w:p w:rsidR="00101D74" w:rsidRPr="00CC62DE" w:rsidRDefault="00101D74" w:rsidP="00E72C73">
            <w:pPr>
              <w:jc w:val="center"/>
              <w:rPr>
                <w:rFonts w:ascii="Arial" w:hAnsi="Arial" w:hint="eastAsia"/>
                <w:sz w:val="18"/>
                <w:lang w:val="en-GB" w:eastAsia="zh-CN"/>
              </w:rPr>
            </w:pPr>
            <w:r w:rsidRPr="00CC62DE">
              <w:rPr>
                <w:rFonts w:ascii="Arial" w:hAnsi="Arial" w:cs="Arial" w:hint="eastAsia"/>
                <w:sz w:val="18"/>
                <w:szCs w:val="18"/>
                <w:lang w:val="en-GB" w:eastAsia="zh-CN"/>
              </w:rPr>
              <w:t>0xAA</w:t>
            </w:r>
          </w:p>
        </w:tc>
        <w:tc>
          <w:tcPr>
            <w:tcW w:w="0" w:type="auto"/>
          </w:tcPr>
          <w:p w:rsidR="00101D74" w:rsidRPr="00CC62DE" w:rsidRDefault="00101D74" w:rsidP="00E72C73">
            <w:pPr>
              <w:jc w:val="center"/>
              <w:rPr>
                <w:rFonts w:hint="eastAsia"/>
                <w:lang w:eastAsia="zh-CN"/>
              </w:rPr>
            </w:pPr>
            <w:r w:rsidRPr="00CC62DE">
              <w:rPr>
                <w:rFonts w:ascii="Arial" w:hAnsi="Arial" w:cs="Arial" w:hint="eastAsia"/>
                <w:sz w:val="18"/>
                <w:szCs w:val="18"/>
                <w:lang w:val="en-GB" w:eastAsia="zh-CN"/>
              </w:rPr>
              <w:t>0xAA</w:t>
            </w:r>
          </w:p>
        </w:tc>
        <w:tc>
          <w:tcPr>
            <w:tcW w:w="0" w:type="auto"/>
          </w:tcPr>
          <w:p w:rsidR="00101D74" w:rsidRPr="00CC62DE" w:rsidRDefault="00101D74" w:rsidP="00E72C73">
            <w:pPr>
              <w:jc w:val="center"/>
              <w:rPr>
                <w:rFonts w:hint="eastAsia"/>
                <w:lang w:eastAsia="zh-CN"/>
              </w:rPr>
            </w:pPr>
            <w:r w:rsidRPr="00CC62DE">
              <w:rPr>
                <w:rFonts w:ascii="Arial" w:hAnsi="Arial" w:cs="Arial" w:hint="eastAsia"/>
                <w:sz w:val="18"/>
                <w:szCs w:val="18"/>
                <w:lang w:val="en-GB" w:eastAsia="zh-CN"/>
              </w:rPr>
              <w:t>0xAA</w:t>
            </w:r>
          </w:p>
        </w:tc>
      </w:tr>
    </w:tbl>
    <w:p w:rsidR="00101D74" w:rsidRPr="00CC62DE" w:rsidRDefault="00101D74" w:rsidP="00101D74">
      <w:pPr>
        <w:rPr>
          <w:rFonts w:ascii="Arial" w:hAnsi="Arial" w:cs="Arial" w:hint="eastAsia"/>
          <w:b/>
          <w:sz w:val="21"/>
          <w:szCs w:val="21"/>
          <w:lang w:val="en-GB" w:eastAsia="zh-CN"/>
        </w:rPr>
      </w:pPr>
      <w:r w:rsidRPr="00CC62DE">
        <w:rPr>
          <w:rFonts w:ascii="Arial" w:hAnsi="Arial" w:cs="Arial"/>
          <w:b/>
          <w:sz w:val="21"/>
          <w:szCs w:val="21"/>
          <w:lang w:val="en-GB" w:eastAsia="zh-CN"/>
        </w:rPr>
        <w:t>The ECU answer with the acknowledgement sent as follow</w:t>
      </w:r>
      <w:r w:rsidRPr="00CC62DE">
        <w:rPr>
          <w:rFonts w:ascii="Arial" w:hAnsi="Arial" w:cs="Arial" w:hint="eastAsia"/>
          <w:b/>
          <w:sz w:val="21"/>
          <w:szCs w:val="21"/>
          <w:lang w:val="en-GB" w:eastAsia="zh-CN"/>
        </w:rPr>
        <w:t>ing</w:t>
      </w:r>
      <w:r w:rsidRPr="00CC62DE">
        <w:rPr>
          <w:rFonts w:ascii="Arial" w:hAnsi="Arial" w:cs="Arial"/>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101D74" w:rsidRPr="00CC62DE" w:rsidTr="00E72C73">
        <w:trPr>
          <w:trHeight w:val="276"/>
        </w:trPr>
        <w:tc>
          <w:tcPr>
            <w:tcW w:w="0" w:type="auto"/>
            <w:shd w:val="clear" w:color="auto" w:fill="E6E6E6"/>
            <w:vAlign w:val="center"/>
          </w:tcPr>
          <w:p w:rsidR="00101D74" w:rsidRPr="00CC62DE" w:rsidRDefault="00101D74" w:rsidP="00E72C73">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101D74" w:rsidRPr="00CC62DE" w:rsidRDefault="00101D74" w:rsidP="00E72C73">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101D74" w:rsidRPr="00CC62DE" w:rsidRDefault="00101D74" w:rsidP="00E72C73">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101D74" w:rsidRPr="00CC62DE" w:rsidRDefault="00101D74" w:rsidP="00E72C73">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101D74" w:rsidRPr="00CC62DE" w:rsidRDefault="00101D74" w:rsidP="00E72C73">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101D74" w:rsidRPr="00CC62DE" w:rsidRDefault="00101D74" w:rsidP="00E72C73">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101D74" w:rsidRPr="00CC62DE" w:rsidRDefault="00101D74" w:rsidP="00E72C73">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101D74" w:rsidRPr="00CC62DE" w:rsidRDefault="00101D74" w:rsidP="00E72C73">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101D74" w:rsidRPr="00CC62DE" w:rsidRDefault="00101D74" w:rsidP="00E72C73">
            <w:pPr>
              <w:jc w:val="center"/>
              <w:rPr>
                <w:rFonts w:ascii="Arial" w:hAnsi="Arial" w:hint="eastAsia"/>
                <w:b/>
                <w:sz w:val="18"/>
                <w:lang w:eastAsia="zh-CN"/>
              </w:rPr>
            </w:pPr>
            <w:r w:rsidRPr="00CC62DE">
              <w:rPr>
                <w:rFonts w:ascii="Arial" w:hAnsi="Arial" w:hint="eastAsia"/>
                <w:b/>
                <w:sz w:val="18"/>
                <w:lang w:eastAsia="zh-CN"/>
              </w:rPr>
              <w:t>Data7</w:t>
            </w:r>
          </w:p>
        </w:tc>
      </w:tr>
      <w:tr w:rsidR="00101D74" w:rsidRPr="00CC62DE" w:rsidTr="00E72C73">
        <w:trPr>
          <w:trHeight w:val="223"/>
        </w:trPr>
        <w:tc>
          <w:tcPr>
            <w:tcW w:w="0" w:type="auto"/>
            <w:shd w:val="clear" w:color="auto" w:fill="auto"/>
            <w:vAlign w:val="center"/>
          </w:tcPr>
          <w:p w:rsidR="00101D74" w:rsidRPr="00CC62DE" w:rsidRDefault="00101D74" w:rsidP="00E72C73">
            <w:pPr>
              <w:jc w:val="center"/>
              <w:rPr>
                <w:rFonts w:ascii="Arial" w:hAnsi="Arial" w:hint="eastAsia"/>
                <w:sz w:val="18"/>
                <w:lang w:eastAsia="zh-CN"/>
              </w:rPr>
            </w:pPr>
            <w:r w:rsidRPr="00CC62DE">
              <w:rPr>
                <w:rFonts w:ascii="Arial" w:hAnsi="Arial"/>
                <w:sz w:val="18"/>
              </w:rPr>
              <w:t>0x774</w:t>
            </w:r>
          </w:p>
        </w:tc>
        <w:tc>
          <w:tcPr>
            <w:tcW w:w="0" w:type="auto"/>
            <w:shd w:val="clear" w:color="auto" w:fill="auto"/>
            <w:vAlign w:val="center"/>
          </w:tcPr>
          <w:p w:rsidR="00101D74" w:rsidRPr="00CC62DE" w:rsidRDefault="00101D74" w:rsidP="00E72C73">
            <w:pPr>
              <w:jc w:val="center"/>
              <w:rPr>
                <w:rFonts w:ascii="Arial" w:hAnsi="Arial"/>
                <w:sz w:val="18"/>
                <w:lang w:eastAsia="zh-CN"/>
              </w:rPr>
            </w:pPr>
            <w:r w:rsidRPr="00CC62DE">
              <w:rPr>
                <w:rFonts w:ascii="Arial" w:hAnsi="Arial"/>
                <w:sz w:val="18"/>
              </w:rPr>
              <w:t>0x</w:t>
            </w:r>
            <w:r w:rsidRPr="00CC62DE">
              <w:rPr>
                <w:rFonts w:ascii="Arial" w:hAnsi="Arial" w:hint="eastAsia"/>
                <w:sz w:val="18"/>
                <w:lang w:eastAsia="zh-CN"/>
              </w:rPr>
              <w:t>70</w:t>
            </w:r>
          </w:p>
        </w:tc>
        <w:tc>
          <w:tcPr>
            <w:tcW w:w="0" w:type="auto"/>
            <w:shd w:val="clear" w:color="auto" w:fill="auto"/>
            <w:vAlign w:val="center"/>
          </w:tcPr>
          <w:p w:rsidR="00101D74" w:rsidRPr="00CC62DE" w:rsidRDefault="00101D74" w:rsidP="00E72C73">
            <w:pPr>
              <w:keepNext/>
              <w:jc w:val="center"/>
              <w:rPr>
                <w:rFonts w:ascii="Arial" w:hAnsi="Arial" w:hint="eastAsia"/>
                <w:sz w:val="18"/>
                <w:lang w:val="en-GB" w:eastAsia="zh-CN"/>
              </w:rPr>
            </w:pPr>
            <w:r w:rsidRPr="00CC62DE">
              <w:rPr>
                <w:rFonts w:ascii="Arial" w:hAnsi="Arial"/>
                <w:sz w:val="18"/>
                <w:lang w:val="en-GB"/>
              </w:rPr>
              <w:t>0</w:t>
            </w:r>
            <w:r w:rsidRPr="00CC62DE">
              <w:rPr>
                <w:rFonts w:ascii="Arial" w:hAnsi="Arial" w:hint="eastAsia"/>
                <w:sz w:val="18"/>
                <w:lang w:val="en-GB" w:eastAsia="zh-CN"/>
              </w:rPr>
              <w:t>x01</w:t>
            </w:r>
          </w:p>
        </w:tc>
        <w:tc>
          <w:tcPr>
            <w:tcW w:w="1036" w:type="dxa"/>
            <w:shd w:val="clear" w:color="auto" w:fill="auto"/>
          </w:tcPr>
          <w:p w:rsidR="00101D74" w:rsidRPr="00CC62DE" w:rsidRDefault="006F3E56" w:rsidP="00E72C73">
            <w:pPr>
              <w:keepNext/>
              <w:jc w:val="center"/>
              <w:rPr>
                <w:rFonts w:ascii="Arial" w:hAnsi="Arial" w:hint="eastAsia"/>
                <w:sz w:val="18"/>
                <w:lang w:val="en-GB" w:eastAsia="zh-CN"/>
              </w:rPr>
            </w:pPr>
            <w:r>
              <w:rPr>
                <w:rFonts w:ascii="Arial" w:hAnsi="Arial" w:hint="eastAsia"/>
                <w:sz w:val="18"/>
                <w:lang w:val="en-GB" w:eastAsia="zh-CN"/>
              </w:rPr>
              <w:t>0x01</w:t>
            </w:r>
          </w:p>
        </w:tc>
        <w:tc>
          <w:tcPr>
            <w:tcW w:w="0" w:type="auto"/>
          </w:tcPr>
          <w:p w:rsidR="00101D74" w:rsidRPr="00CC62DE" w:rsidRDefault="00101D74" w:rsidP="00E72C73">
            <w:pPr>
              <w:jc w:val="center"/>
              <w:rPr>
                <w:rFonts w:ascii="Arial" w:hAnsi="Arial" w:hint="eastAsia"/>
                <w:sz w:val="18"/>
                <w:lang w:val="en-GB" w:eastAsia="zh-CN"/>
              </w:rPr>
            </w:pPr>
            <w:r w:rsidRPr="00CC62DE">
              <w:rPr>
                <w:rFonts w:ascii="Arial" w:hAnsi="Arial" w:hint="eastAsia"/>
                <w:sz w:val="18"/>
                <w:lang w:val="en-GB" w:eastAsia="zh-CN"/>
              </w:rPr>
              <w:t>--</w:t>
            </w:r>
          </w:p>
        </w:tc>
        <w:tc>
          <w:tcPr>
            <w:tcW w:w="0" w:type="auto"/>
          </w:tcPr>
          <w:p w:rsidR="00101D74" w:rsidRPr="00CC62DE" w:rsidRDefault="00101D74" w:rsidP="00E72C73">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101D74" w:rsidRPr="00CC62DE" w:rsidRDefault="00101D74" w:rsidP="00E72C73">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101D74" w:rsidRPr="00CC62DE" w:rsidRDefault="00101D74" w:rsidP="00E72C73">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101D74" w:rsidRPr="00CC62DE" w:rsidRDefault="00101D74" w:rsidP="00E72C73">
            <w:pPr>
              <w:jc w:val="center"/>
            </w:pPr>
            <w:r w:rsidRPr="00CC62DE">
              <w:rPr>
                <w:rFonts w:ascii="Arial" w:hAnsi="Arial" w:hint="eastAsia"/>
                <w:sz w:val="18"/>
                <w:lang w:val="en-GB" w:eastAsia="zh-CN"/>
              </w:rPr>
              <w:t>--</w:t>
            </w:r>
          </w:p>
        </w:tc>
      </w:tr>
    </w:tbl>
    <w:p w:rsidR="00325F4B" w:rsidRPr="00CC62DE" w:rsidRDefault="00325F4B" w:rsidP="00506961">
      <w:pPr>
        <w:autoSpaceDE w:val="0"/>
        <w:autoSpaceDN w:val="0"/>
        <w:adjustRightInd w:val="0"/>
        <w:spacing w:line="24" w:lineRule="atLeast"/>
        <w:ind w:left="1365" w:hanging="1140"/>
        <w:rPr>
          <w:rFonts w:cs="Arial" w:hint="eastAsia"/>
          <w:szCs w:val="21"/>
          <w:lang w:eastAsia="zh-CN"/>
        </w:rPr>
      </w:pPr>
    </w:p>
    <w:p w:rsidR="00325F4B" w:rsidRPr="00CC62DE" w:rsidRDefault="00101D74" w:rsidP="00506961">
      <w:pPr>
        <w:autoSpaceDE w:val="0"/>
        <w:autoSpaceDN w:val="0"/>
        <w:adjustRightInd w:val="0"/>
        <w:spacing w:line="24" w:lineRule="atLeast"/>
        <w:ind w:left="1365" w:hanging="1140"/>
        <w:rPr>
          <w:rFonts w:cs="Arial" w:hint="eastAsia"/>
          <w:szCs w:val="21"/>
          <w:lang w:eastAsia="zh-CN"/>
        </w:rPr>
      </w:pPr>
      <w:r w:rsidRPr="00CC62DE">
        <w:rPr>
          <w:rFonts w:cs="Arial" w:hint="eastAsia"/>
          <w:szCs w:val="21"/>
          <w:lang w:eastAsia="zh-CN"/>
        </w:rPr>
        <w:t>Test the test point</w:t>
      </w:r>
    </w:p>
    <w:tbl>
      <w:tblPr>
        <w:tblW w:w="0" w:type="auto"/>
        <w:tblLook w:val="01E0" w:firstRow="1" w:lastRow="1" w:firstColumn="1" w:lastColumn="1" w:noHBand="0" w:noVBand="0"/>
      </w:tblPr>
      <w:tblGrid>
        <w:gridCol w:w="2827"/>
        <w:gridCol w:w="1522"/>
        <w:gridCol w:w="1801"/>
        <w:gridCol w:w="2196"/>
        <w:gridCol w:w="1509"/>
      </w:tblGrid>
      <w:tr w:rsidR="00101D74" w:rsidRPr="00CC62DE" w:rsidTr="00E72C73">
        <w:tc>
          <w:tcPr>
            <w:tcW w:w="2943" w:type="dxa"/>
            <w:tcBorders>
              <w:top w:val="single" w:sz="4" w:space="0" w:color="auto"/>
              <w:left w:val="single" w:sz="4" w:space="0" w:color="auto"/>
              <w:bottom w:val="single" w:sz="4" w:space="0" w:color="auto"/>
              <w:right w:val="single" w:sz="4" w:space="0" w:color="auto"/>
            </w:tcBorders>
            <w:shd w:val="clear" w:color="auto" w:fill="D9D9D9"/>
            <w:vAlign w:val="center"/>
          </w:tcPr>
          <w:p w:rsidR="00101D74" w:rsidRPr="00CC62DE" w:rsidRDefault="00101D74" w:rsidP="00E72C73">
            <w:pPr>
              <w:widowControl w:val="0"/>
              <w:autoSpaceDE w:val="0"/>
              <w:autoSpaceDN w:val="0"/>
              <w:adjustRightInd w:val="0"/>
              <w:spacing w:before="16" w:line="24" w:lineRule="atLeast"/>
              <w:rPr>
                <w:rFonts w:cs="Arial"/>
                <w:spacing w:val="-1"/>
                <w:sz w:val="21"/>
                <w:szCs w:val="21"/>
              </w:rPr>
            </w:pPr>
            <w:r w:rsidRPr="00CC62DE">
              <w:rPr>
                <w:rFonts w:cs="Arial"/>
                <w:spacing w:val="-1"/>
                <w:szCs w:val="21"/>
              </w:rPr>
              <w:t>Action</w:t>
            </w:r>
          </w:p>
        </w:tc>
        <w:tc>
          <w:tcPr>
            <w:tcW w:w="1560" w:type="dxa"/>
            <w:tcBorders>
              <w:top w:val="single" w:sz="4" w:space="0" w:color="auto"/>
              <w:left w:val="single" w:sz="4" w:space="0" w:color="auto"/>
              <w:bottom w:val="single" w:sz="4" w:space="0" w:color="auto"/>
              <w:right w:val="single" w:sz="4" w:space="0" w:color="auto"/>
            </w:tcBorders>
            <w:shd w:val="clear" w:color="auto" w:fill="D9D9D9"/>
            <w:vAlign w:val="center"/>
          </w:tcPr>
          <w:p w:rsidR="00101D74" w:rsidRPr="00CC62DE" w:rsidRDefault="00101D74" w:rsidP="00E72C73">
            <w:pPr>
              <w:widowControl w:val="0"/>
              <w:autoSpaceDE w:val="0"/>
              <w:autoSpaceDN w:val="0"/>
              <w:adjustRightInd w:val="0"/>
              <w:spacing w:before="16" w:line="24" w:lineRule="atLeast"/>
              <w:rPr>
                <w:rFonts w:cs="Arial"/>
                <w:spacing w:val="-1"/>
                <w:sz w:val="21"/>
                <w:szCs w:val="21"/>
              </w:rPr>
            </w:pPr>
            <w:r w:rsidRPr="00CC62DE">
              <w:rPr>
                <w:rFonts w:cs="Arial"/>
                <w:spacing w:val="-1"/>
                <w:szCs w:val="21"/>
              </w:rPr>
              <w:t>Waiting time</w:t>
            </w:r>
          </w:p>
        </w:tc>
        <w:tc>
          <w:tcPr>
            <w:tcW w:w="1842" w:type="dxa"/>
            <w:tcBorders>
              <w:top w:val="single" w:sz="4" w:space="0" w:color="auto"/>
              <w:left w:val="single" w:sz="4" w:space="0" w:color="auto"/>
              <w:bottom w:val="single" w:sz="4" w:space="0" w:color="auto"/>
              <w:right w:val="single" w:sz="4" w:space="0" w:color="auto"/>
            </w:tcBorders>
            <w:shd w:val="clear" w:color="auto" w:fill="D9D9D9"/>
            <w:vAlign w:val="center"/>
          </w:tcPr>
          <w:p w:rsidR="00101D74" w:rsidRPr="00CC62DE" w:rsidRDefault="00101D74" w:rsidP="00E72C73">
            <w:pPr>
              <w:widowControl w:val="0"/>
              <w:autoSpaceDE w:val="0"/>
              <w:autoSpaceDN w:val="0"/>
              <w:adjustRightInd w:val="0"/>
              <w:spacing w:before="16" w:line="24" w:lineRule="atLeast"/>
              <w:rPr>
                <w:rFonts w:cs="Arial"/>
                <w:spacing w:val="-1"/>
                <w:sz w:val="21"/>
                <w:szCs w:val="21"/>
              </w:rPr>
            </w:pPr>
            <w:r w:rsidRPr="00CC62DE">
              <w:rPr>
                <w:rFonts w:cs="Arial"/>
                <w:spacing w:val="-1"/>
                <w:szCs w:val="21"/>
              </w:rPr>
              <w:t xml:space="preserve">Measuring </w:t>
            </w:r>
            <w:r w:rsidR="00EF4795" w:rsidRPr="00CC62DE">
              <w:rPr>
                <w:rFonts w:cs="Arial"/>
                <w:spacing w:val="-1"/>
                <w:szCs w:val="21"/>
              </w:rPr>
              <w:t>point</w:t>
            </w:r>
          </w:p>
        </w:tc>
        <w:tc>
          <w:tcPr>
            <w:tcW w:w="2268" w:type="dxa"/>
            <w:tcBorders>
              <w:top w:val="single" w:sz="4" w:space="0" w:color="auto"/>
              <w:left w:val="single" w:sz="4" w:space="0" w:color="auto"/>
              <w:bottom w:val="single" w:sz="4" w:space="0" w:color="auto"/>
              <w:right w:val="single" w:sz="4" w:space="0" w:color="auto"/>
            </w:tcBorders>
            <w:shd w:val="clear" w:color="auto" w:fill="D9D9D9"/>
            <w:vAlign w:val="center"/>
          </w:tcPr>
          <w:p w:rsidR="00101D74" w:rsidRPr="00CC62DE" w:rsidRDefault="00101D74" w:rsidP="00E72C73">
            <w:pPr>
              <w:widowControl w:val="0"/>
              <w:autoSpaceDE w:val="0"/>
              <w:autoSpaceDN w:val="0"/>
              <w:adjustRightInd w:val="0"/>
              <w:spacing w:before="16" w:line="24" w:lineRule="atLeast"/>
              <w:rPr>
                <w:rFonts w:cs="Arial"/>
                <w:spacing w:val="-1"/>
                <w:sz w:val="21"/>
                <w:szCs w:val="21"/>
              </w:rPr>
            </w:pPr>
            <w:r w:rsidRPr="00CC62DE">
              <w:rPr>
                <w:rFonts w:cs="Arial"/>
                <w:spacing w:val="-1"/>
                <w:szCs w:val="21"/>
              </w:rPr>
              <w:t>Reaction</w:t>
            </w:r>
          </w:p>
        </w:tc>
        <w:tc>
          <w:tcPr>
            <w:tcW w:w="1560" w:type="dxa"/>
            <w:tcBorders>
              <w:top w:val="single" w:sz="4" w:space="0" w:color="auto"/>
              <w:left w:val="single" w:sz="4" w:space="0" w:color="auto"/>
              <w:bottom w:val="single" w:sz="4" w:space="0" w:color="auto"/>
              <w:right w:val="single" w:sz="4" w:space="0" w:color="auto"/>
            </w:tcBorders>
            <w:shd w:val="clear" w:color="auto" w:fill="D9D9D9"/>
            <w:vAlign w:val="center"/>
          </w:tcPr>
          <w:p w:rsidR="00101D74" w:rsidRPr="00CC62DE" w:rsidRDefault="00101D74" w:rsidP="00E72C73">
            <w:pPr>
              <w:widowControl w:val="0"/>
              <w:autoSpaceDE w:val="0"/>
              <w:autoSpaceDN w:val="0"/>
              <w:adjustRightInd w:val="0"/>
              <w:spacing w:before="16" w:line="24" w:lineRule="atLeast"/>
              <w:rPr>
                <w:rFonts w:cs="Arial"/>
                <w:spacing w:val="-1"/>
                <w:sz w:val="21"/>
                <w:szCs w:val="21"/>
              </w:rPr>
            </w:pPr>
            <w:r w:rsidRPr="00CC62DE">
              <w:rPr>
                <w:rFonts w:cs="Arial"/>
                <w:spacing w:val="-1"/>
                <w:szCs w:val="21"/>
              </w:rPr>
              <w:t>Note</w:t>
            </w:r>
          </w:p>
        </w:tc>
      </w:tr>
      <w:tr w:rsidR="00101D74" w:rsidRPr="00CC62DE" w:rsidTr="00E72C73">
        <w:tc>
          <w:tcPr>
            <w:tcW w:w="2943" w:type="dxa"/>
            <w:tcBorders>
              <w:top w:val="single" w:sz="4" w:space="0" w:color="auto"/>
              <w:left w:val="single" w:sz="4" w:space="0" w:color="auto"/>
              <w:bottom w:val="single" w:sz="4" w:space="0" w:color="auto"/>
              <w:right w:val="single" w:sz="4" w:space="0" w:color="auto"/>
            </w:tcBorders>
            <w:shd w:val="clear" w:color="auto" w:fill="auto"/>
            <w:vAlign w:val="center"/>
          </w:tcPr>
          <w:p w:rsidR="00101D74" w:rsidRPr="00CC62DE" w:rsidRDefault="00101D74" w:rsidP="00E72C73">
            <w:pPr>
              <w:autoSpaceDE w:val="0"/>
              <w:autoSpaceDN w:val="0"/>
              <w:adjustRightInd w:val="0"/>
              <w:spacing w:before="16" w:line="24" w:lineRule="atLeast"/>
              <w:rPr>
                <w:rFonts w:cs="Arial"/>
                <w:spacing w:val="-1"/>
                <w:sz w:val="21"/>
                <w:szCs w:val="21"/>
              </w:rPr>
            </w:pPr>
            <w:r w:rsidRPr="00CC62DE">
              <w:rPr>
                <w:rFonts w:cs="Arial" w:hint="eastAsia"/>
                <w:spacing w:val="-1"/>
                <w:szCs w:val="21"/>
                <w:lang w:eastAsia="zh-CN"/>
              </w:rPr>
              <w:t>Power</w:t>
            </w:r>
            <w:r w:rsidRPr="00CC62DE">
              <w:rPr>
                <w:rFonts w:cs="Arial"/>
                <w:spacing w:val="-1"/>
                <w:szCs w:val="21"/>
              </w:rPr>
              <w:t xml:space="preserve"> Port 4 to "1"</w:t>
            </w:r>
          </w:p>
          <w:p w:rsidR="00101D74" w:rsidRPr="00CC62DE" w:rsidRDefault="00101D74" w:rsidP="00E72C73">
            <w:pPr>
              <w:autoSpaceDE w:val="0"/>
              <w:autoSpaceDN w:val="0"/>
              <w:adjustRightInd w:val="0"/>
              <w:spacing w:before="16" w:line="24" w:lineRule="atLeast"/>
              <w:rPr>
                <w:rFonts w:cs="Arial"/>
                <w:spacing w:val="-1"/>
                <w:szCs w:val="21"/>
              </w:rPr>
            </w:pPr>
            <w:r w:rsidRPr="00CC62DE">
              <w:rPr>
                <w:rFonts w:cs="Arial" w:hint="eastAsia"/>
                <w:spacing w:val="-1"/>
                <w:szCs w:val="21"/>
                <w:lang w:eastAsia="zh-CN"/>
              </w:rPr>
              <w:t>Power</w:t>
            </w:r>
            <w:r w:rsidRPr="00CC62DE">
              <w:rPr>
                <w:rFonts w:cs="Arial"/>
                <w:spacing w:val="-1"/>
                <w:szCs w:val="21"/>
              </w:rPr>
              <w:t xml:space="preserve"> Port 3 to "1"</w:t>
            </w:r>
          </w:p>
          <w:p w:rsidR="00101D74" w:rsidRPr="00CC62DE" w:rsidRDefault="00101D74" w:rsidP="00E72C73">
            <w:pPr>
              <w:autoSpaceDE w:val="0"/>
              <w:autoSpaceDN w:val="0"/>
              <w:adjustRightInd w:val="0"/>
              <w:spacing w:before="16" w:line="24" w:lineRule="atLeast"/>
              <w:rPr>
                <w:rFonts w:cs="Arial"/>
                <w:spacing w:val="-1"/>
                <w:szCs w:val="21"/>
              </w:rPr>
            </w:pPr>
            <w:r w:rsidRPr="00CC62DE">
              <w:rPr>
                <w:rFonts w:cs="Arial" w:hint="eastAsia"/>
                <w:spacing w:val="-1"/>
                <w:szCs w:val="21"/>
                <w:lang w:eastAsia="zh-CN"/>
              </w:rPr>
              <w:t>Power</w:t>
            </w:r>
            <w:r w:rsidRPr="00CC62DE">
              <w:rPr>
                <w:rFonts w:cs="Arial"/>
                <w:spacing w:val="-1"/>
                <w:szCs w:val="21"/>
              </w:rPr>
              <w:t xml:space="preserve"> Port 2 to "1"</w:t>
            </w:r>
          </w:p>
          <w:p w:rsidR="00101D74" w:rsidRPr="00CC62DE" w:rsidRDefault="00101D74" w:rsidP="00E72C73">
            <w:pPr>
              <w:widowControl w:val="0"/>
              <w:autoSpaceDE w:val="0"/>
              <w:autoSpaceDN w:val="0"/>
              <w:adjustRightInd w:val="0"/>
              <w:spacing w:before="16" w:line="24" w:lineRule="atLeast"/>
              <w:rPr>
                <w:rFonts w:cs="Arial"/>
                <w:spacing w:val="-1"/>
                <w:sz w:val="21"/>
                <w:szCs w:val="21"/>
              </w:rPr>
            </w:pPr>
            <w:r w:rsidRPr="00CC62DE">
              <w:rPr>
                <w:rFonts w:cs="Arial" w:hint="eastAsia"/>
                <w:spacing w:val="-1"/>
                <w:szCs w:val="21"/>
                <w:lang w:eastAsia="zh-CN"/>
              </w:rPr>
              <w:t>Power</w:t>
            </w:r>
            <w:r w:rsidRPr="00CC62DE">
              <w:rPr>
                <w:rFonts w:cs="Arial"/>
                <w:spacing w:val="-1"/>
                <w:szCs w:val="21"/>
              </w:rPr>
              <w:t xml:space="preserve"> Port 1 to "1"</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rsidR="00101D74" w:rsidRPr="00CC62DE" w:rsidRDefault="00101D74" w:rsidP="00E72C73">
            <w:pPr>
              <w:widowControl w:val="0"/>
              <w:autoSpaceDE w:val="0"/>
              <w:autoSpaceDN w:val="0"/>
              <w:adjustRightInd w:val="0"/>
              <w:spacing w:before="16" w:line="24" w:lineRule="atLeast"/>
              <w:rPr>
                <w:rFonts w:cs="Arial"/>
                <w:spacing w:val="-1"/>
                <w:sz w:val="21"/>
                <w:szCs w:val="21"/>
              </w:rPr>
            </w:pPr>
            <w:r w:rsidRPr="00CC62DE">
              <w:rPr>
                <w:rFonts w:cs="Arial"/>
                <w:spacing w:val="-1"/>
                <w:szCs w:val="21"/>
              </w:rPr>
              <w:t>&gt;30ms</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tcPr>
          <w:p w:rsidR="00101D74" w:rsidRPr="00CC62DE" w:rsidRDefault="00101D74" w:rsidP="00E72C73">
            <w:pPr>
              <w:widowControl w:val="0"/>
              <w:autoSpaceDE w:val="0"/>
              <w:autoSpaceDN w:val="0"/>
              <w:adjustRightInd w:val="0"/>
              <w:spacing w:before="16" w:line="24" w:lineRule="atLeast"/>
              <w:rPr>
                <w:rFonts w:cs="Arial" w:hint="eastAsia"/>
                <w:spacing w:val="-1"/>
                <w:szCs w:val="21"/>
                <w:lang w:eastAsia="zh-CN"/>
              </w:rPr>
            </w:pPr>
            <w:r w:rsidRPr="00CC62DE">
              <w:rPr>
                <w:rFonts w:cs="Arial" w:hint="eastAsia"/>
                <w:spacing w:val="-1"/>
                <w:szCs w:val="21"/>
                <w:lang w:eastAsia="zh-CN"/>
              </w:rPr>
              <w:t>F</w:t>
            </w:r>
            <w:r w:rsidR="00176166" w:rsidRPr="00CC62DE">
              <w:rPr>
                <w:rFonts w:cs="Arial" w:hint="eastAsia"/>
                <w:spacing w:val="-1"/>
                <w:szCs w:val="21"/>
                <w:lang w:eastAsia="zh-CN"/>
              </w:rPr>
              <w:t>207</w:t>
            </w:r>
          </w:p>
          <w:p w:rsidR="00101D74" w:rsidRPr="00CC62DE" w:rsidRDefault="00101D74" w:rsidP="00E72C73">
            <w:pPr>
              <w:widowControl w:val="0"/>
              <w:autoSpaceDE w:val="0"/>
              <w:autoSpaceDN w:val="0"/>
              <w:adjustRightInd w:val="0"/>
              <w:spacing w:before="16" w:line="24" w:lineRule="atLeast"/>
              <w:rPr>
                <w:rFonts w:cs="Arial" w:hint="eastAsia"/>
                <w:spacing w:val="-1"/>
                <w:szCs w:val="21"/>
                <w:lang w:eastAsia="zh-CN"/>
              </w:rPr>
            </w:pPr>
            <w:r w:rsidRPr="00CC62DE">
              <w:rPr>
                <w:rFonts w:cs="Arial" w:hint="eastAsia"/>
                <w:spacing w:val="-1"/>
                <w:szCs w:val="21"/>
                <w:lang w:eastAsia="zh-CN"/>
              </w:rPr>
              <w:t>F</w:t>
            </w:r>
            <w:r w:rsidR="00176166" w:rsidRPr="00CC62DE">
              <w:rPr>
                <w:rFonts w:cs="Arial" w:hint="eastAsia"/>
                <w:spacing w:val="-1"/>
                <w:szCs w:val="21"/>
                <w:lang w:eastAsia="zh-CN"/>
              </w:rPr>
              <w:t>208</w:t>
            </w:r>
          </w:p>
          <w:p w:rsidR="00101D74" w:rsidRPr="00CC62DE" w:rsidRDefault="00101D74" w:rsidP="00E72C73">
            <w:pPr>
              <w:widowControl w:val="0"/>
              <w:autoSpaceDE w:val="0"/>
              <w:autoSpaceDN w:val="0"/>
              <w:adjustRightInd w:val="0"/>
              <w:spacing w:before="16" w:line="24" w:lineRule="atLeast"/>
              <w:rPr>
                <w:rFonts w:cs="Arial" w:hint="eastAsia"/>
                <w:spacing w:val="-1"/>
                <w:szCs w:val="21"/>
                <w:lang w:eastAsia="zh-CN"/>
              </w:rPr>
            </w:pPr>
            <w:r w:rsidRPr="00CC62DE">
              <w:rPr>
                <w:rFonts w:cs="Arial" w:hint="eastAsia"/>
                <w:spacing w:val="-1"/>
                <w:szCs w:val="21"/>
                <w:lang w:eastAsia="zh-CN"/>
              </w:rPr>
              <w:t>F</w:t>
            </w:r>
            <w:r w:rsidR="00176166" w:rsidRPr="00CC62DE">
              <w:rPr>
                <w:rFonts w:cs="Arial" w:hint="eastAsia"/>
                <w:spacing w:val="-1"/>
                <w:szCs w:val="21"/>
                <w:lang w:eastAsia="zh-CN"/>
              </w:rPr>
              <w:t>209</w:t>
            </w:r>
          </w:p>
          <w:p w:rsidR="00101D74" w:rsidRPr="00CC62DE" w:rsidRDefault="00101D74" w:rsidP="00176166">
            <w:pPr>
              <w:widowControl w:val="0"/>
              <w:autoSpaceDE w:val="0"/>
              <w:autoSpaceDN w:val="0"/>
              <w:adjustRightInd w:val="0"/>
              <w:spacing w:before="16" w:line="24" w:lineRule="atLeast"/>
              <w:rPr>
                <w:rFonts w:cs="Arial" w:hint="eastAsia"/>
                <w:color w:val="FF0000"/>
                <w:spacing w:val="-1"/>
                <w:sz w:val="21"/>
                <w:szCs w:val="21"/>
                <w:lang w:eastAsia="zh-CN"/>
              </w:rPr>
            </w:pPr>
            <w:r w:rsidRPr="00CC62DE">
              <w:rPr>
                <w:rFonts w:cs="Arial" w:hint="eastAsia"/>
                <w:spacing w:val="-1"/>
                <w:szCs w:val="21"/>
                <w:lang w:eastAsia="zh-CN"/>
              </w:rPr>
              <w:t>F</w:t>
            </w:r>
            <w:r w:rsidR="00176166" w:rsidRPr="00CC62DE">
              <w:rPr>
                <w:rFonts w:cs="Arial" w:hint="eastAsia"/>
                <w:spacing w:val="-1"/>
                <w:szCs w:val="21"/>
                <w:lang w:eastAsia="zh-CN"/>
              </w:rPr>
              <w:t>210</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101D74" w:rsidRPr="00CC62DE" w:rsidRDefault="00101D74" w:rsidP="00E72C73">
            <w:pPr>
              <w:autoSpaceDE w:val="0"/>
              <w:autoSpaceDN w:val="0"/>
              <w:adjustRightInd w:val="0"/>
              <w:spacing w:before="16" w:line="24" w:lineRule="atLeast"/>
              <w:rPr>
                <w:rFonts w:cs="Arial"/>
                <w:b/>
                <w:spacing w:val="-1"/>
                <w:sz w:val="21"/>
                <w:szCs w:val="21"/>
              </w:rPr>
            </w:pPr>
            <w:r w:rsidRPr="00CC62DE">
              <w:rPr>
                <w:rFonts w:cs="Arial"/>
                <w:b/>
                <w:spacing w:val="-1"/>
                <w:szCs w:val="21"/>
              </w:rPr>
              <w:t>&gt;4.5V DC</w:t>
            </w:r>
          </w:p>
          <w:p w:rsidR="00101D74" w:rsidRPr="00CC62DE" w:rsidRDefault="00101D74" w:rsidP="00E72C73">
            <w:pPr>
              <w:autoSpaceDE w:val="0"/>
              <w:autoSpaceDN w:val="0"/>
              <w:adjustRightInd w:val="0"/>
              <w:spacing w:before="16" w:line="24" w:lineRule="atLeast"/>
              <w:rPr>
                <w:rFonts w:cs="Arial"/>
                <w:b/>
                <w:spacing w:val="-1"/>
                <w:szCs w:val="21"/>
              </w:rPr>
            </w:pPr>
            <w:r w:rsidRPr="00CC62DE">
              <w:rPr>
                <w:rFonts w:cs="Arial"/>
                <w:b/>
                <w:spacing w:val="-1"/>
                <w:szCs w:val="21"/>
              </w:rPr>
              <w:t>&gt;4.5V DC</w:t>
            </w:r>
          </w:p>
          <w:p w:rsidR="00101D74" w:rsidRPr="00CC62DE" w:rsidRDefault="00101D74" w:rsidP="00E72C73">
            <w:pPr>
              <w:autoSpaceDE w:val="0"/>
              <w:autoSpaceDN w:val="0"/>
              <w:adjustRightInd w:val="0"/>
              <w:spacing w:before="16" w:line="24" w:lineRule="atLeast"/>
              <w:rPr>
                <w:rFonts w:cs="Arial"/>
                <w:b/>
                <w:spacing w:val="-1"/>
                <w:szCs w:val="21"/>
              </w:rPr>
            </w:pPr>
            <w:r w:rsidRPr="00CC62DE">
              <w:rPr>
                <w:rFonts w:cs="Arial"/>
                <w:b/>
                <w:spacing w:val="-1"/>
                <w:szCs w:val="21"/>
              </w:rPr>
              <w:t>&gt;4.5V DC</w:t>
            </w:r>
          </w:p>
          <w:p w:rsidR="00101D74" w:rsidRPr="00CC62DE" w:rsidRDefault="00101D74" w:rsidP="00E72C73">
            <w:pPr>
              <w:widowControl w:val="0"/>
              <w:autoSpaceDE w:val="0"/>
              <w:autoSpaceDN w:val="0"/>
              <w:adjustRightInd w:val="0"/>
              <w:spacing w:before="16" w:line="24" w:lineRule="atLeast"/>
              <w:rPr>
                <w:rFonts w:cs="Arial"/>
                <w:b/>
                <w:spacing w:val="-1"/>
                <w:sz w:val="21"/>
                <w:szCs w:val="21"/>
              </w:rPr>
            </w:pPr>
            <w:r w:rsidRPr="00CC62DE">
              <w:rPr>
                <w:rFonts w:cs="Arial"/>
                <w:b/>
                <w:spacing w:val="-1"/>
                <w:szCs w:val="21"/>
              </w:rPr>
              <w:t>&gt;4.5V DC</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rsidR="00101D74" w:rsidRPr="00CC62DE" w:rsidRDefault="00101D74" w:rsidP="00E72C73">
            <w:pPr>
              <w:widowControl w:val="0"/>
              <w:autoSpaceDE w:val="0"/>
              <w:autoSpaceDN w:val="0"/>
              <w:adjustRightInd w:val="0"/>
              <w:spacing w:before="16" w:line="24" w:lineRule="atLeast"/>
              <w:rPr>
                <w:rFonts w:cs="Arial"/>
                <w:spacing w:val="-1"/>
                <w:sz w:val="21"/>
                <w:szCs w:val="21"/>
              </w:rPr>
            </w:pPr>
          </w:p>
        </w:tc>
      </w:tr>
    </w:tbl>
    <w:p w:rsidR="00325F4B" w:rsidRPr="00CC62DE" w:rsidRDefault="00325F4B" w:rsidP="00506961">
      <w:pPr>
        <w:autoSpaceDE w:val="0"/>
        <w:autoSpaceDN w:val="0"/>
        <w:adjustRightInd w:val="0"/>
        <w:spacing w:line="24" w:lineRule="atLeast"/>
        <w:ind w:left="1365" w:hanging="1140"/>
        <w:rPr>
          <w:rFonts w:cs="Arial" w:hint="eastAsia"/>
          <w:szCs w:val="21"/>
          <w:lang w:eastAsia="zh-CN"/>
        </w:rPr>
      </w:pPr>
    </w:p>
    <w:p w:rsidR="00101D74" w:rsidRPr="00CC62DE" w:rsidRDefault="00101D74" w:rsidP="00101D74">
      <w:pPr>
        <w:autoSpaceDE w:val="0"/>
        <w:autoSpaceDN w:val="0"/>
        <w:adjustRightInd w:val="0"/>
        <w:spacing w:line="24" w:lineRule="atLeast"/>
        <w:ind w:left="1365" w:hanging="1140"/>
        <w:rPr>
          <w:rFonts w:cs="Arial" w:hint="eastAsia"/>
          <w:szCs w:val="21"/>
          <w:lang w:eastAsia="zh-CN"/>
        </w:rPr>
      </w:pPr>
      <w:r w:rsidRPr="00CC62DE">
        <w:rPr>
          <w:rFonts w:cs="Arial"/>
          <w:szCs w:val="21"/>
          <w:lang w:eastAsia="zh-CN"/>
        </w:rPr>
        <w:t>S</w:t>
      </w:r>
      <w:r w:rsidRPr="00CC62DE">
        <w:rPr>
          <w:rFonts w:cs="Arial" w:hint="eastAsia"/>
          <w:szCs w:val="21"/>
          <w:lang w:eastAsia="zh-CN"/>
        </w:rPr>
        <w:t>tep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101D74" w:rsidRPr="00CC62DE" w:rsidTr="00E72C73">
        <w:trPr>
          <w:trHeight w:val="276"/>
        </w:trPr>
        <w:tc>
          <w:tcPr>
            <w:tcW w:w="0" w:type="auto"/>
            <w:shd w:val="clear" w:color="auto" w:fill="E6E6E6"/>
            <w:vAlign w:val="center"/>
          </w:tcPr>
          <w:p w:rsidR="00101D74" w:rsidRPr="00CC62DE" w:rsidRDefault="00101D74" w:rsidP="00E72C73">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101D74" w:rsidRPr="00CC62DE" w:rsidRDefault="00101D74" w:rsidP="00E72C73">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101D74" w:rsidRPr="00CC62DE" w:rsidRDefault="00101D74" w:rsidP="00E72C73">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101D74" w:rsidRPr="00CC62DE" w:rsidRDefault="00101D74" w:rsidP="00E72C73">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101D74" w:rsidRPr="00CC62DE" w:rsidRDefault="00101D74" w:rsidP="00E72C73">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101D74" w:rsidRPr="00CC62DE" w:rsidRDefault="00101D74" w:rsidP="00E72C73">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101D74" w:rsidRPr="00CC62DE" w:rsidRDefault="00101D74" w:rsidP="00E72C73">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101D74" w:rsidRPr="00CC62DE" w:rsidRDefault="00101D74" w:rsidP="00E72C73">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101D74" w:rsidRPr="00CC62DE" w:rsidRDefault="00101D74" w:rsidP="00E72C73">
            <w:pPr>
              <w:jc w:val="center"/>
              <w:rPr>
                <w:rFonts w:ascii="Arial" w:hAnsi="Arial" w:hint="eastAsia"/>
                <w:b/>
                <w:sz w:val="18"/>
                <w:lang w:eastAsia="zh-CN"/>
              </w:rPr>
            </w:pPr>
            <w:r w:rsidRPr="00CC62DE">
              <w:rPr>
                <w:rFonts w:ascii="Arial" w:hAnsi="Arial" w:hint="eastAsia"/>
                <w:b/>
                <w:sz w:val="18"/>
                <w:lang w:eastAsia="zh-CN"/>
              </w:rPr>
              <w:t>Data7</w:t>
            </w:r>
          </w:p>
        </w:tc>
      </w:tr>
      <w:tr w:rsidR="00101D74" w:rsidRPr="00CC62DE" w:rsidTr="00E72C73">
        <w:trPr>
          <w:trHeight w:val="243"/>
        </w:trPr>
        <w:tc>
          <w:tcPr>
            <w:tcW w:w="0" w:type="auto"/>
            <w:shd w:val="clear" w:color="auto" w:fill="auto"/>
            <w:vAlign w:val="center"/>
          </w:tcPr>
          <w:p w:rsidR="00101D74" w:rsidRPr="00CC62DE" w:rsidRDefault="00101D74" w:rsidP="00E72C73">
            <w:pPr>
              <w:jc w:val="center"/>
              <w:rPr>
                <w:rFonts w:ascii="Arial" w:hAnsi="Arial" w:hint="eastAsia"/>
                <w:sz w:val="18"/>
                <w:lang w:eastAsia="zh-CN"/>
              </w:rPr>
            </w:pPr>
            <w:r w:rsidRPr="00CC62DE">
              <w:rPr>
                <w:rFonts w:ascii="Arial" w:hAnsi="Arial" w:hint="eastAsia"/>
                <w:sz w:val="18"/>
                <w:lang w:eastAsia="zh-CN"/>
              </w:rPr>
              <w:t>0x772</w:t>
            </w:r>
          </w:p>
        </w:tc>
        <w:tc>
          <w:tcPr>
            <w:tcW w:w="0" w:type="auto"/>
            <w:shd w:val="clear" w:color="auto" w:fill="auto"/>
            <w:vAlign w:val="center"/>
          </w:tcPr>
          <w:p w:rsidR="00101D74" w:rsidRPr="00CC62DE" w:rsidRDefault="00101D74" w:rsidP="00E72C73">
            <w:pPr>
              <w:jc w:val="center"/>
              <w:rPr>
                <w:rFonts w:ascii="Arial" w:hAnsi="Arial"/>
                <w:sz w:val="18"/>
                <w:lang w:eastAsia="zh-CN"/>
              </w:rPr>
            </w:pPr>
            <w:r w:rsidRPr="00CC62DE">
              <w:rPr>
                <w:rFonts w:ascii="Arial" w:hAnsi="Arial"/>
                <w:sz w:val="18"/>
              </w:rPr>
              <w:t>0x</w:t>
            </w:r>
            <w:r w:rsidRPr="00CC62DE">
              <w:rPr>
                <w:rFonts w:ascii="Arial" w:hAnsi="Arial" w:hint="eastAsia"/>
                <w:sz w:val="18"/>
                <w:lang w:eastAsia="zh-CN"/>
              </w:rPr>
              <w:t>30</w:t>
            </w:r>
          </w:p>
        </w:tc>
        <w:tc>
          <w:tcPr>
            <w:tcW w:w="0" w:type="auto"/>
            <w:shd w:val="clear" w:color="auto" w:fill="auto"/>
            <w:vAlign w:val="center"/>
          </w:tcPr>
          <w:p w:rsidR="00101D74" w:rsidRPr="00CC62DE" w:rsidRDefault="00101D74" w:rsidP="00E72C73">
            <w:pPr>
              <w:keepNext/>
              <w:jc w:val="center"/>
              <w:rPr>
                <w:rFonts w:ascii="Arial" w:hAnsi="Arial"/>
                <w:sz w:val="18"/>
                <w:lang w:val="en-GB" w:eastAsia="zh-CN"/>
              </w:rPr>
            </w:pPr>
            <w:r w:rsidRPr="00CC62DE">
              <w:rPr>
                <w:rFonts w:ascii="Arial" w:hAnsi="Arial"/>
                <w:sz w:val="18"/>
                <w:lang w:val="en-GB"/>
              </w:rPr>
              <w:t>0x</w:t>
            </w:r>
            <w:r w:rsidRPr="00CC62DE">
              <w:rPr>
                <w:rFonts w:ascii="Arial" w:hAnsi="Arial" w:hint="eastAsia"/>
                <w:sz w:val="18"/>
                <w:lang w:val="en-GB" w:eastAsia="zh-CN"/>
              </w:rPr>
              <w:t>01</w:t>
            </w:r>
          </w:p>
        </w:tc>
        <w:tc>
          <w:tcPr>
            <w:tcW w:w="1036" w:type="dxa"/>
            <w:shd w:val="clear" w:color="auto" w:fill="auto"/>
          </w:tcPr>
          <w:p w:rsidR="00101D74" w:rsidRPr="00CC62DE" w:rsidRDefault="00101D74" w:rsidP="00E72C73">
            <w:pPr>
              <w:keepNext/>
              <w:jc w:val="center"/>
              <w:rPr>
                <w:rFonts w:ascii="Arial" w:hAnsi="Arial" w:hint="eastAsia"/>
                <w:sz w:val="18"/>
                <w:lang w:val="en-GB" w:eastAsia="zh-CN"/>
              </w:rPr>
            </w:pPr>
            <w:r w:rsidRPr="00CC62DE">
              <w:rPr>
                <w:rFonts w:ascii="Arial" w:hAnsi="Arial" w:hint="eastAsia"/>
                <w:sz w:val="18"/>
                <w:lang w:val="en-GB" w:eastAsia="zh-CN"/>
              </w:rPr>
              <w:t>0x31</w:t>
            </w:r>
          </w:p>
        </w:tc>
        <w:tc>
          <w:tcPr>
            <w:tcW w:w="0" w:type="auto"/>
          </w:tcPr>
          <w:p w:rsidR="00101D74" w:rsidRPr="00CC62DE" w:rsidRDefault="00101D74" w:rsidP="00CB5845">
            <w:pPr>
              <w:jc w:val="center"/>
              <w:rPr>
                <w:rFonts w:ascii="Arial" w:hAnsi="Arial" w:hint="eastAsia"/>
                <w:sz w:val="18"/>
                <w:lang w:val="en-GB" w:eastAsia="zh-CN"/>
              </w:rPr>
            </w:pPr>
            <w:r w:rsidRPr="00CC62DE">
              <w:rPr>
                <w:rFonts w:ascii="Arial" w:hAnsi="Arial" w:hint="eastAsia"/>
                <w:sz w:val="18"/>
                <w:lang w:val="en-GB" w:eastAsia="zh-CN"/>
              </w:rPr>
              <w:t>0x</w:t>
            </w:r>
            <w:r w:rsidR="00CB5845" w:rsidRPr="00CC62DE">
              <w:rPr>
                <w:rFonts w:ascii="Arial" w:hAnsi="Arial" w:hint="eastAsia"/>
                <w:sz w:val="18"/>
                <w:lang w:val="en-GB" w:eastAsia="zh-CN"/>
              </w:rPr>
              <w:t>7</w:t>
            </w:r>
            <w:r w:rsidRPr="00CC62DE">
              <w:rPr>
                <w:rFonts w:ascii="Arial" w:hAnsi="Arial" w:hint="eastAsia"/>
                <w:sz w:val="18"/>
                <w:lang w:val="en-GB" w:eastAsia="zh-CN"/>
              </w:rPr>
              <w:t>0</w:t>
            </w:r>
          </w:p>
        </w:tc>
        <w:tc>
          <w:tcPr>
            <w:tcW w:w="0" w:type="auto"/>
          </w:tcPr>
          <w:p w:rsidR="00101D74" w:rsidRPr="00CC62DE" w:rsidRDefault="00101D74" w:rsidP="00E72C73">
            <w:pPr>
              <w:jc w:val="center"/>
              <w:rPr>
                <w:rFonts w:ascii="Arial" w:hAnsi="Arial" w:hint="eastAsia"/>
                <w:sz w:val="18"/>
                <w:lang w:val="en-GB" w:eastAsia="zh-CN"/>
              </w:rPr>
            </w:pPr>
            <w:r w:rsidRPr="00CC62DE">
              <w:rPr>
                <w:rFonts w:ascii="Arial" w:hAnsi="Arial" w:cs="Arial" w:hint="eastAsia"/>
                <w:sz w:val="18"/>
                <w:szCs w:val="18"/>
                <w:lang w:val="en-GB" w:eastAsia="zh-CN"/>
              </w:rPr>
              <w:t>0xAA</w:t>
            </w:r>
          </w:p>
        </w:tc>
        <w:tc>
          <w:tcPr>
            <w:tcW w:w="0" w:type="auto"/>
          </w:tcPr>
          <w:p w:rsidR="00101D74" w:rsidRPr="00CC62DE" w:rsidRDefault="00101D74" w:rsidP="00E72C73">
            <w:pPr>
              <w:jc w:val="center"/>
              <w:rPr>
                <w:rFonts w:ascii="Arial" w:hAnsi="Arial" w:hint="eastAsia"/>
                <w:sz w:val="18"/>
                <w:lang w:val="en-GB" w:eastAsia="zh-CN"/>
              </w:rPr>
            </w:pPr>
            <w:r w:rsidRPr="00CC62DE">
              <w:rPr>
                <w:rFonts w:ascii="Arial" w:hAnsi="Arial" w:cs="Arial" w:hint="eastAsia"/>
                <w:sz w:val="18"/>
                <w:szCs w:val="18"/>
                <w:lang w:val="en-GB" w:eastAsia="zh-CN"/>
              </w:rPr>
              <w:t>0xAA</w:t>
            </w:r>
          </w:p>
        </w:tc>
        <w:tc>
          <w:tcPr>
            <w:tcW w:w="0" w:type="auto"/>
          </w:tcPr>
          <w:p w:rsidR="00101D74" w:rsidRPr="00CC62DE" w:rsidRDefault="00101D74" w:rsidP="00E72C73">
            <w:pPr>
              <w:jc w:val="center"/>
              <w:rPr>
                <w:rFonts w:hint="eastAsia"/>
                <w:lang w:eastAsia="zh-CN"/>
              </w:rPr>
            </w:pPr>
            <w:r w:rsidRPr="00CC62DE">
              <w:rPr>
                <w:rFonts w:ascii="Arial" w:hAnsi="Arial" w:cs="Arial" w:hint="eastAsia"/>
                <w:sz w:val="18"/>
                <w:szCs w:val="18"/>
                <w:lang w:val="en-GB" w:eastAsia="zh-CN"/>
              </w:rPr>
              <w:t>0xAA</w:t>
            </w:r>
          </w:p>
        </w:tc>
        <w:tc>
          <w:tcPr>
            <w:tcW w:w="0" w:type="auto"/>
          </w:tcPr>
          <w:p w:rsidR="00101D74" w:rsidRPr="00CC62DE" w:rsidRDefault="00101D74" w:rsidP="00E72C73">
            <w:pPr>
              <w:jc w:val="center"/>
              <w:rPr>
                <w:rFonts w:hint="eastAsia"/>
                <w:lang w:eastAsia="zh-CN"/>
              </w:rPr>
            </w:pPr>
            <w:r w:rsidRPr="00CC62DE">
              <w:rPr>
                <w:rFonts w:ascii="Arial" w:hAnsi="Arial" w:cs="Arial" w:hint="eastAsia"/>
                <w:sz w:val="18"/>
                <w:szCs w:val="18"/>
                <w:lang w:val="en-GB" w:eastAsia="zh-CN"/>
              </w:rPr>
              <w:t>0xAA</w:t>
            </w:r>
          </w:p>
        </w:tc>
      </w:tr>
    </w:tbl>
    <w:p w:rsidR="00101D74" w:rsidRPr="00CC62DE" w:rsidRDefault="00101D74" w:rsidP="00101D74">
      <w:pPr>
        <w:rPr>
          <w:rFonts w:ascii="Arial" w:hAnsi="Arial" w:cs="Arial" w:hint="eastAsia"/>
          <w:b/>
          <w:sz w:val="21"/>
          <w:szCs w:val="21"/>
          <w:lang w:val="en-GB" w:eastAsia="zh-CN"/>
        </w:rPr>
      </w:pPr>
      <w:r w:rsidRPr="00CC62DE">
        <w:rPr>
          <w:rFonts w:ascii="Arial" w:hAnsi="Arial" w:cs="Arial"/>
          <w:b/>
          <w:sz w:val="21"/>
          <w:szCs w:val="21"/>
          <w:lang w:val="en-GB" w:eastAsia="zh-CN"/>
        </w:rPr>
        <w:t>The ECU answer with the acknowledgement sent as follow</w:t>
      </w:r>
      <w:r w:rsidRPr="00CC62DE">
        <w:rPr>
          <w:rFonts w:ascii="Arial" w:hAnsi="Arial" w:cs="Arial" w:hint="eastAsia"/>
          <w:b/>
          <w:sz w:val="21"/>
          <w:szCs w:val="21"/>
          <w:lang w:val="en-GB" w:eastAsia="zh-CN"/>
        </w:rPr>
        <w:t>ing</w:t>
      </w:r>
      <w:r w:rsidRPr="00CC62DE">
        <w:rPr>
          <w:rFonts w:ascii="Arial" w:hAnsi="Arial" w:cs="Arial"/>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101D74" w:rsidRPr="00CC62DE" w:rsidTr="00E72C73">
        <w:trPr>
          <w:trHeight w:val="276"/>
        </w:trPr>
        <w:tc>
          <w:tcPr>
            <w:tcW w:w="0" w:type="auto"/>
            <w:shd w:val="clear" w:color="auto" w:fill="E6E6E6"/>
            <w:vAlign w:val="center"/>
          </w:tcPr>
          <w:p w:rsidR="00101D74" w:rsidRPr="00CC62DE" w:rsidRDefault="00101D74" w:rsidP="00E72C73">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101D74" w:rsidRPr="00CC62DE" w:rsidRDefault="00101D74" w:rsidP="00E72C73">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101D74" w:rsidRPr="00CC62DE" w:rsidRDefault="00101D74" w:rsidP="00E72C73">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101D74" w:rsidRPr="00CC62DE" w:rsidRDefault="00101D74" w:rsidP="00E72C73">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101D74" w:rsidRPr="00CC62DE" w:rsidRDefault="00101D74" w:rsidP="00E72C73">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101D74" w:rsidRPr="00CC62DE" w:rsidRDefault="00101D74" w:rsidP="00E72C73">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101D74" w:rsidRPr="00CC62DE" w:rsidRDefault="00101D74" w:rsidP="00E72C73">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101D74" w:rsidRPr="00CC62DE" w:rsidRDefault="00101D74" w:rsidP="00E72C73">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101D74" w:rsidRPr="00CC62DE" w:rsidRDefault="00101D74" w:rsidP="00E72C73">
            <w:pPr>
              <w:jc w:val="center"/>
              <w:rPr>
                <w:rFonts w:ascii="Arial" w:hAnsi="Arial" w:hint="eastAsia"/>
                <w:b/>
                <w:sz w:val="18"/>
                <w:lang w:eastAsia="zh-CN"/>
              </w:rPr>
            </w:pPr>
            <w:r w:rsidRPr="00CC62DE">
              <w:rPr>
                <w:rFonts w:ascii="Arial" w:hAnsi="Arial" w:hint="eastAsia"/>
                <w:b/>
                <w:sz w:val="18"/>
                <w:lang w:eastAsia="zh-CN"/>
              </w:rPr>
              <w:t>Data7</w:t>
            </w:r>
          </w:p>
        </w:tc>
      </w:tr>
      <w:tr w:rsidR="00101D74" w:rsidRPr="00CC62DE" w:rsidTr="00E72C73">
        <w:trPr>
          <w:trHeight w:val="223"/>
        </w:trPr>
        <w:tc>
          <w:tcPr>
            <w:tcW w:w="0" w:type="auto"/>
            <w:shd w:val="clear" w:color="auto" w:fill="auto"/>
            <w:vAlign w:val="center"/>
          </w:tcPr>
          <w:p w:rsidR="00101D74" w:rsidRPr="00CC62DE" w:rsidRDefault="00101D74" w:rsidP="00E72C73">
            <w:pPr>
              <w:jc w:val="center"/>
              <w:rPr>
                <w:rFonts w:ascii="Arial" w:hAnsi="Arial" w:hint="eastAsia"/>
                <w:sz w:val="18"/>
                <w:lang w:eastAsia="zh-CN"/>
              </w:rPr>
            </w:pPr>
            <w:r w:rsidRPr="00CC62DE">
              <w:rPr>
                <w:rFonts w:ascii="Arial" w:hAnsi="Arial"/>
                <w:sz w:val="18"/>
              </w:rPr>
              <w:t>0x774</w:t>
            </w:r>
          </w:p>
        </w:tc>
        <w:tc>
          <w:tcPr>
            <w:tcW w:w="0" w:type="auto"/>
            <w:shd w:val="clear" w:color="auto" w:fill="auto"/>
            <w:vAlign w:val="center"/>
          </w:tcPr>
          <w:p w:rsidR="00101D74" w:rsidRPr="00CC62DE" w:rsidRDefault="00101D74" w:rsidP="00E72C73">
            <w:pPr>
              <w:jc w:val="center"/>
              <w:rPr>
                <w:rFonts w:ascii="Arial" w:hAnsi="Arial"/>
                <w:sz w:val="18"/>
                <w:lang w:eastAsia="zh-CN"/>
              </w:rPr>
            </w:pPr>
            <w:r w:rsidRPr="00CC62DE">
              <w:rPr>
                <w:rFonts w:ascii="Arial" w:hAnsi="Arial"/>
                <w:sz w:val="18"/>
              </w:rPr>
              <w:t>0x</w:t>
            </w:r>
            <w:r w:rsidRPr="00CC62DE">
              <w:rPr>
                <w:rFonts w:ascii="Arial" w:hAnsi="Arial" w:hint="eastAsia"/>
                <w:sz w:val="18"/>
                <w:lang w:eastAsia="zh-CN"/>
              </w:rPr>
              <w:t>70</w:t>
            </w:r>
          </w:p>
        </w:tc>
        <w:tc>
          <w:tcPr>
            <w:tcW w:w="0" w:type="auto"/>
            <w:shd w:val="clear" w:color="auto" w:fill="auto"/>
            <w:vAlign w:val="center"/>
          </w:tcPr>
          <w:p w:rsidR="00101D74" w:rsidRPr="00CC62DE" w:rsidRDefault="00101D74" w:rsidP="00E72C73">
            <w:pPr>
              <w:keepNext/>
              <w:jc w:val="center"/>
              <w:rPr>
                <w:rFonts w:ascii="Arial" w:hAnsi="Arial" w:hint="eastAsia"/>
                <w:sz w:val="18"/>
                <w:lang w:val="en-GB" w:eastAsia="zh-CN"/>
              </w:rPr>
            </w:pPr>
            <w:r w:rsidRPr="00CC62DE">
              <w:rPr>
                <w:rFonts w:ascii="Arial" w:hAnsi="Arial"/>
                <w:sz w:val="18"/>
                <w:lang w:val="en-GB"/>
              </w:rPr>
              <w:t>0</w:t>
            </w:r>
            <w:r w:rsidRPr="00CC62DE">
              <w:rPr>
                <w:rFonts w:ascii="Arial" w:hAnsi="Arial" w:hint="eastAsia"/>
                <w:sz w:val="18"/>
                <w:lang w:val="en-GB" w:eastAsia="zh-CN"/>
              </w:rPr>
              <w:t>x01</w:t>
            </w:r>
          </w:p>
        </w:tc>
        <w:tc>
          <w:tcPr>
            <w:tcW w:w="1036" w:type="dxa"/>
            <w:shd w:val="clear" w:color="auto" w:fill="auto"/>
          </w:tcPr>
          <w:p w:rsidR="00101D74" w:rsidRPr="00CC62DE" w:rsidRDefault="006F3E56" w:rsidP="00E72C73">
            <w:pPr>
              <w:keepNext/>
              <w:jc w:val="center"/>
              <w:rPr>
                <w:rFonts w:ascii="Arial" w:hAnsi="Arial" w:hint="eastAsia"/>
                <w:sz w:val="18"/>
                <w:lang w:val="en-GB" w:eastAsia="zh-CN"/>
              </w:rPr>
            </w:pPr>
            <w:r>
              <w:rPr>
                <w:rFonts w:ascii="Arial" w:hAnsi="Arial" w:hint="eastAsia"/>
                <w:sz w:val="18"/>
                <w:lang w:val="en-GB" w:eastAsia="zh-CN"/>
              </w:rPr>
              <w:t>0x01</w:t>
            </w:r>
          </w:p>
        </w:tc>
        <w:tc>
          <w:tcPr>
            <w:tcW w:w="0" w:type="auto"/>
          </w:tcPr>
          <w:p w:rsidR="00101D74" w:rsidRPr="00CC62DE" w:rsidRDefault="00101D74" w:rsidP="00E72C73">
            <w:pPr>
              <w:jc w:val="center"/>
              <w:rPr>
                <w:rFonts w:ascii="Arial" w:hAnsi="Arial" w:hint="eastAsia"/>
                <w:sz w:val="18"/>
                <w:lang w:val="en-GB" w:eastAsia="zh-CN"/>
              </w:rPr>
            </w:pPr>
            <w:r w:rsidRPr="00CC62DE">
              <w:rPr>
                <w:rFonts w:ascii="Arial" w:hAnsi="Arial" w:hint="eastAsia"/>
                <w:sz w:val="18"/>
                <w:lang w:val="en-GB" w:eastAsia="zh-CN"/>
              </w:rPr>
              <w:t>--</w:t>
            </w:r>
          </w:p>
        </w:tc>
        <w:tc>
          <w:tcPr>
            <w:tcW w:w="0" w:type="auto"/>
          </w:tcPr>
          <w:p w:rsidR="00101D74" w:rsidRPr="00CC62DE" w:rsidRDefault="00101D74" w:rsidP="00E72C73">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101D74" w:rsidRPr="00CC62DE" w:rsidRDefault="00101D74" w:rsidP="00E72C73">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101D74" w:rsidRPr="00CC62DE" w:rsidRDefault="00101D74" w:rsidP="00E72C73">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101D74" w:rsidRPr="00CC62DE" w:rsidRDefault="00101D74" w:rsidP="00E72C73">
            <w:pPr>
              <w:jc w:val="center"/>
            </w:pPr>
            <w:r w:rsidRPr="00CC62DE">
              <w:rPr>
                <w:rFonts w:ascii="Arial" w:hAnsi="Arial" w:hint="eastAsia"/>
                <w:sz w:val="18"/>
                <w:lang w:val="en-GB" w:eastAsia="zh-CN"/>
              </w:rPr>
              <w:t>--</w:t>
            </w:r>
          </w:p>
        </w:tc>
      </w:tr>
    </w:tbl>
    <w:p w:rsidR="00325F4B" w:rsidRPr="00CC62DE" w:rsidRDefault="00325F4B" w:rsidP="00506961">
      <w:pPr>
        <w:autoSpaceDE w:val="0"/>
        <w:autoSpaceDN w:val="0"/>
        <w:adjustRightInd w:val="0"/>
        <w:spacing w:line="24" w:lineRule="atLeast"/>
        <w:ind w:left="1365" w:hanging="1140"/>
        <w:rPr>
          <w:rFonts w:cs="Arial" w:hint="eastAsia"/>
          <w:szCs w:val="21"/>
          <w:lang w:eastAsia="zh-CN"/>
        </w:rPr>
      </w:pPr>
    </w:p>
    <w:p w:rsidR="00CB5845" w:rsidRPr="00CC62DE" w:rsidRDefault="00CB5845" w:rsidP="00CB5845">
      <w:pPr>
        <w:autoSpaceDE w:val="0"/>
        <w:autoSpaceDN w:val="0"/>
        <w:adjustRightInd w:val="0"/>
        <w:spacing w:line="24" w:lineRule="atLeast"/>
        <w:ind w:left="1365" w:hanging="1140"/>
        <w:rPr>
          <w:rFonts w:cs="Arial" w:hint="eastAsia"/>
          <w:szCs w:val="21"/>
          <w:lang w:eastAsia="zh-CN"/>
        </w:rPr>
      </w:pPr>
      <w:r w:rsidRPr="00CC62DE">
        <w:rPr>
          <w:rFonts w:cs="Arial" w:hint="eastAsia"/>
          <w:szCs w:val="21"/>
          <w:lang w:eastAsia="zh-CN"/>
        </w:rPr>
        <w:t>Test the test point</w:t>
      </w:r>
    </w:p>
    <w:tbl>
      <w:tblPr>
        <w:tblW w:w="0" w:type="auto"/>
        <w:tblLook w:val="01E0" w:firstRow="1" w:lastRow="1" w:firstColumn="1" w:lastColumn="1" w:noHBand="0" w:noVBand="0"/>
      </w:tblPr>
      <w:tblGrid>
        <w:gridCol w:w="2831"/>
        <w:gridCol w:w="1521"/>
        <w:gridCol w:w="1800"/>
        <w:gridCol w:w="2195"/>
        <w:gridCol w:w="1508"/>
      </w:tblGrid>
      <w:tr w:rsidR="00101D74" w:rsidRPr="00CC62DE" w:rsidTr="00E72C73">
        <w:tc>
          <w:tcPr>
            <w:tcW w:w="2831" w:type="dxa"/>
            <w:tcBorders>
              <w:top w:val="single" w:sz="4" w:space="0" w:color="auto"/>
              <w:left w:val="single" w:sz="4" w:space="0" w:color="auto"/>
              <w:bottom w:val="single" w:sz="4" w:space="0" w:color="auto"/>
              <w:right w:val="single" w:sz="4" w:space="0" w:color="auto"/>
            </w:tcBorders>
            <w:shd w:val="clear" w:color="auto" w:fill="D9D9D9"/>
            <w:vAlign w:val="center"/>
          </w:tcPr>
          <w:p w:rsidR="00101D74" w:rsidRPr="00CC62DE" w:rsidRDefault="00101D74" w:rsidP="00E72C73">
            <w:pPr>
              <w:widowControl w:val="0"/>
              <w:autoSpaceDE w:val="0"/>
              <w:autoSpaceDN w:val="0"/>
              <w:adjustRightInd w:val="0"/>
              <w:spacing w:before="16" w:line="24" w:lineRule="atLeast"/>
              <w:rPr>
                <w:rFonts w:cs="Arial"/>
                <w:spacing w:val="-1"/>
                <w:sz w:val="21"/>
                <w:szCs w:val="21"/>
              </w:rPr>
            </w:pPr>
            <w:r w:rsidRPr="00CC62DE">
              <w:rPr>
                <w:rFonts w:cs="Arial"/>
                <w:spacing w:val="-1"/>
                <w:szCs w:val="21"/>
              </w:rPr>
              <w:t>Action</w:t>
            </w:r>
          </w:p>
        </w:tc>
        <w:tc>
          <w:tcPr>
            <w:tcW w:w="1521" w:type="dxa"/>
            <w:tcBorders>
              <w:top w:val="single" w:sz="4" w:space="0" w:color="auto"/>
              <w:left w:val="single" w:sz="4" w:space="0" w:color="auto"/>
              <w:bottom w:val="single" w:sz="4" w:space="0" w:color="auto"/>
              <w:right w:val="single" w:sz="4" w:space="0" w:color="auto"/>
            </w:tcBorders>
            <w:shd w:val="clear" w:color="auto" w:fill="D9D9D9"/>
            <w:vAlign w:val="center"/>
          </w:tcPr>
          <w:p w:rsidR="00101D74" w:rsidRPr="00CC62DE" w:rsidRDefault="00101D74" w:rsidP="00E72C73">
            <w:pPr>
              <w:widowControl w:val="0"/>
              <w:autoSpaceDE w:val="0"/>
              <w:autoSpaceDN w:val="0"/>
              <w:adjustRightInd w:val="0"/>
              <w:spacing w:before="16" w:line="24" w:lineRule="atLeast"/>
              <w:rPr>
                <w:rFonts w:cs="Arial"/>
                <w:spacing w:val="-1"/>
                <w:sz w:val="21"/>
                <w:szCs w:val="21"/>
              </w:rPr>
            </w:pPr>
            <w:r w:rsidRPr="00CC62DE">
              <w:rPr>
                <w:rFonts w:cs="Arial"/>
                <w:spacing w:val="-1"/>
                <w:szCs w:val="21"/>
              </w:rPr>
              <w:t>Waiting time</w:t>
            </w:r>
          </w:p>
        </w:tc>
        <w:tc>
          <w:tcPr>
            <w:tcW w:w="1800" w:type="dxa"/>
            <w:tcBorders>
              <w:top w:val="single" w:sz="4" w:space="0" w:color="auto"/>
              <w:left w:val="single" w:sz="4" w:space="0" w:color="auto"/>
              <w:bottom w:val="single" w:sz="4" w:space="0" w:color="auto"/>
              <w:right w:val="single" w:sz="4" w:space="0" w:color="auto"/>
            </w:tcBorders>
            <w:shd w:val="clear" w:color="auto" w:fill="D9D9D9"/>
            <w:vAlign w:val="center"/>
          </w:tcPr>
          <w:p w:rsidR="00101D74" w:rsidRPr="00CC62DE" w:rsidRDefault="00101D74" w:rsidP="00EF4795">
            <w:pPr>
              <w:widowControl w:val="0"/>
              <w:autoSpaceDE w:val="0"/>
              <w:autoSpaceDN w:val="0"/>
              <w:adjustRightInd w:val="0"/>
              <w:spacing w:before="16" w:line="24" w:lineRule="atLeast"/>
              <w:rPr>
                <w:rFonts w:cs="Arial" w:hint="eastAsia"/>
                <w:spacing w:val="-1"/>
                <w:sz w:val="21"/>
                <w:szCs w:val="21"/>
                <w:lang w:eastAsia="zh-CN"/>
              </w:rPr>
            </w:pPr>
            <w:r w:rsidRPr="00CC62DE">
              <w:rPr>
                <w:rFonts w:cs="Arial"/>
                <w:spacing w:val="-1"/>
                <w:szCs w:val="21"/>
              </w:rPr>
              <w:t>Measuring po</w:t>
            </w:r>
            <w:r w:rsidR="00EF4795" w:rsidRPr="00CC62DE">
              <w:rPr>
                <w:rFonts w:cs="Arial" w:hint="eastAsia"/>
                <w:spacing w:val="-1"/>
                <w:szCs w:val="21"/>
                <w:lang w:eastAsia="zh-CN"/>
              </w:rPr>
              <w:t>i</w:t>
            </w:r>
            <w:r w:rsidRPr="00CC62DE">
              <w:rPr>
                <w:rFonts w:cs="Arial"/>
                <w:spacing w:val="-1"/>
                <w:szCs w:val="21"/>
              </w:rPr>
              <w:t>n</w:t>
            </w:r>
            <w:r w:rsidR="00EF4795" w:rsidRPr="00CC62DE">
              <w:rPr>
                <w:rFonts w:cs="Arial" w:hint="eastAsia"/>
                <w:spacing w:val="-1"/>
                <w:szCs w:val="21"/>
                <w:lang w:eastAsia="zh-CN"/>
              </w:rPr>
              <w:t>t</w:t>
            </w:r>
          </w:p>
        </w:tc>
        <w:tc>
          <w:tcPr>
            <w:tcW w:w="2195" w:type="dxa"/>
            <w:tcBorders>
              <w:top w:val="single" w:sz="4" w:space="0" w:color="auto"/>
              <w:left w:val="single" w:sz="4" w:space="0" w:color="auto"/>
              <w:bottom w:val="single" w:sz="4" w:space="0" w:color="auto"/>
              <w:right w:val="single" w:sz="4" w:space="0" w:color="auto"/>
            </w:tcBorders>
            <w:shd w:val="clear" w:color="auto" w:fill="D9D9D9"/>
            <w:vAlign w:val="center"/>
          </w:tcPr>
          <w:p w:rsidR="00101D74" w:rsidRPr="00CC62DE" w:rsidRDefault="00101D74" w:rsidP="00E72C73">
            <w:pPr>
              <w:widowControl w:val="0"/>
              <w:autoSpaceDE w:val="0"/>
              <w:autoSpaceDN w:val="0"/>
              <w:adjustRightInd w:val="0"/>
              <w:spacing w:before="16" w:line="24" w:lineRule="atLeast"/>
              <w:rPr>
                <w:rFonts w:cs="Arial"/>
                <w:spacing w:val="-1"/>
                <w:sz w:val="21"/>
                <w:szCs w:val="21"/>
              </w:rPr>
            </w:pPr>
            <w:r w:rsidRPr="00CC62DE">
              <w:rPr>
                <w:rFonts w:cs="Arial"/>
                <w:spacing w:val="-1"/>
                <w:szCs w:val="21"/>
              </w:rPr>
              <w:t>Reaction</w:t>
            </w:r>
          </w:p>
        </w:tc>
        <w:tc>
          <w:tcPr>
            <w:tcW w:w="1508" w:type="dxa"/>
            <w:tcBorders>
              <w:top w:val="single" w:sz="4" w:space="0" w:color="auto"/>
              <w:left w:val="single" w:sz="4" w:space="0" w:color="auto"/>
              <w:bottom w:val="single" w:sz="4" w:space="0" w:color="auto"/>
              <w:right w:val="single" w:sz="4" w:space="0" w:color="auto"/>
            </w:tcBorders>
            <w:shd w:val="clear" w:color="auto" w:fill="D9D9D9"/>
            <w:vAlign w:val="center"/>
          </w:tcPr>
          <w:p w:rsidR="00101D74" w:rsidRPr="00CC62DE" w:rsidRDefault="00101D74" w:rsidP="00E72C73">
            <w:pPr>
              <w:widowControl w:val="0"/>
              <w:autoSpaceDE w:val="0"/>
              <w:autoSpaceDN w:val="0"/>
              <w:adjustRightInd w:val="0"/>
              <w:spacing w:before="16" w:line="24" w:lineRule="atLeast"/>
              <w:rPr>
                <w:rFonts w:cs="Arial"/>
                <w:spacing w:val="-1"/>
                <w:sz w:val="21"/>
                <w:szCs w:val="21"/>
              </w:rPr>
            </w:pPr>
            <w:r w:rsidRPr="00CC62DE">
              <w:rPr>
                <w:rFonts w:cs="Arial"/>
                <w:spacing w:val="-1"/>
                <w:szCs w:val="21"/>
              </w:rPr>
              <w:t>Note</w:t>
            </w:r>
          </w:p>
        </w:tc>
      </w:tr>
      <w:tr w:rsidR="00101D74" w:rsidRPr="00CC62DE" w:rsidTr="00E72C73">
        <w:tc>
          <w:tcPr>
            <w:tcW w:w="2831" w:type="dxa"/>
            <w:tcBorders>
              <w:top w:val="single" w:sz="4" w:space="0" w:color="auto"/>
              <w:left w:val="single" w:sz="4" w:space="0" w:color="auto"/>
              <w:bottom w:val="single" w:sz="4" w:space="0" w:color="auto"/>
              <w:right w:val="single" w:sz="4" w:space="0" w:color="auto"/>
            </w:tcBorders>
            <w:shd w:val="clear" w:color="auto" w:fill="auto"/>
            <w:vAlign w:val="center"/>
          </w:tcPr>
          <w:p w:rsidR="00101D74" w:rsidRPr="00CC62DE" w:rsidRDefault="0088185B" w:rsidP="00E72C73">
            <w:pPr>
              <w:autoSpaceDE w:val="0"/>
              <w:autoSpaceDN w:val="0"/>
              <w:adjustRightInd w:val="0"/>
              <w:spacing w:before="16" w:line="24" w:lineRule="atLeast"/>
              <w:rPr>
                <w:rFonts w:cs="Arial"/>
                <w:spacing w:val="-1"/>
                <w:sz w:val="21"/>
                <w:szCs w:val="21"/>
              </w:rPr>
            </w:pPr>
            <w:r w:rsidRPr="00CC62DE">
              <w:rPr>
                <w:rFonts w:cs="Arial" w:hint="eastAsia"/>
                <w:spacing w:val="-1"/>
                <w:szCs w:val="21"/>
                <w:lang w:eastAsia="zh-CN"/>
              </w:rPr>
              <w:lastRenderedPageBreak/>
              <w:t>Power</w:t>
            </w:r>
            <w:r w:rsidRPr="00CC62DE">
              <w:rPr>
                <w:rFonts w:cs="Arial"/>
                <w:spacing w:val="-1"/>
                <w:szCs w:val="21"/>
              </w:rPr>
              <w:t xml:space="preserve"> </w:t>
            </w:r>
            <w:r w:rsidR="00101D74" w:rsidRPr="00CC62DE">
              <w:rPr>
                <w:rFonts w:cs="Arial"/>
                <w:spacing w:val="-1"/>
                <w:szCs w:val="21"/>
              </w:rPr>
              <w:t>Port 4 to "0"</w:t>
            </w:r>
          </w:p>
          <w:p w:rsidR="00101D74" w:rsidRPr="00CC62DE" w:rsidRDefault="0088185B" w:rsidP="00E72C73">
            <w:pPr>
              <w:autoSpaceDE w:val="0"/>
              <w:autoSpaceDN w:val="0"/>
              <w:adjustRightInd w:val="0"/>
              <w:spacing w:before="16" w:line="24" w:lineRule="atLeast"/>
              <w:rPr>
                <w:rFonts w:cs="Arial"/>
                <w:spacing w:val="-1"/>
                <w:szCs w:val="21"/>
              </w:rPr>
            </w:pPr>
            <w:r w:rsidRPr="00CC62DE">
              <w:rPr>
                <w:rFonts w:cs="Arial" w:hint="eastAsia"/>
                <w:spacing w:val="-1"/>
                <w:szCs w:val="21"/>
                <w:lang w:eastAsia="zh-CN"/>
              </w:rPr>
              <w:t>Power</w:t>
            </w:r>
            <w:r w:rsidRPr="00CC62DE">
              <w:rPr>
                <w:rFonts w:cs="Arial"/>
                <w:spacing w:val="-1"/>
                <w:szCs w:val="21"/>
              </w:rPr>
              <w:t xml:space="preserve"> </w:t>
            </w:r>
            <w:r w:rsidR="00101D74" w:rsidRPr="00CC62DE">
              <w:rPr>
                <w:rFonts w:cs="Arial"/>
                <w:spacing w:val="-1"/>
                <w:szCs w:val="21"/>
              </w:rPr>
              <w:t>Port 3 to "1"</w:t>
            </w:r>
          </w:p>
          <w:p w:rsidR="00101D74" w:rsidRPr="00CC62DE" w:rsidRDefault="0088185B" w:rsidP="00E72C73">
            <w:pPr>
              <w:autoSpaceDE w:val="0"/>
              <w:autoSpaceDN w:val="0"/>
              <w:adjustRightInd w:val="0"/>
              <w:spacing w:before="16" w:line="24" w:lineRule="atLeast"/>
              <w:rPr>
                <w:rFonts w:cs="Arial"/>
                <w:spacing w:val="-1"/>
                <w:szCs w:val="21"/>
              </w:rPr>
            </w:pPr>
            <w:r w:rsidRPr="00CC62DE">
              <w:rPr>
                <w:rFonts w:cs="Arial" w:hint="eastAsia"/>
                <w:spacing w:val="-1"/>
                <w:szCs w:val="21"/>
                <w:lang w:eastAsia="zh-CN"/>
              </w:rPr>
              <w:t>Power</w:t>
            </w:r>
            <w:r w:rsidRPr="00CC62DE">
              <w:rPr>
                <w:rFonts w:cs="Arial"/>
                <w:spacing w:val="-1"/>
                <w:szCs w:val="21"/>
              </w:rPr>
              <w:t xml:space="preserve"> </w:t>
            </w:r>
            <w:r w:rsidR="00101D74" w:rsidRPr="00CC62DE">
              <w:rPr>
                <w:rFonts w:cs="Arial"/>
                <w:spacing w:val="-1"/>
                <w:szCs w:val="21"/>
              </w:rPr>
              <w:t>Port 2 to "1"</w:t>
            </w:r>
          </w:p>
          <w:p w:rsidR="00101D74" w:rsidRPr="00CC62DE" w:rsidRDefault="0088185B" w:rsidP="00E72C73">
            <w:pPr>
              <w:widowControl w:val="0"/>
              <w:autoSpaceDE w:val="0"/>
              <w:autoSpaceDN w:val="0"/>
              <w:adjustRightInd w:val="0"/>
              <w:spacing w:before="16" w:line="24" w:lineRule="atLeast"/>
              <w:rPr>
                <w:rFonts w:cs="Arial"/>
                <w:spacing w:val="-1"/>
                <w:sz w:val="21"/>
                <w:szCs w:val="21"/>
              </w:rPr>
            </w:pPr>
            <w:r w:rsidRPr="00CC62DE">
              <w:rPr>
                <w:rFonts w:cs="Arial" w:hint="eastAsia"/>
                <w:spacing w:val="-1"/>
                <w:szCs w:val="21"/>
                <w:lang w:eastAsia="zh-CN"/>
              </w:rPr>
              <w:t>Power</w:t>
            </w:r>
            <w:r w:rsidRPr="00CC62DE">
              <w:rPr>
                <w:rFonts w:cs="Arial"/>
                <w:spacing w:val="-1"/>
                <w:szCs w:val="21"/>
              </w:rPr>
              <w:t xml:space="preserve"> </w:t>
            </w:r>
            <w:r w:rsidR="00101D74" w:rsidRPr="00CC62DE">
              <w:rPr>
                <w:rFonts w:cs="Arial"/>
                <w:spacing w:val="-1"/>
                <w:szCs w:val="21"/>
              </w:rPr>
              <w:t>Port 1 to "1"</w:t>
            </w:r>
          </w:p>
        </w:tc>
        <w:tc>
          <w:tcPr>
            <w:tcW w:w="1521" w:type="dxa"/>
            <w:tcBorders>
              <w:top w:val="single" w:sz="4" w:space="0" w:color="auto"/>
              <w:left w:val="single" w:sz="4" w:space="0" w:color="auto"/>
              <w:bottom w:val="single" w:sz="4" w:space="0" w:color="auto"/>
              <w:right w:val="single" w:sz="4" w:space="0" w:color="auto"/>
            </w:tcBorders>
            <w:shd w:val="clear" w:color="auto" w:fill="auto"/>
            <w:vAlign w:val="center"/>
          </w:tcPr>
          <w:p w:rsidR="00101D74" w:rsidRPr="00CC62DE" w:rsidRDefault="00101D74" w:rsidP="00E72C73">
            <w:pPr>
              <w:widowControl w:val="0"/>
              <w:autoSpaceDE w:val="0"/>
              <w:autoSpaceDN w:val="0"/>
              <w:adjustRightInd w:val="0"/>
              <w:spacing w:before="16" w:line="24" w:lineRule="atLeast"/>
              <w:rPr>
                <w:rFonts w:cs="Arial"/>
                <w:spacing w:val="-1"/>
                <w:sz w:val="21"/>
                <w:szCs w:val="21"/>
              </w:rPr>
            </w:pPr>
            <w:r w:rsidRPr="00CC62DE">
              <w:rPr>
                <w:rFonts w:cs="Arial"/>
                <w:spacing w:val="-1"/>
                <w:szCs w:val="21"/>
              </w:rPr>
              <w:t>&gt;30ms</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rsidR="00176166" w:rsidRPr="00CC62DE" w:rsidRDefault="00176166" w:rsidP="00176166">
            <w:pPr>
              <w:widowControl w:val="0"/>
              <w:autoSpaceDE w:val="0"/>
              <w:autoSpaceDN w:val="0"/>
              <w:adjustRightInd w:val="0"/>
              <w:spacing w:before="16" w:line="24" w:lineRule="atLeast"/>
              <w:rPr>
                <w:rFonts w:cs="Arial" w:hint="eastAsia"/>
                <w:spacing w:val="-1"/>
                <w:szCs w:val="21"/>
                <w:lang w:eastAsia="zh-CN"/>
              </w:rPr>
            </w:pPr>
            <w:r w:rsidRPr="00CC62DE">
              <w:rPr>
                <w:rFonts w:cs="Arial" w:hint="eastAsia"/>
                <w:spacing w:val="-1"/>
                <w:szCs w:val="21"/>
                <w:lang w:eastAsia="zh-CN"/>
              </w:rPr>
              <w:t>F207</w:t>
            </w:r>
          </w:p>
          <w:p w:rsidR="00176166" w:rsidRPr="00CC62DE" w:rsidRDefault="00176166" w:rsidP="00176166">
            <w:pPr>
              <w:widowControl w:val="0"/>
              <w:autoSpaceDE w:val="0"/>
              <w:autoSpaceDN w:val="0"/>
              <w:adjustRightInd w:val="0"/>
              <w:spacing w:before="16" w:line="24" w:lineRule="atLeast"/>
              <w:rPr>
                <w:rFonts w:cs="Arial" w:hint="eastAsia"/>
                <w:spacing w:val="-1"/>
                <w:szCs w:val="21"/>
                <w:lang w:eastAsia="zh-CN"/>
              </w:rPr>
            </w:pPr>
            <w:r w:rsidRPr="00CC62DE">
              <w:rPr>
                <w:rFonts w:cs="Arial" w:hint="eastAsia"/>
                <w:spacing w:val="-1"/>
                <w:szCs w:val="21"/>
                <w:lang w:eastAsia="zh-CN"/>
              </w:rPr>
              <w:t>F208</w:t>
            </w:r>
          </w:p>
          <w:p w:rsidR="00176166" w:rsidRPr="00CC62DE" w:rsidRDefault="00176166" w:rsidP="00176166">
            <w:pPr>
              <w:widowControl w:val="0"/>
              <w:autoSpaceDE w:val="0"/>
              <w:autoSpaceDN w:val="0"/>
              <w:adjustRightInd w:val="0"/>
              <w:spacing w:before="16" w:line="24" w:lineRule="atLeast"/>
              <w:rPr>
                <w:rFonts w:cs="Arial" w:hint="eastAsia"/>
                <w:spacing w:val="-1"/>
                <w:szCs w:val="21"/>
                <w:lang w:eastAsia="zh-CN"/>
              </w:rPr>
            </w:pPr>
            <w:r w:rsidRPr="00CC62DE">
              <w:rPr>
                <w:rFonts w:cs="Arial" w:hint="eastAsia"/>
                <w:spacing w:val="-1"/>
                <w:szCs w:val="21"/>
                <w:lang w:eastAsia="zh-CN"/>
              </w:rPr>
              <w:t>F209</w:t>
            </w:r>
          </w:p>
          <w:p w:rsidR="00101D74" w:rsidRPr="00CC62DE" w:rsidRDefault="00176166" w:rsidP="00176166">
            <w:pPr>
              <w:widowControl w:val="0"/>
              <w:autoSpaceDE w:val="0"/>
              <w:autoSpaceDN w:val="0"/>
              <w:adjustRightInd w:val="0"/>
              <w:spacing w:before="16" w:line="24" w:lineRule="atLeast"/>
              <w:rPr>
                <w:rFonts w:cs="Arial"/>
                <w:color w:val="FF0000"/>
                <w:spacing w:val="-1"/>
                <w:sz w:val="21"/>
                <w:szCs w:val="21"/>
              </w:rPr>
            </w:pPr>
            <w:r w:rsidRPr="00CC62DE">
              <w:rPr>
                <w:rFonts w:cs="Arial" w:hint="eastAsia"/>
                <w:spacing w:val="-1"/>
                <w:szCs w:val="21"/>
                <w:lang w:eastAsia="zh-CN"/>
              </w:rPr>
              <w:t>F210</w:t>
            </w:r>
          </w:p>
        </w:tc>
        <w:tc>
          <w:tcPr>
            <w:tcW w:w="2195" w:type="dxa"/>
            <w:tcBorders>
              <w:top w:val="single" w:sz="4" w:space="0" w:color="auto"/>
              <w:left w:val="single" w:sz="4" w:space="0" w:color="auto"/>
              <w:bottom w:val="single" w:sz="4" w:space="0" w:color="auto"/>
              <w:right w:val="single" w:sz="4" w:space="0" w:color="auto"/>
            </w:tcBorders>
            <w:shd w:val="clear" w:color="auto" w:fill="auto"/>
            <w:vAlign w:val="center"/>
          </w:tcPr>
          <w:p w:rsidR="00101D74" w:rsidRPr="00CC62DE" w:rsidRDefault="00101D74" w:rsidP="00E72C73">
            <w:pPr>
              <w:autoSpaceDE w:val="0"/>
              <w:autoSpaceDN w:val="0"/>
              <w:adjustRightInd w:val="0"/>
              <w:spacing w:before="16" w:line="24" w:lineRule="atLeast"/>
              <w:rPr>
                <w:rFonts w:cs="Arial"/>
                <w:b/>
                <w:spacing w:val="-1"/>
                <w:sz w:val="21"/>
                <w:szCs w:val="21"/>
              </w:rPr>
            </w:pPr>
            <w:r w:rsidRPr="00CC62DE">
              <w:rPr>
                <w:rFonts w:cs="Arial"/>
                <w:b/>
                <w:spacing w:val="-1"/>
                <w:szCs w:val="21"/>
              </w:rPr>
              <w:t>&lt;0.5V DC</w:t>
            </w:r>
          </w:p>
          <w:p w:rsidR="00101D74" w:rsidRPr="00CC62DE" w:rsidRDefault="00101D74" w:rsidP="00E72C73">
            <w:pPr>
              <w:autoSpaceDE w:val="0"/>
              <w:autoSpaceDN w:val="0"/>
              <w:adjustRightInd w:val="0"/>
              <w:spacing w:before="16" w:line="24" w:lineRule="atLeast"/>
              <w:rPr>
                <w:rFonts w:cs="Arial"/>
                <w:b/>
                <w:spacing w:val="-1"/>
                <w:szCs w:val="21"/>
              </w:rPr>
            </w:pPr>
            <w:r w:rsidRPr="00CC62DE">
              <w:rPr>
                <w:rFonts w:cs="Arial"/>
                <w:b/>
                <w:spacing w:val="-1"/>
                <w:szCs w:val="21"/>
              </w:rPr>
              <w:t>&gt;4.5V DC</w:t>
            </w:r>
          </w:p>
          <w:p w:rsidR="00101D74" w:rsidRPr="00CC62DE" w:rsidRDefault="00101D74" w:rsidP="00E72C73">
            <w:pPr>
              <w:autoSpaceDE w:val="0"/>
              <w:autoSpaceDN w:val="0"/>
              <w:adjustRightInd w:val="0"/>
              <w:spacing w:before="16" w:line="24" w:lineRule="atLeast"/>
              <w:rPr>
                <w:rFonts w:cs="Arial"/>
                <w:b/>
                <w:spacing w:val="-1"/>
                <w:szCs w:val="21"/>
              </w:rPr>
            </w:pPr>
            <w:r w:rsidRPr="00CC62DE">
              <w:rPr>
                <w:rFonts w:cs="Arial"/>
                <w:b/>
                <w:spacing w:val="-1"/>
                <w:szCs w:val="21"/>
              </w:rPr>
              <w:t>&gt;4.5V DC</w:t>
            </w:r>
          </w:p>
          <w:p w:rsidR="00101D74" w:rsidRPr="00CC62DE" w:rsidRDefault="00101D74" w:rsidP="00E72C73">
            <w:pPr>
              <w:widowControl w:val="0"/>
              <w:autoSpaceDE w:val="0"/>
              <w:autoSpaceDN w:val="0"/>
              <w:adjustRightInd w:val="0"/>
              <w:spacing w:before="16" w:line="24" w:lineRule="atLeast"/>
              <w:rPr>
                <w:rFonts w:cs="Arial"/>
                <w:b/>
                <w:spacing w:val="-1"/>
                <w:sz w:val="21"/>
                <w:szCs w:val="21"/>
              </w:rPr>
            </w:pPr>
            <w:r w:rsidRPr="00CC62DE">
              <w:rPr>
                <w:rFonts w:cs="Arial"/>
                <w:b/>
                <w:spacing w:val="-1"/>
                <w:szCs w:val="21"/>
              </w:rPr>
              <w:t>&gt;4.5V DC</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rsidR="00101D74" w:rsidRPr="00CC62DE" w:rsidRDefault="00101D74" w:rsidP="00E72C73">
            <w:pPr>
              <w:widowControl w:val="0"/>
              <w:autoSpaceDE w:val="0"/>
              <w:autoSpaceDN w:val="0"/>
              <w:adjustRightInd w:val="0"/>
              <w:spacing w:before="16" w:line="24" w:lineRule="atLeast"/>
              <w:rPr>
                <w:rFonts w:cs="Arial"/>
                <w:spacing w:val="-1"/>
                <w:sz w:val="21"/>
                <w:szCs w:val="21"/>
              </w:rPr>
            </w:pPr>
          </w:p>
        </w:tc>
      </w:tr>
    </w:tbl>
    <w:p w:rsidR="00325F4B" w:rsidRPr="00CC62DE" w:rsidRDefault="00325F4B" w:rsidP="00506961">
      <w:pPr>
        <w:autoSpaceDE w:val="0"/>
        <w:autoSpaceDN w:val="0"/>
        <w:adjustRightInd w:val="0"/>
        <w:spacing w:line="24" w:lineRule="atLeast"/>
        <w:ind w:left="1365" w:hanging="1140"/>
        <w:rPr>
          <w:rFonts w:cs="Arial" w:hint="eastAsia"/>
          <w:szCs w:val="21"/>
          <w:lang w:eastAsia="zh-CN"/>
        </w:rPr>
      </w:pPr>
    </w:p>
    <w:p w:rsidR="00CB5845" w:rsidRPr="00CC62DE" w:rsidRDefault="00CB5845" w:rsidP="00CB5845">
      <w:pPr>
        <w:autoSpaceDE w:val="0"/>
        <w:autoSpaceDN w:val="0"/>
        <w:adjustRightInd w:val="0"/>
        <w:spacing w:line="24" w:lineRule="atLeast"/>
        <w:ind w:left="1365" w:hanging="1140"/>
        <w:rPr>
          <w:rFonts w:cs="Arial" w:hint="eastAsia"/>
          <w:szCs w:val="21"/>
          <w:lang w:eastAsia="zh-CN"/>
        </w:rPr>
      </w:pPr>
      <w:r w:rsidRPr="00CC62DE">
        <w:rPr>
          <w:rFonts w:cs="Arial"/>
          <w:szCs w:val="21"/>
          <w:lang w:eastAsia="zh-CN"/>
        </w:rPr>
        <w:t>S</w:t>
      </w:r>
      <w:r w:rsidRPr="00CC62DE">
        <w:rPr>
          <w:rFonts w:cs="Arial" w:hint="eastAsia"/>
          <w:szCs w:val="21"/>
          <w:lang w:eastAsia="zh-CN"/>
        </w:rPr>
        <w:t>tep 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CB5845" w:rsidRPr="00CC62DE" w:rsidTr="00E72C73">
        <w:trPr>
          <w:trHeight w:val="276"/>
        </w:trPr>
        <w:tc>
          <w:tcPr>
            <w:tcW w:w="0" w:type="auto"/>
            <w:shd w:val="clear" w:color="auto" w:fill="E6E6E6"/>
            <w:vAlign w:val="center"/>
          </w:tcPr>
          <w:p w:rsidR="00CB5845" w:rsidRPr="00CC62DE" w:rsidRDefault="00CB5845" w:rsidP="00E72C73">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Data7</w:t>
            </w:r>
          </w:p>
        </w:tc>
      </w:tr>
      <w:tr w:rsidR="00CB5845" w:rsidRPr="00CC62DE" w:rsidTr="00E72C73">
        <w:trPr>
          <w:trHeight w:val="243"/>
        </w:trPr>
        <w:tc>
          <w:tcPr>
            <w:tcW w:w="0" w:type="auto"/>
            <w:shd w:val="clear" w:color="auto" w:fill="auto"/>
            <w:vAlign w:val="center"/>
          </w:tcPr>
          <w:p w:rsidR="00CB5845" w:rsidRPr="00CC62DE" w:rsidRDefault="00CB5845" w:rsidP="00E72C73">
            <w:pPr>
              <w:jc w:val="center"/>
              <w:rPr>
                <w:rFonts w:ascii="Arial" w:hAnsi="Arial" w:hint="eastAsia"/>
                <w:sz w:val="18"/>
                <w:lang w:eastAsia="zh-CN"/>
              </w:rPr>
            </w:pPr>
            <w:r w:rsidRPr="00CC62DE">
              <w:rPr>
                <w:rFonts w:ascii="Arial" w:hAnsi="Arial" w:hint="eastAsia"/>
                <w:sz w:val="18"/>
                <w:lang w:eastAsia="zh-CN"/>
              </w:rPr>
              <w:t>0x772</w:t>
            </w:r>
          </w:p>
        </w:tc>
        <w:tc>
          <w:tcPr>
            <w:tcW w:w="0" w:type="auto"/>
            <w:shd w:val="clear" w:color="auto" w:fill="auto"/>
            <w:vAlign w:val="center"/>
          </w:tcPr>
          <w:p w:rsidR="00CB5845" w:rsidRPr="00CC62DE" w:rsidRDefault="00CB5845" w:rsidP="00E72C73">
            <w:pPr>
              <w:jc w:val="center"/>
              <w:rPr>
                <w:rFonts w:ascii="Arial" w:hAnsi="Arial"/>
                <w:sz w:val="18"/>
                <w:lang w:eastAsia="zh-CN"/>
              </w:rPr>
            </w:pPr>
            <w:r w:rsidRPr="00CC62DE">
              <w:rPr>
                <w:rFonts w:ascii="Arial" w:hAnsi="Arial"/>
                <w:sz w:val="18"/>
              </w:rPr>
              <w:t>0x</w:t>
            </w:r>
            <w:r w:rsidRPr="00CC62DE">
              <w:rPr>
                <w:rFonts w:ascii="Arial" w:hAnsi="Arial" w:hint="eastAsia"/>
                <w:sz w:val="18"/>
                <w:lang w:eastAsia="zh-CN"/>
              </w:rPr>
              <w:t>30</w:t>
            </w:r>
          </w:p>
        </w:tc>
        <w:tc>
          <w:tcPr>
            <w:tcW w:w="0" w:type="auto"/>
            <w:shd w:val="clear" w:color="auto" w:fill="auto"/>
            <w:vAlign w:val="center"/>
          </w:tcPr>
          <w:p w:rsidR="00CB5845" w:rsidRPr="00CC62DE" w:rsidRDefault="00CB5845" w:rsidP="00E72C73">
            <w:pPr>
              <w:keepNext/>
              <w:jc w:val="center"/>
              <w:rPr>
                <w:rFonts w:ascii="Arial" w:hAnsi="Arial"/>
                <w:sz w:val="18"/>
                <w:lang w:val="en-GB" w:eastAsia="zh-CN"/>
              </w:rPr>
            </w:pPr>
            <w:r w:rsidRPr="00CC62DE">
              <w:rPr>
                <w:rFonts w:ascii="Arial" w:hAnsi="Arial"/>
                <w:sz w:val="18"/>
                <w:lang w:val="en-GB"/>
              </w:rPr>
              <w:t>0x</w:t>
            </w:r>
            <w:r w:rsidRPr="00CC62DE">
              <w:rPr>
                <w:rFonts w:ascii="Arial" w:hAnsi="Arial" w:hint="eastAsia"/>
                <w:sz w:val="18"/>
                <w:lang w:val="en-GB" w:eastAsia="zh-CN"/>
              </w:rPr>
              <w:t>01</w:t>
            </w:r>
          </w:p>
        </w:tc>
        <w:tc>
          <w:tcPr>
            <w:tcW w:w="1036" w:type="dxa"/>
            <w:shd w:val="clear" w:color="auto" w:fill="auto"/>
          </w:tcPr>
          <w:p w:rsidR="00CB5845" w:rsidRPr="00CC62DE" w:rsidRDefault="00CB5845" w:rsidP="00E72C73">
            <w:pPr>
              <w:keepNext/>
              <w:jc w:val="center"/>
              <w:rPr>
                <w:rFonts w:ascii="Arial" w:hAnsi="Arial" w:hint="eastAsia"/>
                <w:sz w:val="18"/>
                <w:lang w:val="en-GB" w:eastAsia="zh-CN"/>
              </w:rPr>
            </w:pPr>
            <w:r w:rsidRPr="00CC62DE">
              <w:rPr>
                <w:rFonts w:ascii="Arial" w:hAnsi="Arial" w:hint="eastAsia"/>
                <w:sz w:val="18"/>
                <w:lang w:val="en-GB" w:eastAsia="zh-CN"/>
              </w:rPr>
              <w:t>0x31</w:t>
            </w:r>
          </w:p>
        </w:tc>
        <w:tc>
          <w:tcPr>
            <w:tcW w:w="0" w:type="auto"/>
          </w:tcPr>
          <w:p w:rsidR="00CB5845" w:rsidRPr="00CC62DE" w:rsidRDefault="00CB5845" w:rsidP="00CB5845">
            <w:pPr>
              <w:jc w:val="center"/>
              <w:rPr>
                <w:rFonts w:ascii="Arial" w:hAnsi="Arial" w:hint="eastAsia"/>
                <w:sz w:val="18"/>
                <w:lang w:val="en-GB" w:eastAsia="zh-CN"/>
              </w:rPr>
            </w:pPr>
            <w:r w:rsidRPr="00CC62DE">
              <w:rPr>
                <w:rFonts w:ascii="Arial" w:hAnsi="Arial" w:hint="eastAsia"/>
                <w:sz w:val="18"/>
                <w:lang w:val="en-GB" w:eastAsia="zh-CN"/>
              </w:rPr>
              <w:t>0xB0</w:t>
            </w:r>
          </w:p>
        </w:tc>
        <w:tc>
          <w:tcPr>
            <w:tcW w:w="0" w:type="auto"/>
          </w:tcPr>
          <w:p w:rsidR="00CB5845" w:rsidRPr="00CC62DE" w:rsidRDefault="00CB5845" w:rsidP="00E72C73">
            <w:pPr>
              <w:jc w:val="center"/>
              <w:rPr>
                <w:rFonts w:ascii="Arial" w:hAnsi="Arial" w:hint="eastAsia"/>
                <w:sz w:val="18"/>
                <w:lang w:val="en-GB" w:eastAsia="zh-CN"/>
              </w:rPr>
            </w:pPr>
            <w:r w:rsidRPr="00CC62DE">
              <w:rPr>
                <w:rFonts w:ascii="Arial" w:hAnsi="Arial" w:cs="Arial" w:hint="eastAsia"/>
                <w:sz w:val="18"/>
                <w:szCs w:val="18"/>
                <w:lang w:val="en-GB" w:eastAsia="zh-CN"/>
              </w:rPr>
              <w:t>0xAA</w:t>
            </w:r>
          </w:p>
        </w:tc>
        <w:tc>
          <w:tcPr>
            <w:tcW w:w="0" w:type="auto"/>
          </w:tcPr>
          <w:p w:rsidR="00CB5845" w:rsidRPr="00CC62DE" w:rsidRDefault="00CB5845" w:rsidP="00E72C73">
            <w:pPr>
              <w:jc w:val="center"/>
              <w:rPr>
                <w:rFonts w:ascii="Arial" w:hAnsi="Arial" w:hint="eastAsia"/>
                <w:sz w:val="18"/>
                <w:lang w:val="en-GB" w:eastAsia="zh-CN"/>
              </w:rPr>
            </w:pPr>
            <w:r w:rsidRPr="00CC62DE">
              <w:rPr>
                <w:rFonts w:ascii="Arial" w:hAnsi="Arial" w:cs="Arial" w:hint="eastAsia"/>
                <w:sz w:val="18"/>
                <w:szCs w:val="18"/>
                <w:lang w:val="en-GB" w:eastAsia="zh-CN"/>
              </w:rPr>
              <w:t>0xAA</w:t>
            </w:r>
          </w:p>
        </w:tc>
        <w:tc>
          <w:tcPr>
            <w:tcW w:w="0" w:type="auto"/>
          </w:tcPr>
          <w:p w:rsidR="00CB5845" w:rsidRPr="00CC62DE" w:rsidRDefault="00CB5845" w:rsidP="00E72C73">
            <w:pPr>
              <w:jc w:val="center"/>
              <w:rPr>
                <w:rFonts w:hint="eastAsia"/>
                <w:lang w:eastAsia="zh-CN"/>
              </w:rPr>
            </w:pPr>
            <w:r w:rsidRPr="00CC62DE">
              <w:rPr>
                <w:rFonts w:ascii="Arial" w:hAnsi="Arial" w:cs="Arial" w:hint="eastAsia"/>
                <w:sz w:val="18"/>
                <w:szCs w:val="18"/>
                <w:lang w:val="en-GB" w:eastAsia="zh-CN"/>
              </w:rPr>
              <w:t>0xAA</w:t>
            </w:r>
          </w:p>
        </w:tc>
        <w:tc>
          <w:tcPr>
            <w:tcW w:w="0" w:type="auto"/>
          </w:tcPr>
          <w:p w:rsidR="00CB5845" w:rsidRPr="00CC62DE" w:rsidRDefault="00CB5845" w:rsidP="00E72C73">
            <w:pPr>
              <w:jc w:val="center"/>
              <w:rPr>
                <w:rFonts w:hint="eastAsia"/>
                <w:lang w:eastAsia="zh-CN"/>
              </w:rPr>
            </w:pPr>
            <w:r w:rsidRPr="00CC62DE">
              <w:rPr>
                <w:rFonts w:ascii="Arial" w:hAnsi="Arial" w:cs="Arial" w:hint="eastAsia"/>
                <w:sz w:val="18"/>
                <w:szCs w:val="18"/>
                <w:lang w:val="en-GB" w:eastAsia="zh-CN"/>
              </w:rPr>
              <w:t>0xAA</w:t>
            </w:r>
          </w:p>
        </w:tc>
      </w:tr>
    </w:tbl>
    <w:p w:rsidR="00CB5845" w:rsidRPr="00CC62DE" w:rsidRDefault="00CB5845" w:rsidP="00CB5845">
      <w:pPr>
        <w:rPr>
          <w:rFonts w:ascii="Arial" w:hAnsi="Arial" w:cs="Arial" w:hint="eastAsia"/>
          <w:b/>
          <w:sz w:val="21"/>
          <w:szCs w:val="21"/>
          <w:lang w:val="en-GB" w:eastAsia="zh-CN"/>
        </w:rPr>
      </w:pPr>
      <w:r w:rsidRPr="00CC62DE">
        <w:rPr>
          <w:rFonts w:ascii="Arial" w:hAnsi="Arial" w:cs="Arial"/>
          <w:b/>
          <w:sz w:val="21"/>
          <w:szCs w:val="21"/>
          <w:lang w:val="en-GB" w:eastAsia="zh-CN"/>
        </w:rPr>
        <w:t>The ECU answer with the acknowledgement sent as follow</w:t>
      </w:r>
      <w:r w:rsidRPr="00CC62DE">
        <w:rPr>
          <w:rFonts w:ascii="Arial" w:hAnsi="Arial" w:cs="Arial" w:hint="eastAsia"/>
          <w:b/>
          <w:sz w:val="21"/>
          <w:szCs w:val="21"/>
          <w:lang w:val="en-GB" w:eastAsia="zh-CN"/>
        </w:rPr>
        <w:t>ing</w:t>
      </w:r>
      <w:r w:rsidRPr="00CC62DE">
        <w:rPr>
          <w:rFonts w:ascii="Arial" w:hAnsi="Arial" w:cs="Arial"/>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CB5845" w:rsidRPr="00CC62DE" w:rsidTr="00E72C73">
        <w:trPr>
          <w:trHeight w:val="276"/>
        </w:trPr>
        <w:tc>
          <w:tcPr>
            <w:tcW w:w="0" w:type="auto"/>
            <w:shd w:val="clear" w:color="auto" w:fill="E6E6E6"/>
            <w:vAlign w:val="center"/>
          </w:tcPr>
          <w:p w:rsidR="00CB5845" w:rsidRPr="00CC62DE" w:rsidRDefault="00CB5845" w:rsidP="00E72C73">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Data7</w:t>
            </w:r>
          </w:p>
        </w:tc>
      </w:tr>
      <w:tr w:rsidR="00CB5845" w:rsidRPr="00CC62DE" w:rsidTr="00E72C73">
        <w:trPr>
          <w:trHeight w:val="223"/>
        </w:trPr>
        <w:tc>
          <w:tcPr>
            <w:tcW w:w="0" w:type="auto"/>
            <w:shd w:val="clear" w:color="auto" w:fill="auto"/>
            <w:vAlign w:val="center"/>
          </w:tcPr>
          <w:p w:rsidR="00CB5845" w:rsidRPr="00CC62DE" w:rsidRDefault="00CB5845" w:rsidP="00E72C73">
            <w:pPr>
              <w:jc w:val="center"/>
              <w:rPr>
                <w:rFonts w:ascii="Arial" w:hAnsi="Arial" w:hint="eastAsia"/>
                <w:sz w:val="18"/>
                <w:lang w:eastAsia="zh-CN"/>
              </w:rPr>
            </w:pPr>
            <w:r w:rsidRPr="00CC62DE">
              <w:rPr>
                <w:rFonts w:ascii="Arial" w:hAnsi="Arial"/>
                <w:sz w:val="18"/>
              </w:rPr>
              <w:t>0x774</w:t>
            </w:r>
          </w:p>
        </w:tc>
        <w:tc>
          <w:tcPr>
            <w:tcW w:w="0" w:type="auto"/>
            <w:shd w:val="clear" w:color="auto" w:fill="auto"/>
            <w:vAlign w:val="center"/>
          </w:tcPr>
          <w:p w:rsidR="00CB5845" w:rsidRPr="00CC62DE" w:rsidRDefault="00CB5845" w:rsidP="00E72C73">
            <w:pPr>
              <w:jc w:val="center"/>
              <w:rPr>
                <w:rFonts w:ascii="Arial" w:hAnsi="Arial"/>
                <w:sz w:val="18"/>
                <w:lang w:eastAsia="zh-CN"/>
              </w:rPr>
            </w:pPr>
            <w:r w:rsidRPr="00CC62DE">
              <w:rPr>
                <w:rFonts w:ascii="Arial" w:hAnsi="Arial"/>
                <w:sz w:val="18"/>
              </w:rPr>
              <w:t>0x</w:t>
            </w:r>
            <w:r w:rsidRPr="00CC62DE">
              <w:rPr>
                <w:rFonts w:ascii="Arial" w:hAnsi="Arial" w:hint="eastAsia"/>
                <w:sz w:val="18"/>
                <w:lang w:eastAsia="zh-CN"/>
              </w:rPr>
              <w:t>70</w:t>
            </w:r>
          </w:p>
        </w:tc>
        <w:tc>
          <w:tcPr>
            <w:tcW w:w="0" w:type="auto"/>
            <w:shd w:val="clear" w:color="auto" w:fill="auto"/>
            <w:vAlign w:val="center"/>
          </w:tcPr>
          <w:p w:rsidR="00CB5845" w:rsidRPr="00CC62DE" w:rsidRDefault="00CB5845" w:rsidP="00E72C73">
            <w:pPr>
              <w:keepNext/>
              <w:jc w:val="center"/>
              <w:rPr>
                <w:rFonts w:ascii="Arial" w:hAnsi="Arial" w:hint="eastAsia"/>
                <w:sz w:val="18"/>
                <w:lang w:val="en-GB" w:eastAsia="zh-CN"/>
              </w:rPr>
            </w:pPr>
            <w:r w:rsidRPr="00CC62DE">
              <w:rPr>
                <w:rFonts w:ascii="Arial" w:hAnsi="Arial"/>
                <w:sz w:val="18"/>
                <w:lang w:val="en-GB"/>
              </w:rPr>
              <w:t>0</w:t>
            </w:r>
            <w:r w:rsidRPr="00CC62DE">
              <w:rPr>
                <w:rFonts w:ascii="Arial" w:hAnsi="Arial" w:hint="eastAsia"/>
                <w:sz w:val="18"/>
                <w:lang w:val="en-GB" w:eastAsia="zh-CN"/>
              </w:rPr>
              <w:t>x01</w:t>
            </w:r>
          </w:p>
        </w:tc>
        <w:tc>
          <w:tcPr>
            <w:tcW w:w="1036" w:type="dxa"/>
            <w:shd w:val="clear" w:color="auto" w:fill="auto"/>
          </w:tcPr>
          <w:p w:rsidR="00CB5845" w:rsidRPr="00CC62DE" w:rsidRDefault="006F3E56" w:rsidP="00E72C73">
            <w:pPr>
              <w:keepNext/>
              <w:jc w:val="center"/>
              <w:rPr>
                <w:rFonts w:ascii="Arial" w:hAnsi="Arial" w:hint="eastAsia"/>
                <w:sz w:val="18"/>
                <w:lang w:val="en-GB" w:eastAsia="zh-CN"/>
              </w:rPr>
            </w:pPr>
            <w:r>
              <w:rPr>
                <w:rFonts w:ascii="Arial" w:hAnsi="Arial" w:hint="eastAsia"/>
                <w:sz w:val="18"/>
                <w:lang w:val="en-GB" w:eastAsia="zh-CN"/>
              </w:rPr>
              <w:t>0x01</w:t>
            </w:r>
          </w:p>
        </w:tc>
        <w:tc>
          <w:tcPr>
            <w:tcW w:w="0" w:type="auto"/>
          </w:tcPr>
          <w:p w:rsidR="00CB5845" w:rsidRPr="00CC62DE" w:rsidRDefault="00CB5845" w:rsidP="00E72C73">
            <w:pPr>
              <w:jc w:val="center"/>
              <w:rPr>
                <w:rFonts w:ascii="Arial" w:hAnsi="Arial" w:hint="eastAsia"/>
                <w:sz w:val="18"/>
                <w:lang w:val="en-GB" w:eastAsia="zh-CN"/>
              </w:rPr>
            </w:pPr>
            <w:r w:rsidRPr="00CC62DE">
              <w:rPr>
                <w:rFonts w:ascii="Arial" w:hAnsi="Arial" w:hint="eastAsia"/>
                <w:sz w:val="18"/>
                <w:lang w:val="en-GB" w:eastAsia="zh-CN"/>
              </w:rPr>
              <w:t>--</w:t>
            </w:r>
          </w:p>
        </w:tc>
        <w:tc>
          <w:tcPr>
            <w:tcW w:w="0" w:type="auto"/>
          </w:tcPr>
          <w:p w:rsidR="00CB5845" w:rsidRPr="00CC62DE" w:rsidRDefault="00CB5845" w:rsidP="00E72C73">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CB5845" w:rsidRPr="00CC62DE" w:rsidRDefault="00CB5845" w:rsidP="00E72C73">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CB5845" w:rsidRPr="00CC62DE" w:rsidRDefault="00CB5845" w:rsidP="00E72C73">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CB5845" w:rsidRPr="00CC62DE" w:rsidRDefault="00CB5845" w:rsidP="00E72C73">
            <w:pPr>
              <w:jc w:val="center"/>
            </w:pPr>
            <w:r w:rsidRPr="00CC62DE">
              <w:rPr>
                <w:rFonts w:ascii="Arial" w:hAnsi="Arial" w:hint="eastAsia"/>
                <w:sz w:val="18"/>
                <w:lang w:val="en-GB" w:eastAsia="zh-CN"/>
              </w:rPr>
              <w:t>--</w:t>
            </w:r>
          </w:p>
        </w:tc>
      </w:tr>
    </w:tbl>
    <w:p w:rsidR="00325F4B" w:rsidRPr="00CC62DE" w:rsidRDefault="00325F4B" w:rsidP="00506961">
      <w:pPr>
        <w:autoSpaceDE w:val="0"/>
        <w:autoSpaceDN w:val="0"/>
        <w:adjustRightInd w:val="0"/>
        <w:spacing w:line="24" w:lineRule="atLeast"/>
        <w:ind w:left="1365" w:hanging="1140"/>
        <w:rPr>
          <w:rFonts w:cs="Arial" w:hint="eastAsia"/>
          <w:szCs w:val="21"/>
          <w:lang w:eastAsia="zh-CN"/>
        </w:rPr>
      </w:pPr>
    </w:p>
    <w:p w:rsidR="00CB5845" w:rsidRPr="00CC62DE" w:rsidRDefault="00CB5845" w:rsidP="00CB5845">
      <w:pPr>
        <w:autoSpaceDE w:val="0"/>
        <w:autoSpaceDN w:val="0"/>
        <w:adjustRightInd w:val="0"/>
        <w:spacing w:line="24" w:lineRule="atLeast"/>
        <w:ind w:left="1365" w:hanging="1140"/>
        <w:rPr>
          <w:rFonts w:cs="Arial" w:hint="eastAsia"/>
          <w:szCs w:val="21"/>
          <w:lang w:eastAsia="zh-CN"/>
        </w:rPr>
      </w:pPr>
      <w:r w:rsidRPr="00CC62DE">
        <w:rPr>
          <w:rFonts w:cs="Arial" w:hint="eastAsia"/>
          <w:szCs w:val="21"/>
          <w:lang w:eastAsia="zh-CN"/>
        </w:rPr>
        <w:t>Test the test point</w:t>
      </w:r>
    </w:p>
    <w:tbl>
      <w:tblPr>
        <w:tblW w:w="0" w:type="auto"/>
        <w:tblLook w:val="01E0" w:firstRow="1" w:lastRow="1" w:firstColumn="1" w:lastColumn="1" w:noHBand="0" w:noVBand="0"/>
      </w:tblPr>
      <w:tblGrid>
        <w:gridCol w:w="2831"/>
        <w:gridCol w:w="1521"/>
        <w:gridCol w:w="1800"/>
        <w:gridCol w:w="2195"/>
        <w:gridCol w:w="1508"/>
      </w:tblGrid>
      <w:tr w:rsidR="00CB5845" w:rsidRPr="00CC62DE" w:rsidTr="00E72C73">
        <w:tc>
          <w:tcPr>
            <w:tcW w:w="2831" w:type="dxa"/>
            <w:tcBorders>
              <w:top w:val="single" w:sz="4" w:space="0" w:color="auto"/>
              <w:left w:val="single" w:sz="4" w:space="0" w:color="auto"/>
              <w:bottom w:val="single" w:sz="4" w:space="0" w:color="auto"/>
              <w:right w:val="single" w:sz="4" w:space="0" w:color="auto"/>
            </w:tcBorders>
            <w:shd w:val="clear" w:color="auto" w:fill="D9D9D9"/>
            <w:vAlign w:val="center"/>
          </w:tcPr>
          <w:p w:rsidR="00CB5845" w:rsidRPr="00CC62DE" w:rsidRDefault="00CB5845" w:rsidP="00E72C73">
            <w:pPr>
              <w:widowControl w:val="0"/>
              <w:autoSpaceDE w:val="0"/>
              <w:autoSpaceDN w:val="0"/>
              <w:adjustRightInd w:val="0"/>
              <w:spacing w:before="16" w:line="24" w:lineRule="atLeast"/>
              <w:rPr>
                <w:rFonts w:cs="Arial"/>
                <w:spacing w:val="-1"/>
                <w:sz w:val="21"/>
                <w:szCs w:val="21"/>
              </w:rPr>
            </w:pPr>
            <w:r w:rsidRPr="00CC62DE">
              <w:rPr>
                <w:rFonts w:cs="Arial"/>
                <w:spacing w:val="-1"/>
                <w:szCs w:val="21"/>
              </w:rPr>
              <w:t>Action</w:t>
            </w:r>
          </w:p>
        </w:tc>
        <w:tc>
          <w:tcPr>
            <w:tcW w:w="1521" w:type="dxa"/>
            <w:tcBorders>
              <w:top w:val="single" w:sz="4" w:space="0" w:color="auto"/>
              <w:left w:val="single" w:sz="4" w:space="0" w:color="auto"/>
              <w:bottom w:val="single" w:sz="4" w:space="0" w:color="auto"/>
              <w:right w:val="single" w:sz="4" w:space="0" w:color="auto"/>
            </w:tcBorders>
            <w:shd w:val="clear" w:color="auto" w:fill="D9D9D9"/>
            <w:vAlign w:val="center"/>
          </w:tcPr>
          <w:p w:rsidR="00CB5845" w:rsidRPr="00CC62DE" w:rsidRDefault="00CB5845" w:rsidP="00E72C73">
            <w:pPr>
              <w:widowControl w:val="0"/>
              <w:autoSpaceDE w:val="0"/>
              <w:autoSpaceDN w:val="0"/>
              <w:adjustRightInd w:val="0"/>
              <w:spacing w:before="16" w:line="24" w:lineRule="atLeast"/>
              <w:rPr>
                <w:rFonts w:cs="Arial"/>
                <w:spacing w:val="-1"/>
                <w:sz w:val="21"/>
                <w:szCs w:val="21"/>
              </w:rPr>
            </w:pPr>
            <w:r w:rsidRPr="00CC62DE">
              <w:rPr>
                <w:rFonts w:cs="Arial"/>
                <w:spacing w:val="-1"/>
                <w:szCs w:val="21"/>
              </w:rPr>
              <w:t>Waiting time</w:t>
            </w:r>
          </w:p>
        </w:tc>
        <w:tc>
          <w:tcPr>
            <w:tcW w:w="1800" w:type="dxa"/>
            <w:tcBorders>
              <w:top w:val="single" w:sz="4" w:space="0" w:color="auto"/>
              <w:left w:val="single" w:sz="4" w:space="0" w:color="auto"/>
              <w:bottom w:val="single" w:sz="4" w:space="0" w:color="auto"/>
              <w:right w:val="single" w:sz="4" w:space="0" w:color="auto"/>
            </w:tcBorders>
            <w:shd w:val="clear" w:color="auto" w:fill="D9D9D9"/>
            <w:vAlign w:val="center"/>
          </w:tcPr>
          <w:p w:rsidR="00CB5845" w:rsidRPr="00CC62DE" w:rsidRDefault="00CB5845" w:rsidP="00E72C73">
            <w:pPr>
              <w:widowControl w:val="0"/>
              <w:autoSpaceDE w:val="0"/>
              <w:autoSpaceDN w:val="0"/>
              <w:adjustRightInd w:val="0"/>
              <w:spacing w:before="16" w:line="24" w:lineRule="atLeast"/>
              <w:rPr>
                <w:rFonts w:cs="Arial"/>
                <w:spacing w:val="-1"/>
                <w:sz w:val="21"/>
                <w:szCs w:val="21"/>
              </w:rPr>
            </w:pPr>
            <w:r w:rsidRPr="00CC62DE">
              <w:rPr>
                <w:rFonts w:cs="Arial"/>
                <w:spacing w:val="-1"/>
                <w:szCs w:val="21"/>
              </w:rPr>
              <w:t xml:space="preserve">Measuring </w:t>
            </w:r>
            <w:r w:rsidR="00EF4795" w:rsidRPr="00CC62DE">
              <w:rPr>
                <w:rFonts w:cs="Arial"/>
                <w:spacing w:val="-1"/>
                <w:szCs w:val="21"/>
              </w:rPr>
              <w:t>point</w:t>
            </w:r>
          </w:p>
        </w:tc>
        <w:tc>
          <w:tcPr>
            <w:tcW w:w="2195" w:type="dxa"/>
            <w:tcBorders>
              <w:top w:val="single" w:sz="4" w:space="0" w:color="auto"/>
              <w:left w:val="single" w:sz="4" w:space="0" w:color="auto"/>
              <w:bottom w:val="single" w:sz="4" w:space="0" w:color="auto"/>
              <w:right w:val="single" w:sz="4" w:space="0" w:color="auto"/>
            </w:tcBorders>
            <w:shd w:val="clear" w:color="auto" w:fill="D9D9D9"/>
            <w:vAlign w:val="center"/>
          </w:tcPr>
          <w:p w:rsidR="00CB5845" w:rsidRPr="00CC62DE" w:rsidRDefault="00CB5845" w:rsidP="00E72C73">
            <w:pPr>
              <w:widowControl w:val="0"/>
              <w:autoSpaceDE w:val="0"/>
              <w:autoSpaceDN w:val="0"/>
              <w:adjustRightInd w:val="0"/>
              <w:spacing w:before="16" w:line="24" w:lineRule="atLeast"/>
              <w:rPr>
                <w:rFonts w:cs="Arial"/>
                <w:spacing w:val="-1"/>
                <w:sz w:val="21"/>
                <w:szCs w:val="21"/>
              </w:rPr>
            </w:pPr>
            <w:r w:rsidRPr="00CC62DE">
              <w:rPr>
                <w:rFonts w:cs="Arial"/>
                <w:spacing w:val="-1"/>
                <w:szCs w:val="21"/>
              </w:rPr>
              <w:t>Reaction</w:t>
            </w:r>
          </w:p>
        </w:tc>
        <w:tc>
          <w:tcPr>
            <w:tcW w:w="1508" w:type="dxa"/>
            <w:tcBorders>
              <w:top w:val="single" w:sz="4" w:space="0" w:color="auto"/>
              <w:left w:val="single" w:sz="4" w:space="0" w:color="auto"/>
              <w:bottom w:val="single" w:sz="4" w:space="0" w:color="auto"/>
              <w:right w:val="single" w:sz="4" w:space="0" w:color="auto"/>
            </w:tcBorders>
            <w:shd w:val="clear" w:color="auto" w:fill="D9D9D9"/>
            <w:vAlign w:val="center"/>
          </w:tcPr>
          <w:p w:rsidR="00CB5845" w:rsidRPr="00CC62DE" w:rsidRDefault="00CB5845" w:rsidP="00E72C73">
            <w:pPr>
              <w:widowControl w:val="0"/>
              <w:autoSpaceDE w:val="0"/>
              <w:autoSpaceDN w:val="0"/>
              <w:adjustRightInd w:val="0"/>
              <w:spacing w:before="16" w:line="24" w:lineRule="atLeast"/>
              <w:rPr>
                <w:rFonts w:cs="Arial"/>
                <w:spacing w:val="-1"/>
                <w:sz w:val="21"/>
                <w:szCs w:val="21"/>
              </w:rPr>
            </w:pPr>
            <w:r w:rsidRPr="00CC62DE">
              <w:rPr>
                <w:rFonts w:cs="Arial"/>
                <w:spacing w:val="-1"/>
                <w:szCs w:val="21"/>
              </w:rPr>
              <w:t>Note</w:t>
            </w:r>
          </w:p>
        </w:tc>
      </w:tr>
      <w:tr w:rsidR="00CB5845" w:rsidRPr="00CC62DE" w:rsidTr="00E72C73">
        <w:tc>
          <w:tcPr>
            <w:tcW w:w="2831" w:type="dxa"/>
            <w:tcBorders>
              <w:top w:val="single" w:sz="4" w:space="0" w:color="auto"/>
              <w:left w:val="single" w:sz="4" w:space="0" w:color="auto"/>
              <w:bottom w:val="single" w:sz="4" w:space="0" w:color="auto"/>
              <w:right w:val="single" w:sz="4" w:space="0" w:color="auto"/>
            </w:tcBorders>
            <w:shd w:val="clear" w:color="auto" w:fill="auto"/>
            <w:vAlign w:val="center"/>
          </w:tcPr>
          <w:p w:rsidR="00CB5845" w:rsidRPr="00CC62DE" w:rsidRDefault="00CB5845" w:rsidP="00E72C73">
            <w:pPr>
              <w:autoSpaceDE w:val="0"/>
              <w:autoSpaceDN w:val="0"/>
              <w:adjustRightInd w:val="0"/>
              <w:spacing w:before="16" w:line="24" w:lineRule="atLeast"/>
              <w:rPr>
                <w:rFonts w:cs="Arial"/>
                <w:spacing w:val="-1"/>
                <w:sz w:val="21"/>
                <w:szCs w:val="21"/>
              </w:rPr>
            </w:pPr>
            <w:r w:rsidRPr="00CC62DE">
              <w:rPr>
                <w:rFonts w:cs="Arial" w:hint="eastAsia"/>
                <w:spacing w:val="-1"/>
                <w:szCs w:val="21"/>
                <w:lang w:eastAsia="zh-CN"/>
              </w:rPr>
              <w:t>Power</w:t>
            </w:r>
            <w:r w:rsidRPr="00CC62DE">
              <w:rPr>
                <w:rFonts w:cs="Arial"/>
                <w:spacing w:val="-1"/>
                <w:szCs w:val="21"/>
              </w:rPr>
              <w:t xml:space="preserve"> Port 4 to "1"</w:t>
            </w:r>
          </w:p>
          <w:p w:rsidR="00CB5845" w:rsidRPr="00CC62DE" w:rsidRDefault="00CB5845" w:rsidP="00E72C73">
            <w:pPr>
              <w:autoSpaceDE w:val="0"/>
              <w:autoSpaceDN w:val="0"/>
              <w:adjustRightInd w:val="0"/>
              <w:spacing w:before="16" w:line="24" w:lineRule="atLeast"/>
              <w:rPr>
                <w:rFonts w:cs="Arial"/>
                <w:spacing w:val="-1"/>
                <w:szCs w:val="21"/>
              </w:rPr>
            </w:pPr>
            <w:r w:rsidRPr="00CC62DE">
              <w:rPr>
                <w:rFonts w:cs="Arial" w:hint="eastAsia"/>
                <w:spacing w:val="-1"/>
                <w:szCs w:val="21"/>
                <w:lang w:eastAsia="zh-CN"/>
              </w:rPr>
              <w:t>Power</w:t>
            </w:r>
            <w:r w:rsidRPr="00CC62DE">
              <w:rPr>
                <w:rFonts w:cs="Arial"/>
                <w:spacing w:val="-1"/>
                <w:szCs w:val="21"/>
              </w:rPr>
              <w:t xml:space="preserve"> Port 3 to "0"</w:t>
            </w:r>
          </w:p>
          <w:p w:rsidR="00CB5845" w:rsidRPr="00CC62DE" w:rsidRDefault="00CB5845" w:rsidP="00E72C73">
            <w:pPr>
              <w:autoSpaceDE w:val="0"/>
              <w:autoSpaceDN w:val="0"/>
              <w:adjustRightInd w:val="0"/>
              <w:spacing w:before="16" w:line="24" w:lineRule="atLeast"/>
              <w:rPr>
                <w:rFonts w:cs="Arial"/>
                <w:spacing w:val="-1"/>
                <w:szCs w:val="21"/>
              </w:rPr>
            </w:pPr>
            <w:r w:rsidRPr="00CC62DE">
              <w:rPr>
                <w:rFonts w:cs="Arial" w:hint="eastAsia"/>
                <w:spacing w:val="-1"/>
                <w:szCs w:val="21"/>
                <w:lang w:eastAsia="zh-CN"/>
              </w:rPr>
              <w:t>Power</w:t>
            </w:r>
            <w:r w:rsidRPr="00CC62DE">
              <w:rPr>
                <w:rFonts w:cs="Arial"/>
                <w:spacing w:val="-1"/>
                <w:szCs w:val="21"/>
              </w:rPr>
              <w:t xml:space="preserve"> Port 2 to "1"</w:t>
            </w:r>
          </w:p>
          <w:p w:rsidR="00CB5845" w:rsidRPr="00CC62DE" w:rsidRDefault="00CB5845" w:rsidP="00E72C73">
            <w:pPr>
              <w:widowControl w:val="0"/>
              <w:autoSpaceDE w:val="0"/>
              <w:autoSpaceDN w:val="0"/>
              <w:adjustRightInd w:val="0"/>
              <w:spacing w:line="24" w:lineRule="atLeast"/>
              <w:rPr>
                <w:rFonts w:cs="Arial"/>
                <w:sz w:val="21"/>
                <w:szCs w:val="21"/>
              </w:rPr>
            </w:pPr>
            <w:r w:rsidRPr="00CC62DE">
              <w:rPr>
                <w:rFonts w:cs="Arial" w:hint="eastAsia"/>
                <w:spacing w:val="-1"/>
                <w:szCs w:val="21"/>
                <w:lang w:eastAsia="zh-CN"/>
              </w:rPr>
              <w:t>Power</w:t>
            </w:r>
            <w:r w:rsidRPr="00CC62DE">
              <w:rPr>
                <w:rFonts w:cs="Arial"/>
                <w:spacing w:val="-1"/>
                <w:szCs w:val="21"/>
              </w:rPr>
              <w:t xml:space="preserve"> Port 1 to "1"</w:t>
            </w:r>
          </w:p>
        </w:tc>
        <w:tc>
          <w:tcPr>
            <w:tcW w:w="1521" w:type="dxa"/>
            <w:tcBorders>
              <w:top w:val="single" w:sz="4" w:space="0" w:color="auto"/>
              <w:left w:val="single" w:sz="4" w:space="0" w:color="auto"/>
              <w:bottom w:val="single" w:sz="4" w:space="0" w:color="auto"/>
              <w:right w:val="single" w:sz="4" w:space="0" w:color="auto"/>
            </w:tcBorders>
            <w:shd w:val="clear" w:color="auto" w:fill="auto"/>
            <w:vAlign w:val="center"/>
          </w:tcPr>
          <w:p w:rsidR="00CB5845" w:rsidRPr="00CC62DE" w:rsidRDefault="00CB5845" w:rsidP="00E72C73">
            <w:pPr>
              <w:widowControl w:val="0"/>
              <w:autoSpaceDE w:val="0"/>
              <w:autoSpaceDN w:val="0"/>
              <w:adjustRightInd w:val="0"/>
              <w:spacing w:line="24" w:lineRule="atLeast"/>
              <w:rPr>
                <w:rFonts w:cs="Arial"/>
                <w:sz w:val="21"/>
                <w:szCs w:val="21"/>
              </w:rPr>
            </w:pPr>
            <w:r w:rsidRPr="00CC62DE">
              <w:rPr>
                <w:rFonts w:cs="Arial"/>
                <w:spacing w:val="-1"/>
                <w:szCs w:val="21"/>
              </w:rPr>
              <w:t>&gt;30ms</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rsidR="00176166" w:rsidRPr="00CC62DE" w:rsidRDefault="00176166" w:rsidP="00176166">
            <w:pPr>
              <w:widowControl w:val="0"/>
              <w:autoSpaceDE w:val="0"/>
              <w:autoSpaceDN w:val="0"/>
              <w:adjustRightInd w:val="0"/>
              <w:spacing w:before="16" w:line="24" w:lineRule="atLeast"/>
              <w:rPr>
                <w:rFonts w:cs="Arial" w:hint="eastAsia"/>
                <w:spacing w:val="-1"/>
                <w:szCs w:val="21"/>
                <w:lang w:eastAsia="zh-CN"/>
              </w:rPr>
            </w:pPr>
            <w:r w:rsidRPr="00CC62DE">
              <w:rPr>
                <w:rFonts w:cs="Arial" w:hint="eastAsia"/>
                <w:spacing w:val="-1"/>
                <w:szCs w:val="21"/>
                <w:lang w:eastAsia="zh-CN"/>
              </w:rPr>
              <w:t>F207</w:t>
            </w:r>
          </w:p>
          <w:p w:rsidR="00176166" w:rsidRPr="00CC62DE" w:rsidRDefault="00176166" w:rsidP="00176166">
            <w:pPr>
              <w:widowControl w:val="0"/>
              <w:autoSpaceDE w:val="0"/>
              <w:autoSpaceDN w:val="0"/>
              <w:adjustRightInd w:val="0"/>
              <w:spacing w:before="16" w:line="24" w:lineRule="atLeast"/>
              <w:rPr>
                <w:rFonts w:cs="Arial" w:hint="eastAsia"/>
                <w:spacing w:val="-1"/>
                <w:szCs w:val="21"/>
                <w:lang w:eastAsia="zh-CN"/>
              </w:rPr>
            </w:pPr>
            <w:r w:rsidRPr="00CC62DE">
              <w:rPr>
                <w:rFonts w:cs="Arial" w:hint="eastAsia"/>
                <w:spacing w:val="-1"/>
                <w:szCs w:val="21"/>
                <w:lang w:eastAsia="zh-CN"/>
              </w:rPr>
              <w:t>F208</w:t>
            </w:r>
          </w:p>
          <w:p w:rsidR="00176166" w:rsidRPr="00CC62DE" w:rsidRDefault="00176166" w:rsidP="00176166">
            <w:pPr>
              <w:widowControl w:val="0"/>
              <w:autoSpaceDE w:val="0"/>
              <w:autoSpaceDN w:val="0"/>
              <w:adjustRightInd w:val="0"/>
              <w:spacing w:before="16" w:line="24" w:lineRule="atLeast"/>
              <w:rPr>
                <w:rFonts w:cs="Arial" w:hint="eastAsia"/>
                <w:spacing w:val="-1"/>
                <w:szCs w:val="21"/>
                <w:lang w:eastAsia="zh-CN"/>
              </w:rPr>
            </w:pPr>
            <w:r w:rsidRPr="00CC62DE">
              <w:rPr>
                <w:rFonts w:cs="Arial" w:hint="eastAsia"/>
                <w:spacing w:val="-1"/>
                <w:szCs w:val="21"/>
                <w:lang w:eastAsia="zh-CN"/>
              </w:rPr>
              <w:t>F209</w:t>
            </w:r>
          </w:p>
          <w:p w:rsidR="00CB5845" w:rsidRPr="00CC62DE" w:rsidRDefault="00176166" w:rsidP="00176166">
            <w:pPr>
              <w:widowControl w:val="0"/>
              <w:autoSpaceDE w:val="0"/>
              <w:autoSpaceDN w:val="0"/>
              <w:adjustRightInd w:val="0"/>
              <w:spacing w:before="16" w:line="24" w:lineRule="atLeast"/>
              <w:rPr>
                <w:rFonts w:cs="Arial"/>
                <w:spacing w:val="-1"/>
                <w:sz w:val="21"/>
                <w:szCs w:val="21"/>
              </w:rPr>
            </w:pPr>
            <w:r w:rsidRPr="00CC62DE">
              <w:rPr>
                <w:rFonts w:cs="Arial" w:hint="eastAsia"/>
                <w:spacing w:val="-1"/>
                <w:szCs w:val="21"/>
                <w:lang w:eastAsia="zh-CN"/>
              </w:rPr>
              <w:t>F210</w:t>
            </w:r>
          </w:p>
        </w:tc>
        <w:tc>
          <w:tcPr>
            <w:tcW w:w="2195" w:type="dxa"/>
            <w:tcBorders>
              <w:top w:val="single" w:sz="4" w:space="0" w:color="auto"/>
              <w:left w:val="single" w:sz="4" w:space="0" w:color="auto"/>
              <w:bottom w:val="single" w:sz="4" w:space="0" w:color="auto"/>
              <w:right w:val="single" w:sz="4" w:space="0" w:color="auto"/>
            </w:tcBorders>
            <w:shd w:val="clear" w:color="auto" w:fill="auto"/>
            <w:vAlign w:val="center"/>
          </w:tcPr>
          <w:p w:rsidR="00CB5845" w:rsidRPr="00CC62DE" w:rsidRDefault="00CB5845" w:rsidP="00E72C73">
            <w:pPr>
              <w:autoSpaceDE w:val="0"/>
              <w:autoSpaceDN w:val="0"/>
              <w:adjustRightInd w:val="0"/>
              <w:spacing w:before="16" w:line="24" w:lineRule="atLeast"/>
              <w:rPr>
                <w:rFonts w:cs="Arial"/>
                <w:b/>
                <w:spacing w:val="-1"/>
                <w:sz w:val="21"/>
                <w:szCs w:val="21"/>
              </w:rPr>
            </w:pPr>
            <w:r w:rsidRPr="00CC62DE">
              <w:rPr>
                <w:rFonts w:cs="Arial"/>
                <w:b/>
                <w:spacing w:val="-1"/>
                <w:szCs w:val="21"/>
              </w:rPr>
              <w:t>&gt;4.5V DC</w:t>
            </w:r>
          </w:p>
          <w:p w:rsidR="00CB5845" w:rsidRPr="00CC62DE" w:rsidRDefault="00CB5845" w:rsidP="00E72C73">
            <w:pPr>
              <w:autoSpaceDE w:val="0"/>
              <w:autoSpaceDN w:val="0"/>
              <w:adjustRightInd w:val="0"/>
              <w:spacing w:before="16" w:line="24" w:lineRule="atLeast"/>
              <w:rPr>
                <w:rFonts w:cs="Arial"/>
                <w:b/>
                <w:spacing w:val="-1"/>
                <w:szCs w:val="21"/>
              </w:rPr>
            </w:pPr>
            <w:r w:rsidRPr="00CC62DE">
              <w:rPr>
                <w:rFonts w:cs="Arial"/>
                <w:b/>
                <w:spacing w:val="-1"/>
                <w:szCs w:val="21"/>
              </w:rPr>
              <w:t>&lt;0.5V DC</w:t>
            </w:r>
          </w:p>
          <w:p w:rsidR="00CB5845" w:rsidRPr="00CC62DE" w:rsidRDefault="00CB5845" w:rsidP="00E72C73">
            <w:pPr>
              <w:autoSpaceDE w:val="0"/>
              <w:autoSpaceDN w:val="0"/>
              <w:adjustRightInd w:val="0"/>
              <w:spacing w:before="16" w:line="24" w:lineRule="atLeast"/>
              <w:rPr>
                <w:rFonts w:cs="Arial"/>
                <w:b/>
                <w:spacing w:val="-1"/>
                <w:szCs w:val="21"/>
              </w:rPr>
            </w:pPr>
            <w:r w:rsidRPr="00CC62DE">
              <w:rPr>
                <w:rFonts w:cs="Arial"/>
                <w:b/>
                <w:spacing w:val="-1"/>
                <w:szCs w:val="21"/>
              </w:rPr>
              <w:t>&gt;4.5V DC</w:t>
            </w:r>
          </w:p>
          <w:p w:rsidR="00CB5845" w:rsidRPr="00CC62DE" w:rsidRDefault="00CB5845" w:rsidP="00E72C73">
            <w:pPr>
              <w:widowControl w:val="0"/>
              <w:autoSpaceDE w:val="0"/>
              <w:autoSpaceDN w:val="0"/>
              <w:adjustRightInd w:val="0"/>
              <w:spacing w:before="16" w:line="24" w:lineRule="atLeast"/>
              <w:rPr>
                <w:rFonts w:cs="Arial"/>
                <w:b/>
                <w:spacing w:val="-1"/>
                <w:sz w:val="21"/>
                <w:szCs w:val="21"/>
              </w:rPr>
            </w:pPr>
            <w:r w:rsidRPr="00CC62DE">
              <w:rPr>
                <w:rFonts w:cs="Arial"/>
                <w:b/>
                <w:spacing w:val="-1"/>
                <w:szCs w:val="21"/>
              </w:rPr>
              <w:t>&gt;4.5V DC</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rsidR="00CB5845" w:rsidRPr="00CC62DE" w:rsidRDefault="00CB5845" w:rsidP="00E72C73">
            <w:pPr>
              <w:widowControl w:val="0"/>
              <w:autoSpaceDE w:val="0"/>
              <w:autoSpaceDN w:val="0"/>
              <w:adjustRightInd w:val="0"/>
              <w:spacing w:before="16" w:line="24" w:lineRule="atLeast"/>
              <w:rPr>
                <w:rFonts w:cs="Arial"/>
                <w:spacing w:val="-1"/>
                <w:sz w:val="21"/>
                <w:szCs w:val="21"/>
              </w:rPr>
            </w:pPr>
          </w:p>
        </w:tc>
      </w:tr>
    </w:tbl>
    <w:p w:rsidR="00CB5845" w:rsidRPr="00CC62DE" w:rsidRDefault="00CB5845" w:rsidP="00CB5845">
      <w:pPr>
        <w:autoSpaceDE w:val="0"/>
        <w:autoSpaceDN w:val="0"/>
        <w:adjustRightInd w:val="0"/>
        <w:spacing w:line="24" w:lineRule="atLeast"/>
        <w:ind w:left="1365" w:hanging="1140"/>
        <w:rPr>
          <w:rFonts w:cs="Arial" w:hint="eastAsia"/>
          <w:szCs w:val="21"/>
          <w:lang w:eastAsia="zh-CN"/>
        </w:rPr>
      </w:pPr>
      <w:r w:rsidRPr="00CC62DE">
        <w:rPr>
          <w:rFonts w:cs="Arial"/>
          <w:szCs w:val="21"/>
          <w:lang w:eastAsia="zh-CN"/>
        </w:rPr>
        <w:t>S</w:t>
      </w:r>
      <w:r w:rsidRPr="00CC62DE">
        <w:rPr>
          <w:rFonts w:cs="Arial" w:hint="eastAsia"/>
          <w:szCs w:val="21"/>
          <w:lang w:eastAsia="zh-CN"/>
        </w:rPr>
        <w:t>tep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CB5845" w:rsidRPr="00CC62DE" w:rsidTr="00E72C73">
        <w:trPr>
          <w:trHeight w:val="276"/>
        </w:trPr>
        <w:tc>
          <w:tcPr>
            <w:tcW w:w="0" w:type="auto"/>
            <w:shd w:val="clear" w:color="auto" w:fill="E6E6E6"/>
            <w:vAlign w:val="center"/>
          </w:tcPr>
          <w:p w:rsidR="00CB5845" w:rsidRPr="00CC62DE" w:rsidRDefault="00CB5845" w:rsidP="00E72C73">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Data7</w:t>
            </w:r>
          </w:p>
        </w:tc>
      </w:tr>
      <w:tr w:rsidR="00CB5845" w:rsidRPr="00CC62DE" w:rsidTr="00E72C73">
        <w:trPr>
          <w:trHeight w:val="243"/>
        </w:trPr>
        <w:tc>
          <w:tcPr>
            <w:tcW w:w="0" w:type="auto"/>
            <w:shd w:val="clear" w:color="auto" w:fill="auto"/>
            <w:vAlign w:val="center"/>
          </w:tcPr>
          <w:p w:rsidR="00CB5845" w:rsidRPr="00CC62DE" w:rsidRDefault="00CB5845" w:rsidP="00E72C73">
            <w:pPr>
              <w:jc w:val="center"/>
              <w:rPr>
                <w:rFonts w:ascii="Arial" w:hAnsi="Arial" w:hint="eastAsia"/>
                <w:sz w:val="18"/>
                <w:lang w:eastAsia="zh-CN"/>
              </w:rPr>
            </w:pPr>
            <w:r w:rsidRPr="00CC62DE">
              <w:rPr>
                <w:rFonts w:ascii="Arial" w:hAnsi="Arial" w:hint="eastAsia"/>
                <w:sz w:val="18"/>
                <w:lang w:eastAsia="zh-CN"/>
              </w:rPr>
              <w:t>0x772</w:t>
            </w:r>
          </w:p>
        </w:tc>
        <w:tc>
          <w:tcPr>
            <w:tcW w:w="0" w:type="auto"/>
            <w:shd w:val="clear" w:color="auto" w:fill="auto"/>
            <w:vAlign w:val="center"/>
          </w:tcPr>
          <w:p w:rsidR="00CB5845" w:rsidRPr="00CC62DE" w:rsidRDefault="00CB5845" w:rsidP="00E72C73">
            <w:pPr>
              <w:jc w:val="center"/>
              <w:rPr>
                <w:rFonts w:ascii="Arial" w:hAnsi="Arial"/>
                <w:sz w:val="18"/>
                <w:lang w:eastAsia="zh-CN"/>
              </w:rPr>
            </w:pPr>
            <w:r w:rsidRPr="00CC62DE">
              <w:rPr>
                <w:rFonts w:ascii="Arial" w:hAnsi="Arial"/>
                <w:sz w:val="18"/>
              </w:rPr>
              <w:t>0x</w:t>
            </w:r>
            <w:r w:rsidRPr="00CC62DE">
              <w:rPr>
                <w:rFonts w:ascii="Arial" w:hAnsi="Arial" w:hint="eastAsia"/>
                <w:sz w:val="18"/>
                <w:lang w:eastAsia="zh-CN"/>
              </w:rPr>
              <w:t>30</w:t>
            </w:r>
          </w:p>
        </w:tc>
        <w:tc>
          <w:tcPr>
            <w:tcW w:w="0" w:type="auto"/>
            <w:shd w:val="clear" w:color="auto" w:fill="auto"/>
            <w:vAlign w:val="center"/>
          </w:tcPr>
          <w:p w:rsidR="00CB5845" w:rsidRPr="00CC62DE" w:rsidRDefault="00CB5845" w:rsidP="00E72C73">
            <w:pPr>
              <w:keepNext/>
              <w:jc w:val="center"/>
              <w:rPr>
                <w:rFonts w:ascii="Arial" w:hAnsi="Arial"/>
                <w:sz w:val="18"/>
                <w:lang w:val="en-GB" w:eastAsia="zh-CN"/>
              </w:rPr>
            </w:pPr>
            <w:r w:rsidRPr="00CC62DE">
              <w:rPr>
                <w:rFonts w:ascii="Arial" w:hAnsi="Arial"/>
                <w:sz w:val="18"/>
                <w:lang w:val="en-GB"/>
              </w:rPr>
              <w:t>0x</w:t>
            </w:r>
            <w:r w:rsidRPr="00CC62DE">
              <w:rPr>
                <w:rFonts w:ascii="Arial" w:hAnsi="Arial" w:hint="eastAsia"/>
                <w:sz w:val="18"/>
                <w:lang w:val="en-GB" w:eastAsia="zh-CN"/>
              </w:rPr>
              <w:t>01</w:t>
            </w:r>
          </w:p>
        </w:tc>
        <w:tc>
          <w:tcPr>
            <w:tcW w:w="1036" w:type="dxa"/>
            <w:shd w:val="clear" w:color="auto" w:fill="auto"/>
          </w:tcPr>
          <w:p w:rsidR="00CB5845" w:rsidRPr="00CC62DE" w:rsidRDefault="00CB5845" w:rsidP="00E72C73">
            <w:pPr>
              <w:keepNext/>
              <w:jc w:val="center"/>
              <w:rPr>
                <w:rFonts w:ascii="Arial" w:hAnsi="Arial" w:hint="eastAsia"/>
                <w:sz w:val="18"/>
                <w:lang w:val="en-GB" w:eastAsia="zh-CN"/>
              </w:rPr>
            </w:pPr>
            <w:r w:rsidRPr="00CC62DE">
              <w:rPr>
                <w:rFonts w:ascii="Arial" w:hAnsi="Arial" w:hint="eastAsia"/>
                <w:sz w:val="18"/>
                <w:lang w:val="en-GB" w:eastAsia="zh-CN"/>
              </w:rPr>
              <w:t>0x31</w:t>
            </w:r>
          </w:p>
        </w:tc>
        <w:tc>
          <w:tcPr>
            <w:tcW w:w="0" w:type="auto"/>
          </w:tcPr>
          <w:p w:rsidR="00CB5845" w:rsidRPr="00CC62DE" w:rsidRDefault="00CB5845" w:rsidP="00CB5845">
            <w:pPr>
              <w:jc w:val="center"/>
              <w:rPr>
                <w:rFonts w:ascii="Arial" w:hAnsi="Arial" w:hint="eastAsia"/>
                <w:sz w:val="18"/>
                <w:lang w:val="en-GB" w:eastAsia="zh-CN"/>
              </w:rPr>
            </w:pPr>
            <w:r w:rsidRPr="00CC62DE">
              <w:rPr>
                <w:rFonts w:ascii="Arial" w:hAnsi="Arial" w:hint="eastAsia"/>
                <w:sz w:val="18"/>
                <w:lang w:val="en-GB" w:eastAsia="zh-CN"/>
              </w:rPr>
              <w:t>0xD0</w:t>
            </w:r>
          </w:p>
        </w:tc>
        <w:tc>
          <w:tcPr>
            <w:tcW w:w="0" w:type="auto"/>
          </w:tcPr>
          <w:p w:rsidR="00CB5845" w:rsidRPr="00CC62DE" w:rsidRDefault="00CB5845" w:rsidP="00E72C73">
            <w:pPr>
              <w:jc w:val="center"/>
              <w:rPr>
                <w:rFonts w:ascii="Arial" w:hAnsi="Arial" w:hint="eastAsia"/>
                <w:sz w:val="18"/>
                <w:lang w:val="en-GB" w:eastAsia="zh-CN"/>
              </w:rPr>
            </w:pPr>
            <w:r w:rsidRPr="00CC62DE">
              <w:rPr>
                <w:rFonts w:ascii="Arial" w:hAnsi="Arial" w:cs="Arial" w:hint="eastAsia"/>
                <w:sz w:val="18"/>
                <w:szCs w:val="18"/>
                <w:lang w:val="en-GB" w:eastAsia="zh-CN"/>
              </w:rPr>
              <w:t>0xAA</w:t>
            </w:r>
          </w:p>
        </w:tc>
        <w:tc>
          <w:tcPr>
            <w:tcW w:w="0" w:type="auto"/>
          </w:tcPr>
          <w:p w:rsidR="00CB5845" w:rsidRPr="00CC62DE" w:rsidRDefault="00CB5845" w:rsidP="00E72C73">
            <w:pPr>
              <w:jc w:val="center"/>
              <w:rPr>
                <w:rFonts w:ascii="Arial" w:hAnsi="Arial" w:hint="eastAsia"/>
                <w:sz w:val="18"/>
                <w:lang w:val="en-GB" w:eastAsia="zh-CN"/>
              </w:rPr>
            </w:pPr>
            <w:r w:rsidRPr="00CC62DE">
              <w:rPr>
                <w:rFonts w:ascii="Arial" w:hAnsi="Arial" w:cs="Arial" w:hint="eastAsia"/>
                <w:sz w:val="18"/>
                <w:szCs w:val="18"/>
                <w:lang w:val="en-GB" w:eastAsia="zh-CN"/>
              </w:rPr>
              <w:t>0xAA</w:t>
            </w:r>
          </w:p>
        </w:tc>
        <w:tc>
          <w:tcPr>
            <w:tcW w:w="0" w:type="auto"/>
          </w:tcPr>
          <w:p w:rsidR="00CB5845" w:rsidRPr="00CC62DE" w:rsidRDefault="00CB5845" w:rsidP="00E72C73">
            <w:pPr>
              <w:jc w:val="center"/>
              <w:rPr>
                <w:rFonts w:hint="eastAsia"/>
                <w:lang w:eastAsia="zh-CN"/>
              </w:rPr>
            </w:pPr>
            <w:r w:rsidRPr="00CC62DE">
              <w:rPr>
                <w:rFonts w:ascii="Arial" w:hAnsi="Arial" w:cs="Arial" w:hint="eastAsia"/>
                <w:sz w:val="18"/>
                <w:szCs w:val="18"/>
                <w:lang w:val="en-GB" w:eastAsia="zh-CN"/>
              </w:rPr>
              <w:t>0xAA</w:t>
            </w:r>
          </w:p>
        </w:tc>
        <w:tc>
          <w:tcPr>
            <w:tcW w:w="0" w:type="auto"/>
          </w:tcPr>
          <w:p w:rsidR="00CB5845" w:rsidRPr="00CC62DE" w:rsidRDefault="00CB5845" w:rsidP="00E72C73">
            <w:pPr>
              <w:jc w:val="center"/>
              <w:rPr>
                <w:rFonts w:hint="eastAsia"/>
                <w:lang w:eastAsia="zh-CN"/>
              </w:rPr>
            </w:pPr>
            <w:r w:rsidRPr="00CC62DE">
              <w:rPr>
                <w:rFonts w:ascii="Arial" w:hAnsi="Arial" w:cs="Arial" w:hint="eastAsia"/>
                <w:sz w:val="18"/>
                <w:szCs w:val="18"/>
                <w:lang w:val="en-GB" w:eastAsia="zh-CN"/>
              </w:rPr>
              <w:t>0xAA</w:t>
            </w:r>
          </w:p>
        </w:tc>
      </w:tr>
    </w:tbl>
    <w:p w:rsidR="00CB5845" w:rsidRPr="00CC62DE" w:rsidRDefault="00CB5845" w:rsidP="00CB5845">
      <w:pPr>
        <w:rPr>
          <w:rFonts w:ascii="Arial" w:hAnsi="Arial" w:cs="Arial" w:hint="eastAsia"/>
          <w:b/>
          <w:sz w:val="21"/>
          <w:szCs w:val="21"/>
          <w:lang w:val="en-GB" w:eastAsia="zh-CN"/>
        </w:rPr>
      </w:pPr>
      <w:r w:rsidRPr="00CC62DE">
        <w:rPr>
          <w:rFonts w:ascii="Arial" w:hAnsi="Arial" w:cs="Arial"/>
          <w:b/>
          <w:sz w:val="21"/>
          <w:szCs w:val="21"/>
          <w:lang w:val="en-GB" w:eastAsia="zh-CN"/>
        </w:rPr>
        <w:t>The ECU answer with the acknowledgement sent as follow</w:t>
      </w:r>
      <w:r w:rsidRPr="00CC62DE">
        <w:rPr>
          <w:rFonts w:ascii="Arial" w:hAnsi="Arial" w:cs="Arial" w:hint="eastAsia"/>
          <w:b/>
          <w:sz w:val="21"/>
          <w:szCs w:val="21"/>
          <w:lang w:val="en-GB" w:eastAsia="zh-CN"/>
        </w:rPr>
        <w:t>ing</w:t>
      </w:r>
      <w:r w:rsidRPr="00CC62DE">
        <w:rPr>
          <w:rFonts w:ascii="Arial" w:hAnsi="Arial" w:cs="Arial"/>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CB5845" w:rsidRPr="00CC62DE" w:rsidTr="00E72C73">
        <w:trPr>
          <w:trHeight w:val="276"/>
        </w:trPr>
        <w:tc>
          <w:tcPr>
            <w:tcW w:w="0" w:type="auto"/>
            <w:shd w:val="clear" w:color="auto" w:fill="E6E6E6"/>
            <w:vAlign w:val="center"/>
          </w:tcPr>
          <w:p w:rsidR="00CB5845" w:rsidRPr="00CC62DE" w:rsidRDefault="00CB5845" w:rsidP="00E72C73">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Data7</w:t>
            </w:r>
          </w:p>
        </w:tc>
      </w:tr>
      <w:tr w:rsidR="00CB5845" w:rsidRPr="00CC62DE" w:rsidTr="00E72C73">
        <w:trPr>
          <w:trHeight w:val="223"/>
        </w:trPr>
        <w:tc>
          <w:tcPr>
            <w:tcW w:w="0" w:type="auto"/>
            <w:shd w:val="clear" w:color="auto" w:fill="auto"/>
            <w:vAlign w:val="center"/>
          </w:tcPr>
          <w:p w:rsidR="00CB5845" w:rsidRPr="00CC62DE" w:rsidRDefault="00CB5845" w:rsidP="00E72C73">
            <w:pPr>
              <w:jc w:val="center"/>
              <w:rPr>
                <w:rFonts w:ascii="Arial" w:hAnsi="Arial" w:hint="eastAsia"/>
                <w:sz w:val="18"/>
                <w:lang w:eastAsia="zh-CN"/>
              </w:rPr>
            </w:pPr>
            <w:r w:rsidRPr="00CC62DE">
              <w:rPr>
                <w:rFonts w:ascii="Arial" w:hAnsi="Arial"/>
                <w:sz w:val="18"/>
              </w:rPr>
              <w:t>0x774</w:t>
            </w:r>
          </w:p>
        </w:tc>
        <w:tc>
          <w:tcPr>
            <w:tcW w:w="0" w:type="auto"/>
            <w:shd w:val="clear" w:color="auto" w:fill="auto"/>
            <w:vAlign w:val="center"/>
          </w:tcPr>
          <w:p w:rsidR="00CB5845" w:rsidRPr="00CC62DE" w:rsidRDefault="00CB5845" w:rsidP="00E72C73">
            <w:pPr>
              <w:jc w:val="center"/>
              <w:rPr>
                <w:rFonts w:ascii="Arial" w:hAnsi="Arial"/>
                <w:sz w:val="18"/>
                <w:lang w:eastAsia="zh-CN"/>
              </w:rPr>
            </w:pPr>
            <w:r w:rsidRPr="00CC62DE">
              <w:rPr>
                <w:rFonts w:ascii="Arial" w:hAnsi="Arial"/>
                <w:sz w:val="18"/>
              </w:rPr>
              <w:t>0x</w:t>
            </w:r>
            <w:r w:rsidRPr="00CC62DE">
              <w:rPr>
                <w:rFonts w:ascii="Arial" w:hAnsi="Arial" w:hint="eastAsia"/>
                <w:sz w:val="18"/>
                <w:lang w:eastAsia="zh-CN"/>
              </w:rPr>
              <w:t>70</w:t>
            </w:r>
          </w:p>
        </w:tc>
        <w:tc>
          <w:tcPr>
            <w:tcW w:w="0" w:type="auto"/>
            <w:shd w:val="clear" w:color="auto" w:fill="auto"/>
            <w:vAlign w:val="center"/>
          </w:tcPr>
          <w:p w:rsidR="00CB5845" w:rsidRPr="00CC62DE" w:rsidRDefault="00CB5845" w:rsidP="00E72C73">
            <w:pPr>
              <w:keepNext/>
              <w:jc w:val="center"/>
              <w:rPr>
                <w:rFonts w:ascii="Arial" w:hAnsi="Arial" w:hint="eastAsia"/>
                <w:sz w:val="18"/>
                <w:lang w:val="en-GB" w:eastAsia="zh-CN"/>
              </w:rPr>
            </w:pPr>
            <w:r w:rsidRPr="00CC62DE">
              <w:rPr>
                <w:rFonts w:ascii="Arial" w:hAnsi="Arial"/>
                <w:sz w:val="18"/>
                <w:lang w:val="en-GB"/>
              </w:rPr>
              <w:t>0</w:t>
            </w:r>
            <w:r w:rsidRPr="00CC62DE">
              <w:rPr>
                <w:rFonts w:ascii="Arial" w:hAnsi="Arial" w:hint="eastAsia"/>
                <w:sz w:val="18"/>
                <w:lang w:val="en-GB" w:eastAsia="zh-CN"/>
              </w:rPr>
              <w:t>x01</w:t>
            </w:r>
          </w:p>
        </w:tc>
        <w:tc>
          <w:tcPr>
            <w:tcW w:w="1036" w:type="dxa"/>
            <w:shd w:val="clear" w:color="auto" w:fill="auto"/>
          </w:tcPr>
          <w:p w:rsidR="00CB5845" w:rsidRPr="00CC62DE" w:rsidRDefault="006F3E56" w:rsidP="00E72C73">
            <w:pPr>
              <w:keepNext/>
              <w:jc w:val="center"/>
              <w:rPr>
                <w:rFonts w:ascii="Arial" w:hAnsi="Arial" w:hint="eastAsia"/>
                <w:sz w:val="18"/>
                <w:lang w:val="en-GB" w:eastAsia="zh-CN"/>
              </w:rPr>
            </w:pPr>
            <w:r>
              <w:rPr>
                <w:rFonts w:ascii="Arial" w:hAnsi="Arial" w:hint="eastAsia"/>
                <w:sz w:val="18"/>
                <w:lang w:val="en-GB" w:eastAsia="zh-CN"/>
              </w:rPr>
              <w:t>0x01</w:t>
            </w:r>
          </w:p>
        </w:tc>
        <w:tc>
          <w:tcPr>
            <w:tcW w:w="0" w:type="auto"/>
          </w:tcPr>
          <w:p w:rsidR="00CB5845" w:rsidRPr="00CC62DE" w:rsidRDefault="00CB5845" w:rsidP="00E72C73">
            <w:pPr>
              <w:jc w:val="center"/>
              <w:rPr>
                <w:rFonts w:ascii="Arial" w:hAnsi="Arial" w:hint="eastAsia"/>
                <w:sz w:val="18"/>
                <w:lang w:val="en-GB" w:eastAsia="zh-CN"/>
              </w:rPr>
            </w:pPr>
            <w:r w:rsidRPr="00CC62DE">
              <w:rPr>
                <w:rFonts w:ascii="Arial" w:hAnsi="Arial" w:hint="eastAsia"/>
                <w:sz w:val="18"/>
                <w:lang w:val="en-GB" w:eastAsia="zh-CN"/>
              </w:rPr>
              <w:t>--</w:t>
            </w:r>
          </w:p>
        </w:tc>
        <w:tc>
          <w:tcPr>
            <w:tcW w:w="0" w:type="auto"/>
          </w:tcPr>
          <w:p w:rsidR="00CB5845" w:rsidRPr="00CC62DE" w:rsidRDefault="00CB5845" w:rsidP="00E72C73">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CB5845" w:rsidRPr="00CC62DE" w:rsidRDefault="00CB5845" w:rsidP="00E72C73">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CB5845" w:rsidRPr="00CC62DE" w:rsidRDefault="00CB5845" w:rsidP="00E72C73">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CB5845" w:rsidRPr="00CC62DE" w:rsidRDefault="00CB5845" w:rsidP="00E72C73">
            <w:pPr>
              <w:jc w:val="center"/>
            </w:pPr>
            <w:r w:rsidRPr="00CC62DE">
              <w:rPr>
                <w:rFonts w:ascii="Arial" w:hAnsi="Arial" w:hint="eastAsia"/>
                <w:sz w:val="18"/>
                <w:lang w:val="en-GB" w:eastAsia="zh-CN"/>
              </w:rPr>
              <w:t>--</w:t>
            </w:r>
          </w:p>
        </w:tc>
      </w:tr>
    </w:tbl>
    <w:p w:rsidR="00CB5845" w:rsidRPr="00CC62DE" w:rsidRDefault="00CB5845" w:rsidP="00CB5845">
      <w:pPr>
        <w:autoSpaceDE w:val="0"/>
        <w:autoSpaceDN w:val="0"/>
        <w:adjustRightInd w:val="0"/>
        <w:spacing w:line="24" w:lineRule="atLeast"/>
        <w:ind w:left="1365" w:hanging="1140"/>
        <w:rPr>
          <w:rFonts w:cs="Arial" w:hint="eastAsia"/>
          <w:szCs w:val="21"/>
          <w:lang w:eastAsia="zh-CN"/>
        </w:rPr>
      </w:pPr>
    </w:p>
    <w:p w:rsidR="00CB5845" w:rsidRPr="00CC62DE" w:rsidRDefault="00CB5845" w:rsidP="00CB5845">
      <w:pPr>
        <w:autoSpaceDE w:val="0"/>
        <w:autoSpaceDN w:val="0"/>
        <w:adjustRightInd w:val="0"/>
        <w:spacing w:line="24" w:lineRule="atLeast"/>
        <w:ind w:left="1365" w:hanging="1140"/>
        <w:rPr>
          <w:rFonts w:cs="Arial" w:hint="eastAsia"/>
          <w:szCs w:val="21"/>
          <w:lang w:eastAsia="zh-CN"/>
        </w:rPr>
      </w:pPr>
      <w:r w:rsidRPr="00CC62DE">
        <w:rPr>
          <w:rFonts w:cs="Arial" w:hint="eastAsia"/>
          <w:szCs w:val="21"/>
          <w:lang w:eastAsia="zh-CN"/>
        </w:rPr>
        <w:t>Test the test point</w:t>
      </w:r>
    </w:p>
    <w:tbl>
      <w:tblPr>
        <w:tblW w:w="0" w:type="auto"/>
        <w:tblLook w:val="01E0" w:firstRow="1" w:lastRow="1" w:firstColumn="1" w:lastColumn="1" w:noHBand="0" w:noVBand="0"/>
      </w:tblPr>
      <w:tblGrid>
        <w:gridCol w:w="2831"/>
        <w:gridCol w:w="1521"/>
        <w:gridCol w:w="1800"/>
        <w:gridCol w:w="2195"/>
        <w:gridCol w:w="1508"/>
      </w:tblGrid>
      <w:tr w:rsidR="00CB5845" w:rsidRPr="00CC62DE" w:rsidTr="00E72C73">
        <w:tc>
          <w:tcPr>
            <w:tcW w:w="2831" w:type="dxa"/>
            <w:tcBorders>
              <w:top w:val="single" w:sz="4" w:space="0" w:color="auto"/>
              <w:left w:val="single" w:sz="4" w:space="0" w:color="auto"/>
              <w:bottom w:val="single" w:sz="4" w:space="0" w:color="auto"/>
              <w:right w:val="single" w:sz="4" w:space="0" w:color="auto"/>
            </w:tcBorders>
            <w:shd w:val="clear" w:color="auto" w:fill="D9D9D9"/>
            <w:vAlign w:val="center"/>
          </w:tcPr>
          <w:p w:rsidR="00CB5845" w:rsidRPr="00CC62DE" w:rsidRDefault="00CB5845" w:rsidP="00E72C73">
            <w:pPr>
              <w:widowControl w:val="0"/>
              <w:autoSpaceDE w:val="0"/>
              <w:autoSpaceDN w:val="0"/>
              <w:adjustRightInd w:val="0"/>
              <w:spacing w:before="16" w:line="24" w:lineRule="atLeast"/>
              <w:rPr>
                <w:rFonts w:cs="Arial"/>
                <w:spacing w:val="-1"/>
                <w:sz w:val="21"/>
                <w:szCs w:val="21"/>
              </w:rPr>
            </w:pPr>
            <w:r w:rsidRPr="00CC62DE">
              <w:rPr>
                <w:rFonts w:cs="Arial"/>
                <w:spacing w:val="-1"/>
                <w:szCs w:val="21"/>
              </w:rPr>
              <w:t>Action</w:t>
            </w:r>
          </w:p>
        </w:tc>
        <w:tc>
          <w:tcPr>
            <w:tcW w:w="1521" w:type="dxa"/>
            <w:tcBorders>
              <w:top w:val="single" w:sz="4" w:space="0" w:color="auto"/>
              <w:left w:val="single" w:sz="4" w:space="0" w:color="auto"/>
              <w:bottom w:val="single" w:sz="4" w:space="0" w:color="auto"/>
              <w:right w:val="single" w:sz="4" w:space="0" w:color="auto"/>
            </w:tcBorders>
            <w:shd w:val="clear" w:color="auto" w:fill="D9D9D9"/>
            <w:vAlign w:val="center"/>
          </w:tcPr>
          <w:p w:rsidR="00CB5845" w:rsidRPr="00CC62DE" w:rsidRDefault="00CB5845" w:rsidP="00E72C73">
            <w:pPr>
              <w:widowControl w:val="0"/>
              <w:autoSpaceDE w:val="0"/>
              <w:autoSpaceDN w:val="0"/>
              <w:adjustRightInd w:val="0"/>
              <w:spacing w:before="16" w:line="24" w:lineRule="atLeast"/>
              <w:rPr>
                <w:rFonts w:cs="Arial"/>
                <w:spacing w:val="-1"/>
                <w:sz w:val="21"/>
                <w:szCs w:val="21"/>
              </w:rPr>
            </w:pPr>
            <w:r w:rsidRPr="00CC62DE">
              <w:rPr>
                <w:rFonts w:cs="Arial"/>
                <w:spacing w:val="-1"/>
                <w:szCs w:val="21"/>
              </w:rPr>
              <w:t>Waiting time</w:t>
            </w:r>
          </w:p>
        </w:tc>
        <w:tc>
          <w:tcPr>
            <w:tcW w:w="1800" w:type="dxa"/>
            <w:tcBorders>
              <w:top w:val="single" w:sz="4" w:space="0" w:color="auto"/>
              <w:left w:val="single" w:sz="4" w:space="0" w:color="auto"/>
              <w:bottom w:val="single" w:sz="4" w:space="0" w:color="auto"/>
              <w:right w:val="single" w:sz="4" w:space="0" w:color="auto"/>
            </w:tcBorders>
            <w:shd w:val="clear" w:color="auto" w:fill="D9D9D9"/>
            <w:vAlign w:val="center"/>
          </w:tcPr>
          <w:p w:rsidR="00CB5845" w:rsidRPr="00CC62DE" w:rsidRDefault="00CB5845" w:rsidP="00E72C73">
            <w:pPr>
              <w:widowControl w:val="0"/>
              <w:autoSpaceDE w:val="0"/>
              <w:autoSpaceDN w:val="0"/>
              <w:adjustRightInd w:val="0"/>
              <w:spacing w:before="16" w:line="24" w:lineRule="atLeast"/>
              <w:rPr>
                <w:rFonts w:cs="Arial"/>
                <w:spacing w:val="-1"/>
                <w:sz w:val="21"/>
                <w:szCs w:val="21"/>
              </w:rPr>
            </w:pPr>
            <w:r w:rsidRPr="00CC62DE">
              <w:rPr>
                <w:rFonts w:cs="Arial"/>
                <w:spacing w:val="-1"/>
                <w:szCs w:val="21"/>
              </w:rPr>
              <w:t xml:space="preserve">Measuring </w:t>
            </w:r>
            <w:r w:rsidR="00EF4795" w:rsidRPr="00CC62DE">
              <w:rPr>
                <w:rFonts w:cs="Arial"/>
                <w:spacing w:val="-1"/>
                <w:szCs w:val="21"/>
              </w:rPr>
              <w:t>point</w:t>
            </w:r>
          </w:p>
        </w:tc>
        <w:tc>
          <w:tcPr>
            <w:tcW w:w="2195" w:type="dxa"/>
            <w:tcBorders>
              <w:top w:val="single" w:sz="4" w:space="0" w:color="auto"/>
              <w:left w:val="single" w:sz="4" w:space="0" w:color="auto"/>
              <w:bottom w:val="single" w:sz="4" w:space="0" w:color="auto"/>
              <w:right w:val="single" w:sz="4" w:space="0" w:color="auto"/>
            </w:tcBorders>
            <w:shd w:val="clear" w:color="auto" w:fill="D9D9D9"/>
            <w:vAlign w:val="center"/>
          </w:tcPr>
          <w:p w:rsidR="00CB5845" w:rsidRPr="00CC62DE" w:rsidRDefault="00CB5845" w:rsidP="00E72C73">
            <w:pPr>
              <w:widowControl w:val="0"/>
              <w:autoSpaceDE w:val="0"/>
              <w:autoSpaceDN w:val="0"/>
              <w:adjustRightInd w:val="0"/>
              <w:spacing w:before="16" w:line="24" w:lineRule="atLeast"/>
              <w:rPr>
                <w:rFonts w:cs="Arial"/>
                <w:spacing w:val="-1"/>
                <w:sz w:val="21"/>
                <w:szCs w:val="21"/>
              </w:rPr>
            </w:pPr>
            <w:r w:rsidRPr="00CC62DE">
              <w:rPr>
                <w:rFonts w:cs="Arial"/>
                <w:spacing w:val="-1"/>
                <w:szCs w:val="21"/>
              </w:rPr>
              <w:t>Reaction</w:t>
            </w:r>
          </w:p>
        </w:tc>
        <w:tc>
          <w:tcPr>
            <w:tcW w:w="1508" w:type="dxa"/>
            <w:tcBorders>
              <w:top w:val="single" w:sz="4" w:space="0" w:color="auto"/>
              <w:left w:val="single" w:sz="4" w:space="0" w:color="auto"/>
              <w:bottom w:val="single" w:sz="4" w:space="0" w:color="auto"/>
              <w:right w:val="single" w:sz="4" w:space="0" w:color="auto"/>
            </w:tcBorders>
            <w:shd w:val="clear" w:color="auto" w:fill="D9D9D9"/>
            <w:vAlign w:val="center"/>
          </w:tcPr>
          <w:p w:rsidR="00CB5845" w:rsidRPr="00CC62DE" w:rsidRDefault="00CB5845" w:rsidP="00E72C73">
            <w:pPr>
              <w:widowControl w:val="0"/>
              <w:autoSpaceDE w:val="0"/>
              <w:autoSpaceDN w:val="0"/>
              <w:adjustRightInd w:val="0"/>
              <w:spacing w:before="16" w:line="24" w:lineRule="atLeast"/>
              <w:rPr>
                <w:rFonts w:cs="Arial"/>
                <w:spacing w:val="-1"/>
                <w:sz w:val="21"/>
                <w:szCs w:val="21"/>
              </w:rPr>
            </w:pPr>
            <w:r w:rsidRPr="00CC62DE">
              <w:rPr>
                <w:rFonts w:cs="Arial"/>
                <w:spacing w:val="-1"/>
                <w:szCs w:val="21"/>
              </w:rPr>
              <w:t>Note</w:t>
            </w:r>
          </w:p>
        </w:tc>
      </w:tr>
      <w:tr w:rsidR="00CB5845" w:rsidRPr="00CC62DE" w:rsidTr="00E72C73">
        <w:tc>
          <w:tcPr>
            <w:tcW w:w="2831" w:type="dxa"/>
            <w:tcBorders>
              <w:top w:val="single" w:sz="4" w:space="0" w:color="auto"/>
              <w:left w:val="single" w:sz="4" w:space="0" w:color="auto"/>
              <w:bottom w:val="single" w:sz="4" w:space="0" w:color="auto"/>
              <w:right w:val="single" w:sz="4" w:space="0" w:color="auto"/>
            </w:tcBorders>
            <w:shd w:val="clear" w:color="auto" w:fill="auto"/>
            <w:vAlign w:val="center"/>
          </w:tcPr>
          <w:p w:rsidR="00CB5845" w:rsidRPr="00CC62DE" w:rsidRDefault="00CB5845" w:rsidP="00E72C73">
            <w:pPr>
              <w:autoSpaceDE w:val="0"/>
              <w:autoSpaceDN w:val="0"/>
              <w:adjustRightInd w:val="0"/>
              <w:spacing w:before="16" w:line="24" w:lineRule="atLeast"/>
              <w:rPr>
                <w:rFonts w:cs="Arial"/>
                <w:spacing w:val="-1"/>
                <w:sz w:val="21"/>
                <w:szCs w:val="21"/>
              </w:rPr>
            </w:pPr>
            <w:r w:rsidRPr="00CC62DE">
              <w:rPr>
                <w:rFonts w:cs="Arial" w:hint="eastAsia"/>
                <w:spacing w:val="-1"/>
                <w:szCs w:val="21"/>
                <w:lang w:eastAsia="zh-CN"/>
              </w:rPr>
              <w:t>Power</w:t>
            </w:r>
            <w:r w:rsidRPr="00CC62DE">
              <w:rPr>
                <w:rFonts w:cs="Arial"/>
                <w:spacing w:val="-1"/>
                <w:szCs w:val="21"/>
              </w:rPr>
              <w:t xml:space="preserve"> Port 4 to "1"</w:t>
            </w:r>
          </w:p>
          <w:p w:rsidR="00CB5845" w:rsidRPr="00CC62DE" w:rsidRDefault="00CB5845" w:rsidP="00E72C73">
            <w:pPr>
              <w:autoSpaceDE w:val="0"/>
              <w:autoSpaceDN w:val="0"/>
              <w:adjustRightInd w:val="0"/>
              <w:spacing w:before="16" w:line="24" w:lineRule="atLeast"/>
              <w:rPr>
                <w:rFonts w:cs="Arial"/>
                <w:spacing w:val="-1"/>
                <w:szCs w:val="21"/>
              </w:rPr>
            </w:pPr>
            <w:r w:rsidRPr="00CC62DE">
              <w:rPr>
                <w:rFonts w:cs="Arial" w:hint="eastAsia"/>
                <w:spacing w:val="-1"/>
                <w:szCs w:val="21"/>
                <w:lang w:eastAsia="zh-CN"/>
              </w:rPr>
              <w:t>Power</w:t>
            </w:r>
            <w:r w:rsidRPr="00CC62DE">
              <w:rPr>
                <w:rFonts w:cs="Arial"/>
                <w:spacing w:val="-1"/>
                <w:szCs w:val="21"/>
              </w:rPr>
              <w:t xml:space="preserve"> Port 3 to "1"</w:t>
            </w:r>
          </w:p>
          <w:p w:rsidR="00CB5845" w:rsidRPr="00CC62DE" w:rsidRDefault="00CB5845" w:rsidP="00E72C73">
            <w:pPr>
              <w:autoSpaceDE w:val="0"/>
              <w:autoSpaceDN w:val="0"/>
              <w:adjustRightInd w:val="0"/>
              <w:spacing w:before="16" w:line="24" w:lineRule="atLeast"/>
              <w:rPr>
                <w:rFonts w:cs="Arial"/>
                <w:spacing w:val="-1"/>
                <w:szCs w:val="21"/>
              </w:rPr>
            </w:pPr>
            <w:r w:rsidRPr="00CC62DE">
              <w:rPr>
                <w:rFonts w:cs="Arial" w:hint="eastAsia"/>
                <w:spacing w:val="-1"/>
                <w:szCs w:val="21"/>
                <w:lang w:eastAsia="zh-CN"/>
              </w:rPr>
              <w:t>Power</w:t>
            </w:r>
            <w:r w:rsidRPr="00CC62DE">
              <w:rPr>
                <w:rFonts w:cs="Arial"/>
                <w:spacing w:val="-1"/>
                <w:szCs w:val="21"/>
              </w:rPr>
              <w:t xml:space="preserve"> Port 2 to "0"</w:t>
            </w:r>
          </w:p>
          <w:p w:rsidR="00CB5845" w:rsidRPr="00CC62DE" w:rsidRDefault="00CB5845" w:rsidP="00E72C73">
            <w:pPr>
              <w:widowControl w:val="0"/>
              <w:autoSpaceDE w:val="0"/>
              <w:autoSpaceDN w:val="0"/>
              <w:adjustRightInd w:val="0"/>
              <w:spacing w:line="24" w:lineRule="atLeast"/>
              <w:rPr>
                <w:rFonts w:cs="Arial"/>
                <w:sz w:val="21"/>
                <w:szCs w:val="21"/>
              </w:rPr>
            </w:pPr>
            <w:r w:rsidRPr="00CC62DE">
              <w:rPr>
                <w:rFonts w:cs="Arial" w:hint="eastAsia"/>
                <w:spacing w:val="-1"/>
                <w:szCs w:val="21"/>
                <w:lang w:eastAsia="zh-CN"/>
              </w:rPr>
              <w:t>Power</w:t>
            </w:r>
            <w:r w:rsidRPr="00CC62DE">
              <w:rPr>
                <w:rFonts w:cs="Arial"/>
                <w:spacing w:val="-1"/>
                <w:szCs w:val="21"/>
              </w:rPr>
              <w:t xml:space="preserve"> Port 1 to "1"</w:t>
            </w:r>
          </w:p>
        </w:tc>
        <w:tc>
          <w:tcPr>
            <w:tcW w:w="1521" w:type="dxa"/>
            <w:tcBorders>
              <w:top w:val="single" w:sz="4" w:space="0" w:color="auto"/>
              <w:left w:val="single" w:sz="4" w:space="0" w:color="auto"/>
              <w:bottom w:val="single" w:sz="4" w:space="0" w:color="auto"/>
              <w:right w:val="single" w:sz="4" w:space="0" w:color="auto"/>
            </w:tcBorders>
            <w:shd w:val="clear" w:color="auto" w:fill="auto"/>
            <w:vAlign w:val="center"/>
          </w:tcPr>
          <w:p w:rsidR="00CB5845" w:rsidRPr="00CC62DE" w:rsidRDefault="00CB5845" w:rsidP="00E72C73">
            <w:pPr>
              <w:widowControl w:val="0"/>
              <w:autoSpaceDE w:val="0"/>
              <w:autoSpaceDN w:val="0"/>
              <w:adjustRightInd w:val="0"/>
              <w:spacing w:line="24" w:lineRule="atLeast"/>
              <w:rPr>
                <w:rFonts w:cs="Arial"/>
                <w:sz w:val="21"/>
                <w:szCs w:val="21"/>
              </w:rPr>
            </w:pPr>
            <w:r w:rsidRPr="00CC62DE">
              <w:rPr>
                <w:rFonts w:cs="Arial"/>
                <w:spacing w:val="-1"/>
                <w:szCs w:val="21"/>
              </w:rPr>
              <w:t>&gt;30ms</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rsidR="00176166" w:rsidRPr="00CC62DE" w:rsidRDefault="00176166" w:rsidP="00176166">
            <w:pPr>
              <w:widowControl w:val="0"/>
              <w:autoSpaceDE w:val="0"/>
              <w:autoSpaceDN w:val="0"/>
              <w:adjustRightInd w:val="0"/>
              <w:spacing w:before="16" w:line="24" w:lineRule="atLeast"/>
              <w:rPr>
                <w:rFonts w:cs="Arial" w:hint="eastAsia"/>
                <w:spacing w:val="-1"/>
                <w:szCs w:val="21"/>
                <w:lang w:eastAsia="zh-CN"/>
              </w:rPr>
            </w:pPr>
            <w:r w:rsidRPr="00CC62DE">
              <w:rPr>
                <w:rFonts w:cs="Arial" w:hint="eastAsia"/>
                <w:spacing w:val="-1"/>
                <w:szCs w:val="21"/>
                <w:lang w:eastAsia="zh-CN"/>
              </w:rPr>
              <w:t>F207</w:t>
            </w:r>
          </w:p>
          <w:p w:rsidR="00176166" w:rsidRPr="00CC62DE" w:rsidRDefault="00176166" w:rsidP="00176166">
            <w:pPr>
              <w:widowControl w:val="0"/>
              <w:autoSpaceDE w:val="0"/>
              <w:autoSpaceDN w:val="0"/>
              <w:adjustRightInd w:val="0"/>
              <w:spacing w:before="16" w:line="24" w:lineRule="atLeast"/>
              <w:rPr>
                <w:rFonts w:cs="Arial" w:hint="eastAsia"/>
                <w:spacing w:val="-1"/>
                <w:szCs w:val="21"/>
                <w:lang w:eastAsia="zh-CN"/>
              </w:rPr>
            </w:pPr>
            <w:r w:rsidRPr="00CC62DE">
              <w:rPr>
                <w:rFonts w:cs="Arial" w:hint="eastAsia"/>
                <w:spacing w:val="-1"/>
                <w:szCs w:val="21"/>
                <w:lang w:eastAsia="zh-CN"/>
              </w:rPr>
              <w:t>F208</w:t>
            </w:r>
          </w:p>
          <w:p w:rsidR="00176166" w:rsidRPr="00CC62DE" w:rsidRDefault="00176166" w:rsidP="00176166">
            <w:pPr>
              <w:widowControl w:val="0"/>
              <w:autoSpaceDE w:val="0"/>
              <w:autoSpaceDN w:val="0"/>
              <w:adjustRightInd w:val="0"/>
              <w:spacing w:before="16" w:line="24" w:lineRule="atLeast"/>
              <w:rPr>
                <w:rFonts w:cs="Arial" w:hint="eastAsia"/>
                <w:spacing w:val="-1"/>
                <w:szCs w:val="21"/>
                <w:lang w:eastAsia="zh-CN"/>
              </w:rPr>
            </w:pPr>
            <w:r w:rsidRPr="00CC62DE">
              <w:rPr>
                <w:rFonts w:cs="Arial" w:hint="eastAsia"/>
                <w:spacing w:val="-1"/>
                <w:szCs w:val="21"/>
                <w:lang w:eastAsia="zh-CN"/>
              </w:rPr>
              <w:t>F209</w:t>
            </w:r>
          </w:p>
          <w:p w:rsidR="00CB5845" w:rsidRPr="00CC62DE" w:rsidRDefault="00176166" w:rsidP="00176166">
            <w:pPr>
              <w:widowControl w:val="0"/>
              <w:autoSpaceDE w:val="0"/>
              <w:autoSpaceDN w:val="0"/>
              <w:adjustRightInd w:val="0"/>
              <w:spacing w:before="16" w:line="24" w:lineRule="atLeast"/>
              <w:rPr>
                <w:rFonts w:cs="Arial"/>
                <w:color w:val="FF0000"/>
                <w:spacing w:val="-1"/>
                <w:sz w:val="21"/>
                <w:szCs w:val="21"/>
              </w:rPr>
            </w:pPr>
            <w:r w:rsidRPr="00CC62DE">
              <w:rPr>
                <w:rFonts w:cs="Arial" w:hint="eastAsia"/>
                <w:spacing w:val="-1"/>
                <w:szCs w:val="21"/>
                <w:lang w:eastAsia="zh-CN"/>
              </w:rPr>
              <w:t>F210</w:t>
            </w:r>
          </w:p>
        </w:tc>
        <w:tc>
          <w:tcPr>
            <w:tcW w:w="2195" w:type="dxa"/>
            <w:tcBorders>
              <w:top w:val="single" w:sz="4" w:space="0" w:color="auto"/>
              <w:left w:val="single" w:sz="4" w:space="0" w:color="auto"/>
              <w:bottom w:val="single" w:sz="4" w:space="0" w:color="auto"/>
              <w:right w:val="single" w:sz="4" w:space="0" w:color="auto"/>
            </w:tcBorders>
            <w:shd w:val="clear" w:color="auto" w:fill="auto"/>
            <w:vAlign w:val="center"/>
          </w:tcPr>
          <w:p w:rsidR="00CB5845" w:rsidRPr="00CC62DE" w:rsidRDefault="00CB5845" w:rsidP="00E72C73">
            <w:pPr>
              <w:autoSpaceDE w:val="0"/>
              <w:autoSpaceDN w:val="0"/>
              <w:adjustRightInd w:val="0"/>
              <w:spacing w:before="16" w:line="24" w:lineRule="atLeast"/>
              <w:rPr>
                <w:rFonts w:cs="Arial"/>
                <w:b/>
                <w:spacing w:val="-1"/>
                <w:sz w:val="21"/>
                <w:szCs w:val="21"/>
              </w:rPr>
            </w:pPr>
            <w:r w:rsidRPr="00CC62DE">
              <w:rPr>
                <w:rFonts w:cs="Arial"/>
                <w:b/>
                <w:spacing w:val="-1"/>
                <w:szCs w:val="21"/>
              </w:rPr>
              <w:t>&gt;4.5V DC</w:t>
            </w:r>
          </w:p>
          <w:p w:rsidR="00CB5845" w:rsidRPr="00CC62DE" w:rsidRDefault="00CB5845" w:rsidP="00E72C73">
            <w:pPr>
              <w:autoSpaceDE w:val="0"/>
              <w:autoSpaceDN w:val="0"/>
              <w:adjustRightInd w:val="0"/>
              <w:spacing w:before="16" w:line="24" w:lineRule="atLeast"/>
              <w:rPr>
                <w:rFonts w:cs="Arial"/>
                <w:b/>
                <w:spacing w:val="-1"/>
                <w:szCs w:val="21"/>
              </w:rPr>
            </w:pPr>
            <w:r w:rsidRPr="00CC62DE">
              <w:rPr>
                <w:rFonts w:cs="Arial"/>
                <w:b/>
                <w:spacing w:val="-1"/>
                <w:szCs w:val="21"/>
              </w:rPr>
              <w:t>&gt;4.5V DC</w:t>
            </w:r>
          </w:p>
          <w:p w:rsidR="00CB5845" w:rsidRPr="00CC62DE" w:rsidRDefault="00CB5845" w:rsidP="00E72C73">
            <w:pPr>
              <w:autoSpaceDE w:val="0"/>
              <w:autoSpaceDN w:val="0"/>
              <w:adjustRightInd w:val="0"/>
              <w:spacing w:before="16" w:line="24" w:lineRule="atLeast"/>
              <w:rPr>
                <w:rFonts w:cs="Arial"/>
                <w:b/>
                <w:spacing w:val="-1"/>
                <w:szCs w:val="21"/>
              </w:rPr>
            </w:pPr>
            <w:r w:rsidRPr="00CC62DE">
              <w:rPr>
                <w:rFonts w:cs="Arial"/>
                <w:b/>
                <w:spacing w:val="-1"/>
                <w:szCs w:val="21"/>
              </w:rPr>
              <w:t>&lt;0.5V DC</w:t>
            </w:r>
          </w:p>
          <w:p w:rsidR="00CB5845" w:rsidRPr="00CC62DE" w:rsidRDefault="00CB5845" w:rsidP="00E72C73">
            <w:pPr>
              <w:widowControl w:val="0"/>
              <w:autoSpaceDE w:val="0"/>
              <w:autoSpaceDN w:val="0"/>
              <w:adjustRightInd w:val="0"/>
              <w:spacing w:before="16" w:line="24" w:lineRule="atLeast"/>
              <w:rPr>
                <w:rFonts w:cs="Arial"/>
                <w:spacing w:val="-1"/>
                <w:sz w:val="21"/>
                <w:szCs w:val="21"/>
              </w:rPr>
            </w:pPr>
            <w:r w:rsidRPr="00CC62DE">
              <w:rPr>
                <w:rFonts w:cs="Arial"/>
                <w:b/>
                <w:spacing w:val="-1"/>
                <w:szCs w:val="21"/>
              </w:rPr>
              <w:t>&gt;4.5V DC</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rsidR="00CB5845" w:rsidRPr="00CC62DE" w:rsidRDefault="00CB5845" w:rsidP="00E72C73">
            <w:pPr>
              <w:widowControl w:val="0"/>
              <w:autoSpaceDE w:val="0"/>
              <w:autoSpaceDN w:val="0"/>
              <w:adjustRightInd w:val="0"/>
              <w:spacing w:before="16" w:line="24" w:lineRule="atLeast"/>
              <w:rPr>
                <w:rFonts w:cs="Arial"/>
                <w:spacing w:val="-1"/>
                <w:sz w:val="21"/>
                <w:szCs w:val="21"/>
              </w:rPr>
            </w:pPr>
          </w:p>
        </w:tc>
      </w:tr>
    </w:tbl>
    <w:p w:rsidR="00325F4B" w:rsidRPr="00CC62DE" w:rsidRDefault="00325F4B" w:rsidP="00506961">
      <w:pPr>
        <w:autoSpaceDE w:val="0"/>
        <w:autoSpaceDN w:val="0"/>
        <w:adjustRightInd w:val="0"/>
        <w:spacing w:line="24" w:lineRule="atLeast"/>
        <w:ind w:left="1365" w:hanging="1140"/>
        <w:rPr>
          <w:rFonts w:cs="Arial" w:hint="eastAsia"/>
          <w:szCs w:val="21"/>
          <w:lang w:eastAsia="zh-CN"/>
        </w:rPr>
      </w:pPr>
    </w:p>
    <w:p w:rsidR="00CB5845" w:rsidRPr="00CC62DE" w:rsidRDefault="00CB5845" w:rsidP="00CB5845">
      <w:pPr>
        <w:autoSpaceDE w:val="0"/>
        <w:autoSpaceDN w:val="0"/>
        <w:adjustRightInd w:val="0"/>
        <w:spacing w:line="24" w:lineRule="atLeast"/>
        <w:ind w:left="1365" w:hanging="1140"/>
        <w:rPr>
          <w:rFonts w:cs="Arial" w:hint="eastAsia"/>
          <w:szCs w:val="21"/>
          <w:lang w:eastAsia="zh-CN"/>
        </w:rPr>
      </w:pPr>
      <w:r w:rsidRPr="00CC62DE">
        <w:rPr>
          <w:rFonts w:cs="Arial"/>
          <w:szCs w:val="21"/>
          <w:lang w:eastAsia="zh-CN"/>
        </w:rPr>
        <w:t>S</w:t>
      </w:r>
      <w:r w:rsidRPr="00CC62DE">
        <w:rPr>
          <w:rFonts w:cs="Arial" w:hint="eastAsia"/>
          <w:szCs w:val="21"/>
          <w:lang w:eastAsia="zh-CN"/>
        </w:rPr>
        <w:t>tep 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CB5845" w:rsidRPr="00CC62DE" w:rsidTr="00E72C73">
        <w:trPr>
          <w:trHeight w:val="276"/>
        </w:trPr>
        <w:tc>
          <w:tcPr>
            <w:tcW w:w="0" w:type="auto"/>
            <w:shd w:val="clear" w:color="auto" w:fill="E6E6E6"/>
            <w:vAlign w:val="center"/>
          </w:tcPr>
          <w:p w:rsidR="00CB5845" w:rsidRPr="00CC62DE" w:rsidRDefault="00CB5845" w:rsidP="00E72C73">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Data7</w:t>
            </w:r>
          </w:p>
        </w:tc>
      </w:tr>
      <w:tr w:rsidR="00CB5845" w:rsidRPr="00CC62DE" w:rsidTr="00E72C73">
        <w:trPr>
          <w:trHeight w:val="243"/>
        </w:trPr>
        <w:tc>
          <w:tcPr>
            <w:tcW w:w="0" w:type="auto"/>
            <w:shd w:val="clear" w:color="auto" w:fill="auto"/>
            <w:vAlign w:val="center"/>
          </w:tcPr>
          <w:p w:rsidR="00CB5845" w:rsidRPr="00CC62DE" w:rsidRDefault="00CB5845" w:rsidP="00E72C73">
            <w:pPr>
              <w:jc w:val="center"/>
              <w:rPr>
                <w:rFonts w:ascii="Arial" w:hAnsi="Arial" w:hint="eastAsia"/>
                <w:sz w:val="18"/>
                <w:lang w:eastAsia="zh-CN"/>
              </w:rPr>
            </w:pPr>
            <w:r w:rsidRPr="00CC62DE">
              <w:rPr>
                <w:rFonts w:ascii="Arial" w:hAnsi="Arial" w:hint="eastAsia"/>
                <w:sz w:val="18"/>
                <w:lang w:eastAsia="zh-CN"/>
              </w:rPr>
              <w:t>0x772</w:t>
            </w:r>
          </w:p>
        </w:tc>
        <w:tc>
          <w:tcPr>
            <w:tcW w:w="0" w:type="auto"/>
            <w:shd w:val="clear" w:color="auto" w:fill="auto"/>
            <w:vAlign w:val="center"/>
          </w:tcPr>
          <w:p w:rsidR="00CB5845" w:rsidRPr="00CC62DE" w:rsidRDefault="00CB5845" w:rsidP="00E72C73">
            <w:pPr>
              <w:jc w:val="center"/>
              <w:rPr>
                <w:rFonts w:ascii="Arial" w:hAnsi="Arial"/>
                <w:sz w:val="18"/>
                <w:lang w:eastAsia="zh-CN"/>
              </w:rPr>
            </w:pPr>
            <w:r w:rsidRPr="00CC62DE">
              <w:rPr>
                <w:rFonts w:ascii="Arial" w:hAnsi="Arial"/>
                <w:sz w:val="18"/>
              </w:rPr>
              <w:t>0x</w:t>
            </w:r>
            <w:r w:rsidRPr="00CC62DE">
              <w:rPr>
                <w:rFonts w:ascii="Arial" w:hAnsi="Arial" w:hint="eastAsia"/>
                <w:sz w:val="18"/>
                <w:lang w:eastAsia="zh-CN"/>
              </w:rPr>
              <w:t>30</w:t>
            </w:r>
          </w:p>
        </w:tc>
        <w:tc>
          <w:tcPr>
            <w:tcW w:w="0" w:type="auto"/>
            <w:shd w:val="clear" w:color="auto" w:fill="auto"/>
            <w:vAlign w:val="center"/>
          </w:tcPr>
          <w:p w:rsidR="00CB5845" w:rsidRPr="00CC62DE" w:rsidRDefault="00CB5845" w:rsidP="00E72C73">
            <w:pPr>
              <w:keepNext/>
              <w:jc w:val="center"/>
              <w:rPr>
                <w:rFonts w:ascii="Arial" w:hAnsi="Arial"/>
                <w:sz w:val="18"/>
                <w:lang w:val="en-GB" w:eastAsia="zh-CN"/>
              </w:rPr>
            </w:pPr>
            <w:r w:rsidRPr="00CC62DE">
              <w:rPr>
                <w:rFonts w:ascii="Arial" w:hAnsi="Arial"/>
                <w:sz w:val="18"/>
                <w:lang w:val="en-GB"/>
              </w:rPr>
              <w:t>0x</w:t>
            </w:r>
            <w:r w:rsidRPr="00CC62DE">
              <w:rPr>
                <w:rFonts w:ascii="Arial" w:hAnsi="Arial" w:hint="eastAsia"/>
                <w:sz w:val="18"/>
                <w:lang w:val="en-GB" w:eastAsia="zh-CN"/>
              </w:rPr>
              <w:t>01</w:t>
            </w:r>
          </w:p>
        </w:tc>
        <w:tc>
          <w:tcPr>
            <w:tcW w:w="1036" w:type="dxa"/>
            <w:shd w:val="clear" w:color="auto" w:fill="auto"/>
          </w:tcPr>
          <w:p w:rsidR="00CB5845" w:rsidRPr="00CC62DE" w:rsidRDefault="00CB5845" w:rsidP="00E72C73">
            <w:pPr>
              <w:keepNext/>
              <w:jc w:val="center"/>
              <w:rPr>
                <w:rFonts w:ascii="Arial" w:hAnsi="Arial" w:hint="eastAsia"/>
                <w:sz w:val="18"/>
                <w:lang w:val="en-GB" w:eastAsia="zh-CN"/>
              </w:rPr>
            </w:pPr>
            <w:r w:rsidRPr="00CC62DE">
              <w:rPr>
                <w:rFonts w:ascii="Arial" w:hAnsi="Arial" w:hint="eastAsia"/>
                <w:sz w:val="18"/>
                <w:lang w:val="en-GB" w:eastAsia="zh-CN"/>
              </w:rPr>
              <w:t>0x31</w:t>
            </w:r>
          </w:p>
        </w:tc>
        <w:tc>
          <w:tcPr>
            <w:tcW w:w="0" w:type="auto"/>
          </w:tcPr>
          <w:p w:rsidR="00CB5845" w:rsidRPr="00CC62DE" w:rsidRDefault="00CB5845" w:rsidP="00CB5845">
            <w:pPr>
              <w:jc w:val="center"/>
              <w:rPr>
                <w:rFonts w:ascii="Arial" w:hAnsi="Arial" w:hint="eastAsia"/>
                <w:sz w:val="18"/>
                <w:lang w:val="en-GB" w:eastAsia="zh-CN"/>
              </w:rPr>
            </w:pPr>
            <w:r w:rsidRPr="00CC62DE">
              <w:rPr>
                <w:rFonts w:ascii="Arial" w:hAnsi="Arial" w:hint="eastAsia"/>
                <w:sz w:val="18"/>
                <w:lang w:val="en-GB" w:eastAsia="zh-CN"/>
              </w:rPr>
              <w:t>0xE0</w:t>
            </w:r>
          </w:p>
        </w:tc>
        <w:tc>
          <w:tcPr>
            <w:tcW w:w="0" w:type="auto"/>
          </w:tcPr>
          <w:p w:rsidR="00CB5845" w:rsidRPr="00CC62DE" w:rsidRDefault="00CB5845" w:rsidP="00E72C73">
            <w:pPr>
              <w:jc w:val="center"/>
              <w:rPr>
                <w:rFonts w:ascii="Arial" w:hAnsi="Arial" w:hint="eastAsia"/>
                <w:sz w:val="18"/>
                <w:lang w:val="en-GB" w:eastAsia="zh-CN"/>
              </w:rPr>
            </w:pPr>
            <w:r w:rsidRPr="00CC62DE">
              <w:rPr>
                <w:rFonts w:ascii="Arial" w:hAnsi="Arial" w:cs="Arial" w:hint="eastAsia"/>
                <w:sz w:val="18"/>
                <w:szCs w:val="18"/>
                <w:lang w:val="en-GB" w:eastAsia="zh-CN"/>
              </w:rPr>
              <w:t>0xAA</w:t>
            </w:r>
          </w:p>
        </w:tc>
        <w:tc>
          <w:tcPr>
            <w:tcW w:w="0" w:type="auto"/>
          </w:tcPr>
          <w:p w:rsidR="00CB5845" w:rsidRPr="00CC62DE" w:rsidRDefault="00CB5845" w:rsidP="00E72C73">
            <w:pPr>
              <w:jc w:val="center"/>
              <w:rPr>
                <w:rFonts w:ascii="Arial" w:hAnsi="Arial" w:hint="eastAsia"/>
                <w:sz w:val="18"/>
                <w:lang w:val="en-GB" w:eastAsia="zh-CN"/>
              </w:rPr>
            </w:pPr>
            <w:r w:rsidRPr="00CC62DE">
              <w:rPr>
                <w:rFonts w:ascii="Arial" w:hAnsi="Arial" w:cs="Arial" w:hint="eastAsia"/>
                <w:sz w:val="18"/>
                <w:szCs w:val="18"/>
                <w:lang w:val="en-GB" w:eastAsia="zh-CN"/>
              </w:rPr>
              <w:t>0xAA</w:t>
            </w:r>
          </w:p>
        </w:tc>
        <w:tc>
          <w:tcPr>
            <w:tcW w:w="0" w:type="auto"/>
          </w:tcPr>
          <w:p w:rsidR="00CB5845" w:rsidRPr="00CC62DE" w:rsidRDefault="00CB5845" w:rsidP="00E72C73">
            <w:pPr>
              <w:jc w:val="center"/>
              <w:rPr>
                <w:rFonts w:hint="eastAsia"/>
                <w:lang w:eastAsia="zh-CN"/>
              </w:rPr>
            </w:pPr>
            <w:r w:rsidRPr="00CC62DE">
              <w:rPr>
                <w:rFonts w:ascii="Arial" w:hAnsi="Arial" w:cs="Arial" w:hint="eastAsia"/>
                <w:sz w:val="18"/>
                <w:szCs w:val="18"/>
                <w:lang w:val="en-GB" w:eastAsia="zh-CN"/>
              </w:rPr>
              <w:t>0xAA</w:t>
            </w:r>
          </w:p>
        </w:tc>
        <w:tc>
          <w:tcPr>
            <w:tcW w:w="0" w:type="auto"/>
          </w:tcPr>
          <w:p w:rsidR="00CB5845" w:rsidRPr="00CC62DE" w:rsidRDefault="00CB5845" w:rsidP="00E72C73">
            <w:pPr>
              <w:jc w:val="center"/>
              <w:rPr>
                <w:rFonts w:hint="eastAsia"/>
                <w:lang w:eastAsia="zh-CN"/>
              </w:rPr>
            </w:pPr>
            <w:r w:rsidRPr="00CC62DE">
              <w:rPr>
                <w:rFonts w:ascii="Arial" w:hAnsi="Arial" w:cs="Arial" w:hint="eastAsia"/>
                <w:sz w:val="18"/>
                <w:szCs w:val="18"/>
                <w:lang w:val="en-GB" w:eastAsia="zh-CN"/>
              </w:rPr>
              <w:t>0xAA</w:t>
            </w:r>
          </w:p>
        </w:tc>
      </w:tr>
    </w:tbl>
    <w:p w:rsidR="00CB5845" w:rsidRPr="00CC62DE" w:rsidRDefault="00CB5845" w:rsidP="00CB5845">
      <w:pPr>
        <w:rPr>
          <w:rFonts w:ascii="Arial" w:hAnsi="Arial" w:cs="Arial" w:hint="eastAsia"/>
          <w:b/>
          <w:sz w:val="21"/>
          <w:szCs w:val="21"/>
          <w:lang w:val="en-GB" w:eastAsia="zh-CN"/>
        </w:rPr>
      </w:pPr>
      <w:r w:rsidRPr="00CC62DE">
        <w:rPr>
          <w:rFonts w:ascii="Arial" w:hAnsi="Arial" w:cs="Arial"/>
          <w:b/>
          <w:sz w:val="21"/>
          <w:szCs w:val="21"/>
          <w:lang w:val="en-GB" w:eastAsia="zh-CN"/>
        </w:rPr>
        <w:t>The ECU answer with the acknowledgement sent as follow</w:t>
      </w:r>
      <w:r w:rsidRPr="00CC62DE">
        <w:rPr>
          <w:rFonts w:ascii="Arial" w:hAnsi="Arial" w:cs="Arial" w:hint="eastAsia"/>
          <w:b/>
          <w:sz w:val="21"/>
          <w:szCs w:val="21"/>
          <w:lang w:val="en-GB" w:eastAsia="zh-CN"/>
        </w:rPr>
        <w:t>ing</w:t>
      </w:r>
      <w:r w:rsidRPr="00CC62DE">
        <w:rPr>
          <w:rFonts w:ascii="Arial" w:hAnsi="Arial" w:cs="Arial"/>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CB5845" w:rsidRPr="00CC62DE" w:rsidTr="00E72C73">
        <w:trPr>
          <w:trHeight w:val="276"/>
        </w:trPr>
        <w:tc>
          <w:tcPr>
            <w:tcW w:w="0" w:type="auto"/>
            <w:shd w:val="clear" w:color="auto" w:fill="E6E6E6"/>
            <w:vAlign w:val="center"/>
          </w:tcPr>
          <w:p w:rsidR="00CB5845" w:rsidRPr="00CC62DE" w:rsidRDefault="00CB5845" w:rsidP="00E72C73">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Data7</w:t>
            </w:r>
          </w:p>
        </w:tc>
      </w:tr>
      <w:tr w:rsidR="00CB5845" w:rsidRPr="00CC62DE" w:rsidTr="00E72C73">
        <w:trPr>
          <w:trHeight w:val="223"/>
        </w:trPr>
        <w:tc>
          <w:tcPr>
            <w:tcW w:w="0" w:type="auto"/>
            <w:shd w:val="clear" w:color="auto" w:fill="auto"/>
            <w:vAlign w:val="center"/>
          </w:tcPr>
          <w:p w:rsidR="00CB5845" w:rsidRPr="00CC62DE" w:rsidRDefault="00CB5845" w:rsidP="00E72C73">
            <w:pPr>
              <w:jc w:val="center"/>
              <w:rPr>
                <w:rFonts w:ascii="Arial" w:hAnsi="Arial" w:hint="eastAsia"/>
                <w:sz w:val="18"/>
                <w:lang w:eastAsia="zh-CN"/>
              </w:rPr>
            </w:pPr>
            <w:r w:rsidRPr="00CC62DE">
              <w:rPr>
                <w:rFonts w:ascii="Arial" w:hAnsi="Arial"/>
                <w:sz w:val="18"/>
              </w:rPr>
              <w:t>0x774</w:t>
            </w:r>
          </w:p>
        </w:tc>
        <w:tc>
          <w:tcPr>
            <w:tcW w:w="0" w:type="auto"/>
            <w:shd w:val="clear" w:color="auto" w:fill="auto"/>
            <w:vAlign w:val="center"/>
          </w:tcPr>
          <w:p w:rsidR="00CB5845" w:rsidRPr="00CC62DE" w:rsidRDefault="00CB5845" w:rsidP="00E72C73">
            <w:pPr>
              <w:jc w:val="center"/>
              <w:rPr>
                <w:rFonts w:ascii="Arial" w:hAnsi="Arial"/>
                <w:sz w:val="18"/>
                <w:lang w:eastAsia="zh-CN"/>
              </w:rPr>
            </w:pPr>
            <w:r w:rsidRPr="00CC62DE">
              <w:rPr>
                <w:rFonts w:ascii="Arial" w:hAnsi="Arial"/>
                <w:sz w:val="18"/>
              </w:rPr>
              <w:t>0x</w:t>
            </w:r>
            <w:r w:rsidRPr="00CC62DE">
              <w:rPr>
                <w:rFonts w:ascii="Arial" w:hAnsi="Arial" w:hint="eastAsia"/>
                <w:sz w:val="18"/>
                <w:lang w:eastAsia="zh-CN"/>
              </w:rPr>
              <w:t>70</w:t>
            </w:r>
          </w:p>
        </w:tc>
        <w:tc>
          <w:tcPr>
            <w:tcW w:w="0" w:type="auto"/>
            <w:shd w:val="clear" w:color="auto" w:fill="auto"/>
            <w:vAlign w:val="center"/>
          </w:tcPr>
          <w:p w:rsidR="00CB5845" w:rsidRPr="00CC62DE" w:rsidRDefault="00CB5845" w:rsidP="00E72C73">
            <w:pPr>
              <w:keepNext/>
              <w:jc w:val="center"/>
              <w:rPr>
                <w:rFonts w:ascii="Arial" w:hAnsi="Arial" w:hint="eastAsia"/>
                <w:sz w:val="18"/>
                <w:lang w:val="en-GB" w:eastAsia="zh-CN"/>
              </w:rPr>
            </w:pPr>
            <w:r w:rsidRPr="00CC62DE">
              <w:rPr>
                <w:rFonts w:ascii="Arial" w:hAnsi="Arial"/>
                <w:sz w:val="18"/>
                <w:lang w:val="en-GB"/>
              </w:rPr>
              <w:t>0</w:t>
            </w:r>
            <w:r w:rsidRPr="00CC62DE">
              <w:rPr>
                <w:rFonts w:ascii="Arial" w:hAnsi="Arial" w:hint="eastAsia"/>
                <w:sz w:val="18"/>
                <w:lang w:val="en-GB" w:eastAsia="zh-CN"/>
              </w:rPr>
              <w:t>x01</w:t>
            </w:r>
          </w:p>
        </w:tc>
        <w:tc>
          <w:tcPr>
            <w:tcW w:w="1036" w:type="dxa"/>
            <w:shd w:val="clear" w:color="auto" w:fill="auto"/>
          </w:tcPr>
          <w:p w:rsidR="00CB5845" w:rsidRPr="00CC62DE" w:rsidRDefault="006F3E56" w:rsidP="00E72C73">
            <w:pPr>
              <w:keepNext/>
              <w:jc w:val="center"/>
              <w:rPr>
                <w:rFonts w:ascii="Arial" w:hAnsi="Arial" w:hint="eastAsia"/>
                <w:sz w:val="18"/>
                <w:lang w:val="en-GB" w:eastAsia="zh-CN"/>
              </w:rPr>
            </w:pPr>
            <w:r>
              <w:rPr>
                <w:rFonts w:ascii="Arial" w:hAnsi="Arial" w:hint="eastAsia"/>
                <w:sz w:val="18"/>
                <w:lang w:val="en-GB" w:eastAsia="zh-CN"/>
              </w:rPr>
              <w:t>0x01</w:t>
            </w:r>
          </w:p>
        </w:tc>
        <w:tc>
          <w:tcPr>
            <w:tcW w:w="0" w:type="auto"/>
          </w:tcPr>
          <w:p w:rsidR="00CB5845" w:rsidRPr="00CC62DE" w:rsidRDefault="00CB5845" w:rsidP="00E72C73">
            <w:pPr>
              <w:jc w:val="center"/>
              <w:rPr>
                <w:rFonts w:ascii="Arial" w:hAnsi="Arial" w:hint="eastAsia"/>
                <w:sz w:val="18"/>
                <w:lang w:val="en-GB" w:eastAsia="zh-CN"/>
              </w:rPr>
            </w:pPr>
            <w:r w:rsidRPr="00CC62DE">
              <w:rPr>
                <w:rFonts w:ascii="Arial" w:hAnsi="Arial" w:hint="eastAsia"/>
                <w:sz w:val="18"/>
                <w:lang w:val="en-GB" w:eastAsia="zh-CN"/>
              </w:rPr>
              <w:t>--</w:t>
            </w:r>
          </w:p>
        </w:tc>
        <w:tc>
          <w:tcPr>
            <w:tcW w:w="0" w:type="auto"/>
          </w:tcPr>
          <w:p w:rsidR="00CB5845" w:rsidRPr="00CC62DE" w:rsidRDefault="00CB5845" w:rsidP="00E72C73">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CB5845" w:rsidRPr="00CC62DE" w:rsidRDefault="00CB5845" w:rsidP="00E72C73">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CB5845" w:rsidRPr="00CC62DE" w:rsidRDefault="00CB5845" w:rsidP="00E72C73">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CB5845" w:rsidRPr="00CC62DE" w:rsidRDefault="00CB5845" w:rsidP="00E72C73">
            <w:pPr>
              <w:jc w:val="center"/>
            </w:pPr>
            <w:r w:rsidRPr="00CC62DE">
              <w:rPr>
                <w:rFonts w:ascii="Arial" w:hAnsi="Arial" w:hint="eastAsia"/>
                <w:sz w:val="18"/>
                <w:lang w:val="en-GB" w:eastAsia="zh-CN"/>
              </w:rPr>
              <w:t>--</w:t>
            </w:r>
          </w:p>
        </w:tc>
      </w:tr>
    </w:tbl>
    <w:p w:rsidR="00CB5845" w:rsidRPr="00CC62DE" w:rsidRDefault="00CB5845" w:rsidP="00CB5845">
      <w:pPr>
        <w:autoSpaceDE w:val="0"/>
        <w:autoSpaceDN w:val="0"/>
        <w:adjustRightInd w:val="0"/>
        <w:spacing w:line="24" w:lineRule="atLeast"/>
        <w:ind w:left="1365" w:hanging="1140"/>
        <w:rPr>
          <w:rFonts w:cs="Arial" w:hint="eastAsia"/>
          <w:szCs w:val="21"/>
          <w:lang w:eastAsia="zh-CN"/>
        </w:rPr>
      </w:pPr>
    </w:p>
    <w:p w:rsidR="00CB5845" w:rsidRPr="00CC62DE" w:rsidRDefault="00CB5845" w:rsidP="00CB5845">
      <w:pPr>
        <w:autoSpaceDE w:val="0"/>
        <w:autoSpaceDN w:val="0"/>
        <w:adjustRightInd w:val="0"/>
        <w:spacing w:line="24" w:lineRule="atLeast"/>
        <w:ind w:left="1365" w:hanging="1140"/>
        <w:rPr>
          <w:rFonts w:cs="Arial" w:hint="eastAsia"/>
          <w:szCs w:val="21"/>
          <w:lang w:eastAsia="zh-CN"/>
        </w:rPr>
      </w:pPr>
      <w:r w:rsidRPr="00CC62DE">
        <w:rPr>
          <w:rFonts w:cs="Arial" w:hint="eastAsia"/>
          <w:szCs w:val="21"/>
          <w:lang w:eastAsia="zh-CN"/>
        </w:rPr>
        <w:t>Test the test point</w:t>
      </w:r>
    </w:p>
    <w:tbl>
      <w:tblPr>
        <w:tblW w:w="0" w:type="auto"/>
        <w:tblLook w:val="01E0" w:firstRow="1" w:lastRow="1" w:firstColumn="1" w:lastColumn="1" w:noHBand="0" w:noVBand="0"/>
      </w:tblPr>
      <w:tblGrid>
        <w:gridCol w:w="2831"/>
        <w:gridCol w:w="1521"/>
        <w:gridCol w:w="1800"/>
        <w:gridCol w:w="2195"/>
        <w:gridCol w:w="1508"/>
      </w:tblGrid>
      <w:tr w:rsidR="00CB5845" w:rsidRPr="00CC62DE" w:rsidTr="00E72C73">
        <w:tc>
          <w:tcPr>
            <w:tcW w:w="2831" w:type="dxa"/>
            <w:tcBorders>
              <w:top w:val="single" w:sz="4" w:space="0" w:color="auto"/>
              <w:left w:val="single" w:sz="4" w:space="0" w:color="auto"/>
              <w:bottom w:val="single" w:sz="4" w:space="0" w:color="auto"/>
              <w:right w:val="single" w:sz="4" w:space="0" w:color="auto"/>
            </w:tcBorders>
            <w:shd w:val="clear" w:color="auto" w:fill="D9D9D9"/>
            <w:vAlign w:val="center"/>
          </w:tcPr>
          <w:p w:rsidR="00CB5845" w:rsidRPr="00CC62DE" w:rsidRDefault="00CB5845" w:rsidP="00E72C73">
            <w:pPr>
              <w:widowControl w:val="0"/>
              <w:autoSpaceDE w:val="0"/>
              <w:autoSpaceDN w:val="0"/>
              <w:adjustRightInd w:val="0"/>
              <w:spacing w:before="16" w:line="24" w:lineRule="atLeast"/>
              <w:rPr>
                <w:rFonts w:cs="Arial"/>
                <w:spacing w:val="-1"/>
                <w:sz w:val="21"/>
                <w:szCs w:val="21"/>
              </w:rPr>
            </w:pPr>
            <w:r w:rsidRPr="00CC62DE">
              <w:rPr>
                <w:rFonts w:cs="Arial"/>
                <w:spacing w:val="-1"/>
                <w:szCs w:val="21"/>
              </w:rPr>
              <w:t>Action</w:t>
            </w:r>
          </w:p>
        </w:tc>
        <w:tc>
          <w:tcPr>
            <w:tcW w:w="1521" w:type="dxa"/>
            <w:tcBorders>
              <w:top w:val="single" w:sz="4" w:space="0" w:color="auto"/>
              <w:left w:val="single" w:sz="4" w:space="0" w:color="auto"/>
              <w:bottom w:val="single" w:sz="4" w:space="0" w:color="auto"/>
              <w:right w:val="single" w:sz="4" w:space="0" w:color="auto"/>
            </w:tcBorders>
            <w:shd w:val="clear" w:color="auto" w:fill="D9D9D9"/>
            <w:vAlign w:val="center"/>
          </w:tcPr>
          <w:p w:rsidR="00CB5845" w:rsidRPr="00CC62DE" w:rsidRDefault="00CB5845" w:rsidP="00E72C73">
            <w:pPr>
              <w:widowControl w:val="0"/>
              <w:autoSpaceDE w:val="0"/>
              <w:autoSpaceDN w:val="0"/>
              <w:adjustRightInd w:val="0"/>
              <w:spacing w:before="16" w:line="24" w:lineRule="atLeast"/>
              <w:rPr>
                <w:rFonts w:cs="Arial"/>
                <w:spacing w:val="-1"/>
                <w:sz w:val="21"/>
                <w:szCs w:val="21"/>
              </w:rPr>
            </w:pPr>
            <w:r w:rsidRPr="00CC62DE">
              <w:rPr>
                <w:rFonts w:cs="Arial"/>
                <w:spacing w:val="-1"/>
                <w:szCs w:val="21"/>
              </w:rPr>
              <w:t>Waiting time</w:t>
            </w:r>
          </w:p>
        </w:tc>
        <w:tc>
          <w:tcPr>
            <w:tcW w:w="1800" w:type="dxa"/>
            <w:tcBorders>
              <w:top w:val="single" w:sz="4" w:space="0" w:color="auto"/>
              <w:left w:val="single" w:sz="4" w:space="0" w:color="auto"/>
              <w:bottom w:val="single" w:sz="4" w:space="0" w:color="auto"/>
              <w:right w:val="single" w:sz="4" w:space="0" w:color="auto"/>
            </w:tcBorders>
            <w:shd w:val="clear" w:color="auto" w:fill="D9D9D9"/>
            <w:vAlign w:val="center"/>
          </w:tcPr>
          <w:p w:rsidR="00CB5845" w:rsidRPr="00CC62DE" w:rsidRDefault="00CB5845" w:rsidP="00E72C73">
            <w:pPr>
              <w:widowControl w:val="0"/>
              <w:autoSpaceDE w:val="0"/>
              <w:autoSpaceDN w:val="0"/>
              <w:adjustRightInd w:val="0"/>
              <w:spacing w:before="16" w:line="24" w:lineRule="atLeast"/>
              <w:rPr>
                <w:rFonts w:cs="Arial"/>
                <w:spacing w:val="-1"/>
                <w:sz w:val="21"/>
                <w:szCs w:val="21"/>
              </w:rPr>
            </w:pPr>
            <w:r w:rsidRPr="00CC62DE">
              <w:rPr>
                <w:rFonts w:cs="Arial"/>
                <w:spacing w:val="-1"/>
                <w:szCs w:val="21"/>
              </w:rPr>
              <w:t xml:space="preserve">Measuring </w:t>
            </w:r>
            <w:r w:rsidR="00EF4795" w:rsidRPr="00CC62DE">
              <w:rPr>
                <w:rFonts w:cs="Arial"/>
                <w:spacing w:val="-1"/>
                <w:szCs w:val="21"/>
              </w:rPr>
              <w:t>point</w:t>
            </w:r>
          </w:p>
        </w:tc>
        <w:tc>
          <w:tcPr>
            <w:tcW w:w="2195" w:type="dxa"/>
            <w:tcBorders>
              <w:top w:val="single" w:sz="4" w:space="0" w:color="auto"/>
              <w:left w:val="single" w:sz="4" w:space="0" w:color="auto"/>
              <w:bottom w:val="single" w:sz="4" w:space="0" w:color="auto"/>
              <w:right w:val="single" w:sz="4" w:space="0" w:color="auto"/>
            </w:tcBorders>
            <w:shd w:val="clear" w:color="auto" w:fill="D9D9D9"/>
            <w:vAlign w:val="center"/>
          </w:tcPr>
          <w:p w:rsidR="00CB5845" w:rsidRPr="00CC62DE" w:rsidRDefault="00CB5845" w:rsidP="00E72C73">
            <w:pPr>
              <w:widowControl w:val="0"/>
              <w:autoSpaceDE w:val="0"/>
              <w:autoSpaceDN w:val="0"/>
              <w:adjustRightInd w:val="0"/>
              <w:spacing w:before="16" w:line="24" w:lineRule="atLeast"/>
              <w:rPr>
                <w:rFonts w:cs="Arial"/>
                <w:spacing w:val="-1"/>
                <w:sz w:val="21"/>
                <w:szCs w:val="21"/>
              </w:rPr>
            </w:pPr>
            <w:r w:rsidRPr="00CC62DE">
              <w:rPr>
                <w:rFonts w:cs="Arial"/>
                <w:spacing w:val="-1"/>
                <w:szCs w:val="21"/>
              </w:rPr>
              <w:t>Reaction</w:t>
            </w:r>
          </w:p>
        </w:tc>
        <w:tc>
          <w:tcPr>
            <w:tcW w:w="1508" w:type="dxa"/>
            <w:tcBorders>
              <w:top w:val="single" w:sz="4" w:space="0" w:color="auto"/>
              <w:left w:val="single" w:sz="4" w:space="0" w:color="auto"/>
              <w:bottom w:val="single" w:sz="4" w:space="0" w:color="auto"/>
              <w:right w:val="single" w:sz="4" w:space="0" w:color="auto"/>
            </w:tcBorders>
            <w:shd w:val="clear" w:color="auto" w:fill="D9D9D9"/>
            <w:vAlign w:val="center"/>
          </w:tcPr>
          <w:p w:rsidR="00CB5845" w:rsidRPr="00CC62DE" w:rsidRDefault="00CB5845" w:rsidP="00E72C73">
            <w:pPr>
              <w:widowControl w:val="0"/>
              <w:autoSpaceDE w:val="0"/>
              <w:autoSpaceDN w:val="0"/>
              <w:adjustRightInd w:val="0"/>
              <w:spacing w:before="16" w:line="24" w:lineRule="atLeast"/>
              <w:rPr>
                <w:rFonts w:cs="Arial"/>
                <w:spacing w:val="-1"/>
                <w:sz w:val="21"/>
                <w:szCs w:val="21"/>
              </w:rPr>
            </w:pPr>
            <w:r w:rsidRPr="00CC62DE">
              <w:rPr>
                <w:rFonts w:cs="Arial"/>
                <w:spacing w:val="-1"/>
                <w:szCs w:val="21"/>
              </w:rPr>
              <w:t>Note</w:t>
            </w:r>
          </w:p>
        </w:tc>
      </w:tr>
      <w:tr w:rsidR="00CB5845" w:rsidRPr="00CC62DE" w:rsidTr="00E72C73">
        <w:tc>
          <w:tcPr>
            <w:tcW w:w="2831" w:type="dxa"/>
            <w:tcBorders>
              <w:top w:val="single" w:sz="4" w:space="0" w:color="auto"/>
              <w:left w:val="single" w:sz="4" w:space="0" w:color="auto"/>
              <w:bottom w:val="single" w:sz="4" w:space="0" w:color="auto"/>
              <w:right w:val="single" w:sz="4" w:space="0" w:color="auto"/>
            </w:tcBorders>
            <w:shd w:val="clear" w:color="auto" w:fill="auto"/>
            <w:vAlign w:val="center"/>
          </w:tcPr>
          <w:p w:rsidR="00CB5845" w:rsidRPr="00CC62DE" w:rsidRDefault="00CB5845" w:rsidP="00E72C73">
            <w:pPr>
              <w:autoSpaceDE w:val="0"/>
              <w:autoSpaceDN w:val="0"/>
              <w:adjustRightInd w:val="0"/>
              <w:spacing w:before="16" w:line="24" w:lineRule="atLeast"/>
              <w:rPr>
                <w:rFonts w:cs="Arial"/>
                <w:spacing w:val="-1"/>
                <w:sz w:val="21"/>
                <w:szCs w:val="21"/>
              </w:rPr>
            </w:pPr>
            <w:r w:rsidRPr="00CC62DE">
              <w:rPr>
                <w:rFonts w:cs="Arial" w:hint="eastAsia"/>
                <w:spacing w:val="-1"/>
                <w:szCs w:val="21"/>
                <w:lang w:eastAsia="zh-CN"/>
              </w:rPr>
              <w:t>Power</w:t>
            </w:r>
            <w:r w:rsidRPr="00CC62DE">
              <w:rPr>
                <w:rFonts w:cs="Arial"/>
                <w:spacing w:val="-1"/>
                <w:szCs w:val="21"/>
              </w:rPr>
              <w:t xml:space="preserve"> Port 4 to "1"</w:t>
            </w:r>
          </w:p>
          <w:p w:rsidR="00CB5845" w:rsidRPr="00CC62DE" w:rsidRDefault="00CB5845" w:rsidP="00E72C73">
            <w:pPr>
              <w:autoSpaceDE w:val="0"/>
              <w:autoSpaceDN w:val="0"/>
              <w:adjustRightInd w:val="0"/>
              <w:spacing w:before="16" w:line="24" w:lineRule="atLeast"/>
              <w:rPr>
                <w:rFonts w:cs="Arial"/>
                <w:spacing w:val="-1"/>
                <w:szCs w:val="21"/>
              </w:rPr>
            </w:pPr>
            <w:r w:rsidRPr="00CC62DE">
              <w:rPr>
                <w:rFonts w:cs="Arial" w:hint="eastAsia"/>
                <w:spacing w:val="-1"/>
                <w:szCs w:val="21"/>
                <w:lang w:eastAsia="zh-CN"/>
              </w:rPr>
              <w:t>Power</w:t>
            </w:r>
            <w:r w:rsidRPr="00CC62DE">
              <w:rPr>
                <w:rFonts w:cs="Arial"/>
                <w:spacing w:val="-1"/>
                <w:szCs w:val="21"/>
              </w:rPr>
              <w:t xml:space="preserve"> Port 3 to "1"</w:t>
            </w:r>
          </w:p>
          <w:p w:rsidR="00CB5845" w:rsidRPr="00CC62DE" w:rsidRDefault="00CB5845" w:rsidP="00E72C73">
            <w:pPr>
              <w:autoSpaceDE w:val="0"/>
              <w:autoSpaceDN w:val="0"/>
              <w:adjustRightInd w:val="0"/>
              <w:spacing w:before="16" w:line="24" w:lineRule="atLeast"/>
              <w:rPr>
                <w:rFonts w:cs="Arial"/>
                <w:spacing w:val="-1"/>
                <w:szCs w:val="21"/>
              </w:rPr>
            </w:pPr>
            <w:r w:rsidRPr="00CC62DE">
              <w:rPr>
                <w:rFonts w:cs="Arial" w:hint="eastAsia"/>
                <w:spacing w:val="-1"/>
                <w:szCs w:val="21"/>
                <w:lang w:eastAsia="zh-CN"/>
              </w:rPr>
              <w:t>Power</w:t>
            </w:r>
            <w:r w:rsidRPr="00CC62DE">
              <w:rPr>
                <w:rFonts w:cs="Arial"/>
                <w:spacing w:val="-1"/>
                <w:szCs w:val="21"/>
              </w:rPr>
              <w:t xml:space="preserve"> Port 2 to "1"</w:t>
            </w:r>
          </w:p>
          <w:p w:rsidR="00CB5845" w:rsidRPr="00CC62DE" w:rsidRDefault="00CB5845" w:rsidP="00E72C73">
            <w:pPr>
              <w:widowControl w:val="0"/>
              <w:autoSpaceDE w:val="0"/>
              <w:autoSpaceDN w:val="0"/>
              <w:adjustRightInd w:val="0"/>
              <w:spacing w:line="24" w:lineRule="atLeast"/>
              <w:rPr>
                <w:rFonts w:cs="Arial"/>
                <w:sz w:val="21"/>
                <w:szCs w:val="21"/>
              </w:rPr>
            </w:pPr>
            <w:r w:rsidRPr="00CC62DE">
              <w:rPr>
                <w:rFonts w:cs="Arial" w:hint="eastAsia"/>
                <w:spacing w:val="-1"/>
                <w:szCs w:val="21"/>
                <w:lang w:eastAsia="zh-CN"/>
              </w:rPr>
              <w:t>Power</w:t>
            </w:r>
            <w:r w:rsidRPr="00CC62DE">
              <w:rPr>
                <w:rFonts w:cs="Arial"/>
                <w:spacing w:val="-1"/>
                <w:szCs w:val="21"/>
              </w:rPr>
              <w:t xml:space="preserve"> Port 1 to "0"</w:t>
            </w:r>
          </w:p>
        </w:tc>
        <w:tc>
          <w:tcPr>
            <w:tcW w:w="1521" w:type="dxa"/>
            <w:tcBorders>
              <w:top w:val="single" w:sz="4" w:space="0" w:color="auto"/>
              <w:left w:val="single" w:sz="4" w:space="0" w:color="auto"/>
              <w:bottom w:val="single" w:sz="4" w:space="0" w:color="auto"/>
              <w:right w:val="single" w:sz="4" w:space="0" w:color="auto"/>
            </w:tcBorders>
            <w:shd w:val="clear" w:color="auto" w:fill="auto"/>
            <w:vAlign w:val="center"/>
          </w:tcPr>
          <w:p w:rsidR="00CB5845" w:rsidRPr="00CC62DE" w:rsidRDefault="00CB5845" w:rsidP="00E72C73">
            <w:pPr>
              <w:widowControl w:val="0"/>
              <w:autoSpaceDE w:val="0"/>
              <w:autoSpaceDN w:val="0"/>
              <w:adjustRightInd w:val="0"/>
              <w:spacing w:line="24" w:lineRule="atLeast"/>
              <w:rPr>
                <w:rFonts w:cs="Arial"/>
                <w:sz w:val="21"/>
                <w:szCs w:val="21"/>
              </w:rPr>
            </w:pPr>
            <w:r w:rsidRPr="00CC62DE">
              <w:rPr>
                <w:rFonts w:cs="Arial"/>
                <w:spacing w:val="-1"/>
                <w:szCs w:val="21"/>
              </w:rPr>
              <w:t>&gt;30ms</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rsidR="00176166" w:rsidRPr="00CC62DE" w:rsidRDefault="00176166" w:rsidP="00176166">
            <w:pPr>
              <w:widowControl w:val="0"/>
              <w:autoSpaceDE w:val="0"/>
              <w:autoSpaceDN w:val="0"/>
              <w:adjustRightInd w:val="0"/>
              <w:spacing w:before="16" w:line="24" w:lineRule="atLeast"/>
              <w:rPr>
                <w:rFonts w:cs="Arial" w:hint="eastAsia"/>
                <w:spacing w:val="-1"/>
                <w:szCs w:val="21"/>
                <w:lang w:eastAsia="zh-CN"/>
              </w:rPr>
            </w:pPr>
            <w:r w:rsidRPr="00CC62DE">
              <w:rPr>
                <w:rFonts w:cs="Arial" w:hint="eastAsia"/>
                <w:spacing w:val="-1"/>
                <w:szCs w:val="21"/>
                <w:lang w:eastAsia="zh-CN"/>
              </w:rPr>
              <w:t>F207</w:t>
            </w:r>
          </w:p>
          <w:p w:rsidR="00176166" w:rsidRPr="00CC62DE" w:rsidRDefault="00176166" w:rsidP="00176166">
            <w:pPr>
              <w:widowControl w:val="0"/>
              <w:autoSpaceDE w:val="0"/>
              <w:autoSpaceDN w:val="0"/>
              <w:adjustRightInd w:val="0"/>
              <w:spacing w:before="16" w:line="24" w:lineRule="atLeast"/>
              <w:rPr>
                <w:rFonts w:cs="Arial" w:hint="eastAsia"/>
                <w:spacing w:val="-1"/>
                <w:szCs w:val="21"/>
                <w:lang w:eastAsia="zh-CN"/>
              </w:rPr>
            </w:pPr>
            <w:r w:rsidRPr="00CC62DE">
              <w:rPr>
                <w:rFonts w:cs="Arial" w:hint="eastAsia"/>
                <w:spacing w:val="-1"/>
                <w:szCs w:val="21"/>
                <w:lang w:eastAsia="zh-CN"/>
              </w:rPr>
              <w:t>F208</w:t>
            </w:r>
          </w:p>
          <w:p w:rsidR="00176166" w:rsidRPr="00CC62DE" w:rsidRDefault="00176166" w:rsidP="00176166">
            <w:pPr>
              <w:widowControl w:val="0"/>
              <w:autoSpaceDE w:val="0"/>
              <w:autoSpaceDN w:val="0"/>
              <w:adjustRightInd w:val="0"/>
              <w:spacing w:before="16" w:line="24" w:lineRule="atLeast"/>
              <w:rPr>
                <w:rFonts w:cs="Arial" w:hint="eastAsia"/>
                <w:spacing w:val="-1"/>
                <w:szCs w:val="21"/>
                <w:lang w:eastAsia="zh-CN"/>
              </w:rPr>
            </w:pPr>
            <w:r w:rsidRPr="00CC62DE">
              <w:rPr>
                <w:rFonts w:cs="Arial" w:hint="eastAsia"/>
                <w:spacing w:val="-1"/>
                <w:szCs w:val="21"/>
                <w:lang w:eastAsia="zh-CN"/>
              </w:rPr>
              <w:t>F209</w:t>
            </w:r>
          </w:p>
          <w:p w:rsidR="00CB5845" w:rsidRPr="00CC62DE" w:rsidRDefault="00176166" w:rsidP="00176166">
            <w:pPr>
              <w:widowControl w:val="0"/>
              <w:autoSpaceDE w:val="0"/>
              <w:autoSpaceDN w:val="0"/>
              <w:adjustRightInd w:val="0"/>
              <w:spacing w:before="16" w:line="24" w:lineRule="atLeast"/>
              <w:rPr>
                <w:rFonts w:cs="Arial"/>
                <w:color w:val="FF0000"/>
                <w:spacing w:val="-1"/>
                <w:sz w:val="21"/>
                <w:szCs w:val="21"/>
              </w:rPr>
            </w:pPr>
            <w:r w:rsidRPr="00CC62DE">
              <w:rPr>
                <w:rFonts w:cs="Arial" w:hint="eastAsia"/>
                <w:spacing w:val="-1"/>
                <w:szCs w:val="21"/>
                <w:lang w:eastAsia="zh-CN"/>
              </w:rPr>
              <w:t>F210</w:t>
            </w:r>
          </w:p>
        </w:tc>
        <w:tc>
          <w:tcPr>
            <w:tcW w:w="2195" w:type="dxa"/>
            <w:tcBorders>
              <w:top w:val="single" w:sz="4" w:space="0" w:color="auto"/>
              <w:left w:val="single" w:sz="4" w:space="0" w:color="auto"/>
              <w:bottom w:val="single" w:sz="4" w:space="0" w:color="auto"/>
              <w:right w:val="single" w:sz="4" w:space="0" w:color="auto"/>
            </w:tcBorders>
            <w:shd w:val="clear" w:color="auto" w:fill="auto"/>
            <w:vAlign w:val="center"/>
          </w:tcPr>
          <w:p w:rsidR="00CB5845" w:rsidRPr="00CC62DE" w:rsidRDefault="00CB5845" w:rsidP="00E72C73">
            <w:pPr>
              <w:autoSpaceDE w:val="0"/>
              <w:autoSpaceDN w:val="0"/>
              <w:adjustRightInd w:val="0"/>
              <w:spacing w:before="16" w:line="24" w:lineRule="atLeast"/>
              <w:rPr>
                <w:rFonts w:cs="Arial"/>
                <w:b/>
                <w:spacing w:val="-1"/>
                <w:sz w:val="21"/>
                <w:szCs w:val="21"/>
              </w:rPr>
            </w:pPr>
            <w:r w:rsidRPr="00CC62DE">
              <w:rPr>
                <w:rFonts w:cs="Arial"/>
                <w:b/>
                <w:spacing w:val="-1"/>
                <w:szCs w:val="21"/>
              </w:rPr>
              <w:t>&gt;4.5V DC</w:t>
            </w:r>
          </w:p>
          <w:p w:rsidR="00CB5845" w:rsidRPr="00CC62DE" w:rsidRDefault="00CB5845" w:rsidP="00E72C73">
            <w:pPr>
              <w:autoSpaceDE w:val="0"/>
              <w:autoSpaceDN w:val="0"/>
              <w:adjustRightInd w:val="0"/>
              <w:spacing w:before="16" w:line="24" w:lineRule="atLeast"/>
              <w:rPr>
                <w:rFonts w:cs="Arial"/>
                <w:b/>
                <w:spacing w:val="-1"/>
                <w:szCs w:val="21"/>
              </w:rPr>
            </w:pPr>
            <w:r w:rsidRPr="00CC62DE">
              <w:rPr>
                <w:rFonts w:cs="Arial"/>
                <w:b/>
                <w:spacing w:val="-1"/>
                <w:szCs w:val="21"/>
              </w:rPr>
              <w:t>&gt;4.5V DC</w:t>
            </w:r>
          </w:p>
          <w:p w:rsidR="00CB5845" w:rsidRPr="00CC62DE" w:rsidRDefault="00CB5845" w:rsidP="00E72C73">
            <w:pPr>
              <w:autoSpaceDE w:val="0"/>
              <w:autoSpaceDN w:val="0"/>
              <w:adjustRightInd w:val="0"/>
              <w:spacing w:before="16" w:line="24" w:lineRule="atLeast"/>
              <w:rPr>
                <w:rFonts w:cs="Arial"/>
                <w:b/>
                <w:spacing w:val="-1"/>
                <w:szCs w:val="21"/>
              </w:rPr>
            </w:pPr>
            <w:r w:rsidRPr="00CC62DE">
              <w:rPr>
                <w:rFonts w:cs="Arial"/>
                <w:b/>
                <w:spacing w:val="-1"/>
                <w:szCs w:val="21"/>
              </w:rPr>
              <w:t>&gt;4.5V DC</w:t>
            </w:r>
          </w:p>
          <w:p w:rsidR="00CB5845" w:rsidRPr="00CC62DE" w:rsidRDefault="00CB5845" w:rsidP="00E72C73">
            <w:pPr>
              <w:widowControl w:val="0"/>
              <w:autoSpaceDE w:val="0"/>
              <w:autoSpaceDN w:val="0"/>
              <w:adjustRightInd w:val="0"/>
              <w:spacing w:before="16" w:line="24" w:lineRule="atLeast"/>
              <w:rPr>
                <w:rFonts w:cs="Arial"/>
                <w:b/>
                <w:spacing w:val="-1"/>
                <w:sz w:val="21"/>
                <w:szCs w:val="21"/>
              </w:rPr>
            </w:pPr>
            <w:r w:rsidRPr="00CC62DE">
              <w:rPr>
                <w:rFonts w:cs="Arial"/>
                <w:b/>
                <w:spacing w:val="-1"/>
                <w:szCs w:val="21"/>
              </w:rPr>
              <w:t>&lt;0.5V DC</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rsidR="00CB5845" w:rsidRPr="00CC62DE" w:rsidRDefault="00CB5845" w:rsidP="00E72C73">
            <w:pPr>
              <w:widowControl w:val="0"/>
              <w:autoSpaceDE w:val="0"/>
              <w:autoSpaceDN w:val="0"/>
              <w:adjustRightInd w:val="0"/>
              <w:spacing w:before="16" w:line="24" w:lineRule="atLeast"/>
              <w:rPr>
                <w:rFonts w:cs="Arial"/>
                <w:spacing w:val="-1"/>
                <w:sz w:val="21"/>
                <w:szCs w:val="21"/>
              </w:rPr>
            </w:pPr>
          </w:p>
        </w:tc>
      </w:tr>
    </w:tbl>
    <w:p w:rsidR="00325F4B" w:rsidRPr="00CC62DE" w:rsidRDefault="00325F4B" w:rsidP="00506961">
      <w:pPr>
        <w:autoSpaceDE w:val="0"/>
        <w:autoSpaceDN w:val="0"/>
        <w:adjustRightInd w:val="0"/>
        <w:spacing w:line="24" w:lineRule="atLeast"/>
        <w:ind w:left="1365" w:hanging="1140"/>
        <w:rPr>
          <w:rFonts w:cs="Arial" w:hint="eastAsia"/>
          <w:szCs w:val="21"/>
          <w:lang w:eastAsia="zh-CN"/>
        </w:rPr>
      </w:pPr>
    </w:p>
    <w:p w:rsidR="00CB5845" w:rsidRPr="00CC62DE" w:rsidRDefault="00CB5845" w:rsidP="00CB5845">
      <w:pPr>
        <w:autoSpaceDE w:val="0"/>
        <w:autoSpaceDN w:val="0"/>
        <w:adjustRightInd w:val="0"/>
        <w:spacing w:line="24" w:lineRule="atLeast"/>
        <w:rPr>
          <w:rFonts w:cs="Arial"/>
          <w:szCs w:val="21"/>
        </w:rPr>
      </w:pPr>
      <w:r w:rsidRPr="00CC62DE">
        <w:rPr>
          <w:rFonts w:cs="Arial" w:hint="eastAsia"/>
          <w:szCs w:val="21"/>
          <w:lang w:eastAsia="zh-CN"/>
        </w:rPr>
        <w:t>2.</w:t>
      </w:r>
      <w:r w:rsidRPr="00CC62DE">
        <w:rPr>
          <w:rFonts w:cs="Arial"/>
          <w:szCs w:val="21"/>
        </w:rPr>
        <w:t xml:space="preserve"> Testing </w:t>
      </w:r>
      <w:r w:rsidRPr="00CC62DE">
        <w:rPr>
          <w:rFonts w:cs="Arial" w:hint="eastAsia"/>
          <w:szCs w:val="21"/>
          <w:lang w:eastAsia="zh-CN"/>
        </w:rPr>
        <w:t>SOC</w:t>
      </w:r>
      <w:r w:rsidRPr="00CC62DE">
        <w:rPr>
          <w:rFonts w:cs="Arial"/>
          <w:szCs w:val="21"/>
        </w:rPr>
        <w:t xml:space="preserve"> SM Ports:</w:t>
      </w:r>
    </w:p>
    <w:p w:rsidR="00CB5845" w:rsidRPr="00CC62DE" w:rsidRDefault="00CB5845" w:rsidP="00CB5845">
      <w:pPr>
        <w:autoSpaceDE w:val="0"/>
        <w:autoSpaceDN w:val="0"/>
        <w:adjustRightInd w:val="0"/>
        <w:spacing w:line="24" w:lineRule="atLeast"/>
        <w:ind w:left="1365" w:hanging="1140"/>
        <w:rPr>
          <w:rFonts w:cs="Arial" w:hint="eastAsia"/>
          <w:szCs w:val="21"/>
          <w:lang w:eastAsia="zh-CN"/>
        </w:rPr>
      </w:pPr>
      <w:r w:rsidRPr="00CC62DE">
        <w:rPr>
          <w:rFonts w:cs="Arial"/>
          <w:szCs w:val="21"/>
          <w:lang w:eastAsia="zh-CN"/>
        </w:rPr>
        <w:t>S</w:t>
      </w:r>
      <w:r w:rsidRPr="00CC62DE">
        <w:rPr>
          <w:rFonts w:cs="Arial" w:hint="eastAsia"/>
          <w:szCs w:val="21"/>
          <w:lang w:eastAsia="zh-CN"/>
        </w:rPr>
        <w:t>tep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CB5845" w:rsidRPr="00CC62DE" w:rsidTr="00E72C73">
        <w:trPr>
          <w:trHeight w:val="276"/>
        </w:trPr>
        <w:tc>
          <w:tcPr>
            <w:tcW w:w="0" w:type="auto"/>
            <w:shd w:val="clear" w:color="auto" w:fill="E6E6E6"/>
            <w:vAlign w:val="center"/>
          </w:tcPr>
          <w:p w:rsidR="00CB5845" w:rsidRPr="00CC62DE" w:rsidRDefault="00CB5845" w:rsidP="00E72C73">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Data7</w:t>
            </w:r>
          </w:p>
        </w:tc>
      </w:tr>
      <w:tr w:rsidR="00CB5845" w:rsidRPr="00CC62DE" w:rsidTr="00E72C73">
        <w:trPr>
          <w:trHeight w:val="243"/>
        </w:trPr>
        <w:tc>
          <w:tcPr>
            <w:tcW w:w="0" w:type="auto"/>
            <w:shd w:val="clear" w:color="auto" w:fill="auto"/>
            <w:vAlign w:val="center"/>
          </w:tcPr>
          <w:p w:rsidR="00CB5845" w:rsidRPr="00CC62DE" w:rsidRDefault="00CB5845" w:rsidP="00E72C73">
            <w:pPr>
              <w:jc w:val="center"/>
              <w:rPr>
                <w:rFonts w:ascii="Arial" w:hAnsi="Arial" w:hint="eastAsia"/>
                <w:sz w:val="18"/>
                <w:lang w:eastAsia="zh-CN"/>
              </w:rPr>
            </w:pPr>
            <w:r w:rsidRPr="00CC62DE">
              <w:rPr>
                <w:rFonts w:ascii="Arial" w:hAnsi="Arial" w:hint="eastAsia"/>
                <w:sz w:val="18"/>
                <w:lang w:eastAsia="zh-CN"/>
              </w:rPr>
              <w:t>0x772</w:t>
            </w:r>
          </w:p>
        </w:tc>
        <w:tc>
          <w:tcPr>
            <w:tcW w:w="0" w:type="auto"/>
            <w:shd w:val="clear" w:color="auto" w:fill="auto"/>
            <w:vAlign w:val="center"/>
          </w:tcPr>
          <w:p w:rsidR="00CB5845" w:rsidRPr="00CC62DE" w:rsidRDefault="00CB5845" w:rsidP="00E72C73">
            <w:pPr>
              <w:jc w:val="center"/>
              <w:rPr>
                <w:rFonts w:ascii="Arial" w:hAnsi="Arial"/>
                <w:sz w:val="18"/>
                <w:lang w:eastAsia="zh-CN"/>
              </w:rPr>
            </w:pPr>
            <w:r w:rsidRPr="00CC62DE">
              <w:rPr>
                <w:rFonts w:ascii="Arial" w:hAnsi="Arial"/>
                <w:sz w:val="18"/>
              </w:rPr>
              <w:t>0x</w:t>
            </w:r>
            <w:r w:rsidRPr="00CC62DE">
              <w:rPr>
                <w:rFonts w:ascii="Arial" w:hAnsi="Arial" w:hint="eastAsia"/>
                <w:sz w:val="18"/>
                <w:lang w:eastAsia="zh-CN"/>
              </w:rPr>
              <w:t>30</w:t>
            </w:r>
          </w:p>
        </w:tc>
        <w:tc>
          <w:tcPr>
            <w:tcW w:w="0" w:type="auto"/>
            <w:shd w:val="clear" w:color="auto" w:fill="auto"/>
            <w:vAlign w:val="center"/>
          </w:tcPr>
          <w:p w:rsidR="00CB5845" w:rsidRPr="00CC62DE" w:rsidRDefault="00CB5845" w:rsidP="00E72C73">
            <w:pPr>
              <w:keepNext/>
              <w:jc w:val="center"/>
              <w:rPr>
                <w:rFonts w:ascii="Arial" w:hAnsi="Arial"/>
                <w:sz w:val="18"/>
                <w:lang w:val="en-GB" w:eastAsia="zh-CN"/>
              </w:rPr>
            </w:pPr>
            <w:r w:rsidRPr="00CC62DE">
              <w:rPr>
                <w:rFonts w:ascii="Arial" w:hAnsi="Arial"/>
                <w:sz w:val="18"/>
                <w:lang w:val="en-GB"/>
              </w:rPr>
              <w:t>0x</w:t>
            </w:r>
            <w:r w:rsidRPr="00CC62DE">
              <w:rPr>
                <w:rFonts w:ascii="Arial" w:hAnsi="Arial" w:hint="eastAsia"/>
                <w:sz w:val="18"/>
                <w:lang w:val="en-GB" w:eastAsia="zh-CN"/>
              </w:rPr>
              <w:t>01</w:t>
            </w:r>
          </w:p>
        </w:tc>
        <w:tc>
          <w:tcPr>
            <w:tcW w:w="1036" w:type="dxa"/>
            <w:shd w:val="clear" w:color="auto" w:fill="auto"/>
          </w:tcPr>
          <w:p w:rsidR="00CB5845" w:rsidRPr="00CC62DE" w:rsidRDefault="00CB5845" w:rsidP="00E72C73">
            <w:pPr>
              <w:keepNext/>
              <w:jc w:val="center"/>
              <w:rPr>
                <w:rFonts w:ascii="Arial" w:hAnsi="Arial" w:hint="eastAsia"/>
                <w:sz w:val="18"/>
                <w:lang w:val="en-GB" w:eastAsia="zh-CN"/>
              </w:rPr>
            </w:pPr>
            <w:r w:rsidRPr="00CC62DE">
              <w:rPr>
                <w:rFonts w:ascii="Arial" w:hAnsi="Arial" w:hint="eastAsia"/>
                <w:sz w:val="18"/>
                <w:lang w:val="en-GB" w:eastAsia="zh-CN"/>
              </w:rPr>
              <w:t>0x31</w:t>
            </w:r>
          </w:p>
        </w:tc>
        <w:tc>
          <w:tcPr>
            <w:tcW w:w="0" w:type="auto"/>
          </w:tcPr>
          <w:p w:rsidR="00CB5845" w:rsidRPr="00CC62DE" w:rsidRDefault="00CB5845" w:rsidP="00E72C73">
            <w:pPr>
              <w:jc w:val="center"/>
              <w:rPr>
                <w:rFonts w:ascii="Arial" w:hAnsi="Arial" w:hint="eastAsia"/>
                <w:sz w:val="18"/>
                <w:lang w:val="en-GB" w:eastAsia="zh-CN"/>
              </w:rPr>
            </w:pPr>
            <w:r w:rsidRPr="00CC62DE">
              <w:rPr>
                <w:rFonts w:ascii="Arial" w:hAnsi="Arial" w:hint="eastAsia"/>
                <w:sz w:val="18"/>
                <w:lang w:val="en-GB" w:eastAsia="zh-CN"/>
              </w:rPr>
              <w:t>0xF0</w:t>
            </w:r>
          </w:p>
        </w:tc>
        <w:tc>
          <w:tcPr>
            <w:tcW w:w="0" w:type="auto"/>
          </w:tcPr>
          <w:p w:rsidR="00CB5845" w:rsidRPr="00CC62DE" w:rsidRDefault="00CB5845" w:rsidP="00E72C73">
            <w:pPr>
              <w:jc w:val="center"/>
              <w:rPr>
                <w:rFonts w:ascii="Arial" w:hAnsi="Arial" w:hint="eastAsia"/>
                <w:sz w:val="18"/>
                <w:lang w:val="en-GB" w:eastAsia="zh-CN"/>
              </w:rPr>
            </w:pPr>
            <w:r w:rsidRPr="00CC62DE">
              <w:rPr>
                <w:rFonts w:ascii="Arial" w:hAnsi="Arial" w:cs="Arial" w:hint="eastAsia"/>
                <w:sz w:val="18"/>
                <w:szCs w:val="18"/>
                <w:lang w:val="en-GB" w:eastAsia="zh-CN"/>
              </w:rPr>
              <w:t>0xAA</w:t>
            </w:r>
          </w:p>
        </w:tc>
        <w:tc>
          <w:tcPr>
            <w:tcW w:w="0" w:type="auto"/>
          </w:tcPr>
          <w:p w:rsidR="00CB5845" w:rsidRPr="00CC62DE" w:rsidRDefault="00CB5845" w:rsidP="00E72C73">
            <w:pPr>
              <w:jc w:val="center"/>
              <w:rPr>
                <w:rFonts w:ascii="Arial" w:hAnsi="Arial" w:hint="eastAsia"/>
                <w:sz w:val="18"/>
                <w:lang w:val="en-GB" w:eastAsia="zh-CN"/>
              </w:rPr>
            </w:pPr>
            <w:r w:rsidRPr="00CC62DE">
              <w:rPr>
                <w:rFonts w:ascii="Arial" w:hAnsi="Arial" w:cs="Arial" w:hint="eastAsia"/>
                <w:sz w:val="18"/>
                <w:szCs w:val="18"/>
                <w:lang w:val="en-GB" w:eastAsia="zh-CN"/>
              </w:rPr>
              <w:t>0xAA</w:t>
            </w:r>
          </w:p>
        </w:tc>
        <w:tc>
          <w:tcPr>
            <w:tcW w:w="0" w:type="auto"/>
          </w:tcPr>
          <w:p w:rsidR="00CB5845" w:rsidRPr="00CC62DE" w:rsidRDefault="00CB5845" w:rsidP="00E72C73">
            <w:pPr>
              <w:jc w:val="center"/>
              <w:rPr>
                <w:rFonts w:hint="eastAsia"/>
                <w:lang w:eastAsia="zh-CN"/>
              </w:rPr>
            </w:pPr>
            <w:r w:rsidRPr="00CC62DE">
              <w:rPr>
                <w:rFonts w:ascii="Arial" w:hAnsi="Arial" w:cs="Arial" w:hint="eastAsia"/>
                <w:sz w:val="18"/>
                <w:szCs w:val="18"/>
                <w:lang w:val="en-GB" w:eastAsia="zh-CN"/>
              </w:rPr>
              <w:t>0xAA</w:t>
            </w:r>
          </w:p>
        </w:tc>
        <w:tc>
          <w:tcPr>
            <w:tcW w:w="0" w:type="auto"/>
          </w:tcPr>
          <w:p w:rsidR="00CB5845" w:rsidRPr="00CC62DE" w:rsidRDefault="00CB5845" w:rsidP="00E72C73">
            <w:pPr>
              <w:jc w:val="center"/>
              <w:rPr>
                <w:rFonts w:hint="eastAsia"/>
                <w:lang w:eastAsia="zh-CN"/>
              </w:rPr>
            </w:pPr>
            <w:r w:rsidRPr="00CC62DE">
              <w:rPr>
                <w:rFonts w:ascii="Arial" w:hAnsi="Arial" w:cs="Arial" w:hint="eastAsia"/>
                <w:sz w:val="18"/>
                <w:szCs w:val="18"/>
                <w:lang w:val="en-GB" w:eastAsia="zh-CN"/>
              </w:rPr>
              <w:t>0xAA</w:t>
            </w:r>
          </w:p>
        </w:tc>
      </w:tr>
    </w:tbl>
    <w:p w:rsidR="00CB5845" w:rsidRPr="00CC62DE" w:rsidRDefault="00CB5845" w:rsidP="00CB5845">
      <w:pPr>
        <w:rPr>
          <w:rFonts w:ascii="Arial" w:hAnsi="Arial" w:cs="Arial" w:hint="eastAsia"/>
          <w:b/>
          <w:sz w:val="21"/>
          <w:szCs w:val="21"/>
          <w:lang w:val="en-GB" w:eastAsia="zh-CN"/>
        </w:rPr>
      </w:pPr>
      <w:r w:rsidRPr="00CC62DE">
        <w:rPr>
          <w:rFonts w:ascii="Arial" w:hAnsi="Arial" w:cs="Arial"/>
          <w:b/>
          <w:sz w:val="21"/>
          <w:szCs w:val="21"/>
          <w:lang w:val="en-GB" w:eastAsia="zh-CN"/>
        </w:rPr>
        <w:t>The ECU answer with the acknowledgement sent as follow</w:t>
      </w:r>
      <w:r w:rsidRPr="00CC62DE">
        <w:rPr>
          <w:rFonts w:ascii="Arial" w:hAnsi="Arial" w:cs="Arial" w:hint="eastAsia"/>
          <w:b/>
          <w:sz w:val="21"/>
          <w:szCs w:val="21"/>
          <w:lang w:val="en-GB" w:eastAsia="zh-CN"/>
        </w:rPr>
        <w:t>ing</w:t>
      </w:r>
      <w:r w:rsidRPr="00CC62DE">
        <w:rPr>
          <w:rFonts w:ascii="Arial" w:hAnsi="Arial" w:cs="Arial"/>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CB5845" w:rsidRPr="00CC62DE" w:rsidTr="00E72C73">
        <w:trPr>
          <w:trHeight w:val="276"/>
        </w:trPr>
        <w:tc>
          <w:tcPr>
            <w:tcW w:w="0" w:type="auto"/>
            <w:shd w:val="clear" w:color="auto" w:fill="E6E6E6"/>
            <w:vAlign w:val="center"/>
          </w:tcPr>
          <w:p w:rsidR="00CB5845" w:rsidRPr="00CC62DE" w:rsidRDefault="00CB5845" w:rsidP="00E72C73">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Data7</w:t>
            </w:r>
          </w:p>
        </w:tc>
      </w:tr>
      <w:tr w:rsidR="00CB5845" w:rsidRPr="00CC62DE" w:rsidTr="00E72C73">
        <w:trPr>
          <w:trHeight w:val="223"/>
        </w:trPr>
        <w:tc>
          <w:tcPr>
            <w:tcW w:w="0" w:type="auto"/>
            <w:shd w:val="clear" w:color="auto" w:fill="auto"/>
            <w:vAlign w:val="center"/>
          </w:tcPr>
          <w:p w:rsidR="00CB5845" w:rsidRPr="00CC62DE" w:rsidRDefault="00CB5845" w:rsidP="00E72C73">
            <w:pPr>
              <w:jc w:val="center"/>
              <w:rPr>
                <w:rFonts w:ascii="Arial" w:hAnsi="Arial" w:hint="eastAsia"/>
                <w:sz w:val="18"/>
                <w:lang w:eastAsia="zh-CN"/>
              </w:rPr>
            </w:pPr>
            <w:r w:rsidRPr="00CC62DE">
              <w:rPr>
                <w:rFonts w:ascii="Arial" w:hAnsi="Arial"/>
                <w:sz w:val="18"/>
              </w:rPr>
              <w:t>0x774</w:t>
            </w:r>
          </w:p>
        </w:tc>
        <w:tc>
          <w:tcPr>
            <w:tcW w:w="0" w:type="auto"/>
            <w:shd w:val="clear" w:color="auto" w:fill="auto"/>
            <w:vAlign w:val="center"/>
          </w:tcPr>
          <w:p w:rsidR="00CB5845" w:rsidRPr="00CC62DE" w:rsidRDefault="00CB5845" w:rsidP="00E72C73">
            <w:pPr>
              <w:jc w:val="center"/>
              <w:rPr>
                <w:rFonts w:ascii="Arial" w:hAnsi="Arial"/>
                <w:sz w:val="18"/>
                <w:lang w:eastAsia="zh-CN"/>
              </w:rPr>
            </w:pPr>
            <w:r w:rsidRPr="00CC62DE">
              <w:rPr>
                <w:rFonts w:ascii="Arial" w:hAnsi="Arial"/>
                <w:sz w:val="18"/>
              </w:rPr>
              <w:t>0x</w:t>
            </w:r>
            <w:r w:rsidRPr="00CC62DE">
              <w:rPr>
                <w:rFonts w:ascii="Arial" w:hAnsi="Arial" w:hint="eastAsia"/>
                <w:sz w:val="18"/>
                <w:lang w:eastAsia="zh-CN"/>
              </w:rPr>
              <w:t>70</w:t>
            </w:r>
          </w:p>
        </w:tc>
        <w:tc>
          <w:tcPr>
            <w:tcW w:w="0" w:type="auto"/>
            <w:shd w:val="clear" w:color="auto" w:fill="auto"/>
            <w:vAlign w:val="center"/>
          </w:tcPr>
          <w:p w:rsidR="00CB5845" w:rsidRPr="00CC62DE" w:rsidRDefault="00CB5845" w:rsidP="00E72C73">
            <w:pPr>
              <w:keepNext/>
              <w:jc w:val="center"/>
              <w:rPr>
                <w:rFonts w:ascii="Arial" w:hAnsi="Arial" w:hint="eastAsia"/>
                <w:sz w:val="18"/>
                <w:lang w:val="en-GB" w:eastAsia="zh-CN"/>
              </w:rPr>
            </w:pPr>
            <w:r w:rsidRPr="00CC62DE">
              <w:rPr>
                <w:rFonts w:ascii="Arial" w:hAnsi="Arial"/>
                <w:sz w:val="18"/>
                <w:lang w:val="en-GB"/>
              </w:rPr>
              <w:t>0</w:t>
            </w:r>
            <w:r w:rsidRPr="00CC62DE">
              <w:rPr>
                <w:rFonts w:ascii="Arial" w:hAnsi="Arial" w:hint="eastAsia"/>
                <w:sz w:val="18"/>
                <w:lang w:val="en-GB" w:eastAsia="zh-CN"/>
              </w:rPr>
              <w:t>x01</w:t>
            </w:r>
          </w:p>
        </w:tc>
        <w:tc>
          <w:tcPr>
            <w:tcW w:w="1036" w:type="dxa"/>
            <w:shd w:val="clear" w:color="auto" w:fill="auto"/>
          </w:tcPr>
          <w:p w:rsidR="00CB5845" w:rsidRPr="00CC62DE" w:rsidRDefault="006F3E56" w:rsidP="00E72C73">
            <w:pPr>
              <w:keepNext/>
              <w:jc w:val="center"/>
              <w:rPr>
                <w:rFonts w:ascii="Arial" w:hAnsi="Arial" w:hint="eastAsia"/>
                <w:sz w:val="18"/>
                <w:lang w:val="en-GB" w:eastAsia="zh-CN"/>
              </w:rPr>
            </w:pPr>
            <w:r>
              <w:rPr>
                <w:rFonts w:ascii="Arial" w:hAnsi="Arial" w:hint="eastAsia"/>
                <w:sz w:val="18"/>
                <w:lang w:val="en-GB" w:eastAsia="zh-CN"/>
              </w:rPr>
              <w:t>0x01</w:t>
            </w:r>
          </w:p>
        </w:tc>
        <w:tc>
          <w:tcPr>
            <w:tcW w:w="0" w:type="auto"/>
          </w:tcPr>
          <w:p w:rsidR="00CB5845" w:rsidRPr="00CC62DE" w:rsidRDefault="00CB5845" w:rsidP="00E72C73">
            <w:pPr>
              <w:jc w:val="center"/>
              <w:rPr>
                <w:rFonts w:ascii="Arial" w:hAnsi="Arial" w:hint="eastAsia"/>
                <w:sz w:val="18"/>
                <w:lang w:val="en-GB" w:eastAsia="zh-CN"/>
              </w:rPr>
            </w:pPr>
            <w:r w:rsidRPr="00CC62DE">
              <w:rPr>
                <w:rFonts w:ascii="Arial" w:hAnsi="Arial" w:hint="eastAsia"/>
                <w:sz w:val="18"/>
                <w:lang w:val="en-GB" w:eastAsia="zh-CN"/>
              </w:rPr>
              <w:t>--</w:t>
            </w:r>
          </w:p>
        </w:tc>
        <w:tc>
          <w:tcPr>
            <w:tcW w:w="0" w:type="auto"/>
          </w:tcPr>
          <w:p w:rsidR="00CB5845" w:rsidRPr="00CC62DE" w:rsidRDefault="00CB5845" w:rsidP="00E72C73">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CB5845" w:rsidRPr="00CC62DE" w:rsidRDefault="00CB5845" w:rsidP="00E72C73">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CB5845" w:rsidRPr="00CC62DE" w:rsidRDefault="00CB5845" w:rsidP="00E72C73">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CB5845" w:rsidRPr="00CC62DE" w:rsidRDefault="00CB5845" w:rsidP="00E72C73">
            <w:pPr>
              <w:jc w:val="center"/>
            </w:pPr>
            <w:r w:rsidRPr="00CC62DE">
              <w:rPr>
                <w:rFonts w:ascii="Arial" w:hAnsi="Arial" w:hint="eastAsia"/>
                <w:sz w:val="18"/>
                <w:lang w:val="en-GB" w:eastAsia="zh-CN"/>
              </w:rPr>
              <w:t>--</w:t>
            </w:r>
          </w:p>
        </w:tc>
      </w:tr>
    </w:tbl>
    <w:p w:rsidR="00CB5845" w:rsidRPr="00CC62DE" w:rsidRDefault="00CB5845" w:rsidP="00CB5845">
      <w:pPr>
        <w:autoSpaceDE w:val="0"/>
        <w:autoSpaceDN w:val="0"/>
        <w:adjustRightInd w:val="0"/>
        <w:spacing w:line="24" w:lineRule="atLeast"/>
        <w:ind w:left="1365" w:hanging="1140"/>
        <w:rPr>
          <w:rFonts w:cs="Arial" w:hint="eastAsia"/>
          <w:szCs w:val="21"/>
          <w:lang w:eastAsia="zh-CN"/>
        </w:rPr>
      </w:pPr>
    </w:p>
    <w:p w:rsidR="00CB5845" w:rsidRPr="00CC62DE" w:rsidRDefault="00CB5845" w:rsidP="00CB5845">
      <w:pPr>
        <w:autoSpaceDE w:val="0"/>
        <w:autoSpaceDN w:val="0"/>
        <w:adjustRightInd w:val="0"/>
        <w:spacing w:line="24" w:lineRule="atLeast"/>
        <w:ind w:left="1365" w:hanging="1140"/>
        <w:rPr>
          <w:rFonts w:cs="Arial" w:hint="eastAsia"/>
          <w:szCs w:val="21"/>
          <w:lang w:eastAsia="zh-CN"/>
        </w:rPr>
      </w:pPr>
      <w:r w:rsidRPr="00CC62DE">
        <w:rPr>
          <w:rFonts w:cs="Arial" w:hint="eastAsia"/>
          <w:szCs w:val="21"/>
          <w:lang w:eastAsia="zh-CN"/>
        </w:rPr>
        <w:t>Test the test point</w:t>
      </w:r>
    </w:p>
    <w:tbl>
      <w:tblPr>
        <w:tblW w:w="0" w:type="auto"/>
        <w:tblLook w:val="01E0" w:firstRow="1" w:lastRow="1" w:firstColumn="1" w:lastColumn="1" w:noHBand="0" w:noVBand="0"/>
      </w:tblPr>
      <w:tblGrid>
        <w:gridCol w:w="2827"/>
        <w:gridCol w:w="1522"/>
        <w:gridCol w:w="1801"/>
        <w:gridCol w:w="2196"/>
        <w:gridCol w:w="1509"/>
      </w:tblGrid>
      <w:tr w:rsidR="00CB5845" w:rsidRPr="00CC62DE" w:rsidTr="00E72C73">
        <w:tc>
          <w:tcPr>
            <w:tcW w:w="2943" w:type="dxa"/>
            <w:tcBorders>
              <w:top w:val="single" w:sz="4" w:space="0" w:color="auto"/>
              <w:left w:val="single" w:sz="4" w:space="0" w:color="auto"/>
              <w:bottom w:val="single" w:sz="4" w:space="0" w:color="auto"/>
              <w:right w:val="single" w:sz="4" w:space="0" w:color="auto"/>
            </w:tcBorders>
            <w:shd w:val="clear" w:color="auto" w:fill="D9D9D9"/>
            <w:vAlign w:val="center"/>
          </w:tcPr>
          <w:p w:rsidR="00CB5845" w:rsidRPr="00CC62DE" w:rsidRDefault="00CB5845" w:rsidP="00E72C73">
            <w:pPr>
              <w:widowControl w:val="0"/>
              <w:autoSpaceDE w:val="0"/>
              <w:autoSpaceDN w:val="0"/>
              <w:adjustRightInd w:val="0"/>
              <w:spacing w:before="16" w:line="24" w:lineRule="atLeast"/>
              <w:rPr>
                <w:rFonts w:cs="Arial"/>
                <w:spacing w:val="-1"/>
                <w:sz w:val="21"/>
                <w:szCs w:val="21"/>
              </w:rPr>
            </w:pPr>
            <w:r w:rsidRPr="00CC62DE">
              <w:rPr>
                <w:rFonts w:cs="Arial"/>
                <w:spacing w:val="-1"/>
                <w:szCs w:val="21"/>
              </w:rPr>
              <w:lastRenderedPageBreak/>
              <w:t>Action</w:t>
            </w:r>
          </w:p>
        </w:tc>
        <w:tc>
          <w:tcPr>
            <w:tcW w:w="1560" w:type="dxa"/>
            <w:tcBorders>
              <w:top w:val="single" w:sz="4" w:space="0" w:color="auto"/>
              <w:left w:val="single" w:sz="4" w:space="0" w:color="auto"/>
              <w:bottom w:val="single" w:sz="4" w:space="0" w:color="auto"/>
              <w:right w:val="single" w:sz="4" w:space="0" w:color="auto"/>
            </w:tcBorders>
            <w:shd w:val="clear" w:color="auto" w:fill="D9D9D9"/>
            <w:vAlign w:val="center"/>
          </w:tcPr>
          <w:p w:rsidR="00CB5845" w:rsidRPr="00CC62DE" w:rsidRDefault="00CB5845" w:rsidP="00E72C73">
            <w:pPr>
              <w:widowControl w:val="0"/>
              <w:autoSpaceDE w:val="0"/>
              <w:autoSpaceDN w:val="0"/>
              <w:adjustRightInd w:val="0"/>
              <w:spacing w:before="16" w:line="24" w:lineRule="atLeast"/>
              <w:rPr>
                <w:rFonts w:cs="Arial"/>
                <w:spacing w:val="-1"/>
                <w:sz w:val="21"/>
                <w:szCs w:val="21"/>
              </w:rPr>
            </w:pPr>
            <w:r w:rsidRPr="00CC62DE">
              <w:rPr>
                <w:rFonts w:cs="Arial"/>
                <w:spacing w:val="-1"/>
                <w:szCs w:val="21"/>
              </w:rPr>
              <w:t>Waiting time</w:t>
            </w:r>
          </w:p>
        </w:tc>
        <w:tc>
          <w:tcPr>
            <w:tcW w:w="1842" w:type="dxa"/>
            <w:tcBorders>
              <w:top w:val="single" w:sz="4" w:space="0" w:color="auto"/>
              <w:left w:val="single" w:sz="4" w:space="0" w:color="auto"/>
              <w:bottom w:val="single" w:sz="4" w:space="0" w:color="auto"/>
              <w:right w:val="single" w:sz="4" w:space="0" w:color="auto"/>
            </w:tcBorders>
            <w:shd w:val="clear" w:color="auto" w:fill="D9D9D9"/>
            <w:vAlign w:val="center"/>
          </w:tcPr>
          <w:p w:rsidR="00CB5845" w:rsidRPr="00CC62DE" w:rsidRDefault="00CB5845" w:rsidP="00E72C73">
            <w:pPr>
              <w:widowControl w:val="0"/>
              <w:autoSpaceDE w:val="0"/>
              <w:autoSpaceDN w:val="0"/>
              <w:adjustRightInd w:val="0"/>
              <w:spacing w:before="16" w:line="24" w:lineRule="atLeast"/>
              <w:rPr>
                <w:rFonts w:cs="Arial"/>
                <w:spacing w:val="-1"/>
                <w:sz w:val="21"/>
                <w:szCs w:val="21"/>
              </w:rPr>
            </w:pPr>
            <w:r w:rsidRPr="00CC62DE">
              <w:rPr>
                <w:rFonts w:cs="Arial"/>
                <w:spacing w:val="-1"/>
                <w:szCs w:val="21"/>
              </w:rPr>
              <w:t xml:space="preserve">Measuring </w:t>
            </w:r>
            <w:r w:rsidR="00EF4795" w:rsidRPr="00CC62DE">
              <w:rPr>
                <w:rFonts w:cs="Arial"/>
                <w:spacing w:val="-1"/>
                <w:szCs w:val="21"/>
              </w:rPr>
              <w:t>point</w:t>
            </w:r>
          </w:p>
        </w:tc>
        <w:tc>
          <w:tcPr>
            <w:tcW w:w="2268" w:type="dxa"/>
            <w:tcBorders>
              <w:top w:val="single" w:sz="4" w:space="0" w:color="auto"/>
              <w:left w:val="single" w:sz="4" w:space="0" w:color="auto"/>
              <w:bottom w:val="single" w:sz="4" w:space="0" w:color="auto"/>
              <w:right w:val="single" w:sz="4" w:space="0" w:color="auto"/>
            </w:tcBorders>
            <w:shd w:val="clear" w:color="auto" w:fill="D9D9D9"/>
            <w:vAlign w:val="center"/>
          </w:tcPr>
          <w:p w:rsidR="00CB5845" w:rsidRPr="00CC62DE" w:rsidRDefault="00CB5845" w:rsidP="00E72C73">
            <w:pPr>
              <w:widowControl w:val="0"/>
              <w:autoSpaceDE w:val="0"/>
              <w:autoSpaceDN w:val="0"/>
              <w:adjustRightInd w:val="0"/>
              <w:spacing w:before="16" w:line="24" w:lineRule="atLeast"/>
              <w:rPr>
                <w:rFonts w:cs="Arial"/>
                <w:spacing w:val="-1"/>
                <w:sz w:val="21"/>
                <w:szCs w:val="21"/>
              </w:rPr>
            </w:pPr>
            <w:r w:rsidRPr="00CC62DE">
              <w:rPr>
                <w:rFonts w:cs="Arial"/>
                <w:spacing w:val="-1"/>
                <w:szCs w:val="21"/>
              </w:rPr>
              <w:t>Reaction</w:t>
            </w:r>
          </w:p>
        </w:tc>
        <w:tc>
          <w:tcPr>
            <w:tcW w:w="1560" w:type="dxa"/>
            <w:tcBorders>
              <w:top w:val="single" w:sz="4" w:space="0" w:color="auto"/>
              <w:left w:val="single" w:sz="4" w:space="0" w:color="auto"/>
              <w:bottom w:val="single" w:sz="4" w:space="0" w:color="auto"/>
              <w:right w:val="single" w:sz="4" w:space="0" w:color="auto"/>
            </w:tcBorders>
            <w:shd w:val="clear" w:color="auto" w:fill="D9D9D9"/>
            <w:vAlign w:val="center"/>
          </w:tcPr>
          <w:p w:rsidR="00CB5845" w:rsidRPr="00CC62DE" w:rsidRDefault="00CB5845" w:rsidP="00E72C73">
            <w:pPr>
              <w:widowControl w:val="0"/>
              <w:autoSpaceDE w:val="0"/>
              <w:autoSpaceDN w:val="0"/>
              <w:adjustRightInd w:val="0"/>
              <w:spacing w:before="16" w:line="24" w:lineRule="atLeast"/>
              <w:rPr>
                <w:rFonts w:cs="Arial"/>
                <w:spacing w:val="-1"/>
                <w:sz w:val="21"/>
                <w:szCs w:val="21"/>
              </w:rPr>
            </w:pPr>
            <w:r w:rsidRPr="00CC62DE">
              <w:rPr>
                <w:rFonts w:cs="Arial"/>
                <w:spacing w:val="-1"/>
                <w:szCs w:val="21"/>
              </w:rPr>
              <w:t>Note</w:t>
            </w:r>
          </w:p>
        </w:tc>
      </w:tr>
      <w:tr w:rsidR="00CB5845" w:rsidRPr="00CC62DE" w:rsidTr="00E72C73">
        <w:tc>
          <w:tcPr>
            <w:tcW w:w="2943" w:type="dxa"/>
            <w:tcBorders>
              <w:top w:val="single" w:sz="4" w:space="0" w:color="auto"/>
              <w:left w:val="single" w:sz="4" w:space="0" w:color="auto"/>
              <w:bottom w:val="single" w:sz="4" w:space="0" w:color="auto"/>
              <w:right w:val="single" w:sz="4" w:space="0" w:color="auto"/>
            </w:tcBorders>
            <w:shd w:val="clear" w:color="auto" w:fill="auto"/>
            <w:vAlign w:val="center"/>
          </w:tcPr>
          <w:p w:rsidR="00CB5845" w:rsidRPr="00CC62DE" w:rsidRDefault="00CB5845" w:rsidP="00E72C73">
            <w:pPr>
              <w:autoSpaceDE w:val="0"/>
              <w:autoSpaceDN w:val="0"/>
              <w:adjustRightInd w:val="0"/>
              <w:spacing w:before="16" w:line="24" w:lineRule="atLeast"/>
              <w:rPr>
                <w:rFonts w:cs="Arial"/>
                <w:spacing w:val="-1"/>
                <w:sz w:val="21"/>
                <w:szCs w:val="21"/>
              </w:rPr>
            </w:pPr>
            <w:r w:rsidRPr="00CC62DE">
              <w:rPr>
                <w:rFonts w:cs="Arial" w:hint="eastAsia"/>
                <w:szCs w:val="21"/>
                <w:lang w:eastAsia="zh-CN"/>
              </w:rPr>
              <w:t>SOC</w:t>
            </w:r>
            <w:r w:rsidRPr="00CC62DE">
              <w:rPr>
                <w:rFonts w:cs="Arial"/>
                <w:szCs w:val="21"/>
              </w:rPr>
              <w:t xml:space="preserve"> </w:t>
            </w:r>
            <w:r w:rsidRPr="00CC62DE">
              <w:rPr>
                <w:rFonts w:cs="Arial"/>
                <w:spacing w:val="-1"/>
                <w:szCs w:val="21"/>
              </w:rPr>
              <w:t>Port 4 to "1"</w:t>
            </w:r>
          </w:p>
          <w:p w:rsidR="00CB5845" w:rsidRPr="00CC62DE" w:rsidRDefault="00CB5845" w:rsidP="00E72C73">
            <w:pPr>
              <w:autoSpaceDE w:val="0"/>
              <w:autoSpaceDN w:val="0"/>
              <w:adjustRightInd w:val="0"/>
              <w:spacing w:before="16" w:line="24" w:lineRule="atLeast"/>
              <w:rPr>
                <w:rFonts w:cs="Arial"/>
                <w:spacing w:val="-1"/>
                <w:szCs w:val="21"/>
              </w:rPr>
            </w:pPr>
            <w:r w:rsidRPr="00CC62DE">
              <w:rPr>
                <w:rFonts w:cs="Arial" w:hint="eastAsia"/>
                <w:szCs w:val="21"/>
                <w:lang w:eastAsia="zh-CN"/>
              </w:rPr>
              <w:t>SOC</w:t>
            </w:r>
            <w:r w:rsidRPr="00CC62DE">
              <w:rPr>
                <w:rFonts w:cs="Arial"/>
                <w:szCs w:val="21"/>
              </w:rPr>
              <w:t xml:space="preserve"> </w:t>
            </w:r>
            <w:r w:rsidRPr="00CC62DE">
              <w:rPr>
                <w:rFonts w:cs="Arial"/>
                <w:spacing w:val="-1"/>
                <w:szCs w:val="21"/>
              </w:rPr>
              <w:t>Port 3 to "1"</w:t>
            </w:r>
          </w:p>
          <w:p w:rsidR="00CB5845" w:rsidRPr="00CC62DE" w:rsidRDefault="00CB5845" w:rsidP="00E72C73">
            <w:pPr>
              <w:autoSpaceDE w:val="0"/>
              <w:autoSpaceDN w:val="0"/>
              <w:adjustRightInd w:val="0"/>
              <w:spacing w:before="16" w:line="24" w:lineRule="atLeast"/>
              <w:rPr>
                <w:rFonts w:cs="Arial"/>
                <w:spacing w:val="-1"/>
                <w:szCs w:val="21"/>
              </w:rPr>
            </w:pPr>
            <w:r w:rsidRPr="00CC62DE">
              <w:rPr>
                <w:rFonts w:cs="Arial" w:hint="eastAsia"/>
                <w:szCs w:val="21"/>
                <w:lang w:eastAsia="zh-CN"/>
              </w:rPr>
              <w:t>SOC</w:t>
            </w:r>
            <w:r w:rsidRPr="00CC62DE">
              <w:rPr>
                <w:rFonts w:cs="Arial"/>
                <w:szCs w:val="21"/>
              </w:rPr>
              <w:t xml:space="preserve"> </w:t>
            </w:r>
            <w:r w:rsidRPr="00CC62DE">
              <w:rPr>
                <w:rFonts w:cs="Arial"/>
                <w:spacing w:val="-1"/>
                <w:szCs w:val="21"/>
              </w:rPr>
              <w:t>Port 2 to "1"</w:t>
            </w:r>
          </w:p>
          <w:p w:rsidR="00CB5845" w:rsidRPr="00CC62DE" w:rsidRDefault="00CB5845" w:rsidP="00E72C73">
            <w:pPr>
              <w:widowControl w:val="0"/>
              <w:autoSpaceDE w:val="0"/>
              <w:autoSpaceDN w:val="0"/>
              <w:adjustRightInd w:val="0"/>
              <w:spacing w:before="16" w:line="24" w:lineRule="atLeast"/>
              <w:rPr>
                <w:rFonts w:cs="Arial"/>
                <w:spacing w:val="-1"/>
                <w:sz w:val="21"/>
                <w:szCs w:val="21"/>
              </w:rPr>
            </w:pPr>
            <w:r w:rsidRPr="00CC62DE">
              <w:rPr>
                <w:rFonts w:cs="Arial" w:hint="eastAsia"/>
                <w:szCs w:val="21"/>
                <w:lang w:eastAsia="zh-CN"/>
              </w:rPr>
              <w:t>SOC</w:t>
            </w:r>
            <w:r w:rsidRPr="00CC62DE">
              <w:rPr>
                <w:rFonts w:cs="Arial"/>
                <w:szCs w:val="21"/>
              </w:rPr>
              <w:t xml:space="preserve"> </w:t>
            </w:r>
            <w:r w:rsidRPr="00CC62DE">
              <w:rPr>
                <w:rFonts w:cs="Arial"/>
                <w:spacing w:val="-1"/>
                <w:szCs w:val="21"/>
              </w:rPr>
              <w:t>Port 1 to "1"</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rsidR="00CB5845" w:rsidRPr="00CC62DE" w:rsidRDefault="00CB5845" w:rsidP="00E72C73">
            <w:pPr>
              <w:widowControl w:val="0"/>
              <w:autoSpaceDE w:val="0"/>
              <w:autoSpaceDN w:val="0"/>
              <w:adjustRightInd w:val="0"/>
              <w:spacing w:before="16" w:line="24" w:lineRule="atLeast"/>
              <w:rPr>
                <w:rFonts w:cs="Arial"/>
                <w:spacing w:val="-1"/>
                <w:sz w:val="21"/>
                <w:szCs w:val="21"/>
              </w:rPr>
            </w:pPr>
            <w:r w:rsidRPr="00CC62DE">
              <w:rPr>
                <w:rFonts w:cs="Arial"/>
                <w:spacing w:val="-1"/>
                <w:szCs w:val="21"/>
              </w:rPr>
              <w:t>&gt;30ms</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tcPr>
          <w:p w:rsidR="00CB5845" w:rsidRPr="00CC62DE" w:rsidRDefault="00CB5845" w:rsidP="00E72C73">
            <w:pPr>
              <w:widowControl w:val="0"/>
              <w:autoSpaceDE w:val="0"/>
              <w:autoSpaceDN w:val="0"/>
              <w:adjustRightInd w:val="0"/>
              <w:spacing w:before="16" w:line="24" w:lineRule="atLeast"/>
              <w:rPr>
                <w:rFonts w:cs="Arial" w:hint="eastAsia"/>
                <w:spacing w:val="-1"/>
                <w:szCs w:val="21"/>
                <w:lang w:eastAsia="zh-CN"/>
              </w:rPr>
            </w:pPr>
            <w:r w:rsidRPr="00CC62DE">
              <w:rPr>
                <w:rFonts w:cs="Arial" w:hint="eastAsia"/>
                <w:spacing w:val="-1"/>
                <w:szCs w:val="21"/>
                <w:lang w:eastAsia="zh-CN"/>
              </w:rPr>
              <w:t>F</w:t>
            </w:r>
            <w:r w:rsidR="00176166" w:rsidRPr="00CC62DE">
              <w:rPr>
                <w:rFonts w:cs="Arial" w:hint="eastAsia"/>
                <w:spacing w:val="-1"/>
                <w:szCs w:val="21"/>
                <w:lang w:eastAsia="zh-CN"/>
              </w:rPr>
              <w:t>211</w:t>
            </w:r>
          </w:p>
          <w:p w:rsidR="00CB5845" w:rsidRPr="00CC62DE" w:rsidRDefault="00CB5845" w:rsidP="00E72C73">
            <w:pPr>
              <w:widowControl w:val="0"/>
              <w:autoSpaceDE w:val="0"/>
              <w:autoSpaceDN w:val="0"/>
              <w:adjustRightInd w:val="0"/>
              <w:spacing w:before="16" w:line="24" w:lineRule="atLeast"/>
              <w:rPr>
                <w:rFonts w:cs="Arial" w:hint="eastAsia"/>
                <w:spacing w:val="-1"/>
                <w:szCs w:val="21"/>
                <w:lang w:eastAsia="zh-CN"/>
              </w:rPr>
            </w:pPr>
            <w:r w:rsidRPr="00CC62DE">
              <w:rPr>
                <w:rFonts w:cs="Arial" w:hint="eastAsia"/>
                <w:spacing w:val="-1"/>
                <w:szCs w:val="21"/>
                <w:lang w:eastAsia="zh-CN"/>
              </w:rPr>
              <w:t>F</w:t>
            </w:r>
            <w:r w:rsidR="00176166" w:rsidRPr="00CC62DE">
              <w:rPr>
                <w:rFonts w:cs="Arial" w:hint="eastAsia"/>
                <w:spacing w:val="-1"/>
                <w:szCs w:val="21"/>
                <w:lang w:eastAsia="zh-CN"/>
              </w:rPr>
              <w:t>212</w:t>
            </w:r>
          </w:p>
          <w:p w:rsidR="00CB5845" w:rsidRPr="00CC62DE" w:rsidRDefault="00CB5845" w:rsidP="00E72C73">
            <w:pPr>
              <w:widowControl w:val="0"/>
              <w:autoSpaceDE w:val="0"/>
              <w:autoSpaceDN w:val="0"/>
              <w:adjustRightInd w:val="0"/>
              <w:spacing w:before="16" w:line="24" w:lineRule="atLeast"/>
              <w:rPr>
                <w:rFonts w:cs="Arial" w:hint="eastAsia"/>
                <w:spacing w:val="-1"/>
                <w:szCs w:val="21"/>
                <w:lang w:eastAsia="zh-CN"/>
              </w:rPr>
            </w:pPr>
            <w:r w:rsidRPr="00CC62DE">
              <w:rPr>
                <w:rFonts w:cs="Arial" w:hint="eastAsia"/>
                <w:spacing w:val="-1"/>
                <w:szCs w:val="21"/>
                <w:lang w:eastAsia="zh-CN"/>
              </w:rPr>
              <w:t>F</w:t>
            </w:r>
            <w:r w:rsidR="00176166" w:rsidRPr="00CC62DE">
              <w:rPr>
                <w:rFonts w:cs="Arial" w:hint="eastAsia"/>
                <w:spacing w:val="-1"/>
                <w:szCs w:val="21"/>
                <w:lang w:eastAsia="zh-CN"/>
              </w:rPr>
              <w:t>213</w:t>
            </w:r>
          </w:p>
          <w:p w:rsidR="00CB5845" w:rsidRPr="00CC62DE" w:rsidRDefault="00CB5845" w:rsidP="00176166">
            <w:pPr>
              <w:widowControl w:val="0"/>
              <w:autoSpaceDE w:val="0"/>
              <w:autoSpaceDN w:val="0"/>
              <w:adjustRightInd w:val="0"/>
              <w:spacing w:before="16" w:line="24" w:lineRule="atLeast"/>
              <w:rPr>
                <w:rFonts w:cs="Arial" w:hint="eastAsia"/>
                <w:color w:val="FF0000"/>
                <w:spacing w:val="-1"/>
                <w:sz w:val="21"/>
                <w:szCs w:val="21"/>
                <w:lang w:eastAsia="zh-CN"/>
              </w:rPr>
            </w:pPr>
            <w:r w:rsidRPr="00CC62DE">
              <w:rPr>
                <w:rFonts w:cs="Arial" w:hint="eastAsia"/>
                <w:spacing w:val="-1"/>
                <w:szCs w:val="21"/>
                <w:lang w:eastAsia="zh-CN"/>
              </w:rPr>
              <w:t>F</w:t>
            </w:r>
            <w:r w:rsidR="00176166" w:rsidRPr="00CC62DE">
              <w:rPr>
                <w:rFonts w:cs="Arial" w:hint="eastAsia"/>
                <w:spacing w:val="-1"/>
                <w:szCs w:val="21"/>
                <w:lang w:eastAsia="zh-CN"/>
              </w:rPr>
              <w:t>214</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CB5845" w:rsidRPr="00CC62DE" w:rsidRDefault="00CB5845" w:rsidP="00E72C73">
            <w:pPr>
              <w:autoSpaceDE w:val="0"/>
              <w:autoSpaceDN w:val="0"/>
              <w:adjustRightInd w:val="0"/>
              <w:spacing w:before="16" w:line="24" w:lineRule="atLeast"/>
              <w:rPr>
                <w:rFonts w:cs="Arial"/>
                <w:b/>
                <w:spacing w:val="-1"/>
                <w:sz w:val="21"/>
                <w:szCs w:val="21"/>
              </w:rPr>
            </w:pPr>
            <w:r w:rsidRPr="00CC62DE">
              <w:rPr>
                <w:rFonts w:cs="Arial"/>
                <w:b/>
                <w:spacing w:val="-1"/>
                <w:szCs w:val="21"/>
              </w:rPr>
              <w:t>&gt;4.5V DC</w:t>
            </w:r>
          </w:p>
          <w:p w:rsidR="00CB5845" w:rsidRPr="00CC62DE" w:rsidRDefault="00CB5845" w:rsidP="00E72C73">
            <w:pPr>
              <w:autoSpaceDE w:val="0"/>
              <w:autoSpaceDN w:val="0"/>
              <w:adjustRightInd w:val="0"/>
              <w:spacing w:before="16" w:line="24" w:lineRule="atLeast"/>
              <w:rPr>
                <w:rFonts w:cs="Arial"/>
                <w:b/>
                <w:spacing w:val="-1"/>
                <w:szCs w:val="21"/>
              </w:rPr>
            </w:pPr>
            <w:r w:rsidRPr="00CC62DE">
              <w:rPr>
                <w:rFonts w:cs="Arial"/>
                <w:b/>
                <w:spacing w:val="-1"/>
                <w:szCs w:val="21"/>
              </w:rPr>
              <w:t>&gt;4.5V DC</w:t>
            </w:r>
          </w:p>
          <w:p w:rsidR="00CB5845" w:rsidRPr="00CC62DE" w:rsidRDefault="00CB5845" w:rsidP="00E72C73">
            <w:pPr>
              <w:autoSpaceDE w:val="0"/>
              <w:autoSpaceDN w:val="0"/>
              <w:adjustRightInd w:val="0"/>
              <w:spacing w:before="16" w:line="24" w:lineRule="atLeast"/>
              <w:rPr>
                <w:rFonts w:cs="Arial"/>
                <w:b/>
                <w:spacing w:val="-1"/>
                <w:szCs w:val="21"/>
              </w:rPr>
            </w:pPr>
            <w:r w:rsidRPr="00CC62DE">
              <w:rPr>
                <w:rFonts w:cs="Arial"/>
                <w:b/>
                <w:spacing w:val="-1"/>
                <w:szCs w:val="21"/>
              </w:rPr>
              <w:t>&gt;4.5V DC</w:t>
            </w:r>
          </w:p>
          <w:p w:rsidR="00CB5845" w:rsidRPr="00CC62DE" w:rsidRDefault="00CB5845" w:rsidP="00E72C73">
            <w:pPr>
              <w:widowControl w:val="0"/>
              <w:autoSpaceDE w:val="0"/>
              <w:autoSpaceDN w:val="0"/>
              <w:adjustRightInd w:val="0"/>
              <w:spacing w:before="16" w:line="24" w:lineRule="atLeast"/>
              <w:rPr>
                <w:rFonts w:cs="Arial"/>
                <w:b/>
                <w:spacing w:val="-1"/>
                <w:sz w:val="21"/>
                <w:szCs w:val="21"/>
              </w:rPr>
            </w:pPr>
            <w:r w:rsidRPr="00CC62DE">
              <w:rPr>
                <w:rFonts w:cs="Arial"/>
                <w:b/>
                <w:spacing w:val="-1"/>
                <w:szCs w:val="21"/>
              </w:rPr>
              <w:t>&gt;4.5V DC</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rsidR="00CB5845" w:rsidRPr="00CC62DE" w:rsidRDefault="00CB5845" w:rsidP="00E72C73">
            <w:pPr>
              <w:widowControl w:val="0"/>
              <w:autoSpaceDE w:val="0"/>
              <w:autoSpaceDN w:val="0"/>
              <w:adjustRightInd w:val="0"/>
              <w:spacing w:before="16" w:line="24" w:lineRule="atLeast"/>
              <w:rPr>
                <w:rFonts w:cs="Arial"/>
                <w:spacing w:val="-1"/>
                <w:sz w:val="21"/>
                <w:szCs w:val="21"/>
              </w:rPr>
            </w:pPr>
          </w:p>
        </w:tc>
      </w:tr>
    </w:tbl>
    <w:p w:rsidR="00CB5845" w:rsidRPr="00CC62DE" w:rsidRDefault="00CB5845" w:rsidP="00CB5845">
      <w:pPr>
        <w:autoSpaceDE w:val="0"/>
        <w:autoSpaceDN w:val="0"/>
        <w:adjustRightInd w:val="0"/>
        <w:spacing w:line="24" w:lineRule="atLeast"/>
        <w:ind w:left="1365" w:hanging="1140"/>
        <w:rPr>
          <w:rFonts w:cs="Arial" w:hint="eastAsia"/>
          <w:szCs w:val="21"/>
          <w:lang w:eastAsia="zh-CN"/>
        </w:rPr>
      </w:pPr>
    </w:p>
    <w:p w:rsidR="00CB5845" w:rsidRPr="00CC62DE" w:rsidRDefault="00CB5845" w:rsidP="00CB5845">
      <w:pPr>
        <w:autoSpaceDE w:val="0"/>
        <w:autoSpaceDN w:val="0"/>
        <w:adjustRightInd w:val="0"/>
        <w:spacing w:line="24" w:lineRule="atLeast"/>
        <w:ind w:left="1365" w:hanging="1140"/>
        <w:rPr>
          <w:rFonts w:cs="Arial" w:hint="eastAsia"/>
          <w:szCs w:val="21"/>
          <w:lang w:eastAsia="zh-CN"/>
        </w:rPr>
      </w:pPr>
      <w:r w:rsidRPr="00CC62DE">
        <w:rPr>
          <w:rFonts w:cs="Arial"/>
          <w:szCs w:val="21"/>
          <w:lang w:eastAsia="zh-CN"/>
        </w:rPr>
        <w:t>S</w:t>
      </w:r>
      <w:r w:rsidRPr="00CC62DE">
        <w:rPr>
          <w:rFonts w:cs="Arial" w:hint="eastAsia"/>
          <w:szCs w:val="21"/>
          <w:lang w:eastAsia="zh-CN"/>
        </w:rPr>
        <w:t>tep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CB5845" w:rsidRPr="00CC62DE" w:rsidTr="00E72C73">
        <w:trPr>
          <w:trHeight w:val="276"/>
        </w:trPr>
        <w:tc>
          <w:tcPr>
            <w:tcW w:w="0" w:type="auto"/>
            <w:shd w:val="clear" w:color="auto" w:fill="E6E6E6"/>
            <w:vAlign w:val="center"/>
          </w:tcPr>
          <w:p w:rsidR="00CB5845" w:rsidRPr="00CC62DE" w:rsidRDefault="00CB5845" w:rsidP="00E72C73">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Data7</w:t>
            </w:r>
          </w:p>
        </w:tc>
      </w:tr>
      <w:tr w:rsidR="00CB5845" w:rsidRPr="00CC62DE" w:rsidTr="00E72C73">
        <w:trPr>
          <w:trHeight w:val="243"/>
        </w:trPr>
        <w:tc>
          <w:tcPr>
            <w:tcW w:w="0" w:type="auto"/>
            <w:shd w:val="clear" w:color="auto" w:fill="auto"/>
            <w:vAlign w:val="center"/>
          </w:tcPr>
          <w:p w:rsidR="00CB5845" w:rsidRPr="00CC62DE" w:rsidRDefault="00CB5845" w:rsidP="00E72C73">
            <w:pPr>
              <w:jc w:val="center"/>
              <w:rPr>
                <w:rFonts w:ascii="Arial" w:hAnsi="Arial" w:hint="eastAsia"/>
                <w:sz w:val="18"/>
                <w:lang w:eastAsia="zh-CN"/>
              </w:rPr>
            </w:pPr>
            <w:r w:rsidRPr="00CC62DE">
              <w:rPr>
                <w:rFonts w:ascii="Arial" w:hAnsi="Arial" w:hint="eastAsia"/>
                <w:sz w:val="18"/>
                <w:lang w:eastAsia="zh-CN"/>
              </w:rPr>
              <w:t>0x772</w:t>
            </w:r>
          </w:p>
        </w:tc>
        <w:tc>
          <w:tcPr>
            <w:tcW w:w="0" w:type="auto"/>
            <w:shd w:val="clear" w:color="auto" w:fill="auto"/>
            <w:vAlign w:val="center"/>
          </w:tcPr>
          <w:p w:rsidR="00CB5845" w:rsidRPr="00CC62DE" w:rsidRDefault="00CB5845" w:rsidP="00E72C73">
            <w:pPr>
              <w:jc w:val="center"/>
              <w:rPr>
                <w:rFonts w:ascii="Arial" w:hAnsi="Arial"/>
                <w:sz w:val="18"/>
                <w:lang w:eastAsia="zh-CN"/>
              </w:rPr>
            </w:pPr>
            <w:r w:rsidRPr="00CC62DE">
              <w:rPr>
                <w:rFonts w:ascii="Arial" w:hAnsi="Arial"/>
                <w:sz w:val="18"/>
              </w:rPr>
              <w:t>0x</w:t>
            </w:r>
            <w:r w:rsidRPr="00CC62DE">
              <w:rPr>
                <w:rFonts w:ascii="Arial" w:hAnsi="Arial" w:hint="eastAsia"/>
                <w:sz w:val="18"/>
                <w:lang w:eastAsia="zh-CN"/>
              </w:rPr>
              <w:t>30</w:t>
            </w:r>
          </w:p>
        </w:tc>
        <w:tc>
          <w:tcPr>
            <w:tcW w:w="0" w:type="auto"/>
            <w:shd w:val="clear" w:color="auto" w:fill="auto"/>
            <w:vAlign w:val="center"/>
          </w:tcPr>
          <w:p w:rsidR="00CB5845" w:rsidRPr="00CC62DE" w:rsidRDefault="00CB5845" w:rsidP="00E72C73">
            <w:pPr>
              <w:keepNext/>
              <w:jc w:val="center"/>
              <w:rPr>
                <w:rFonts w:ascii="Arial" w:hAnsi="Arial"/>
                <w:sz w:val="18"/>
                <w:lang w:val="en-GB" w:eastAsia="zh-CN"/>
              </w:rPr>
            </w:pPr>
            <w:r w:rsidRPr="00CC62DE">
              <w:rPr>
                <w:rFonts w:ascii="Arial" w:hAnsi="Arial"/>
                <w:sz w:val="18"/>
                <w:lang w:val="en-GB"/>
              </w:rPr>
              <w:t>0x</w:t>
            </w:r>
            <w:r w:rsidRPr="00CC62DE">
              <w:rPr>
                <w:rFonts w:ascii="Arial" w:hAnsi="Arial" w:hint="eastAsia"/>
                <w:sz w:val="18"/>
                <w:lang w:val="en-GB" w:eastAsia="zh-CN"/>
              </w:rPr>
              <w:t>01</w:t>
            </w:r>
          </w:p>
        </w:tc>
        <w:tc>
          <w:tcPr>
            <w:tcW w:w="1036" w:type="dxa"/>
            <w:shd w:val="clear" w:color="auto" w:fill="auto"/>
          </w:tcPr>
          <w:p w:rsidR="00CB5845" w:rsidRPr="00CC62DE" w:rsidRDefault="00CB5845" w:rsidP="00E72C73">
            <w:pPr>
              <w:keepNext/>
              <w:jc w:val="center"/>
              <w:rPr>
                <w:rFonts w:ascii="Arial" w:hAnsi="Arial" w:hint="eastAsia"/>
                <w:sz w:val="18"/>
                <w:lang w:val="en-GB" w:eastAsia="zh-CN"/>
              </w:rPr>
            </w:pPr>
            <w:r w:rsidRPr="00CC62DE">
              <w:rPr>
                <w:rFonts w:ascii="Arial" w:hAnsi="Arial" w:hint="eastAsia"/>
                <w:sz w:val="18"/>
                <w:lang w:val="en-GB" w:eastAsia="zh-CN"/>
              </w:rPr>
              <w:t>0x31</w:t>
            </w:r>
          </w:p>
        </w:tc>
        <w:tc>
          <w:tcPr>
            <w:tcW w:w="0" w:type="auto"/>
          </w:tcPr>
          <w:p w:rsidR="00CB5845" w:rsidRPr="00CC62DE" w:rsidRDefault="00CB5845" w:rsidP="00E72C73">
            <w:pPr>
              <w:jc w:val="center"/>
              <w:rPr>
                <w:rFonts w:ascii="Arial" w:hAnsi="Arial" w:hint="eastAsia"/>
                <w:sz w:val="18"/>
                <w:lang w:val="en-GB" w:eastAsia="zh-CN"/>
              </w:rPr>
            </w:pPr>
            <w:r w:rsidRPr="00CC62DE">
              <w:rPr>
                <w:rFonts w:ascii="Arial" w:hAnsi="Arial" w:hint="eastAsia"/>
                <w:sz w:val="18"/>
                <w:lang w:val="en-GB" w:eastAsia="zh-CN"/>
              </w:rPr>
              <w:t>0x70</w:t>
            </w:r>
          </w:p>
        </w:tc>
        <w:tc>
          <w:tcPr>
            <w:tcW w:w="0" w:type="auto"/>
          </w:tcPr>
          <w:p w:rsidR="00CB5845" w:rsidRPr="00CC62DE" w:rsidRDefault="00CB5845" w:rsidP="00E72C73">
            <w:pPr>
              <w:jc w:val="center"/>
              <w:rPr>
                <w:rFonts w:ascii="Arial" w:hAnsi="Arial" w:hint="eastAsia"/>
                <w:sz w:val="18"/>
                <w:lang w:val="en-GB" w:eastAsia="zh-CN"/>
              </w:rPr>
            </w:pPr>
            <w:r w:rsidRPr="00CC62DE">
              <w:rPr>
                <w:rFonts w:ascii="Arial" w:hAnsi="Arial" w:cs="Arial" w:hint="eastAsia"/>
                <w:sz w:val="18"/>
                <w:szCs w:val="18"/>
                <w:lang w:val="en-GB" w:eastAsia="zh-CN"/>
              </w:rPr>
              <w:t>0xAA</w:t>
            </w:r>
          </w:p>
        </w:tc>
        <w:tc>
          <w:tcPr>
            <w:tcW w:w="0" w:type="auto"/>
          </w:tcPr>
          <w:p w:rsidR="00CB5845" w:rsidRPr="00CC62DE" w:rsidRDefault="00CB5845" w:rsidP="00E72C73">
            <w:pPr>
              <w:jc w:val="center"/>
              <w:rPr>
                <w:rFonts w:ascii="Arial" w:hAnsi="Arial" w:hint="eastAsia"/>
                <w:sz w:val="18"/>
                <w:lang w:val="en-GB" w:eastAsia="zh-CN"/>
              </w:rPr>
            </w:pPr>
            <w:r w:rsidRPr="00CC62DE">
              <w:rPr>
                <w:rFonts w:ascii="Arial" w:hAnsi="Arial" w:cs="Arial" w:hint="eastAsia"/>
                <w:sz w:val="18"/>
                <w:szCs w:val="18"/>
                <w:lang w:val="en-GB" w:eastAsia="zh-CN"/>
              </w:rPr>
              <w:t>0xAA</w:t>
            </w:r>
          </w:p>
        </w:tc>
        <w:tc>
          <w:tcPr>
            <w:tcW w:w="0" w:type="auto"/>
          </w:tcPr>
          <w:p w:rsidR="00CB5845" w:rsidRPr="00CC62DE" w:rsidRDefault="00CB5845" w:rsidP="00E72C73">
            <w:pPr>
              <w:jc w:val="center"/>
              <w:rPr>
                <w:rFonts w:hint="eastAsia"/>
                <w:lang w:eastAsia="zh-CN"/>
              </w:rPr>
            </w:pPr>
            <w:r w:rsidRPr="00CC62DE">
              <w:rPr>
                <w:rFonts w:ascii="Arial" w:hAnsi="Arial" w:cs="Arial" w:hint="eastAsia"/>
                <w:sz w:val="18"/>
                <w:szCs w:val="18"/>
                <w:lang w:val="en-GB" w:eastAsia="zh-CN"/>
              </w:rPr>
              <w:t>0xAA</w:t>
            </w:r>
          </w:p>
        </w:tc>
        <w:tc>
          <w:tcPr>
            <w:tcW w:w="0" w:type="auto"/>
          </w:tcPr>
          <w:p w:rsidR="00CB5845" w:rsidRPr="00CC62DE" w:rsidRDefault="00CB5845" w:rsidP="00E72C73">
            <w:pPr>
              <w:jc w:val="center"/>
              <w:rPr>
                <w:rFonts w:hint="eastAsia"/>
                <w:lang w:eastAsia="zh-CN"/>
              </w:rPr>
            </w:pPr>
            <w:r w:rsidRPr="00CC62DE">
              <w:rPr>
                <w:rFonts w:ascii="Arial" w:hAnsi="Arial" w:cs="Arial" w:hint="eastAsia"/>
                <w:sz w:val="18"/>
                <w:szCs w:val="18"/>
                <w:lang w:val="en-GB" w:eastAsia="zh-CN"/>
              </w:rPr>
              <w:t>0xAA</w:t>
            </w:r>
          </w:p>
        </w:tc>
      </w:tr>
    </w:tbl>
    <w:p w:rsidR="00CB5845" w:rsidRPr="00CC62DE" w:rsidRDefault="00CB5845" w:rsidP="00CB5845">
      <w:pPr>
        <w:rPr>
          <w:rFonts w:ascii="Arial" w:hAnsi="Arial" w:cs="Arial" w:hint="eastAsia"/>
          <w:b/>
          <w:sz w:val="21"/>
          <w:szCs w:val="21"/>
          <w:lang w:val="en-GB" w:eastAsia="zh-CN"/>
        </w:rPr>
      </w:pPr>
      <w:r w:rsidRPr="00CC62DE">
        <w:rPr>
          <w:rFonts w:ascii="Arial" w:hAnsi="Arial" w:cs="Arial"/>
          <w:b/>
          <w:sz w:val="21"/>
          <w:szCs w:val="21"/>
          <w:lang w:val="en-GB" w:eastAsia="zh-CN"/>
        </w:rPr>
        <w:t>The ECU answer with the acknowledgement sent as follow</w:t>
      </w:r>
      <w:r w:rsidRPr="00CC62DE">
        <w:rPr>
          <w:rFonts w:ascii="Arial" w:hAnsi="Arial" w:cs="Arial" w:hint="eastAsia"/>
          <w:b/>
          <w:sz w:val="21"/>
          <w:szCs w:val="21"/>
          <w:lang w:val="en-GB" w:eastAsia="zh-CN"/>
        </w:rPr>
        <w:t>ing</w:t>
      </w:r>
      <w:r w:rsidRPr="00CC62DE">
        <w:rPr>
          <w:rFonts w:ascii="Arial" w:hAnsi="Arial" w:cs="Arial"/>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CB5845" w:rsidRPr="00CC62DE" w:rsidTr="00E72C73">
        <w:trPr>
          <w:trHeight w:val="276"/>
        </w:trPr>
        <w:tc>
          <w:tcPr>
            <w:tcW w:w="0" w:type="auto"/>
            <w:shd w:val="clear" w:color="auto" w:fill="E6E6E6"/>
            <w:vAlign w:val="center"/>
          </w:tcPr>
          <w:p w:rsidR="00CB5845" w:rsidRPr="00CC62DE" w:rsidRDefault="00CB5845" w:rsidP="00E72C73">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Data7</w:t>
            </w:r>
          </w:p>
        </w:tc>
      </w:tr>
      <w:tr w:rsidR="00CB5845" w:rsidRPr="00CC62DE" w:rsidTr="00E72C73">
        <w:trPr>
          <w:trHeight w:val="223"/>
        </w:trPr>
        <w:tc>
          <w:tcPr>
            <w:tcW w:w="0" w:type="auto"/>
            <w:shd w:val="clear" w:color="auto" w:fill="auto"/>
            <w:vAlign w:val="center"/>
          </w:tcPr>
          <w:p w:rsidR="00CB5845" w:rsidRPr="00CC62DE" w:rsidRDefault="00CB5845" w:rsidP="00E72C73">
            <w:pPr>
              <w:jc w:val="center"/>
              <w:rPr>
                <w:rFonts w:ascii="Arial" w:hAnsi="Arial" w:hint="eastAsia"/>
                <w:sz w:val="18"/>
                <w:lang w:eastAsia="zh-CN"/>
              </w:rPr>
            </w:pPr>
            <w:r w:rsidRPr="00CC62DE">
              <w:rPr>
                <w:rFonts w:ascii="Arial" w:hAnsi="Arial"/>
                <w:sz w:val="18"/>
              </w:rPr>
              <w:t>0x774</w:t>
            </w:r>
          </w:p>
        </w:tc>
        <w:tc>
          <w:tcPr>
            <w:tcW w:w="0" w:type="auto"/>
            <w:shd w:val="clear" w:color="auto" w:fill="auto"/>
            <w:vAlign w:val="center"/>
          </w:tcPr>
          <w:p w:rsidR="00CB5845" w:rsidRPr="00CC62DE" w:rsidRDefault="00CB5845" w:rsidP="00E72C73">
            <w:pPr>
              <w:jc w:val="center"/>
              <w:rPr>
                <w:rFonts w:ascii="Arial" w:hAnsi="Arial"/>
                <w:sz w:val="18"/>
                <w:lang w:eastAsia="zh-CN"/>
              </w:rPr>
            </w:pPr>
            <w:r w:rsidRPr="00CC62DE">
              <w:rPr>
                <w:rFonts w:ascii="Arial" w:hAnsi="Arial"/>
                <w:sz w:val="18"/>
              </w:rPr>
              <w:t>0x</w:t>
            </w:r>
            <w:r w:rsidRPr="00CC62DE">
              <w:rPr>
                <w:rFonts w:ascii="Arial" w:hAnsi="Arial" w:hint="eastAsia"/>
                <w:sz w:val="18"/>
                <w:lang w:eastAsia="zh-CN"/>
              </w:rPr>
              <w:t>70</w:t>
            </w:r>
          </w:p>
        </w:tc>
        <w:tc>
          <w:tcPr>
            <w:tcW w:w="0" w:type="auto"/>
            <w:shd w:val="clear" w:color="auto" w:fill="auto"/>
            <w:vAlign w:val="center"/>
          </w:tcPr>
          <w:p w:rsidR="00CB5845" w:rsidRPr="00CC62DE" w:rsidRDefault="00CB5845" w:rsidP="00E72C73">
            <w:pPr>
              <w:keepNext/>
              <w:jc w:val="center"/>
              <w:rPr>
                <w:rFonts w:ascii="Arial" w:hAnsi="Arial" w:hint="eastAsia"/>
                <w:sz w:val="18"/>
                <w:lang w:val="en-GB" w:eastAsia="zh-CN"/>
              </w:rPr>
            </w:pPr>
            <w:r w:rsidRPr="00CC62DE">
              <w:rPr>
                <w:rFonts w:ascii="Arial" w:hAnsi="Arial"/>
                <w:sz w:val="18"/>
                <w:lang w:val="en-GB"/>
              </w:rPr>
              <w:t>0</w:t>
            </w:r>
            <w:r w:rsidRPr="00CC62DE">
              <w:rPr>
                <w:rFonts w:ascii="Arial" w:hAnsi="Arial" w:hint="eastAsia"/>
                <w:sz w:val="18"/>
                <w:lang w:val="en-GB" w:eastAsia="zh-CN"/>
              </w:rPr>
              <w:t>x01</w:t>
            </w:r>
          </w:p>
        </w:tc>
        <w:tc>
          <w:tcPr>
            <w:tcW w:w="1036" w:type="dxa"/>
            <w:shd w:val="clear" w:color="auto" w:fill="auto"/>
          </w:tcPr>
          <w:p w:rsidR="00CB5845" w:rsidRPr="00CC62DE" w:rsidRDefault="006F3E56" w:rsidP="00E72C73">
            <w:pPr>
              <w:keepNext/>
              <w:jc w:val="center"/>
              <w:rPr>
                <w:rFonts w:ascii="Arial" w:hAnsi="Arial" w:hint="eastAsia"/>
                <w:sz w:val="18"/>
                <w:lang w:val="en-GB" w:eastAsia="zh-CN"/>
              </w:rPr>
            </w:pPr>
            <w:r>
              <w:rPr>
                <w:rFonts w:ascii="Arial" w:hAnsi="Arial" w:hint="eastAsia"/>
                <w:sz w:val="18"/>
                <w:lang w:val="en-GB" w:eastAsia="zh-CN"/>
              </w:rPr>
              <w:t>0x01</w:t>
            </w:r>
          </w:p>
        </w:tc>
        <w:tc>
          <w:tcPr>
            <w:tcW w:w="0" w:type="auto"/>
          </w:tcPr>
          <w:p w:rsidR="00CB5845" w:rsidRPr="00CC62DE" w:rsidRDefault="00CB5845" w:rsidP="00E72C73">
            <w:pPr>
              <w:jc w:val="center"/>
              <w:rPr>
                <w:rFonts w:ascii="Arial" w:hAnsi="Arial" w:hint="eastAsia"/>
                <w:sz w:val="18"/>
                <w:lang w:val="en-GB" w:eastAsia="zh-CN"/>
              </w:rPr>
            </w:pPr>
            <w:r w:rsidRPr="00CC62DE">
              <w:rPr>
                <w:rFonts w:ascii="Arial" w:hAnsi="Arial" w:hint="eastAsia"/>
                <w:sz w:val="18"/>
                <w:lang w:val="en-GB" w:eastAsia="zh-CN"/>
              </w:rPr>
              <w:t>--</w:t>
            </w:r>
          </w:p>
        </w:tc>
        <w:tc>
          <w:tcPr>
            <w:tcW w:w="0" w:type="auto"/>
          </w:tcPr>
          <w:p w:rsidR="00CB5845" w:rsidRPr="00CC62DE" w:rsidRDefault="00CB5845" w:rsidP="00E72C73">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CB5845" w:rsidRPr="00CC62DE" w:rsidRDefault="00CB5845" w:rsidP="00E72C73">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CB5845" w:rsidRPr="00CC62DE" w:rsidRDefault="00CB5845" w:rsidP="00E72C73">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CB5845" w:rsidRPr="00CC62DE" w:rsidRDefault="00CB5845" w:rsidP="00E72C73">
            <w:pPr>
              <w:jc w:val="center"/>
            </w:pPr>
            <w:r w:rsidRPr="00CC62DE">
              <w:rPr>
                <w:rFonts w:ascii="Arial" w:hAnsi="Arial" w:hint="eastAsia"/>
                <w:sz w:val="18"/>
                <w:lang w:val="en-GB" w:eastAsia="zh-CN"/>
              </w:rPr>
              <w:t>--</w:t>
            </w:r>
          </w:p>
        </w:tc>
      </w:tr>
    </w:tbl>
    <w:p w:rsidR="00CB5845" w:rsidRPr="00CC62DE" w:rsidRDefault="00CB5845" w:rsidP="00CB5845">
      <w:pPr>
        <w:autoSpaceDE w:val="0"/>
        <w:autoSpaceDN w:val="0"/>
        <w:adjustRightInd w:val="0"/>
        <w:spacing w:line="24" w:lineRule="atLeast"/>
        <w:ind w:left="1365" w:hanging="1140"/>
        <w:rPr>
          <w:rFonts w:cs="Arial" w:hint="eastAsia"/>
          <w:szCs w:val="21"/>
          <w:lang w:eastAsia="zh-CN"/>
        </w:rPr>
      </w:pPr>
    </w:p>
    <w:p w:rsidR="00CB5845" w:rsidRPr="00CC62DE" w:rsidRDefault="00CB5845" w:rsidP="00CB5845">
      <w:pPr>
        <w:autoSpaceDE w:val="0"/>
        <w:autoSpaceDN w:val="0"/>
        <w:adjustRightInd w:val="0"/>
        <w:spacing w:line="24" w:lineRule="atLeast"/>
        <w:ind w:left="1365" w:hanging="1140"/>
        <w:rPr>
          <w:rFonts w:cs="Arial" w:hint="eastAsia"/>
          <w:szCs w:val="21"/>
          <w:lang w:eastAsia="zh-CN"/>
        </w:rPr>
      </w:pPr>
      <w:r w:rsidRPr="00CC62DE">
        <w:rPr>
          <w:rFonts w:cs="Arial" w:hint="eastAsia"/>
          <w:szCs w:val="21"/>
          <w:lang w:eastAsia="zh-CN"/>
        </w:rPr>
        <w:t>Test the test point</w:t>
      </w:r>
    </w:p>
    <w:tbl>
      <w:tblPr>
        <w:tblW w:w="0" w:type="auto"/>
        <w:tblLook w:val="01E0" w:firstRow="1" w:lastRow="1" w:firstColumn="1" w:lastColumn="1" w:noHBand="0" w:noVBand="0"/>
      </w:tblPr>
      <w:tblGrid>
        <w:gridCol w:w="2831"/>
        <w:gridCol w:w="1521"/>
        <w:gridCol w:w="1800"/>
        <w:gridCol w:w="2195"/>
        <w:gridCol w:w="1508"/>
      </w:tblGrid>
      <w:tr w:rsidR="00CB5845" w:rsidRPr="00CC62DE" w:rsidTr="00E72C73">
        <w:tc>
          <w:tcPr>
            <w:tcW w:w="2831" w:type="dxa"/>
            <w:tcBorders>
              <w:top w:val="single" w:sz="4" w:space="0" w:color="auto"/>
              <w:left w:val="single" w:sz="4" w:space="0" w:color="auto"/>
              <w:bottom w:val="single" w:sz="4" w:space="0" w:color="auto"/>
              <w:right w:val="single" w:sz="4" w:space="0" w:color="auto"/>
            </w:tcBorders>
            <w:shd w:val="clear" w:color="auto" w:fill="D9D9D9"/>
            <w:vAlign w:val="center"/>
          </w:tcPr>
          <w:p w:rsidR="00CB5845" w:rsidRPr="00CC62DE" w:rsidRDefault="00CB5845" w:rsidP="00E72C73">
            <w:pPr>
              <w:widowControl w:val="0"/>
              <w:autoSpaceDE w:val="0"/>
              <w:autoSpaceDN w:val="0"/>
              <w:adjustRightInd w:val="0"/>
              <w:spacing w:before="16" w:line="24" w:lineRule="atLeast"/>
              <w:rPr>
                <w:rFonts w:cs="Arial"/>
                <w:spacing w:val="-1"/>
                <w:sz w:val="21"/>
                <w:szCs w:val="21"/>
              </w:rPr>
            </w:pPr>
            <w:r w:rsidRPr="00CC62DE">
              <w:rPr>
                <w:rFonts w:cs="Arial"/>
                <w:spacing w:val="-1"/>
                <w:szCs w:val="21"/>
              </w:rPr>
              <w:t>Action</w:t>
            </w:r>
          </w:p>
        </w:tc>
        <w:tc>
          <w:tcPr>
            <w:tcW w:w="1521" w:type="dxa"/>
            <w:tcBorders>
              <w:top w:val="single" w:sz="4" w:space="0" w:color="auto"/>
              <w:left w:val="single" w:sz="4" w:space="0" w:color="auto"/>
              <w:bottom w:val="single" w:sz="4" w:space="0" w:color="auto"/>
              <w:right w:val="single" w:sz="4" w:space="0" w:color="auto"/>
            </w:tcBorders>
            <w:shd w:val="clear" w:color="auto" w:fill="D9D9D9"/>
            <w:vAlign w:val="center"/>
          </w:tcPr>
          <w:p w:rsidR="00CB5845" w:rsidRPr="00CC62DE" w:rsidRDefault="00CB5845" w:rsidP="00E72C73">
            <w:pPr>
              <w:widowControl w:val="0"/>
              <w:autoSpaceDE w:val="0"/>
              <w:autoSpaceDN w:val="0"/>
              <w:adjustRightInd w:val="0"/>
              <w:spacing w:before="16" w:line="24" w:lineRule="atLeast"/>
              <w:rPr>
                <w:rFonts w:cs="Arial"/>
                <w:spacing w:val="-1"/>
                <w:sz w:val="21"/>
                <w:szCs w:val="21"/>
              </w:rPr>
            </w:pPr>
            <w:r w:rsidRPr="00CC62DE">
              <w:rPr>
                <w:rFonts w:cs="Arial"/>
                <w:spacing w:val="-1"/>
                <w:szCs w:val="21"/>
              </w:rPr>
              <w:t>Waiting time</w:t>
            </w:r>
          </w:p>
        </w:tc>
        <w:tc>
          <w:tcPr>
            <w:tcW w:w="1800" w:type="dxa"/>
            <w:tcBorders>
              <w:top w:val="single" w:sz="4" w:space="0" w:color="auto"/>
              <w:left w:val="single" w:sz="4" w:space="0" w:color="auto"/>
              <w:bottom w:val="single" w:sz="4" w:space="0" w:color="auto"/>
              <w:right w:val="single" w:sz="4" w:space="0" w:color="auto"/>
            </w:tcBorders>
            <w:shd w:val="clear" w:color="auto" w:fill="D9D9D9"/>
            <w:vAlign w:val="center"/>
          </w:tcPr>
          <w:p w:rsidR="00CB5845" w:rsidRPr="00CC62DE" w:rsidRDefault="00CB5845" w:rsidP="00E72C73">
            <w:pPr>
              <w:widowControl w:val="0"/>
              <w:autoSpaceDE w:val="0"/>
              <w:autoSpaceDN w:val="0"/>
              <w:adjustRightInd w:val="0"/>
              <w:spacing w:before="16" w:line="24" w:lineRule="atLeast"/>
              <w:rPr>
                <w:rFonts w:cs="Arial"/>
                <w:spacing w:val="-1"/>
                <w:sz w:val="21"/>
                <w:szCs w:val="21"/>
              </w:rPr>
            </w:pPr>
            <w:r w:rsidRPr="00CC62DE">
              <w:rPr>
                <w:rFonts w:cs="Arial"/>
                <w:spacing w:val="-1"/>
                <w:szCs w:val="21"/>
              </w:rPr>
              <w:t xml:space="preserve">Measuring </w:t>
            </w:r>
            <w:r w:rsidR="00EF4795" w:rsidRPr="00CC62DE">
              <w:rPr>
                <w:rFonts w:cs="Arial"/>
                <w:spacing w:val="-1"/>
                <w:szCs w:val="21"/>
              </w:rPr>
              <w:t>point</w:t>
            </w:r>
          </w:p>
        </w:tc>
        <w:tc>
          <w:tcPr>
            <w:tcW w:w="2195" w:type="dxa"/>
            <w:tcBorders>
              <w:top w:val="single" w:sz="4" w:space="0" w:color="auto"/>
              <w:left w:val="single" w:sz="4" w:space="0" w:color="auto"/>
              <w:bottom w:val="single" w:sz="4" w:space="0" w:color="auto"/>
              <w:right w:val="single" w:sz="4" w:space="0" w:color="auto"/>
            </w:tcBorders>
            <w:shd w:val="clear" w:color="auto" w:fill="D9D9D9"/>
            <w:vAlign w:val="center"/>
          </w:tcPr>
          <w:p w:rsidR="00CB5845" w:rsidRPr="00CC62DE" w:rsidRDefault="00CB5845" w:rsidP="00E72C73">
            <w:pPr>
              <w:widowControl w:val="0"/>
              <w:autoSpaceDE w:val="0"/>
              <w:autoSpaceDN w:val="0"/>
              <w:adjustRightInd w:val="0"/>
              <w:spacing w:before="16" w:line="24" w:lineRule="atLeast"/>
              <w:rPr>
                <w:rFonts w:cs="Arial"/>
                <w:spacing w:val="-1"/>
                <w:sz w:val="21"/>
                <w:szCs w:val="21"/>
              </w:rPr>
            </w:pPr>
            <w:r w:rsidRPr="00CC62DE">
              <w:rPr>
                <w:rFonts w:cs="Arial"/>
                <w:spacing w:val="-1"/>
                <w:szCs w:val="21"/>
              </w:rPr>
              <w:t>Reaction</w:t>
            </w:r>
          </w:p>
        </w:tc>
        <w:tc>
          <w:tcPr>
            <w:tcW w:w="1508" w:type="dxa"/>
            <w:tcBorders>
              <w:top w:val="single" w:sz="4" w:space="0" w:color="auto"/>
              <w:left w:val="single" w:sz="4" w:space="0" w:color="auto"/>
              <w:bottom w:val="single" w:sz="4" w:space="0" w:color="auto"/>
              <w:right w:val="single" w:sz="4" w:space="0" w:color="auto"/>
            </w:tcBorders>
            <w:shd w:val="clear" w:color="auto" w:fill="D9D9D9"/>
            <w:vAlign w:val="center"/>
          </w:tcPr>
          <w:p w:rsidR="00CB5845" w:rsidRPr="00CC62DE" w:rsidRDefault="00CB5845" w:rsidP="00E72C73">
            <w:pPr>
              <w:widowControl w:val="0"/>
              <w:autoSpaceDE w:val="0"/>
              <w:autoSpaceDN w:val="0"/>
              <w:adjustRightInd w:val="0"/>
              <w:spacing w:before="16" w:line="24" w:lineRule="atLeast"/>
              <w:rPr>
                <w:rFonts w:cs="Arial"/>
                <w:spacing w:val="-1"/>
                <w:sz w:val="21"/>
                <w:szCs w:val="21"/>
              </w:rPr>
            </w:pPr>
            <w:r w:rsidRPr="00CC62DE">
              <w:rPr>
                <w:rFonts w:cs="Arial"/>
                <w:spacing w:val="-1"/>
                <w:szCs w:val="21"/>
              </w:rPr>
              <w:t>Note</w:t>
            </w:r>
          </w:p>
        </w:tc>
      </w:tr>
      <w:tr w:rsidR="00CB5845" w:rsidRPr="00CC62DE" w:rsidTr="00E72C73">
        <w:tc>
          <w:tcPr>
            <w:tcW w:w="2831" w:type="dxa"/>
            <w:tcBorders>
              <w:top w:val="single" w:sz="4" w:space="0" w:color="auto"/>
              <w:left w:val="single" w:sz="4" w:space="0" w:color="auto"/>
              <w:bottom w:val="single" w:sz="4" w:space="0" w:color="auto"/>
              <w:right w:val="single" w:sz="4" w:space="0" w:color="auto"/>
            </w:tcBorders>
            <w:shd w:val="clear" w:color="auto" w:fill="auto"/>
            <w:vAlign w:val="center"/>
          </w:tcPr>
          <w:p w:rsidR="00CB5845" w:rsidRPr="00CC62DE" w:rsidRDefault="00CB5845" w:rsidP="00E72C73">
            <w:pPr>
              <w:autoSpaceDE w:val="0"/>
              <w:autoSpaceDN w:val="0"/>
              <w:adjustRightInd w:val="0"/>
              <w:spacing w:before="16" w:line="24" w:lineRule="atLeast"/>
              <w:rPr>
                <w:rFonts w:cs="Arial"/>
                <w:spacing w:val="-1"/>
                <w:sz w:val="21"/>
                <w:szCs w:val="21"/>
              </w:rPr>
            </w:pPr>
            <w:r w:rsidRPr="00CC62DE">
              <w:rPr>
                <w:rFonts w:cs="Arial" w:hint="eastAsia"/>
                <w:szCs w:val="21"/>
                <w:lang w:eastAsia="zh-CN"/>
              </w:rPr>
              <w:t>SOC</w:t>
            </w:r>
            <w:r w:rsidRPr="00CC62DE">
              <w:rPr>
                <w:rFonts w:cs="Arial"/>
                <w:szCs w:val="21"/>
              </w:rPr>
              <w:t xml:space="preserve"> </w:t>
            </w:r>
            <w:r w:rsidRPr="00CC62DE">
              <w:rPr>
                <w:rFonts w:cs="Arial"/>
                <w:spacing w:val="-1"/>
                <w:szCs w:val="21"/>
              </w:rPr>
              <w:t>Port 4 to "0"</w:t>
            </w:r>
          </w:p>
          <w:p w:rsidR="00CB5845" w:rsidRPr="00CC62DE" w:rsidRDefault="00CB5845" w:rsidP="00E72C73">
            <w:pPr>
              <w:autoSpaceDE w:val="0"/>
              <w:autoSpaceDN w:val="0"/>
              <w:adjustRightInd w:val="0"/>
              <w:spacing w:before="16" w:line="24" w:lineRule="atLeast"/>
              <w:rPr>
                <w:rFonts w:cs="Arial"/>
                <w:spacing w:val="-1"/>
                <w:szCs w:val="21"/>
              </w:rPr>
            </w:pPr>
            <w:r w:rsidRPr="00CC62DE">
              <w:rPr>
                <w:rFonts w:cs="Arial" w:hint="eastAsia"/>
                <w:szCs w:val="21"/>
                <w:lang w:eastAsia="zh-CN"/>
              </w:rPr>
              <w:t>SOC</w:t>
            </w:r>
            <w:r w:rsidRPr="00CC62DE">
              <w:rPr>
                <w:rFonts w:cs="Arial"/>
                <w:szCs w:val="21"/>
              </w:rPr>
              <w:t xml:space="preserve"> </w:t>
            </w:r>
            <w:r w:rsidRPr="00CC62DE">
              <w:rPr>
                <w:rFonts w:cs="Arial"/>
                <w:spacing w:val="-1"/>
                <w:szCs w:val="21"/>
              </w:rPr>
              <w:t>Port 3 to "1"</w:t>
            </w:r>
          </w:p>
          <w:p w:rsidR="00CB5845" w:rsidRPr="00CC62DE" w:rsidRDefault="00CB5845" w:rsidP="00E72C73">
            <w:pPr>
              <w:autoSpaceDE w:val="0"/>
              <w:autoSpaceDN w:val="0"/>
              <w:adjustRightInd w:val="0"/>
              <w:spacing w:before="16" w:line="24" w:lineRule="atLeast"/>
              <w:rPr>
                <w:rFonts w:cs="Arial"/>
                <w:spacing w:val="-1"/>
                <w:szCs w:val="21"/>
              </w:rPr>
            </w:pPr>
            <w:r w:rsidRPr="00CC62DE">
              <w:rPr>
                <w:rFonts w:cs="Arial" w:hint="eastAsia"/>
                <w:szCs w:val="21"/>
                <w:lang w:eastAsia="zh-CN"/>
              </w:rPr>
              <w:t>SOC</w:t>
            </w:r>
            <w:r w:rsidRPr="00CC62DE">
              <w:rPr>
                <w:rFonts w:cs="Arial"/>
                <w:szCs w:val="21"/>
              </w:rPr>
              <w:t xml:space="preserve"> </w:t>
            </w:r>
            <w:r w:rsidRPr="00CC62DE">
              <w:rPr>
                <w:rFonts w:cs="Arial"/>
                <w:spacing w:val="-1"/>
                <w:szCs w:val="21"/>
              </w:rPr>
              <w:t>Port 2 to "1"</w:t>
            </w:r>
          </w:p>
          <w:p w:rsidR="00CB5845" w:rsidRPr="00CC62DE" w:rsidRDefault="00CB5845" w:rsidP="00E72C73">
            <w:pPr>
              <w:widowControl w:val="0"/>
              <w:autoSpaceDE w:val="0"/>
              <w:autoSpaceDN w:val="0"/>
              <w:adjustRightInd w:val="0"/>
              <w:spacing w:before="16" w:line="24" w:lineRule="atLeast"/>
              <w:rPr>
                <w:rFonts w:cs="Arial"/>
                <w:spacing w:val="-1"/>
                <w:sz w:val="21"/>
                <w:szCs w:val="21"/>
              </w:rPr>
            </w:pPr>
            <w:r w:rsidRPr="00CC62DE">
              <w:rPr>
                <w:rFonts w:cs="Arial" w:hint="eastAsia"/>
                <w:szCs w:val="21"/>
                <w:lang w:eastAsia="zh-CN"/>
              </w:rPr>
              <w:t>SOC</w:t>
            </w:r>
            <w:r w:rsidRPr="00CC62DE">
              <w:rPr>
                <w:rFonts w:cs="Arial"/>
                <w:szCs w:val="21"/>
              </w:rPr>
              <w:t xml:space="preserve"> </w:t>
            </w:r>
            <w:r w:rsidRPr="00CC62DE">
              <w:rPr>
                <w:rFonts w:cs="Arial"/>
                <w:spacing w:val="-1"/>
                <w:szCs w:val="21"/>
              </w:rPr>
              <w:t>Port 1 to "1"</w:t>
            </w:r>
          </w:p>
        </w:tc>
        <w:tc>
          <w:tcPr>
            <w:tcW w:w="1521" w:type="dxa"/>
            <w:tcBorders>
              <w:top w:val="single" w:sz="4" w:space="0" w:color="auto"/>
              <w:left w:val="single" w:sz="4" w:space="0" w:color="auto"/>
              <w:bottom w:val="single" w:sz="4" w:space="0" w:color="auto"/>
              <w:right w:val="single" w:sz="4" w:space="0" w:color="auto"/>
            </w:tcBorders>
            <w:shd w:val="clear" w:color="auto" w:fill="auto"/>
            <w:vAlign w:val="center"/>
          </w:tcPr>
          <w:p w:rsidR="00CB5845" w:rsidRPr="00CC62DE" w:rsidRDefault="00CB5845" w:rsidP="00E72C73">
            <w:pPr>
              <w:widowControl w:val="0"/>
              <w:autoSpaceDE w:val="0"/>
              <w:autoSpaceDN w:val="0"/>
              <w:adjustRightInd w:val="0"/>
              <w:spacing w:before="16" w:line="24" w:lineRule="atLeast"/>
              <w:rPr>
                <w:rFonts w:cs="Arial"/>
                <w:spacing w:val="-1"/>
                <w:sz w:val="21"/>
                <w:szCs w:val="21"/>
              </w:rPr>
            </w:pPr>
            <w:r w:rsidRPr="00CC62DE">
              <w:rPr>
                <w:rFonts w:cs="Arial"/>
                <w:spacing w:val="-1"/>
                <w:szCs w:val="21"/>
              </w:rPr>
              <w:t>&gt;30ms</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rsidR="00176166" w:rsidRPr="00CC62DE" w:rsidRDefault="00176166" w:rsidP="00176166">
            <w:pPr>
              <w:widowControl w:val="0"/>
              <w:autoSpaceDE w:val="0"/>
              <w:autoSpaceDN w:val="0"/>
              <w:adjustRightInd w:val="0"/>
              <w:spacing w:before="16" w:line="24" w:lineRule="atLeast"/>
              <w:rPr>
                <w:rFonts w:cs="Arial" w:hint="eastAsia"/>
                <w:spacing w:val="-1"/>
                <w:szCs w:val="21"/>
                <w:lang w:eastAsia="zh-CN"/>
              </w:rPr>
            </w:pPr>
            <w:r w:rsidRPr="00CC62DE">
              <w:rPr>
                <w:rFonts w:cs="Arial" w:hint="eastAsia"/>
                <w:spacing w:val="-1"/>
                <w:szCs w:val="21"/>
                <w:lang w:eastAsia="zh-CN"/>
              </w:rPr>
              <w:t>F211</w:t>
            </w:r>
          </w:p>
          <w:p w:rsidR="00176166" w:rsidRPr="00CC62DE" w:rsidRDefault="00176166" w:rsidP="00176166">
            <w:pPr>
              <w:widowControl w:val="0"/>
              <w:autoSpaceDE w:val="0"/>
              <w:autoSpaceDN w:val="0"/>
              <w:adjustRightInd w:val="0"/>
              <w:spacing w:before="16" w:line="24" w:lineRule="atLeast"/>
              <w:rPr>
                <w:rFonts w:cs="Arial" w:hint="eastAsia"/>
                <w:spacing w:val="-1"/>
                <w:szCs w:val="21"/>
                <w:lang w:eastAsia="zh-CN"/>
              </w:rPr>
            </w:pPr>
            <w:r w:rsidRPr="00CC62DE">
              <w:rPr>
                <w:rFonts w:cs="Arial" w:hint="eastAsia"/>
                <w:spacing w:val="-1"/>
                <w:szCs w:val="21"/>
                <w:lang w:eastAsia="zh-CN"/>
              </w:rPr>
              <w:t>F212</w:t>
            </w:r>
          </w:p>
          <w:p w:rsidR="00176166" w:rsidRPr="00CC62DE" w:rsidRDefault="00176166" w:rsidP="00176166">
            <w:pPr>
              <w:widowControl w:val="0"/>
              <w:autoSpaceDE w:val="0"/>
              <w:autoSpaceDN w:val="0"/>
              <w:adjustRightInd w:val="0"/>
              <w:spacing w:before="16" w:line="24" w:lineRule="atLeast"/>
              <w:rPr>
                <w:rFonts w:cs="Arial" w:hint="eastAsia"/>
                <w:spacing w:val="-1"/>
                <w:szCs w:val="21"/>
                <w:lang w:eastAsia="zh-CN"/>
              </w:rPr>
            </w:pPr>
            <w:r w:rsidRPr="00CC62DE">
              <w:rPr>
                <w:rFonts w:cs="Arial" w:hint="eastAsia"/>
                <w:spacing w:val="-1"/>
                <w:szCs w:val="21"/>
                <w:lang w:eastAsia="zh-CN"/>
              </w:rPr>
              <w:t>F213</w:t>
            </w:r>
          </w:p>
          <w:p w:rsidR="00CB5845" w:rsidRPr="00CC62DE" w:rsidRDefault="00176166" w:rsidP="00176166">
            <w:pPr>
              <w:widowControl w:val="0"/>
              <w:autoSpaceDE w:val="0"/>
              <w:autoSpaceDN w:val="0"/>
              <w:adjustRightInd w:val="0"/>
              <w:spacing w:before="16" w:line="24" w:lineRule="atLeast"/>
              <w:rPr>
                <w:rFonts w:cs="Arial"/>
                <w:color w:val="FF0000"/>
                <w:spacing w:val="-1"/>
                <w:sz w:val="21"/>
                <w:szCs w:val="21"/>
              </w:rPr>
            </w:pPr>
            <w:r w:rsidRPr="00CC62DE">
              <w:rPr>
                <w:rFonts w:cs="Arial" w:hint="eastAsia"/>
                <w:spacing w:val="-1"/>
                <w:szCs w:val="21"/>
                <w:lang w:eastAsia="zh-CN"/>
              </w:rPr>
              <w:t>F214</w:t>
            </w:r>
          </w:p>
        </w:tc>
        <w:tc>
          <w:tcPr>
            <w:tcW w:w="2195" w:type="dxa"/>
            <w:tcBorders>
              <w:top w:val="single" w:sz="4" w:space="0" w:color="auto"/>
              <w:left w:val="single" w:sz="4" w:space="0" w:color="auto"/>
              <w:bottom w:val="single" w:sz="4" w:space="0" w:color="auto"/>
              <w:right w:val="single" w:sz="4" w:space="0" w:color="auto"/>
            </w:tcBorders>
            <w:shd w:val="clear" w:color="auto" w:fill="auto"/>
            <w:vAlign w:val="center"/>
          </w:tcPr>
          <w:p w:rsidR="00CB5845" w:rsidRPr="00CC62DE" w:rsidRDefault="00CB5845" w:rsidP="00E72C73">
            <w:pPr>
              <w:autoSpaceDE w:val="0"/>
              <w:autoSpaceDN w:val="0"/>
              <w:adjustRightInd w:val="0"/>
              <w:spacing w:before="16" w:line="24" w:lineRule="atLeast"/>
              <w:rPr>
                <w:rFonts w:cs="Arial"/>
                <w:b/>
                <w:spacing w:val="-1"/>
                <w:sz w:val="21"/>
                <w:szCs w:val="21"/>
              </w:rPr>
            </w:pPr>
            <w:r w:rsidRPr="00CC62DE">
              <w:rPr>
                <w:rFonts w:cs="Arial"/>
                <w:b/>
                <w:spacing w:val="-1"/>
                <w:szCs w:val="21"/>
              </w:rPr>
              <w:t>&lt;0.5V DC</w:t>
            </w:r>
          </w:p>
          <w:p w:rsidR="00CB5845" w:rsidRPr="00CC62DE" w:rsidRDefault="00CB5845" w:rsidP="00E72C73">
            <w:pPr>
              <w:autoSpaceDE w:val="0"/>
              <w:autoSpaceDN w:val="0"/>
              <w:adjustRightInd w:val="0"/>
              <w:spacing w:before="16" w:line="24" w:lineRule="atLeast"/>
              <w:rPr>
                <w:rFonts w:cs="Arial"/>
                <w:b/>
                <w:spacing w:val="-1"/>
                <w:szCs w:val="21"/>
              </w:rPr>
            </w:pPr>
            <w:r w:rsidRPr="00CC62DE">
              <w:rPr>
                <w:rFonts w:cs="Arial"/>
                <w:b/>
                <w:spacing w:val="-1"/>
                <w:szCs w:val="21"/>
              </w:rPr>
              <w:t>&gt;4.5V DC</w:t>
            </w:r>
          </w:p>
          <w:p w:rsidR="00CB5845" w:rsidRPr="00CC62DE" w:rsidRDefault="00CB5845" w:rsidP="00E72C73">
            <w:pPr>
              <w:autoSpaceDE w:val="0"/>
              <w:autoSpaceDN w:val="0"/>
              <w:adjustRightInd w:val="0"/>
              <w:spacing w:before="16" w:line="24" w:lineRule="atLeast"/>
              <w:rPr>
                <w:rFonts w:cs="Arial"/>
                <w:b/>
                <w:spacing w:val="-1"/>
                <w:szCs w:val="21"/>
              </w:rPr>
            </w:pPr>
            <w:r w:rsidRPr="00CC62DE">
              <w:rPr>
                <w:rFonts w:cs="Arial"/>
                <w:b/>
                <w:spacing w:val="-1"/>
                <w:szCs w:val="21"/>
              </w:rPr>
              <w:t>&gt;4.5V DC</w:t>
            </w:r>
          </w:p>
          <w:p w:rsidR="00CB5845" w:rsidRPr="00CC62DE" w:rsidRDefault="00CB5845" w:rsidP="00E72C73">
            <w:pPr>
              <w:widowControl w:val="0"/>
              <w:autoSpaceDE w:val="0"/>
              <w:autoSpaceDN w:val="0"/>
              <w:adjustRightInd w:val="0"/>
              <w:spacing w:before="16" w:line="24" w:lineRule="atLeast"/>
              <w:rPr>
                <w:rFonts w:cs="Arial"/>
                <w:b/>
                <w:spacing w:val="-1"/>
                <w:sz w:val="21"/>
                <w:szCs w:val="21"/>
              </w:rPr>
            </w:pPr>
            <w:r w:rsidRPr="00CC62DE">
              <w:rPr>
                <w:rFonts w:cs="Arial"/>
                <w:b/>
                <w:spacing w:val="-1"/>
                <w:szCs w:val="21"/>
              </w:rPr>
              <w:t>&gt;4.5V DC</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rsidR="00CB5845" w:rsidRPr="00CC62DE" w:rsidRDefault="00CB5845" w:rsidP="00E72C73">
            <w:pPr>
              <w:widowControl w:val="0"/>
              <w:autoSpaceDE w:val="0"/>
              <w:autoSpaceDN w:val="0"/>
              <w:adjustRightInd w:val="0"/>
              <w:spacing w:before="16" w:line="24" w:lineRule="atLeast"/>
              <w:rPr>
                <w:rFonts w:cs="Arial"/>
                <w:spacing w:val="-1"/>
                <w:sz w:val="21"/>
                <w:szCs w:val="21"/>
              </w:rPr>
            </w:pPr>
          </w:p>
        </w:tc>
      </w:tr>
    </w:tbl>
    <w:p w:rsidR="00CB5845" w:rsidRPr="00CC62DE" w:rsidRDefault="00CB5845" w:rsidP="00CB5845">
      <w:pPr>
        <w:autoSpaceDE w:val="0"/>
        <w:autoSpaceDN w:val="0"/>
        <w:adjustRightInd w:val="0"/>
        <w:spacing w:line="24" w:lineRule="atLeast"/>
        <w:ind w:left="1365" w:hanging="1140"/>
        <w:rPr>
          <w:rFonts w:cs="Arial" w:hint="eastAsia"/>
          <w:szCs w:val="21"/>
          <w:lang w:eastAsia="zh-CN"/>
        </w:rPr>
      </w:pPr>
    </w:p>
    <w:p w:rsidR="00CB5845" w:rsidRPr="00CC62DE" w:rsidRDefault="00CB5845" w:rsidP="00CB5845">
      <w:pPr>
        <w:autoSpaceDE w:val="0"/>
        <w:autoSpaceDN w:val="0"/>
        <w:adjustRightInd w:val="0"/>
        <w:spacing w:line="24" w:lineRule="atLeast"/>
        <w:ind w:left="1365" w:hanging="1140"/>
        <w:rPr>
          <w:rFonts w:cs="Arial" w:hint="eastAsia"/>
          <w:szCs w:val="21"/>
          <w:lang w:eastAsia="zh-CN"/>
        </w:rPr>
      </w:pPr>
      <w:r w:rsidRPr="00CC62DE">
        <w:rPr>
          <w:rFonts w:cs="Arial"/>
          <w:szCs w:val="21"/>
          <w:lang w:eastAsia="zh-CN"/>
        </w:rPr>
        <w:t>S</w:t>
      </w:r>
      <w:r w:rsidRPr="00CC62DE">
        <w:rPr>
          <w:rFonts w:cs="Arial" w:hint="eastAsia"/>
          <w:szCs w:val="21"/>
          <w:lang w:eastAsia="zh-CN"/>
        </w:rPr>
        <w:t>tep 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CB5845" w:rsidRPr="00CC62DE" w:rsidTr="00E72C73">
        <w:trPr>
          <w:trHeight w:val="276"/>
        </w:trPr>
        <w:tc>
          <w:tcPr>
            <w:tcW w:w="0" w:type="auto"/>
            <w:shd w:val="clear" w:color="auto" w:fill="E6E6E6"/>
            <w:vAlign w:val="center"/>
          </w:tcPr>
          <w:p w:rsidR="00CB5845" w:rsidRPr="00CC62DE" w:rsidRDefault="00CB5845" w:rsidP="00E72C73">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Data7</w:t>
            </w:r>
          </w:p>
        </w:tc>
      </w:tr>
      <w:tr w:rsidR="00CB5845" w:rsidRPr="00CC62DE" w:rsidTr="00E72C73">
        <w:trPr>
          <w:trHeight w:val="243"/>
        </w:trPr>
        <w:tc>
          <w:tcPr>
            <w:tcW w:w="0" w:type="auto"/>
            <w:shd w:val="clear" w:color="auto" w:fill="auto"/>
            <w:vAlign w:val="center"/>
          </w:tcPr>
          <w:p w:rsidR="00CB5845" w:rsidRPr="00CC62DE" w:rsidRDefault="00CB5845" w:rsidP="00E72C73">
            <w:pPr>
              <w:jc w:val="center"/>
              <w:rPr>
                <w:rFonts w:ascii="Arial" w:hAnsi="Arial" w:hint="eastAsia"/>
                <w:sz w:val="18"/>
                <w:lang w:eastAsia="zh-CN"/>
              </w:rPr>
            </w:pPr>
            <w:r w:rsidRPr="00CC62DE">
              <w:rPr>
                <w:rFonts w:ascii="Arial" w:hAnsi="Arial" w:hint="eastAsia"/>
                <w:sz w:val="18"/>
                <w:lang w:eastAsia="zh-CN"/>
              </w:rPr>
              <w:t>0x772</w:t>
            </w:r>
          </w:p>
        </w:tc>
        <w:tc>
          <w:tcPr>
            <w:tcW w:w="0" w:type="auto"/>
            <w:shd w:val="clear" w:color="auto" w:fill="auto"/>
            <w:vAlign w:val="center"/>
          </w:tcPr>
          <w:p w:rsidR="00CB5845" w:rsidRPr="00CC62DE" w:rsidRDefault="00CB5845" w:rsidP="00E72C73">
            <w:pPr>
              <w:jc w:val="center"/>
              <w:rPr>
                <w:rFonts w:ascii="Arial" w:hAnsi="Arial"/>
                <w:sz w:val="18"/>
                <w:lang w:eastAsia="zh-CN"/>
              </w:rPr>
            </w:pPr>
            <w:r w:rsidRPr="00CC62DE">
              <w:rPr>
                <w:rFonts w:ascii="Arial" w:hAnsi="Arial"/>
                <w:sz w:val="18"/>
              </w:rPr>
              <w:t>0x</w:t>
            </w:r>
            <w:r w:rsidRPr="00CC62DE">
              <w:rPr>
                <w:rFonts w:ascii="Arial" w:hAnsi="Arial" w:hint="eastAsia"/>
                <w:sz w:val="18"/>
                <w:lang w:eastAsia="zh-CN"/>
              </w:rPr>
              <w:t>30</w:t>
            </w:r>
          </w:p>
        </w:tc>
        <w:tc>
          <w:tcPr>
            <w:tcW w:w="0" w:type="auto"/>
            <w:shd w:val="clear" w:color="auto" w:fill="auto"/>
            <w:vAlign w:val="center"/>
          </w:tcPr>
          <w:p w:rsidR="00CB5845" w:rsidRPr="00CC62DE" w:rsidRDefault="00CB5845" w:rsidP="00E72C73">
            <w:pPr>
              <w:keepNext/>
              <w:jc w:val="center"/>
              <w:rPr>
                <w:rFonts w:ascii="Arial" w:hAnsi="Arial"/>
                <w:sz w:val="18"/>
                <w:lang w:val="en-GB" w:eastAsia="zh-CN"/>
              </w:rPr>
            </w:pPr>
            <w:r w:rsidRPr="00CC62DE">
              <w:rPr>
                <w:rFonts w:ascii="Arial" w:hAnsi="Arial"/>
                <w:sz w:val="18"/>
                <w:lang w:val="en-GB"/>
              </w:rPr>
              <w:t>0x</w:t>
            </w:r>
            <w:r w:rsidRPr="00CC62DE">
              <w:rPr>
                <w:rFonts w:ascii="Arial" w:hAnsi="Arial" w:hint="eastAsia"/>
                <w:sz w:val="18"/>
                <w:lang w:val="en-GB" w:eastAsia="zh-CN"/>
              </w:rPr>
              <w:t>01</w:t>
            </w:r>
          </w:p>
        </w:tc>
        <w:tc>
          <w:tcPr>
            <w:tcW w:w="1036" w:type="dxa"/>
            <w:shd w:val="clear" w:color="auto" w:fill="auto"/>
          </w:tcPr>
          <w:p w:rsidR="00CB5845" w:rsidRPr="00CC62DE" w:rsidRDefault="00CB5845" w:rsidP="00E72C73">
            <w:pPr>
              <w:keepNext/>
              <w:jc w:val="center"/>
              <w:rPr>
                <w:rFonts w:ascii="Arial" w:hAnsi="Arial" w:hint="eastAsia"/>
                <w:sz w:val="18"/>
                <w:lang w:val="en-GB" w:eastAsia="zh-CN"/>
              </w:rPr>
            </w:pPr>
            <w:r w:rsidRPr="00CC62DE">
              <w:rPr>
                <w:rFonts w:ascii="Arial" w:hAnsi="Arial" w:hint="eastAsia"/>
                <w:sz w:val="18"/>
                <w:lang w:val="en-GB" w:eastAsia="zh-CN"/>
              </w:rPr>
              <w:t>0x31</w:t>
            </w:r>
          </w:p>
        </w:tc>
        <w:tc>
          <w:tcPr>
            <w:tcW w:w="0" w:type="auto"/>
          </w:tcPr>
          <w:p w:rsidR="00CB5845" w:rsidRPr="00CC62DE" w:rsidRDefault="00CB5845" w:rsidP="00E72C73">
            <w:pPr>
              <w:jc w:val="center"/>
              <w:rPr>
                <w:rFonts w:ascii="Arial" w:hAnsi="Arial" w:hint="eastAsia"/>
                <w:sz w:val="18"/>
                <w:lang w:val="en-GB" w:eastAsia="zh-CN"/>
              </w:rPr>
            </w:pPr>
            <w:r w:rsidRPr="00CC62DE">
              <w:rPr>
                <w:rFonts w:ascii="Arial" w:hAnsi="Arial" w:hint="eastAsia"/>
                <w:sz w:val="18"/>
                <w:lang w:val="en-GB" w:eastAsia="zh-CN"/>
              </w:rPr>
              <w:t>0xB0</w:t>
            </w:r>
          </w:p>
        </w:tc>
        <w:tc>
          <w:tcPr>
            <w:tcW w:w="0" w:type="auto"/>
          </w:tcPr>
          <w:p w:rsidR="00CB5845" w:rsidRPr="00CC62DE" w:rsidRDefault="00CB5845" w:rsidP="00E72C73">
            <w:pPr>
              <w:jc w:val="center"/>
              <w:rPr>
                <w:rFonts w:ascii="Arial" w:hAnsi="Arial" w:hint="eastAsia"/>
                <w:sz w:val="18"/>
                <w:lang w:val="en-GB" w:eastAsia="zh-CN"/>
              </w:rPr>
            </w:pPr>
            <w:r w:rsidRPr="00CC62DE">
              <w:rPr>
                <w:rFonts w:ascii="Arial" w:hAnsi="Arial" w:cs="Arial" w:hint="eastAsia"/>
                <w:sz w:val="18"/>
                <w:szCs w:val="18"/>
                <w:lang w:val="en-GB" w:eastAsia="zh-CN"/>
              </w:rPr>
              <w:t>0xAA</w:t>
            </w:r>
          </w:p>
        </w:tc>
        <w:tc>
          <w:tcPr>
            <w:tcW w:w="0" w:type="auto"/>
          </w:tcPr>
          <w:p w:rsidR="00CB5845" w:rsidRPr="00CC62DE" w:rsidRDefault="00CB5845" w:rsidP="00E72C73">
            <w:pPr>
              <w:jc w:val="center"/>
              <w:rPr>
                <w:rFonts w:ascii="Arial" w:hAnsi="Arial" w:hint="eastAsia"/>
                <w:sz w:val="18"/>
                <w:lang w:val="en-GB" w:eastAsia="zh-CN"/>
              </w:rPr>
            </w:pPr>
            <w:r w:rsidRPr="00CC62DE">
              <w:rPr>
                <w:rFonts w:ascii="Arial" w:hAnsi="Arial" w:cs="Arial" w:hint="eastAsia"/>
                <w:sz w:val="18"/>
                <w:szCs w:val="18"/>
                <w:lang w:val="en-GB" w:eastAsia="zh-CN"/>
              </w:rPr>
              <w:t>0xAA</w:t>
            </w:r>
          </w:p>
        </w:tc>
        <w:tc>
          <w:tcPr>
            <w:tcW w:w="0" w:type="auto"/>
          </w:tcPr>
          <w:p w:rsidR="00CB5845" w:rsidRPr="00CC62DE" w:rsidRDefault="00CB5845" w:rsidP="00E72C73">
            <w:pPr>
              <w:jc w:val="center"/>
              <w:rPr>
                <w:rFonts w:hint="eastAsia"/>
                <w:lang w:eastAsia="zh-CN"/>
              </w:rPr>
            </w:pPr>
            <w:r w:rsidRPr="00CC62DE">
              <w:rPr>
                <w:rFonts w:ascii="Arial" w:hAnsi="Arial" w:cs="Arial" w:hint="eastAsia"/>
                <w:sz w:val="18"/>
                <w:szCs w:val="18"/>
                <w:lang w:val="en-GB" w:eastAsia="zh-CN"/>
              </w:rPr>
              <w:t>0xAA</w:t>
            </w:r>
          </w:p>
        </w:tc>
        <w:tc>
          <w:tcPr>
            <w:tcW w:w="0" w:type="auto"/>
          </w:tcPr>
          <w:p w:rsidR="00CB5845" w:rsidRPr="00CC62DE" w:rsidRDefault="00CB5845" w:rsidP="00E72C73">
            <w:pPr>
              <w:jc w:val="center"/>
              <w:rPr>
                <w:rFonts w:hint="eastAsia"/>
                <w:lang w:eastAsia="zh-CN"/>
              </w:rPr>
            </w:pPr>
            <w:r w:rsidRPr="00CC62DE">
              <w:rPr>
                <w:rFonts w:ascii="Arial" w:hAnsi="Arial" w:cs="Arial" w:hint="eastAsia"/>
                <w:sz w:val="18"/>
                <w:szCs w:val="18"/>
                <w:lang w:val="en-GB" w:eastAsia="zh-CN"/>
              </w:rPr>
              <w:t>0xAA</w:t>
            </w:r>
          </w:p>
        </w:tc>
      </w:tr>
    </w:tbl>
    <w:p w:rsidR="00CB5845" w:rsidRPr="00CC62DE" w:rsidRDefault="00CB5845" w:rsidP="00CB5845">
      <w:pPr>
        <w:rPr>
          <w:rFonts w:ascii="Arial" w:hAnsi="Arial" w:cs="Arial" w:hint="eastAsia"/>
          <w:b/>
          <w:sz w:val="21"/>
          <w:szCs w:val="21"/>
          <w:lang w:val="en-GB" w:eastAsia="zh-CN"/>
        </w:rPr>
      </w:pPr>
      <w:r w:rsidRPr="00CC62DE">
        <w:rPr>
          <w:rFonts w:ascii="Arial" w:hAnsi="Arial" w:cs="Arial"/>
          <w:b/>
          <w:sz w:val="21"/>
          <w:szCs w:val="21"/>
          <w:lang w:val="en-GB" w:eastAsia="zh-CN"/>
        </w:rPr>
        <w:t>The ECU answer with the acknowledgement sent as follow</w:t>
      </w:r>
      <w:r w:rsidRPr="00CC62DE">
        <w:rPr>
          <w:rFonts w:ascii="Arial" w:hAnsi="Arial" w:cs="Arial" w:hint="eastAsia"/>
          <w:b/>
          <w:sz w:val="21"/>
          <w:szCs w:val="21"/>
          <w:lang w:val="en-GB" w:eastAsia="zh-CN"/>
        </w:rPr>
        <w:t>ing</w:t>
      </w:r>
      <w:r w:rsidRPr="00CC62DE">
        <w:rPr>
          <w:rFonts w:ascii="Arial" w:hAnsi="Arial" w:cs="Arial"/>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CB5845" w:rsidRPr="00CC62DE" w:rsidTr="00E72C73">
        <w:trPr>
          <w:trHeight w:val="276"/>
        </w:trPr>
        <w:tc>
          <w:tcPr>
            <w:tcW w:w="0" w:type="auto"/>
            <w:shd w:val="clear" w:color="auto" w:fill="E6E6E6"/>
            <w:vAlign w:val="center"/>
          </w:tcPr>
          <w:p w:rsidR="00CB5845" w:rsidRPr="00CC62DE" w:rsidRDefault="00CB5845" w:rsidP="00E72C73">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Data7</w:t>
            </w:r>
          </w:p>
        </w:tc>
      </w:tr>
      <w:tr w:rsidR="00CB5845" w:rsidRPr="00CC62DE" w:rsidTr="00E72C73">
        <w:trPr>
          <w:trHeight w:val="223"/>
        </w:trPr>
        <w:tc>
          <w:tcPr>
            <w:tcW w:w="0" w:type="auto"/>
            <w:shd w:val="clear" w:color="auto" w:fill="auto"/>
            <w:vAlign w:val="center"/>
          </w:tcPr>
          <w:p w:rsidR="00CB5845" w:rsidRPr="00CC62DE" w:rsidRDefault="00CB5845" w:rsidP="00E72C73">
            <w:pPr>
              <w:jc w:val="center"/>
              <w:rPr>
                <w:rFonts w:ascii="Arial" w:hAnsi="Arial" w:hint="eastAsia"/>
                <w:sz w:val="18"/>
                <w:lang w:eastAsia="zh-CN"/>
              </w:rPr>
            </w:pPr>
            <w:r w:rsidRPr="00CC62DE">
              <w:rPr>
                <w:rFonts w:ascii="Arial" w:hAnsi="Arial"/>
                <w:sz w:val="18"/>
              </w:rPr>
              <w:t>0x774</w:t>
            </w:r>
          </w:p>
        </w:tc>
        <w:tc>
          <w:tcPr>
            <w:tcW w:w="0" w:type="auto"/>
            <w:shd w:val="clear" w:color="auto" w:fill="auto"/>
            <w:vAlign w:val="center"/>
          </w:tcPr>
          <w:p w:rsidR="00CB5845" w:rsidRPr="00CC62DE" w:rsidRDefault="00CB5845" w:rsidP="00E72C73">
            <w:pPr>
              <w:jc w:val="center"/>
              <w:rPr>
                <w:rFonts w:ascii="Arial" w:hAnsi="Arial"/>
                <w:sz w:val="18"/>
                <w:lang w:eastAsia="zh-CN"/>
              </w:rPr>
            </w:pPr>
            <w:r w:rsidRPr="00CC62DE">
              <w:rPr>
                <w:rFonts w:ascii="Arial" w:hAnsi="Arial"/>
                <w:sz w:val="18"/>
              </w:rPr>
              <w:t>0x</w:t>
            </w:r>
            <w:r w:rsidRPr="00CC62DE">
              <w:rPr>
                <w:rFonts w:ascii="Arial" w:hAnsi="Arial" w:hint="eastAsia"/>
                <w:sz w:val="18"/>
                <w:lang w:eastAsia="zh-CN"/>
              </w:rPr>
              <w:t>70</w:t>
            </w:r>
          </w:p>
        </w:tc>
        <w:tc>
          <w:tcPr>
            <w:tcW w:w="0" w:type="auto"/>
            <w:shd w:val="clear" w:color="auto" w:fill="auto"/>
            <w:vAlign w:val="center"/>
          </w:tcPr>
          <w:p w:rsidR="00CB5845" w:rsidRPr="00CC62DE" w:rsidRDefault="00CB5845" w:rsidP="00E72C73">
            <w:pPr>
              <w:keepNext/>
              <w:jc w:val="center"/>
              <w:rPr>
                <w:rFonts w:ascii="Arial" w:hAnsi="Arial" w:hint="eastAsia"/>
                <w:sz w:val="18"/>
                <w:lang w:val="en-GB" w:eastAsia="zh-CN"/>
              </w:rPr>
            </w:pPr>
            <w:r w:rsidRPr="00CC62DE">
              <w:rPr>
                <w:rFonts w:ascii="Arial" w:hAnsi="Arial"/>
                <w:sz w:val="18"/>
                <w:lang w:val="en-GB"/>
              </w:rPr>
              <w:t>0</w:t>
            </w:r>
            <w:r w:rsidRPr="00CC62DE">
              <w:rPr>
                <w:rFonts w:ascii="Arial" w:hAnsi="Arial" w:hint="eastAsia"/>
                <w:sz w:val="18"/>
                <w:lang w:val="en-GB" w:eastAsia="zh-CN"/>
              </w:rPr>
              <w:t>x01</w:t>
            </w:r>
          </w:p>
        </w:tc>
        <w:tc>
          <w:tcPr>
            <w:tcW w:w="1036" w:type="dxa"/>
            <w:shd w:val="clear" w:color="auto" w:fill="auto"/>
          </w:tcPr>
          <w:p w:rsidR="00CB5845" w:rsidRPr="00CC62DE" w:rsidRDefault="006F3E56" w:rsidP="00E72C73">
            <w:pPr>
              <w:keepNext/>
              <w:jc w:val="center"/>
              <w:rPr>
                <w:rFonts w:ascii="Arial" w:hAnsi="Arial" w:hint="eastAsia"/>
                <w:sz w:val="18"/>
                <w:lang w:val="en-GB" w:eastAsia="zh-CN"/>
              </w:rPr>
            </w:pPr>
            <w:r>
              <w:rPr>
                <w:rFonts w:ascii="Arial" w:hAnsi="Arial" w:hint="eastAsia"/>
                <w:sz w:val="18"/>
                <w:lang w:val="en-GB" w:eastAsia="zh-CN"/>
              </w:rPr>
              <w:t>0x01</w:t>
            </w:r>
          </w:p>
        </w:tc>
        <w:tc>
          <w:tcPr>
            <w:tcW w:w="0" w:type="auto"/>
          </w:tcPr>
          <w:p w:rsidR="00CB5845" w:rsidRPr="00CC62DE" w:rsidRDefault="00CB5845" w:rsidP="00E72C73">
            <w:pPr>
              <w:jc w:val="center"/>
              <w:rPr>
                <w:rFonts w:ascii="Arial" w:hAnsi="Arial" w:hint="eastAsia"/>
                <w:sz w:val="18"/>
                <w:lang w:val="en-GB" w:eastAsia="zh-CN"/>
              </w:rPr>
            </w:pPr>
            <w:r w:rsidRPr="00CC62DE">
              <w:rPr>
                <w:rFonts w:ascii="Arial" w:hAnsi="Arial" w:hint="eastAsia"/>
                <w:sz w:val="18"/>
                <w:lang w:val="en-GB" w:eastAsia="zh-CN"/>
              </w:rPr>
              <w:t>--</w:t>
            </w:r>
          </w:p>
        </w:tc>
        <w:tc>
          <w:tcPr>
            <w:tcW w:w="0" w:type="auto"/>
          </w:tcPr>
          <w:p w:rsidR="00CB5845" w:rsidRPr="00CC62DE" w:rsidRDefault="00CB5845" w:rsidP="00E72C73">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CB5845" w:rsidRPr="00CC62DE" w:rsidRDefault="00CB5845" w:rsidP="00E72C73">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CB5845" w:rsidRPr="00CC62DE" w:rsidRDefault="00CB5845" w:rsidP="00E72C73">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CB5845" w:rsidRPr="00CC62DE" w:rsidRDefault="00CB5845" w:rsidP="00E72C73">
            <w:pPr>
              <w:jc w:val="center"/>
            </w:pPr>
            <w:r w:rsidRPr="00CC62DE">
              <w:rPr>
                <w:rFonts w:ascii="Arial" w:hAnsi="Arial" w:hint="eastAsia"/>
                <w:sz w:val="18"/>
                <w:lang w:val="en-GB" w:eastAsia="zh-CN"/>
              </w:rPr>
              <w:t>--</w:t>
            </w:r>
          </w:p>
        </w:tc>
      </w:tr>
    </w:tbl>
    <w:p w:rsidR="00CB5845" w:rsidRPr="00CC62DE" w:rsidRDefault="00CB5845" w:rsidP="00CB5845">
      <w:pPr>
        <w:autoSpaceDE w:val="0"/>
        <w:autoSpaceDN w:val="0"/>
        <w:adjustRightInd w:val="0"/>
        <w:spacing w:line="24" w:lineRule="atLeast"/>
        <w:ind w:left="1365" w:hanging="1140"/>
        <w:rPr>
          <w:rFonts w:cs="Arial" w:hint="eastAsia"/>
          <w:szCs w:val="21"/>
          <w:lang w:eastAsia="zh-CN"/>
        </w:rPr>
      </w:pPr>
    </w:p>
    <w:p w:rsidR="00CB5845" w:rsidRPr="00CC62DE" w:rsidRDefault="00CB5845" w:rsidP="00CB5845">
      <w:pPr>
        <w:autoSpaceDE w:val="0"/>
        <w:autoSpaceDN w:val="0"/>
        <w:adjustRightInd w:val="0"/>
        <w:spacing w:line="24" w:lineRule="atLeast"/>
        <w:ind w:left="1365" w:hanging="1140"/>
        <w:rPr>
          <w:rFonts w:cs="Arial" w:hint="eastAsia"/>
          <w:szCs w:val="21"/>
          <w:lang w:eastAsia="zh-CN"/>
        </w:rPr>
      </w:pPr>
      <w:r w:rsidRPr="00CC62DE">
        <w:rPr>
          <w:rFonts w:cs="Arial" w:hint="eastAsia"/>
          <w:szCs w:val="21"/>
          <w:lang w:eastAsia="zh-CN"/>
        </w:rPr>
        <w:t>Test the test point</w:t>
      </w:r>
    </w:p>
    <w:tbl>
      <w:tblPr>
        <w:tblW w:w="0" w:type="auto"/>
        <w:tblLook w:val="01E0" w:firstRow="1" w:lastRow="1" w:firstColumn="1" w:lastColumn="1" w:noHBand="0" w:noVBand="0"/>
      </w:tblPr>
      <w:tblGrid>
        <w:gridCol w:w="2831"/>
        <w:gridCol w:w="1521"/>
        <w:gridCol w:w="1800"/>
        <w:gridCol w:w="2195"/>
        <w:gridCol w:w="1508"/>
      </w:tblGrid>
      <w:tr w:rsidR="00CB5845" w:rsidRPr="00CC62DE" w:rsidTr="00E72C73">
        <w:tc>
          <w:tcPr>
            <w:tcW w:w="2831" w:type="dxa"/>
            <w:tcBorders>
              <w:top w:val="single" w:sz="4" w:space="0" w:color="auto"/>
              <w:left w:val="single" w:sz="4" w:space="0" w:color="auto"/>
              <w:bottom w:val="single" w:sz="4" w:space="0" w:color="auto"/>
              <w:right w:val="single" w:sz="4" w:space="0" w:color="auto"/>
            </w:tcBorders>
            <w:shd w:val="clear" w:color="auto" w:fill="D9D9D9"/>
            <w:vAlign w:val="center"/>
          </w:tcPr>
          <w:p w:rsidR="00CB5845" w:rsidRPr="00CC62DE" w:rsidRDefault="00CB5845" w:rsidP="00E72C73">
            <w:pPr>
              <w:widowControl w:val="0"/>
              <w:autoSpaceDE w:val="0"/>
              <w:autoSpaceDN w:val="0"/>
              <w:adjustRightInd w:val="0"/>
              <w:spacing w:before="16" w:line="24" w:lineRule="atLeast"/>
              <w:rPr>
                <w:rFonts w:cs="Arial"/>
                <w:spacing w:val="-1"/>
                <w:sz w:val="21"/>
                <w:szCs w:val="21"/>
              </w:rPr>
            </w:pPr>
            <w:r w:rsidRPr="00CC62DE">
              <w:rPr>
                <w:rFonts w:cs="Arial"/>
                <w:spacing w:val="-1"/>
                <w:szCs w:val="21"/>
              </w:rPr>
              <w:t>Action</w:t>
            </w:r>
          </w:p>
        </w:tc>
        <w:tc>
          <w:tcPr>
            <w:tcW w:w="1521" w:type="dxa"/>
            <w:tcBorders>
              <w:top w:val="single" w:sz="4" w:space="0" w:color="auto"/>
              <w:left w:val="single" w:sz="4" w:space="0" w:color="auto"/>
              <w:bottom w:val="single" w:sz="4" w:space="0" w:color="auto"/>
              <w:right w:val="single" w:sz="4" w:space="0" w:color="auto"/>
            </w:tcBorders>
            <w:shd w:val="clear" w:color="auto" w:fill="D9D9D9"/>
            <w:vAlign w:val="center"/>
          </w:tcPr>
          <w:p w:rsidR="00CB5845" w:rsidRPr="00CC62DE" w:rsidRDefault="00CB5845" w:rsidP="00E72C73">
            <w:pPr>
              <w:widowControl w:val="0"/>
              <w:autoSpaceDE w:val="0"/>
              <w:autoSpaceDN w:val="0"/>
              <w:adjustRightInd w:val="0"/>
              <w:spacing w:before="16" w:line="24" w:lineRule="atLeast"/>
              <w:rPr>
                <w:rFonts w:cs="Arial"/>
                <w:spacing w:val="-1"/>
                <w:sz w:val="21"/>
                <w:szCs w:val="21"/>
              </w:rPr>
            </w:pPr>
            <w:r w:rsidRPr="00CC62DE">
              <w:rPr>
                <w:rFonts w:cs="Arial"/>
                <w:spacing w:val="-1"/>
                <w:szCs w:val="21"/>
              </w:rPr>
              <w:t>Waiting time</w:t>
            </w:r>
          </w:p>
        </w:tc>
        <w:tc>
          <w:tcPr>
            <w:tcW w:w="1800" w:type="dxa"/>
            <w:tcBorders>
              <w:top w:val="single" w:sz="4" w:space="0" w:color="auto"/>
              <w:left w:val="single" w:sz="4" w:space="0" w:color="auto"/>
              <w:bottom w:val="single" w:sz="4" w:space="0" w:color="auto"/>
              <w:right w:val="single" w:sz="4" w:space="0" w:color="auto"/>
            </w:tcBorders>
            <w:shd w:val="clear" w:color="auto" w:fill="D9D9D9"/>
            <w:vAlign w:val="center"/>
          </w:tcPr>
          <w:p w:rsidR="00CB5845" w:rsidRPr="00CC62DE" w:rsidRDefault="00CB5845" w:rsidP="00E72C73">
            <w:pPr>
              <w:widowControl w:val="0"/>
              <w:autoSpaceDE w:val="0"/>
              <w:autoSpaceDN w:val="0"/>
              <w:adjustRightInd w:val="0"/>
              <w:spacing w:before="16" w:line="24" w:lineRule="atLeast"/>
              <w:rPr>
                <w:rFonts w:cs="Arial"/>
                <w:spacing w:val="-1"/>
                <w:sz w:val="21"/>
                <w:szCs w:val="21"/>
              </w:rPr>
            </w:pPr>
            <w:r w:rsidRPr="00CC62DE">
              <w:rPr>
                <w:rFonts w:cs="Arial"/>
                <w:spacing w:val="-1"/>
                <w:szCs w:val="21"/>
              </w:rPr>
              <w:t xml:space="preserve">Measuring </w:t>
            </w:r>
            <w:r w:rsidR="00EF4795" w:rsidRPr="00CC62DE">
              <w:rPr>
                <w:rFonts w:cs="Arial"/>
                <w:spacing w:val="-1"/>
                <w:szCs w:val="21"/>
              </w:rPr>
              <w:t>point</w:t>
            </w:r>
          </w:p>
        </w:tc>
        <w:tc>
          <w:tcPr>
            <w:tcW w:w="2195" w:type="dxa"/>
            <w:tcBorders>
              <w:top w:val="single" w:sz="4" w:space="0" w:color="auto"/>
              <w:left w:val="single" w:sz="4" w:space="0" w:color="auto"/>
              <w:bottom w:val="single" w:sz="4" w:space="0" w:color="auto"/>
              <w:right w:val="single" w:sz="4" w:space="0" w:color="auto"/>
            </w:tcBorders>
            <w:shd w:val="clear" w:color="auto" w:fill="D9D9D9"/>
            <w:vAlign w:val="center"/>
          </w:tcPr>
          <w:p w:rsidR="00CB5845" w:rsidRPr="00CC62DE" w:rsidRDefault="00CB5845" w:rsidP="00E72C73">
            <w:pPr>
              <w:widowControl w:val="0"/>
              <w:autoSpaceDE w:val="0"/>
              <w:autoSpaceDN w:val="0"/>
              <w:adjustRightInd w:val="0"/>
              <w:spacing w:before="16" w:line="24" w:lineRule="atLeast"/>
              <w:rPr>
                <w:rFonts w:cs="Arial"/>
                <w:spacing w:val="-1"/>
                <w:sz w:val="21"/>
                <w:szCs w:val="21"/>
              </w:rPr>
            </w:pPr>
            <w:r w:rsidRPr="00CC62DE">
              <w:rPr>
                <w:rFonts w:cs="Arial"/>
                <w:spacing w:val="-1"/>
                <w:szCs w:val="21"/>
              </w:rPr>
              <w:t>Reaction</w:t>
            </w:r>
          </w:p>
        </w:tc>
        <w:tc>
          <w:tcPr>
            <w:tcW w:w="1508" w:type="dxa"/>
            <w:tcBorders>
              <w:top w:val="single" w:sz="4" w:space="0" w:color="auto"/>
              <w:left w:val="single" w:sz="4" w:space="0" w:color="auto"/>
              <w:bottom w:val="single" w:sz="4" w:space="0" w:color="auto"/>
              <w:right w:val="single" w:sz="4" w:space="0" w:color="auto"/>
            </w:tcBorders>
            <w:shd w:val="clear" w:color="auto" w:fill="D9D9D9"/>
            <w:vAlign w:val="center"/>
          </w:tcPr>
          <w:p w:rsidR="00CB5845" w:rsidRPr="00CC62DE" w:rsidRDefault="00CB5845" w:rsidP="00E72C73">
            <w:pPr>
              <w:widowControl w:val="0"/>
              <w:autoSpaceDE w:val="0"/>
              <w:autoSpaceDN w:val="0"/>
              <w:adjustRightInd w:val="0"/>
              <w:spacing w:before="16" w:line="24" w:lineRule="atLeast"/>
              <w:rPr>
                <w:rFonts w:cs="Arial"/>
                <w:spacing w:val="-1"/>
                <w:sz w:val="21"/>
                <w:szCs w:val="21"/>
              </w:rPr>
            </w:pPr>
            <w:r w:rsidRPr="00CC62DE">
              <w:rPr>
                <w:rFonts w:cs="Arial"/>
                <w:spacing w:val="-1"/>
                <w:szCs w:val="21"/>
              </w:rPr>
              <w:t>Note</w:t>
            </w:r>
          </w:p>
        </w:tc>
      </w:tr>
      <w:tr w:rsidR="00CB5845" w:rsidRPr="00CC62DE" w:rsidTr="00E72C73">
        <w:tc>
          <w:tcPr>
            <w:tcW w:w="2831" w:type="dxa"/>
            <w:tcBorders>
              <w:top w:val="single" w:sz="4" w:space="0" w:color="auto"/>
              <w:left w:val="single" w:sz="4" w:space="0" w:color="auto"/>
              <w:bottom w:val="single" w:sz="4" w:space="0" w:color="auto"/>
              <w:right w:val="single" w:sz="4" w:space="0" w:color="auto"/>
            </w:tcBorders>
            <w:shd w:val="clear" w:color="auto" w:fill="auto"/>
            <w:vAlign w:val="center"/>
          </w:tcPr>
          <w:p w:rsidR="00CB5845" w:rsidRPr="00CC62DE" w:rsidRDefault="00CB5845" w:rsidP="00E72C73">
            <w:pPr>
              <w:autoSpaceDE w:val="0"/>
              <w:autoSpaceDN w:val="0"/>
              <w:adjustRightInd w:val="0"/>
              <w:spacing w:before="16" w:line="24" w:lineRule="atLeast"/>
              <w:rPr>
                <w:rFonts w:cs="Arial"/>
                <w:spacing w:val="-1"/>
                <w:sz w:val="21"/>
                <w:szCs w:val="21"/>
              </w:rPr>
            </w:pPr>
            <w:r w:rsidRPr="00CC62DE">
              <w:rPr>
                <w:rFonts w:cs="Arial" w:hint="eastAsia"/>
                <w:szCs w:val="21"/>
                <w:lang w:eastAsia="zh-CN"/>
              </w:rPr>
              <w:t>SOC</w:t>
            </w:r>
            <w:r w:rsidRPr="00CC62DE">
              <w:rPr>
                <w:rFonts w:cs="Arial"/>
                <w:szCs w:val="21"/>
              </w:rPr>
              <w:t xml:space="preserve"> </w:t>
            </w:r>
            <w:r w:rsidRPr="00CC62DE">
              <w:rPr>
                <w:rFonts w:cs="Arial"/>
                <w:spacing w:val="-1"/>
                <w:szCs w:val="21"/>
              </w:rPr>
              <w:t>Port 4 to "1"</w:t>
            </w:r>
          </w:p>
          <w:p w:rsidR="00CB5845" w:rsidRPr="00CC62DE" w:rsidRDefault="00CB5845" w:rsidP="00E72C73">
            <w:pPr>
              <w:autoSpaceDE w:val="0"/>
              <w:autoSpaceDN w:val="0"/>
              <w:adjustRightInd w:val="0"/>
              <w:spacing w:before="16" w:line="24" w:lineRule="atLeast"/>
              <w:rPr>
                <w:rFonts w:cs="Arial"/>
                <w:spacing w:val="-1"/>
                <w:szCs w:val="21"/>
              </w:rPr>
            </w:pPr>
            <w:r w:rsidRPr="00CC62DE">
              <w:rPr>
                <w:rFonts w:cs="Arial" w:hint="eastAsia"/>
                <w:szCs w:val="21"/>
                <w:lang w:eastAsia="zh-CN"/>
              </w:rPr>
              <w:t>SOC</w:t>
            </w:r>
            <w:r w:rsidRPr="00CC62DE">
              <w:rPr>
                <w:rFonts w:cs="Arial"/>
                <w:szCs w:val="21"/>
              </w:rPr>
              <w:t xml:space="preserve"> </w:t>
            </w:r>
            <w:r w:rsidRPr="00CC62DE">
              <w:rPr>
                <w:rFonts w:cs="Arial"/>
                <w:spacing w:val="-1"/>
                <w:szCs w:val="21"/>
              </w:rPr>
              <w:t>Port 3 to "0"</w:t>
            </w:r>
          </w:p>
          <w:p w:rsidR="00CB5845" w:rsidRPr="00CC62DE" w:rsidRDefault="00CB5845" w:rsidP="00E72C73">
            <w:pPr>
              <w:autoSpaceDE w:val="0"/>
              <w:autoSpaceDN w:val="0"/>
              <w:adjustRightInd w:val="0"/>
              <w:spacing w:before="16" w:line="24" w:lineRule="atLeast"/>
              <w:rPr>
                <w:rFonts w:cs="Arial"/>
                <w:spacing w:val="-1"/>
                <w:szCs w:val="21"/>
              </w:rPr>
            </w:pPr>
            <w:r w:rsidRPr="00CC62DE">
              <w:rPr>
                <w:rFonts w:cs="Arial" w:hint="eastAsia"/>
                <w:szCs w:val="21"/>
                <w:lang w:eastAsia="zh-CN"/>
              </w:rPr>
              <w:t>SOC</w:t>
            </w:r>
            <w:r w:rsidRPr="00CC62DE">
              <w:rPr>
                <w:rFonts w:cs="Arial"/>
                <w:szCs w:val="21"/>
              </w:rPr>
              <w:t xml:space="preserve"> </w:t>
            </w:r>
            <w:r w:rsidRPr="00CC62DE">
              <w:rPr>
                <w:rFonts w:cs="Arial"/>
                <w:spacing w:val="-1"/>
                <w:szCs w:val="21"/>
              </w:rPr>
              <w:t>Port 2 to "1"</w:t>
            </w:r>
          </w:p>
          <w:p w:rsidR="00CB5845" w:rsidRPr="00CC62DE" w:rsidRDefault="00CB5845" w:rsidP="00E72C73">
            <w:pPr>
              <w:widowControl w:val="0"/>
              <w:autoSpaceDE w:val="0"/>
              <w:autoSpaceDN w:val="0"/>
              <w:adjustRightInd w:val="0"/>
              <w:spacing w:line="24" w:lineRule="atLeast"/>
              <w:rPr>
                <w:rFonts w:cs="Arial"/>
                <w:sz w:val="21"/>
                <w:szCs w:val="21"/>
              </w:rPr>
            </w:pPr>
            <w:r w:rsidRPr="00CC62DE">
              <w:rPr>
                <w:rFonts w:cs="Arial" w:hint="eastAsia"/>
                <w:szCs w:val="21"/>
                <w:lang w:eastAsia="zh-CN"/>
              </w:rPr>
              <w:t>SOC</w:t>
            </w:r>
            <w:r w:rsidRPr="00CC62DE">
              <w:rPr>
                <w:rFonts w:cs="Arial"/>
                <w:szCs w:val="21"/>
              </w:rPr>
              <w:t xml:space="preserve"> </w:t>
            </w:r>
            <w:r w:rsidRPr="00CC62DE">
              <w:rPr>
                <w:rFonts w:cs="Arial"/>
                <w:spacing w:val="-1"/>
                <w:szCs w:val="21"/>
              </w:rPr>
              <w:t>Port 1 to "1"</w:t>
            </w:r>
          </w:p>
        </w:tc>
        <w:tc>
          <w:tcPr>
            <w:tcW w:w="1521" w:type="dxa"/>
            <w:tcBorders>
              <w:top w:val="single" w:sz="4" w:space="0" w:color="auto"/>
              <w:left w:val="single" w:sz="4" w:space="0" w:color="auto"/>
              <w:bottom w:val="single" w:sz="4" w:space="0" w:color="auto"/>
              <w:right w:val="single" w:sz="4" w:space="0" w:color="auto"/>
            </w:tcBorders>
            <w:shd w:val="clear" w:color="auto" w:fill="auto"/>
            <w:vAlign w:val="center"/>
          </w:tcPr>
          <w:p w:rsidR="00CB5845" w:rsidRPr="00CC62DE" w:rsidRDefault="00CB5845" w:rsidP="00E72C73">
            <w:pPr>
              <w:widowControl w:val="0"/>
              <w:autoSpaceDE w:val="0"/>
              <w:autoSpaceDN w:val="0"/>
              <w:adjustRightInd w:val="0"/>
              <w:spacing w:line="24" w:lineRule="atLeast"/>
              <w:rPr>
                <w:rFonts w:cs="Arial"/>
                <w:sz w:val="21"/>
                <w:szCs w:val="21"/>
              </w:rPr>
            </w:pPr>
            <w:r w:rsidRPr="00CC62DE">
              <w:rPr>
                <w:rFonts w:cs="Arial"/>
                <w:spacing w:val="-1"/>
                <w:szCs w:val="21"/>
              </w:rPr>
              <w:t>&gt;30ms</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rsidR="00176166" w:rsidRPr="00CC62DE" w:rsidRDefault="00176166" w:rsidP="00176166">
            <w:pPr>
              <w:widowControl w:val="0"/>
              <w:autoSpaceDE w:val="0"/>
              <w:autoSpaceDN w:val="0"/>
              <w:adjustRightInd w:val="0"/>
              <w:spacing w:before="16" w:line="24" w:lineRule="atLeast"/>
              <w:rPr>
                <w:rFonts w:cs="Arial" w:hint="eastAsia"/>
                <w:spacing w:val="-1"/>
                <w:szCs w:val="21"/>
                <w:lang w:eastAsia="zh-CN"/>
              </w:rPr>
            </w:pPr>
            <w:r w:rsidRPr="00CC62DE">
              <w:rPr>
                <w:rFonts w:cs="Arial" w:hint="eastAsia"/>
                <w:spacing w:val="-1"/>
                <w:szCs w:val="21"/>
                <w:lang w:eastAsia="zh-CN"/>
              </w:rPr>
              <w:t>F211</w:t>
            </w:r>
          </w:p>
          <w:p w:rsidR="00176166" w:rsidRPr="00CC62DE" w:rsidRDefault="00176166" w:rsidP="00176166">
            <w:pPr>
              <w:widowControl w:val="0"/>
              <w:autoSpaceDE w:val="0"/>
              <w:autoSpaceDN w:val="0"/>
              <w:adjustRightInd w:val="0"/>
              <w:spacing w:before="16" w:line="24" w:lineRule="atLeast"/>
              <w:rPr>
                <w:rFonts w:cs="Arial" w:hint="eastAsia"/>
                <w:spacing w:val="-1"/>
                <w:szCs w:val="21"/>
                <w:lang w:eastAsia="zh-CN"/>
              </w:rPr>
            </w:pPr>
            <w:r w:rsidRPr="00CC62DE">
              <w:rPr>
                <w:rFonts w:cs="Arial" w:hint="eastAsia"/>
                <w:spacing w:val="-1"/>
                <w:szCs w:val="21"/>
                <w:lang w:eastAsia="zh-CN"/>
              </w:rPr>
              <w:t>F212</w:t>
            </w:r>
          </w:p>
          <w:p w:rsidR="00176166" w:rsidRPr="00CC62DE" w:rsidRDefault="00176166" w:rsidP="00176166">
            <w:pPr>
              <w:widowControl w:val="0"/>
              <w:autoSpaceDE w:val="0"/>
              <w:autoSpaceDN w:val="0"/>
              <w:adjustRightInd w:val="0"/>
              <w:spacing w:before="16" w:line="24" w:lineRule="atLeast"/>
              <w:rPr>
                <w:rFonts w:cs="Arial" w:hint="eastAsia"/>
                <w:spacing w:val="-1"/>
                <w:szCs w:val="21"/>
                <w:lang w:eastAsia="zh-CN"/>
              </w:rPr>
            </w:pPr>
            <w:r w:rsidRPr="00CC62DE">
              <w:rPr>
                <w:rFonts w:cs="Arial" w:hint="eastAsia"/>
                <w:spacing w:val="-1"/>
                <w:szCs w:val="21"/>
                <w:lang w:eastAsia="zh-CN"/>
              </w:rPr>
              <w:t>F213</w:t>
            </w:r>
          </w:p>
          <w:p w:rsidR="00CB5845" w:rsidRPr="00CC62DE" w:rsidRDefault="00176166" w:rsidP="00176166">
            <w:pPr>
              <w:widowControl w:val="0"/>
              <w:autoSpaceDE w:val="0"/>
              <w:autoSpaceDN w:val="0"/>
              <w:adjustRightInd w:val="0"/>
              <w:spacing w:before="16" w:line="24" w:lineRule="atLeast"/>
              <w:rPr>
                <w:rFonts w:cs="Arial"/>
                <w:color w:val="FF0000"/>
                <w:spacing w:val="-1"/>
                <w:sz w:val="21"/>
                <w:szCs w:val="21"/>
              </w:rPr>
            </w:pPr>
            <w:r w:rsidRPr="00CC62DE">
              <w:rPr>
                <w:rFonts w:cs="Arial" w:hint="eastAsia"/>
                <w:spacing w:val="-1"/>
                <w:szCs w:val="21"/>
                <w:lang w:eastAsia="zh-CN"/>
              </w:rPr>
              <w:t>F214</w:t>
            </w:r>
          </w:p>
        </w:tc>
        <w:tc>
          <w:tcPr>
            <w:tcW w:w="2195" w:type="dxa"/>
            <w:tcBorders>
              <w:top w:val="single" w:sz="4" w:space="0" w:color="auto"/>
              <w:left w:val="single" w:sz="4" w:space="0" w:color="auto"/>
              <w:bottom w:val="single" w:sz="4" w:space="0" w:color="auto"/>
              <w:right w:val="single" w:sz="4" w:space="0" w:color="auto"/>
            </w:tcBorders>
            <w:shd w:val="clear" w:color="auto" w:fill="auto"/>
            <w:vAlign w:val="center"/>
          </w:tcPr>
          <w:p w:rsidR="00CB5845" w:rsidRPr="00CC62DE" w:rsidRDefault="00CB5845" w:rsidP="00E72C73">
            <w:pPr>
              <w:autoSpaceDE w:val="0"/>
              <w:autoSpaceDN w:val="0"/>
              <w:adjustRightInd w:val="0"/>
              <w:spacing w:before="16" w:line="24" w:lineRule="atLeast"/>
              <w:rPr>
                <w:rFonts w:cs="Arial"/>
                <w:b/>
                <w:spacing w:val="-1"/>
                <w:sz w:val="21"/>
                <w:szCs w:val="21"/>
              </w:rPr>
            </w:pPr>
            <w:r w:rsidRPr="00CC62DE">
              <w:rPr>
                <w:rFonts w:cs="Arial"/>
                <w:b/>
                <w:spacing w:val="-1"/>
                <w:szCs w:val="21"/>
              </w:rPr>
              <w:t>&gt;4.5V DC</w:t>
            </w:r>
          </w:p>
          <w:p w:rsidR="00CB5845" w:rsidRPr="00CC62DE" w:rsidRDefault="00CB5845" w:rsidP="00E72C73">
            <w:pPr>
              <w:autoSpaceDE w:val="0"/>
              <w:autoSpaceDN w:val="0"/>
              <w:adjustRightInd w:val="0"/>
              <w:spacing w:before="16" w:line="24" w:lineRule="atLeast"/>
              <w:rPr>
                <w:rFonts w:cs="Arial"/>
                <w:b/>
                <w:spacing w:val="-1"/>
                <w:szCs w:val="21"/>
              </w:rPr>
            </w:pPr>
            <w:r w:rsidRPr="00CC62DE">
              <w:rPr>
                <w:rFonts w:cs="Arial"/>
                <w:b/>
                <w:spacing w:val="-1"/>
                <w:szCs w:val="21"/>
              </w:rPr>
              <w:t>&lt;0.5V DC</w:t>
            </w:r>
          </w:p>
          <w:p w:rsidR="00CB5845" w:rsidRPr="00CC62DE" w:rsidRDefault="00CB5845" w:rsidP="00E72C73">
            <w:pPr>
              <w:autoSpaceDE w:val="0"/>
              <w:autoSpaceDN w:val="0"/>
              <w:adjustRightInd w:val="0"/>
              <w:spacing w:before="16" w:line="24" w:lineRule="atLeast"/>
              <w:rPr>
                <w:rFonts w:cs="Arial"/>
                <w:b/>
                <w:spacing w:val="-1"/>
                <w:szCs w:val="21"/>
              </w:rPr>
            </w:pPr>
            <w:r w:rsidRPr="00CC62DE">
              <w:rPr>
                <w:rFonts w:cs="Arial"/>
                <w:b/>
                <w:spacing w:val="-1"/>
                <w:szCs w:val="21"/>
              </w:rPr>
              <w:t>&gt;4.5V DC</w:t>
            </w:r>
          </w:p>
          <w:p w:rsidR="00CB5845" w:rsidRPr="00CC62DE" w:rsidRDefault="00CB5845" w:rsidP="00E72C73">
            <w:pPr>
              <w:widowControl w:val="0"/>
              <w:autoSpaceDE w:val="0"/>
              <w:autoSpaceDN w:val="0"/>
              <w:adjustRightInd w:val="0"/>
              <w:spacing w:before="16" w:line="24" w:lineRule="atLeast"/>
              <w:rPr>
                <w:rFonts w:cs="Arial"/>
                <w:b/>
                <w:spacing w:val="-1"/>
                <w:sz w:val="21"/>
                <w:szCs w:val="21"/>
              </w:rPr>
            </w:pPr>
            <w:r w:rsidRPr="00CC62DE">
              <w:rPr>
                <w:rFonts w:cs="Arial"/>
                <w:b/>
                <w:spacing w:val="-1"/>
                <w:szCs w:val="21"/>
              </w:rPr>
              <w:t>&gt;4.5V DC</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rsidR="00CB5845" w:rsidRPr="00CC62DE" w:rsidRDefault="00CB5845" w:rsidP="00E72C73">
            <w:pPr>
              <w:widowControl w:val="0"/>
              <w:autoSpaceDE w:val="0"/>
              <w:autoSpaceDN w:val="0"/>
              <w:adjustRightInd w:val="0"/>
              <w:spacing w:before="16" w:line="24" w:lineRule="atLeast"/>
              <w:rPr>
                <w:rFonts w:cs="Arial"/>
                <w:spacing w:val="-1"/>
                <w:sz w:val="21"/>
                <w:szCs w:val="21"/>
              </w:rPr>
            </w:pPr>
          </w:p>
        </w:tc>
      </w:tr>
    </w:tbl>
    <w:p w:rsidR="00CB5845" w:rsidRPr="00CC62DE" w:rsidRDefault="00CB5845" w:rsidP="00CB5845">
      <w:pPr>
        <w:autoSpaceDE w:val="0"/>
        <w:autoSpaceDN w:val="0"/>
        <w:adjustRightInd w:val="0"/>
        <w:spacing w:line="24" w:lineRule="atLeast"/>
        <w:ind w:left="1365" w:hanging="1140"/>
        <w:rPr>
          <w:rFonts w:cs="Arial" w:hint="eastAsia"/>
          <w:szCs w:val="21"/>
          <w:lang w:eastAsia="zh-CN"/>
        </w:rPr>
      </w:pPr>
      <w:r w:rsidRPr="00CC62DE">
        <w:rPr>
          <w:rFonts w:cs="Arial"/>
          <w:szCs w:val="21"/>
          <w:lang w:eastAsia="zh-CN"/>
        </w:rPr>
        <w:t>S</w:t>
      </w:r>
      <w:r w:rsidRPr="00CC62DE">
        <w:rPr>
          <w:rFonts w:cs="Arial" w:hint="eastAsia"/>
          <w:szCs w:val="21"/>
          <w:lang w:eastAsia="zh-CN"/>
        </w:rPr>
        <w:t>tep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CB5845" w:rsidRPr="00CC62DE" w:rsidTr="00E72C73">
        <w:trPr>
          <w:trHeight w:val="276"/>
        </w:trPr>
        <w:tc>
          <w:tcPr>
            <w:tcW w:w="0" w:type="auto"/>
            <w:shd w:val="clear" w:color="auto" w:fill="E6E6E6"/>
            <w:vAlign w:val="center"/>
          </w:tcPr>
          <w:p w:rsidR="00CB5845" w:rsidRPr="00CC62DE" w:rsidRDefault="00CB5845" w:rsidP="00E72C73">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Data7</w:t>
            </w:r>
          </w:p>
        </w:tc>
      </w:tr>
      <w:tr w:rsidR="00CB5845" w:rsidRPr="00CC62DE" w:rsidTr="00E72C73">
        <w:trPr>
          <w:trHeight w:val="243"/>
        </w:trPr>
        <w:tc>
          <w:tcPr>
            <w:tcW w:w="0" w:type="auto"/>
            <w:shd w:val="clear" w:color="auto" w:fill="auto"/>
            <w:vAlign w:val="center"/>
          </w:tcPr>
          <w:p w:rsidR="00CB5845" w:rsidRPr="00CC62DE" w:rsidRDefault="00CB5845" w:rsidP="00E72C73">
            <w:pPr>
              <w:jc w:val="center"/>
              <w:rPr>
                <w:rFonts w:ascii="Arial" w:hAnsi="Arial" w:hint="eastAsia"/>
                <w:sz w:val="18"/>
                <w:lang w:eastAsia="zh-CN"/>
              </w:rPr>
            </w:pPr>
            <w:r w:rsidRPr="00CC62DE">
              <w:rPr>
                <w:rFonts w:ascii="Arial" w:hAnsi="Arial" w:hint="eastAsia"/>
                <w:sz w:val="18"/>
                <w:lang w:eastAsia="zh-CN"/>
              </w:rPr>
              <w:t>0x772</w:t>
            </w:r>
          </w:p>
        </w:tc>
        <w:tc>
          <w:tcPr>
            <w:tcW w:w="0" w:type="auto"/>
            <w:shd w:val="clear" w:color="auto" w:fill="auto"/>
            <w:vAlign w:val="center"/>
          </w:tcPr>
          <w:p w:rsidR="00CB5845" w:rsidRPr="00CC62DE" w:rsidRDefault="00CB5845" w:rsidP="00E72C73">
            <w:pPr>
              <w:jc w:val="center"/>
              <w:rPr>
                <w:rFonts w:ascii="Arial" w:hAnsi="Arial"/>
                <w:sz w:val="18"/>
                <w:lang w:eastAsia="zh-CN"/>
              </w:rPr>
            </w:pPr>
            <w:r w:rsidRPr="00CC62DE">
              <w:rPr>
                <w:rFonts w:ascii="Arial" w:hAnsi="Arial"/>
                <w:sz w:val="18"/>
              </w:rPr>
              <w:t>0x</w:t>
            </w:r>
            <w:r w:rsidRPr="00CC62DE">
              <w:rPr>
                <w:rFonts w:ascii="Arial" w:hAnsi="Arial" w:hint="eastAsia"/>
                <w:sz w:val="18"/>
                <w:lang w:eastAsia="zh-CN"/>
              </w:rPr>
              <w:t>30</w:t>
            </w:r>
          </w:p>
        </w:tc>
        <w:tc>
          <w:tcPr>
            <w:tcW w:w="0" w:type="auto"/>
            <w:shd w:val="clear" w:color="auto" w:fill="auto"/>
            <w:vAlign w:val="center"/>
          </w:tcPr>
          <w:p w:rsidR="00CB5845" w:rsidRPr="00CC62DE" w:rsidRDefault="00CB5845" w:rsidP="00E72C73">
            <w:pPr>
              <w:keepNext/>
              <w:jc w:val="center"/>
              <w:rPr>
                <w:rFonts w:ascii="Arial" w:hAnsi="Arial"/>
                <w:sz w:val="18"/>
                <w:lang w:val="en-GB" w:eastAsia="zh-CN"/>
              </w:rPr>
            </w:pPr>
            <w:r w:rsidRPr="00CC62DE">
              <w:rPr>
                <w:rFonts w:ascii="Arial" w:hAnsi="Arial"/>
                <w:sz w:val="18"/>
                <w:lang w:val="en-GB"/>
              </w:rPr>
              <w:t>0x</w:t>
            </w:r>
            <w:r w:rsidRPr="00CC62DE">
              <w:rPr>
                <w:rFonts w:ascii="Arial" w:hAnsi="Arial" w:hint="eastAsia"/>
                <w:sz w:val="18"/>
                <w:lang w:val="en-GB" w:eastAsia="zh-CN"/>
              </w:rPr>
              <w:t>01</w:t>
            </w:r>
          </w:p>
        </w:tc>
        <w:tc>
          <w:tcPr>
            <w:tcW w:w="1036" w:type="dxa"/>
            <w:shd w:val="clear" w:color="auto" w:fill="auto"/>
          </w:tcPr>
          <w:p w:rsidR="00CB5845" w:rsidRPr="00CC62DE" w:rsidRDefault="00CB5845" w:rsidP="00E72C73">
            <w:pPr>
              <w:keepNext/>
              <w:jc w:val="center"/>
              <w:rPr>
                <w:rFonts w:ascii="Arial" w:hAnsi="Arial" w:hint="eastAsia"/>
                <w:sz w:val="18"/>
                <w:lang w:val="en-GB" w:eastAsia="zh-CN"/>
              </w:rPr>
            </w:pPr>
            <w:r w:rsidRPr="00CC62DE">
              <w:rPr>
                <w:rFonts w:ascii="Arial" w:hAnsi="Arial" w:hint="eastAsia"/>
                <w:sz w:val="18"/>
                <w:lang w:val="en-GB" w:eastAsia="zh-CN"/>
              </w:rPr>
              <w:t>0x31</w:t>
            </w:r>
          </w:p>
        </w:tc>
        <w:tc>
          <w:tcPr>
            <w:tcW w:w="0" w:type="auto"/>
          </w:tcPr>
          <w:p w:rsidR="00CB5845" w:rsidRPr="00CC62DE" w:rsidRDefault="00CB5845" w:rsidP="00E72C73">
            <w:pPr>
              <w:jc w:val="center"/>
              <w:rPr>
                <w:rFonts w:ascii="Arial" w:hAnsi="Arial" w:hint="eastAsia"/>
                <w:sz w:val="18"/>
                <w:lang w:val="en-GB" w:eastAsia="zh-CN"/>
              </w:rPr>
            </w:pPr>
            <w:r w:rsidRPr="00CC62DE">
              <w:rPr>
                <w:rFonts w:ascii="Arial" w:hAnsi="Arial" w:hint="eastAsia"/>
                <w:sz w:val="18"/>
                <w:lang w:val="en-GB" w:eastAsia="zh-CN"/>
              </w:rPr>
              <w:t>0xD0</w:t>
            </w:r>
          </w:p>
        </w:tc>
        <w:tc>
          <w:tcPr>
            <w:tcW w:w="0" w:type="auto"/>
          </w:tcPr>
          <w:p w:rsidR="00CB5845" w:rsidRPr="00CC62DE" w:rsidRDefault="00CB5845" w:rsidP="00E72C73">
            <w:pPr>
              <w:jc w:val="center"/>
              <w:rPr>
                <w:rFonts w:ascii="Arial" w:hAnsi="Arial" w:hint="eastAsia"/>
                <w:sz w:val="18"/>
                <w:lang w:val="en-GB" w:eastAsia="zh-CN"/>
              </w:rPr>
            </w:pPr>
            <w:r w:rsidRPr="00CC62DE">
              <w:rPr>
                <w:rFonts w:ascii="Arial" w:hAnsi="Arial" w:cs="Arial" w:hint="eastAsia"/>
                <w:sz w:val="18"/>
                <w:szCs w:val="18"/>
                <w:lang w:val="en-GB" w:eastAsia="zh-CN"/>
              </w:rPr>
              <w:t>0xAA</w:t>
            </w:r>
          </w:p>
        </w:tc>
        <w:tc>
          <w:tcPr>
            <w:tcW w:w="0" w:type="auto"/>
          </w:tcPr>
          <w:p w:rsidR="00CB5845" w:rsidRPr="00CC62DE" w:rsidRDefault="00CB5845" w:rsidP="00E72C73">
            <w:pPr>
              <w:jc w:val="center"/>
              <w:rPr>
                <w:rFonts w:ascii="Arial" w:hAnsi="Arial" w:hint="eastAsia"/>
                <w:sz w:val="18"/>
                <w:lang w:val="en-GB" w:eastAsia="zh-CN"/>
              </w:rPr>
            </w:pPr>
            <w:r w:rsidRPr="00CC62DE">
              <w:rPr>
                <w:rFonts w:ascii="Arial" w:hAnsi="Arial" w:cs="Arial" w:hint="eastAsia"/>
                <w:sz w:val="18"/>
                <w:szCs w:val="18"/>
                <w:lang w:val="en-GB" w:eastAsia="zh-CN"/>
              </w:rPr>
              <w:t>0xAA</w:t>
            </w:r>
          </w:p>
        </w:tc>
        <w:tc>
          <w:tcPr>
            <w:tcW w:w="0" w:type="auto"/>
          </w:tcPr>
          <w:p w:rsidR="00CB5845" w:rsidRPr="00CC62DE" w:rsidRDefault="00CB5845" w:rsidP="00E72C73">
            <w:pPr>
              <w:jc w:val="center"/>
              <w:rPr>
                <w:rFonts w:hint="eastAsia"/>
                <w:lang w:eastAsia="zh-CN"/>
              </w:rPr>
            </w:pPr>
            <w:r w:rsidRPr="00CC62DE">
              <w:rPr>
                <w:rFonts w:ascii="Arial" w:hAnsi="Arial" w:cs="Arial" w:hint="eastAsia"/>
                <w:sz w:val="18"/>
                <w:szCs w:val="18"/>
                <w:lang w:val="en-GB" w:eastAsia="zh-CN"/>
              </w:rPr>
              <w:t>0xAA</w:t>
            </w:r>
          </w:p>
        </w:tc>
        <w:tc>
          <w:tcPr>
            <w:tcW w:w="0" w:type="auto"/>
          </w:tcPr>
          <w:p w:rsidR="00CB5845" w:rsidRPr="00CC62DE" w:rsidRDefault="00CB5845" w:rsidP="00E72C73">
            <w:pPr>
              <w:jc w:val="center"/>
              <w:rPr>
                <w:rFonts w:hint="eastAsia"/>
                <w:lang w:eastAsia="zh-CN"/>
              </w:rPr>
            </w:pPr>
            <w:r w:rsidRPr="00CC62DE">
              <w:rPr>
                <w:rFonts w:ascii="Arial" w:hAnsi="Arial" w:cs="Arial" w:hint="eastAsia"/>
                <w:sz w:val="18"/>
                <w:szCs w:val="18"/>
                <w:lang w:val="en-GB" w:eastAsia="zh-CN"/>
              </w:rPr>
              <w:t>0xAA</w:t>
            </w:r>
          </w:p>
        </w:tc>
      </w:tr>
    </w:tbl>
    <w:p w:rsidR="00CB5845" w:rsidRPr="00CC62DE" w:rsidRDefault="00CB5845" w:rsidP="00CB5845">
      <w:pPr>
        <w:rPr>
          <w:rFonts w:ascii="Arial" w:hAnsi="Arial" w:cs="Arial" w:hint="eastAsia"/>
          <w:b/>
          <w:sz w:val="21"/>
          <w:szCs w:val="21"/>
          <w:lang w:val="en-GB" w:eastAsia="zh-CN"/>
        </w:rPr>
      </w:pPr>
      <w:r w:rsidRPr="00CC62DE">
        <w:rPr>
          <w:rFonts w:ascii="Arial" w:hAnsi="Arial" w:cs="Arial"/>
          <w:b/>
          <w:sz w:val="21"/>
          <w:szCs w:val="21"/>
          <w:lang w:val="en-GB" w:eastAsia="zh-CN"/>
        </w:rPr>
        <w:t>The ECU answer with the acknowledgement sent as follow</w:t>
      </w:r>
      <w:r w:rsidRPr="00CC62DE">
        <w:rPr>
          <w:rFonts w:ascii="Arial" w:hAnsi="Arial" w:cs="Arial" w:hint="eastAsia"/>
          <w:b/>
          <w:sz w:val="21"/>
          <w:szCs w:val="21"/>
          <w:lang w:val="en-GB" w:eastAsia="zh-CN"/>
        </w:rPr>
        <w:t>ing</w:t>
      </w:r>
      <w:r w:rsidRPr="00CC62DE">
        <w:rPr>
          <w:rFonts w:ascii="Arial" w:hAnsi="Arial" w:cs="Arial"/>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CB5845" w:rsidRPr="00CC62DE" w:rsidTr="00E72C73">
        <w:trPr>
          <w:trHeight w:val="276"/>
        </w:trPr>
        <w:tc>
          <w:tcPr>
            <w:tcW w:w="0" w:type="auto"/>
            <w:shd w:val="clear" w:color="auto" w:fill="E6E6E6"/>
            <w:vAlign w:val="center"/>
          </w:tcPr>
          <w:p w:rsidR="00CB5845" w:rsidRPr="00CC62DE" w:rsidRDefault="00CB5845" w:rsidP="00E72C73">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Data7</w:t>
            </w:r>
          </w:p>
        </w:tc>
      </w:tr>
      <w:tr w:rsidR="00CB5845" w:rsidRPr="00CC62DE" w:rsidTr="00E72C73">
        <w:trPr>
          <w:trHeight w:val="223"/>
        </w:trPr>
        <w:tc>
          <w:tcPr>
            <w:tcW w:w="0" w:type="auto"/>
            <w:shd w:val="clear" w:color="auto" w:fill="auto"/>
            <w:vAlign w:val="center"/>
          </w:tcPr>
          <w:p w:rsidR="00CB5845" w:rsidRPr="00CC62DE" w:rsidRDefault="00CB5845" w:rsidP="00E72C73">
            <w:pPr>
              <w:jc w:val="center"/>
              <w:rPr>
                <w:rFonts w:ascii="Arial" w:hAnsi="Arial" w:hint="eastAsia"/>
                <w:sz w:val="18"/>
                <w:lang w:eastAsia="zh-CN"/>
              </w:rPr>
            </w:pPr>
            <w:r w:rsidRPr="00CC62DE">
              <w:rPr>
                <w:rFonts w:ascii="Arial" w:hAnsi="Arial"/>
                <w:sz w:val="18"/>
              </w:rPr>
              <w:t>0x774</w:t>
            </w:r>
          </w:p>
        </w:tc>
        <w:tc>
          <w:tcPr>
            <w:tcW w:w="0" w:type="auto"/>
            <w:shd w:val="clear" w:color="auto" w:fill="auto"/>
            <w:vAlign w:val="center"/>
          </w:tcPr>
          <w:p w:rsidR="00CB5845" w:rsidRPr="00CC62DE" w:rsidRDefault="00CB5845" w:rsidP="00E72C73">
            <w:pPr>
              <w:jc w:val="center"/>
              <w:rPr>
                <w:rFonts w:ascii="Arial" w:hAnsi="Arial"/>
                <w:sz w:val="18"/>
                <w:lang w:eastAsia="zh-CN"/>
              </w:rPr>
            </w:pPr>
            <w:r w:rsidRPr="00CC62DE">
              <w:rPr>
                <w:rFonts w:ascii="Arial" w:hAnsi="Arial"/>
                <w:sz w:val="18"/>
              </w:rPr>
              <w:t>0x</w:t>
            </w:r>
            <w:r w:rsidRPr="00CC62DE">
              <w:rPr>
                <w:rFonts w:ascii="Arial" w:hAnsi="Arial" w:hint="eastAsia"/>
                <w:sz w:val="18"/>
                <w:lang w:eastAsia="zh-CN"/>
              </w:rPr>
              <w:t>70</w:t>
            </w:r>
          </w:p>
        </w:tc>
        <w:tc>
          <w:tcPr>
            <w:tcW w:w="0" w:type="auto"/>
            <w:shd w:val="clear" w:color="auto" w:fill="auto"/>
            <w:vAlign w:val="center"/>
          </w:tcPr>
          <w:p w:rsidR="00CB5845" w:rsidRPr="00CC62DE" w:rsidRDefault="00CB5845" w:rsidP="00E72C73">
            <w:pPr>
              <w:keepNext/>
              <w:jc w:val="center"/>
              <w:rPr>
                <w:rFonts w:ascii="Arial" w:hAnsi="Arial" w:hint="eastAsia"/>
                <w:sz w:val="18"/>
                <w:lang w:val="en-GB" w:eastAsia="zh-CN"/>
              </w:rPr>
            </w:pPr>
            <w:r w:rsidRPr="00CC62DE">
              <w:rPr>
                <w:rFonts w:ascii="Arial" w:hAnsi="Arial"/>
                <w:sz w:val="18"/>
                <w:lang w:val="en-GB"/>
              </w:rPr>
              <w:t>0</w:t>
            </w:r>
            <w:r w:rsidRPr="00CC62DE">
              <w:rPr>
                <w:rFonts w:ascii="Arial" w:hAnsi="Arial" w:hint="eastAsia"/>
                <w:sz w:val="18"/>
                <w:lang w:val="en-GB" w:eastAsia="zh-CN"/>
              </w:rPr>
              <w:t>x01</w:t>
            </w:r>
          </w:p>
        </w:tc>
        <w:tc>
          <w:tcPr>
            <w:tcW w:w="1036" w:type="dxa"/>
            <w:shd w:val="clear" w:color="auto" w:fill="auto"/>
          </w:tcPr>
          <w:p w:rsidR="00CB5845" w:rsidRPr="00CC62DE" w:rsidRDefault="006F3E56" w:rsidP="00E72C73">
            <w:pPr>
              <w:keepNext/>
              <w:jc w:val="center"/>
              <w:rPr>
                <w:rFonts w:ascii="Arial" w:hAnsi="Arial" w:hint="eastAsia"/>
                <w:sz w:val="18"/>
                <w:lang w:val="en-GB" w:eastAsia="zh-CN"/>
              </w:rPr>
            </w:pPr>
            <w:r>
              <w:rPr>
                <w:rFonts w:ascii="Arial" w:hAnsi="Arial" w:hint="eastAsia"/>
                <w:sz w:val="18"/>
                <w:lang w:val="en-GB" w:eastAsia="zh-CN"/>
              </w:rPr>
              <w:t>0x01</w:t>
            </w:r>
          </w:p>
        </w:tc>
        <w:tc>
          <w:tcPr>
            <w:tcW w:w="0" w:type="auto"/>
          </w:tcPr>
          <w:p w:rsidR="00CB5845" w:rsidRPr="00CC62DE" w:rsidRDefault="00CB5845" w:rsidP="00E72C73">
            <w:pPr>
              <w:jc w:val="center"/>
              <w:rPr>
                <w:rFonts w:ascii="Arial" w:hAnsi="Arial" w:hint="eastAsia"/>
                <w:sz w:val="18"/>
                <w:lang w:val="en-GB" w:eastAsia="zh-CN"/>
              </w:rPr>
            </w:pPr>
            <w:r w:rsidRPr="00CC62DE">
              <w:rPr>
                <w:rFonts w:ascii="Arial" w:hAnsi="Arial" w:hint="eastAsia"/>
                <w:sz w:val="18"/>
                <w:lang w:val="en-GB" w:eastAsia="zh-CN"/>
              </w:rPr>
              <w:t>--</w:t>
            </w:r>
          </w:p>
        </w:tc>
        <w:tc>
          <w:tcPr>
            <w:tcW w:w="0" w:type="auto"/>
          </w:tcPr>
          <w:p w:rsidR="00CB5845" w:rsidRPr="00CC62DE" w:rsidRDefault="00CB5845" w:rsidP="00E72C73">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CB5845" w:rsidRPr="00CC62DE" w:rsidRDefault="00CB5845" w:rsidP="00E72C73">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CB5845" w:rsidRPr="00CC62DE" w:rsidRDefault="00CB5845" w:rsidP="00E72C73">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CB5845" w:rsidRPr="00CC62DE" w:rsidRDefault="00CB5845" w:rsidP="00E72C73">
            <w:pPr>
              <w:jc w:val="center"/>
            </w:pPr>
            <w:r w:rsidRPr="00CC62DE">
              <w:rPr>
                <w:rFonts w:ascii="Arial" w:hAnsi="Arial" w:hint="eastAsia"/>
                <w:sz w:val="18"/>
                <w:lang w:val="en-GB" w:eastAsia="zh-CN"/>
              </w:rPr>
              <w:t>--</w:t>
            </w:r>
          </w:p>
        </w:tc>
      </w:tr>
    </w:tbl>
    <w:p w:rsidR="00CB5845" w:rsidRPr="00CC62DE" w:rsidRDefault="00CB5845" w:rsidP="00CB5845">
      <w:pPr>
        <w:autoSpaceDE w:val="0"/>
        <w:autoSpaceDN w:val="0"/>
        <w:adjustRightInd w:val="0"/>
        <w:spacing w:line="24" w:lineRule="atLeast"/>
        <w:ind w:left="1365" w:hanging="1140"/>
        <w:rPr>
          <w:rFonts w:cs="Arial" w:hint="eastAsia"/>
          <w:szCs w:val="21"/>
          <w:lang w:eastAsia="zh-CN"/>
        </w:rPr>
      </w:pPr>
    </w:p>
    <w:p w:rsidR="00CB5845" w:rsidRPr="00CC62DE" w:rsidRDefault="00CB5845" w:rsidP="00CB5845">
      <w:pPr>
        <w:autoSpaceDE w:val="0"/>
        <w:autoSpaceDN w:val="0"/>
        <w:adjustRightInd w:val="0"/>
        <w:spacing w:line="24" w:lineRule="atLeast"/>
        <w:ind w:left="1365" w:hanging="1140"/>
        <w:rPr>
          <w:rFonts w:cs="Arial" w:hint="eastAsia"/>
          <w:szCs w:val="21"/>
          <w:lang w:eastAsia="zh-CN"/>
        </w:rPr>
      </w:pPr>
      <w:r w:rsidRPr="00CC62DE">
        <w:rPr>
          <w:rFonts w:cs="Arial" w:hint="eastAsia"/>
          <w:szCs w:val="21"/>
          <w:lang w:eastAsia="zh-CN"/>
        </w:rPr>
        <w:t>Test the test point</w:t>
      </w:r>
    </w:p>
    <w:tbl>
      <w:tblPr>
        <w:tblW w:w="0" w:type="auto"/>
        <w:tblLook w:val="01E0" w:firstRow="1" w:lastRow="1" w:firstColumn="1" w:lastColumn="1" w:noHBand="0" w:noVBand="0"/>
      </w:tblPr>
      <w:tblGrid>
        <w:gridCol w:w="2831"/>
        <w:gridCol w:w="1521"/>
        <w:gridCol w:w="1800"/>
        <w:gridCol w:w="2195"/>
        <w:gridCol w:w="1508"/>
      </w:tblGrid>
      <w:tr w:rsidR="00CB5845" w:rsidRPr="00CC62DE" w:rsidTr="00E72C73">
        <w:tc>
          <w:tcPr>
            <w:tcW w:w="2831" w:type="dxa"/>
            <w:tcBorders>
              <w:top w:val="single" w:sz="4" w:space="0" w:color="auto"/>
              <w:left w:val="single" w:sz="4" w:space="0" w:color="auto"/>
              <w:bottom w:val="single" w:sz="4" w:space="0" w:color="auto"/>
              <w:right w:val="single" w:sz="4" w:space="0" w:color="auto"/>
            </w:tcBorders>
            <w:shd w:val="clear" w:color="auto" w:fill="D9D9D9"/>
            <w:vAlign w:val="center"/>
          </w:tcPr>
          <w:p w:rsidR="00CB5845" w:rsidRPr="00CC62DE" w:rsidRDefault="00CB5845" w:rsidP="00E72C73">
            <w:pPr>
              <w:widowControl w:val="0"/>
              <w:autoSpaceDE w:val="0"/>
              <w:autoSpaceDN w:val="0"/>
              <w:adjustRightInd w:val="0"/>
              <w:spacing w:before="16" w:line="24" w:lineRule="atLeast"/>
              <w:rPr>
                <w:rFonts w:cs="Arial"/>
                <w:spacing w:val="-1"/>
                <w:sz w:val="21"/>
                <w:szCs w:val="21"/>
              </w:rPr>
            </w:pPr>
            <w:r w:rsidRPr="00CC62DE">
              <w:rPr>
                <w:rFonts w:cs="Arial"/>
                <w:spacing w:val="-1"/>
                <w:szCs w:val="21"/>
              </w:rPr>
              <w:t>Action</w:t>
            </w:r>
          </w:p>
        </w:tc>
        <w:tc>
          <w:tcPr>
            <w:tcW w:w="1521" w:type="dxa"/>
            <w:tcBorders>
              <w:top w:val="single" w:sz="4" w:space="0" w:color="auto"/>
              <w:left w:val="single" w:sz="4" w:space="0" w:color="auto"/>
              <w:bottom w:val="single" w:sz="4" w:space="0" w:color="auto"/>
              <w:right w:val="single" w:sz="4" w:space="0" w:color="auto"/>
            </w:tcBorders>
            <w:shd w:val="clear" w:color="auto" w:fill="D9D9D9"/>
            <w:vAlign w:val="center"/>
          </w:tcPr>
          <w:p w:rsidR="00CB5845" w:rsidRPr="00CC62DE" w:rsidRDefault="00CB5845" w:rsidP="00E72C73">
            <w:pPr>
              <w:widowControl w:val="0"/>
              <w:autoSpaceDE w:val="0"/>
              <w:autoSpaceDN w:val="0"/>
              <w:adjustRightInd w:val="0"/>
              <w:spacing w:before="16" w:line="24" w:lineRule="atLeast"/>
              <w:rPr>
                <w:rFonts w:cs="Arial"/>
                <w:spacing w:val="-1"/>
                <w:sz w:val="21"/>
                <w:szCs w:val="21"/>
              </w:rPr>
            </w:pPr>
            <w:r w:rsidRPr="00CC62DE">
              <w:rPr>
                <w:rFonts w:cs="Arial"/>
                <w:spacing w:val="-1"/>
                <w:szCs w:val="21"/>
              </w:rPr>
              <w:t>Waiting time</w:t>
            </w:r>
          </w:p>
        </w:tc>
        <w:tc>
          <w:tcPr>
            <w:tcW w:w="1800" w:type="dxa"/>
            <w:tcBorders>
              <w:top w:val="single" w:sz="4" w:space="0" w:color="auto"/>
              <w:left w:val="single" w:sz="4" w:space="0" w:color="auto"/>
              <w:bottom w:val="single" w:sz="4" w:space="0" w:color="auto"/>
              <w:right w:val="single" w:sz="4" w:space="0" w:color="auto"/>
            </w:tcBorders>
            <w:shd w:val="clear" w:color="auto" w:fill="D9D9D9"/>
            <w:vAlign w:val="center"/>
          </w:tcPr>
          <w:p w:rsidR="00CB5845" w:rsidRPr="00CC62DE" w:rsidRDefault="00CB5845" w:rsidP="00E72C73">
            <w:pPr>
              <w:widowControl w:val="0"/>
              <w:autoSpaceDE w:val="0"/>
              <w:autoSpaceDN w:val="0"/>
              <w:adjustRightInd w:val="0"/>
              <w:spacing w:before="16" w:line="24" w:lineRule="atLeast"/>
              <w:rPr>
                <w:rFonts w:cs="Arial"/>
                <w:spacing w:val="-1"/>
                <w:sz w:val="21"/>
                <w:szCs w:val="21"/>
              </w:rPr>
            </w:pPr>
            <w:r w:rsidRPr="00CC62DE">
              <w:rPr>
                <w:rFonts w:cs="Arial"/>
                <w:spacing w:val="-1"/>
                <w:szCs w:val="21"/>
              </w:rPr>
              <w:t xml:space="preserve">Measuring </w:t>
            </w:r>
            <w:r w:rsidR="00EF4795" w:rsidRPr="00CC62DE">
              <w:rPr>
                <w:rFonts w:cs="Arial"/>
                <w:spacing w:val="-1"/>
                <w:szCs w:val="21"/>
              </w:rPr>
              <w:t>point</w:t>
            </w:r>
          </w:p>
        </w:tc>
        <w:tc>
          <w:tcPr>
            <w:tcW w:w="2195" w:type="dxa"/>
            <w:tcBorders>
              <w:top w:val="single" w:sz="4" w:space="0" w:color="auto"/>
              <w:left w:val="single" w:sz="4" w:space="0" w:color="auto"/>
              <w:bottom w:val="single" w:sz="4" w:space="0" w:color="auto"/>
              <w:right w:val="single" w:sz="4" w:space="0" w:color="auto"/>
            </w:tcBorders>
            <w:shd w:val="clear" w:color="auto" w:fill="D9D9D9"/>
            <w:vAlign w:val="center"/>
          </w:tcPr>
          <w:p w:rsidR="00CB5845" w:rsidRPr="00CC62DE" w:rsidRDefault="00CB5845" w:rsidP="00E72C73">
            <w:pPr>
              <w:widowControl w:val="0"/>
              <w:autoSpaceDE w:val="0"/>
              <w:autoSpaceDN w:val="0"/>
              <w:adjustRightInd w:val="0"/>
              <w:spacing w:before="16" w:line="24" w:lineRule="atLeast"/>
              <w:rPr>
                <w:rFonts w:cs="Arial"/>
                <w:spacing w:val="-1"/>
                <w:sz w:val="21"/>
                <w:szCs w:val="21"/>
              </w:rPr>
            </w:pPr>
            <w:r w:rsidRPr="00CC62DE">
              <w:rPr>
                <w:rFonts w:cs="Arial"/>
                <w:spacing w:val="-1"/>
                <w:szCs w:val="21"/>
              </w:rPr>
              <w:t>Reaction</w:t>
            </w:r>
          </w:p>
        </w:tc>
        <w:tc>
          <w:tcPr>
            <w:tcW w:w="1508" w:type="dxa"/>
            <w:tcBorders>
              <w:top w:val="single" w:sz="4" w:space="0" w:color="auto"/>
              <w:left w:val="single" w:sz="4" w:space="0" w:color="auto"/>
              <w:bottom w:val="single" w:sz="4" w:space="0" w:color="auto"/>
              <w:right w:val="single" w:sz="4" w:space="0" w:color="auto"/>
            </w:tcBorders>
            <w:shd w:val="clear" w:color="auto" w:fill="D9D9D9"/>
            <w:vAlign w:val="center"/>
          </w:tcPr>
          <w:p w:rsidR="00CB5845" w:rsidRPr="00CC62DE" w:rsidRDefault="00CB5845" w:rsidP="00E72C73">
            <w:pPr>
              <w:widowControl w:val="0"/>
              <w:autoSpaceDE w:val="0"/>
              <w:autoSpaceDN w:val="0"/>
              <w:adjustRightInd w:val="0"/>
              <w:spacing w:before="16" w:line="24" w:lineRule="atLeast"/>
              <w:rPr>
                <w:rFonts w:cs="Arial"/>
                <w:spacing w:val="-1"/>
                <w:sz w:val="21"/>
                <w:szCs w:val="21"/>
              </w:rPr>
            </w:pPr>
            <w:r w:rsidRPr="00CC62DE">
              <w:rPr>
                <w:rFonts w:cs="Arial"/>
                <w:spacing w:val="-1"/>
                <w:szCs w:val="21"/>
              </w:rPr>
              <w:t>Note</w:t>
            </w:r>
          </w:p>
        </w:tc>
      </w:tr>
      <w:tr w:rsidR="00CB5845" w:rsidRPr="00CC62DE" w:rsidTr="00E72C73">
        <w:tc>
          <w:tcPr>
            <w:tcW w:w="2831" w:type="dxa"/>
            <w:tcBorders>
              <w:top w:val="single" w:sz="4" w:space="0" w:color="auto"/>
              <w:left w:val="single" w:sz="4" w:space="0" w:color="auto"/>
              <w:bottom w:val="single" w:sz="4" w:space="0" w:color="auto"/>
              <w:right w:val="single" w:sz="4" w:space="0" w:color="auto"/>
            </w:tcBorders>
            <w:shd w:val="clear" w:color="auto" w:fill="auto"/>
            <w:vAlign w:val="center"/>
          </w:tcPr>
          <w:p w:rsidR="00CB5845" w:rsidRPr="00CC62DE" w:rsidRDefault="00CB5845" w:rsidP="00E72C73">
            <w:pPr>
              <w:autoSpaceDE w:val="0"/>
              <w:autoSpaceDN w:val="0"/>
              <w:adjustRightInd w:val="0"/>
              <w:spacing w:before="16" w:line="24" w:lineRule="atLeast"/>
              <w:rPr>
                <w:rFonts w:cs="Arial"/>
                <w:spacing w:val="-1"/>
                <w:sz w:val="21"/>
                <w:szCs w:val="21"/>
              </w:rPr>
            </w:pPr>
            <w:r w:rsidRPr="00CC62DE">
              <w:rPr>
                <w:rFonts w:cs="Arial" w:hint="eastAsia"/>
                <w:szCs w:val="21"/>
                <w:lang w:eastAsia="zh-CN"/>
              </w:rPr>
              <w:t>SOC</w:t>
            </w:r>
            <w:r w:rsidRPr="00CC62DE">
              <w:rPr>
                <w:rFonts w:cs="Arial"/>
                <w:szCs w:val="21"/>
              </w:rPr>
              <w:t xml:space="preserve"> </w:t>
            </w:r>
            <w:r w:rsidRPr="00CC62DE">
              <w:rPr>
                <w:rFonts w:cs="Arial"/>
                <w:spacing w:val="-1"/>
                <w:szCs w:val="21"/>
              </w:rPr>
              <w:t>Port 4 to "1"</w:t>
            </w:r>
          </w:p>
          <w:p w:rsidR="00CB5845" w:rsidRPr="00CC62DE" w:rsidRDefault="00CB5845" w:rsidP="00E72C73">
            <w:pPr>
              <w:autoSpaceDE w:val="0"/>
              <w:autoSpaceDN w:val="0"/>
              <w:adjustRightInd w:val="0"/>
              <w:spacing w:before="16" w:line="24" w:lineRule="atLeast"/>
              <w:rPr>
                <w:rFonts w:cs="Arial"/>
                <w:spacing w:val="-1"/>
                <w:szCs w:val="21"/>
              </w:rPr>
            </w:pPr>
            <w:r w:rsidRPr="00CC62DE">
              <w:rPr>
                <w:rFonts w:cs="Arial" w:hint="eastAsia"/>
                <w:szCs w:val="21"/>
                <w:lang w:eastAsia="zh-CN"/>
              </w:rPr>
              <w:t>SOC</w:t>
            </w:r>
            <w:r w:rsidRPr="00CC62DE">
              <w:rPr>
                <w:rFonts w:cs="Arial"/>
                <w:szCs w:val="21"/>
              </w:rPr>
              <w:t xml:space="preserve"> </w:t>
            </w:r>
            <w:r w:rsidRPr="00CC62DE">
              <w:rPr>
                <w:rFonts w:cs="Arial"/>
                <w:spacing w:val="-1"/>
                <w:szCs w:val="21"/>
              </w:rPr>
              <w:t>Port 3 to "1"</w:t>
            </w:r>
          </w:p>
          <w:p w:rsidR="00CB5845" w:rsidRPr="00CC62DE" w:rsidRDefault="00CB5845" w:rsidP="00E72C73">
            <w:pPr>
              <w:autoSpaceDE w:val="0"/>
              <w:autoSpaceDN w:val="0"/>
              <w:adjustRightInd w:val="0"/>
              <w:spacing w:before="16" w:line="24" w:lineRule="atLeast"/>
              <w:rPr>
                <w:rFonts w:cs="Arial"/>
                <w:spacing w:val="-1"/>
                <w:szCs w:val="21"/>
              </w:rPr>
            </w:pPr>
            <w:r w:rsidRPr="00CC62DE">
              <w:rPr>
                <w:rFonts w:cs="Arial" w:hint="eastAsia"/>
                <w:szCs w:val="21"/>
                <w:lang w:eastAsia="zh-CN"/>
              </w:rPr>
              <w:t>SOC</w:t>
            </w:r>
            <w:r w:rsidRPr="00CC62DE">
              <w:rPr>
                <w:rFonts w:cs="Arial"/>
                <w:szCs w:val="21"/>
              </w:rPr>
              <w:t xml:space="preserve"> </w:t>
            </w:r>
            <w:r w:rsidRPr="00CC62DE">
              <w:rPr>
                <w:rFonts w:cs="Arial"/>
                <w:spacing w:val="-1"/>
                <w:szCs w:val="21"/>
              </w:rPr>
              <w:t>Port 2 to "0"</w:t>
            </w:r>
          </w:p>
          <w:p w:rsidR="00CB5845" w:rsidRPr="00CC62DE" w:rsidRDefault="00CB5845" w:rsidP="00E72C73">
            <w:pPr>
              <w:widowControl w:val="0"/>
              <w:autoSpaceDE w:val="0"/>
              <w:autoSpaceDN w:val="0"/>
              <w:adjustRightInd w:val="0"/>
              <w:spacing w:line="24" w:lineRule="atLeast"/>
              <w:rPr>
                <w:rFonts w:cs="Arial"/>
                <w:sz w:val="21"/>
                <w:szCs w:val="21"/>
              </w:rPr>
            </w:pPr>
            <w:r w:rsidRPr="00CC62DE">
              <w:rPr>
                <w:rFonts w:cs="Arial" w:hint="eastAsia"/>
                <w:szCs w:val="21"/>
                <w:lang w:eastAsia="zh-CN"/>
              </w:rPr>
              <w:t>SOC</w:t>
            </w:r>
            <w:r w:rsidRPr="00CC62DE">
              <w:rPr>
                <w:rFonts w:cs="Arial"/>
                <w:szCs w:val="21"/>
              </w:rPr>
              <w:t xml:space="preserve"> </w:t>
            </w:r>
            <w:r w:rsidRPr="00CC62DE">
              <w:rPr>
                <w:rFonts w:cs="Arial"/>
                <w:spacing w:val="-1"/>
                <w:szCs w:val="21"/>
              </w:rPr>
              <w:t>Port 1 to "1"</w:t>
            </w:r>
          </w:p>
        </w:tc>
        <w:tc>
          <w:tcPr>
            <w:tcW w:w="1521" w:type="dxa"/>
            <w:tcBorders>
              <w:top w:val="single" w:sz="4" w:space="0" w:color="auto"/>
              <w:left w:val="single" w:sz="4" w:space="0" w:color="auto"/>
              <w:bottom w:val="single" w:sz="4" w:space="0" w:color="auto"/>
              <w:right w:val="single" w:sz="4" w:space="0" w:color="auto"/>
            </w:tcBorders>
            <w:shd w:val="clear" w:color="auto" w:fill="auto"/>
            <w:vAlign w:val="center"/>
          </w:tcPr>
          <w:p w:rsidR="00CB5845" w:rsidRPr="00CC62DE" w:rsidRDefault="00CB5845" w:rsidP="00E72C73">
            <w:pPr>
              <w:widowControl w:val="0"/>
              <w:autoSpaceDE w:val="0"/>
              <w:autoSpaceDN w:val="0"/>
              <w:adjustRightInd w:val="0"/>
              <w:spacing w:line="24" w:lineRule="atLeast"/>
              <w:rPr>
                <w:rFonts w:cs="Arial"/>
                <w:sz w:val="21"/>
                <w:szCs w:val="21"/>
              </w:rPr>
            </w:pPr>
            <w:r w:rsidRPr="00CC62DE">
              <w:rPr>
                <w:rFonts w:cs="Arial"/>
                <w:spacing w:val="-1"/>
                <w:szCs w:val="21"/>
              </w:rPr>
              <w:t>&gt;30ms</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rsidR="00176166" w:rsidRPr="00CC62DE" w:rsidRDefault="00176166" w:rsidP="00176166">
            <w:pPr>
              <w:widowControl w:val="0"/>
              <w:autoSpaceDE w:val="0"/>
              <w:autoSpaceDN w:val="0"/>
              <w:adjustRightInd w:val="0"/>
              <w:spacing w:before="16" w:line="24" w:lineRule="atLeast"/>
              <w:rPr>
                <w:rFonts w:cs="Arial" w:hint="eastAsia"/>
                <w:spacing w:val="-1"/>
                <w:szCs w:val="21"/>
                <w:lang w:eastAsia="zh-CN"/>
              </w:rPr>
            </w:pPr>
            <w:r w:rsidRPr="00CC62DE">
              <w:rPr>
                <w:rFonts w:cs="Arial" w:hint="eastAsia"/>
                <w:spacing w:val="-1"/>
                <w:szCs w:val="21"/>
                <w:lang w:eastAsia="zh-CN"/>
              </w:rPr>
              <w:t>F211</w:t>
            </w:r>
          </w:p>
          <w:p w:rsidR="00176166" w:rsidRPr="00CC62DE" w:rsidRDefault="00176166" w:rsidP="00176166">
            <w:pPr>
              <w:widowControl w:val="0"/>
              <w:autoSpaceDE w:val="0"/>
              <w:autoSpaceDN w:val="0"/>
              <w:adjustRightInd w:val="0"/>
              <w:spacing w:before="16" w:line="24" w:lineRule="atLeast"/>
              <w:rPr>
                <w:rFonts w:cs="Arial" w:hint="eastAsia"/>
                <w:spacing w:val="-1"/>
                <w:szCs w:val="21"/>
                <w:lang w:eastAsia="zh-CN"/>
              </w:rPr>
            </w:pPr>
            <w:r w:rsidRPr="00CC62DE">
              <w:rPr>
                <w:rFonts w:cs="Arial" w:hint="eastAsia"/>
                <w:spacing w:val="-1"/>
                <w:szCs w:val="21"/>
                <w:lang w:eastAsia="zh-CN"/>
              </w:rPr>
              <w:t>F212</w:t>
            </w:r>
          </w:p>
          <w:p w:rsidR="00176166" w:rsidRPr="00CC62DE" w:rsidRDefault="00176166" w:rsidP="00176166">
            <w:pPr>
              <w:widowControl w:val="0"/>
              <w:autoSpaceDE w:val="0"/>
              <w:autoSpaceDN w:val="0"/>
              <w:adjustRightInd w:val="0"/>
              <w:spacing w:before="16" w:line="24" w:lineRule="atLeast"/>
              <w:rPr>
                <w:rFonts w:cs="Arial" w:hint="eastAsia"/>
                <w:spacing w:val="-1"/>
                <w:szCs w:val="21"/>
                <w:lang w:eastAsia="zh-CN"/>
              </w:rPr>
            </w:pPr>
            <w:r w:rsidRPr="00CC62DE">
              <w:rPr>
                <w:rFonts w:cs="Arial" w:hint="eastAsia"/>
                <w:spacing w:val="-1"/>
                <w:szCs w:val="21"/>
                <w:lang w:eastAsia="zh-CN"/>
              </w:rPr>
              <w:t>F213</w:t>
            </w:r>
          </w:p>
          <w:p w:rsidR="00CB5845" w:rsidRPr="00CC62DE" w:rsidRDefault="00176166" w:rsidP="00176166">
            <w:pPr>
              <w:widowControl w:val="0"/>
              <w:autoSpaceDE w:val="0"/>
              <w:autoSpaceDN w:val="0"/>
              <w:adjustRightInd w:val="0"/>
              <w:spacing w:before="16" w:line="24" w:lineRule="atLeast"/>
              <w:rPr>
                <w:rFonts w:cs="Arial"/>
                <w:color w:val="FF0000"/>
                <w:spacing w:val="-1"/>
                <w:sz w:val="21"/>
                <w:szCs w:val="21"/>
              </w:rPr>
            </w:pPr>
            <w:r w:rsidRPr="00CC62DE">
              <w:rPr>
                <w:rFonts w:cs="Arial" w:hint="eastAsia"/>
                <w:spacing w:val="-1"/>
                <w:szCs w:val="21"/>
                <w:lang w:eastAsia="zh-CN"/>
              </w:rPr>
              <w:t>F214</w:t>
            </w:r>
          </w:p>
        </w:tc>
        <w:tc>
          <w:tcPr>
            <w:tcW w:w="2195" w:type="dxa"/>
            <w:tcBorders>
              <w:top w:val="single" w:sz="4" w:space="0" w:color="auto"/>
              <w:left w:val="single" w:sz="4" w:space="0" w:color="auto"/>
              <w:bottom w:val="single" w:sz="4" w:space="0" w:color="auto"/>
              <w:right w:val="single" w:sz="4" w:space="0" w:color="auto"/>
            </w:tcBorders>
            <w:shd w:val="clear" w:color="auto" w:fill="auto"/>
            <w:vAlign w:val="center"/>
          </w:tcPr>
          <w:p w:rsidR="00CB5845" w:rsidRPr="00CC62DE" w:rsidRDefault="00CB5845" w:rsidP="00E72C73">
            <w:pPr>
              <w:autoSpaceDE w:val="0"/>
              <w:autoSpaceDN w:val="0"/>
              <w:adjustRightInd w:val="0"/>
              <w:spacing w:before="16" w:line="24" w:lineRule="atLeast"/>
              <w:rPr>
                <w:rFonts w:cs="Arial"/>
                <w:b/>
                <w:spacing w:val="-1"/>
                <w:sz w:val="21"/>
                <w:szCs w:val="21"/>
              </w:rPr>
            </w:pPr>
            <w:r w:rsidRPr="00CC62DE">
              <w:rPr>
                <w:rFonts w:cs="Arial"/>
                <w:b/>
                <w:spacing w:val="-1"/>
                <w:szCs w:val="21"/>
              </w:rPr>
              <w:t>&gt;4.5V DC</w:t>
            </w:r>
          </w:p>
          <w:p w:rsidR="00CB5845" w:rsidRPr="00CC62DE" w:rsidRDefault="00CB5845" w:rsidP="00E72C73">
            <w:pPr>
              <w:autoSpaceDE w:val="0"/>
              <w:autoSpaceDN w:val="0"/>
              <w:adjustRightInd w:val="0"/>
              <w:spacing w:before="16" w:line="24" w:lineRule="atLeast"/>
              <w:rPr>
                <w:rFonts w:cs="Arial"/>
                <w:b/>
                <w:spacing w:val="-1"/>
                <w:szCs w:val="21"/>
              </w:rPr>
            </w:pPr>
            <w:r w:rsidRPr="00CC62DE">
              <w:rPr>
                <w:rFonts w:cs="Arial"/>
                <w:b/>
                <w:spacing w:val="-1"/>
                <w:szCs w:val="21"/>
              </w:rPr>
              <w:t>&gt;4.5V DC</w:t>
            </w:r>
          </w:p>
          <w:p w:rsidR="00CB5845" w:rsidRPr="00CC62DE" w:rsidRDefault="00CB5845" w:rsidP="00E72C73">
            <w:pPr>
              <w:autoSpaceDE w:val="0"/>
              <w:autoSpaceDN w:val="0"/>
              <w:adjustRightInd w:val="0"/>
              <w:spacing w:before="16" w:line="24" w:lineRule="atLeast"/>
              <w:rPr>
                <w:rFonts w:cs="Arial"/>
                <w:b/>
                <w:spacing w:val="-1"/>
                <w:szCs w:val="21"/>
              </w:rPr>
            </w:pPr>
            <w:r w:rsidRPr="00CC62DE">
              <w:rPr>
                <w:rFonts w:cs="Arial"/>
                <w:b/>
                <w:spacing w:val="-1"/>
                <w:szCs w:val="21"/>
              </w:rPr>
              <w:t>&lt;0.5V DC</w:t>
            </w:r>
          </w:p>
          <w:p w:rsidR="00CB5845" w:rsidRPr="00CC62DE" w:rsidRDefault="00CB5845" w:rsidP="00E72C73">
            <w:pPr>
              <w:widowControl w:val="0"/>
              <w:autoSpaceDE w:val="0"/>
              <w:autoSpaceDN w:val="0"/>
              <w:adjustRightInd w:val="0"/>
              <w:spacing w:before="16" w:line="24" w:lineRule="atLeast"/>
              <w:rPr>
                <w:rFonts w:cs="Arial"/>
                <w:spacing w:val="-1"/>
                <w:sz w:val="21"/>
                <w:szCs w:val="21"/>
              </w:rPr>
            </w:pPr>
            <w:r w:rsidRPr="00CC62DE">
              <w:rPr>
                <w:rFonts w:cs="Arial"/>
                <w:b/>
                <w:spacing w:val="-1"/>
                <w:szCs w:val="21"/>
              </w:rPr>
              <w:t>&gt;4.5V DC</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rsidR="00CB5845" w:rsidRPr="00CC62DE" w:rsidRDefault="00CB5845" w:rsidP="00E72C73">
            <w:pPr>
              <w:widowControl w:val="0"/>
              <w:autoSpaceDE w:val="0"/>
              <w:autoSpaceDN w:val="0"/>
              <w:adjustRightInd w:val="0"/>
              <w:spacing w:before="16" w:line="24" w:lineRule="atLeast"/>
              <w:rPr>
                <w:rFonts w:cs="Arial"/>
                <w:spacing w:val="-1"/>
                <w:sz w:val="21"/>
                <w:szCs w:val="21"/>
              </w:rPr>
            </w:pPr>
          </w:p>
        </w:tc>
      </w:tr>
    </w:tbl>
    <w:p w:rsidR="00CB5845" w:rsidRPr="00CC62DE" w:rsidRDefault="00CB5845" w:rsidP="00CB5845">
      <w:pPr>
        <w:autoSpaceDE w:val="0"/>
        <w:autoSpaceDN w:val="0"/>
        <w:adjustRightInd w:val="0"/>
        <w:spacing w:line="24" w:lineRule="atLeast"/>
        <w:ind w:left="1365" w:hanging="1140"/>
        <w:rPr>
          <w:rFonts w:cs="Arial" w:hint="eastAsia"/>
          <w:szCs w:val="21"/>
          <w:lang w:eastAsia="zh-CN"/>
        </w:rPr>
      </w:pPr>
    </w:p>
    <w:p w:rsidR="00CB5845" w:rsidRPr="00CC62DE" w:rsidRDefault="00CB5845" w:rsidP="00CB5845">
      <w:pPr>
        <w:autoSpaceDE w:val="0"/>
        <w:autoSpaceDN w:val="0"/>
        <w:adjustRightInd w:val="0"/>
        <w:spacing w:line="24" w:lineRule="atLeast"/>
        <w:ind w:left="1365" w:hanging="1140"/>
        <w:rPr>
          <w:rFonts w:cs="Arial" w:hint="eastAsia"/>
          <w:szCs w:val="21"/>
          <w:lang w:eastAsia="zh-CN"/>
        </w:rPr>
      </w:pPr>
      <w:r w:rsidRPr="00CC62DE">
        <w:rPr>
          <w:rFonts w:cs="Arial"/>
          <w:szCs w:val="21"/>
          <w:lang w:eastAsia="zh-CN"/>
        </w:rPr>
        <w:t>S</w:t>
      </w:r>
      <w:r w:rsidRPr="00CC62DE">
        <w:rPr>
          <w:rFonts w:cs="Arial" w:hint="eastAsia"/>
          <w:szCs w:val="21"/>
          <w:lang w:eastAsia="zh-CN"/>
        </w:rPr>
        <w:t>tep 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CB5845" w:rsidRPr="00CC62DE" w:rsidTr="00E72C73">
        <w:trPr>
          <w:trHeight w:val="276"/>
        </w:trPr>
        <w:tc>
          <w:tcPr>
            <w:tcW w:w="0" w:type="auto"/>
            <w:shd w:val="clear" w:color="auto" w:fill="E6E6E6"/>
            <w:vAlign w:val="center"/>
          </w:tcPr>
          <w:p w:rsidR="00CB5845" w:rsidRPr="00CC62DE" w:rsidRDefault="00CB5845" w:rsidP="00E72C73">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Data7</w:t>
            </w:r>
          </w:p>
        </w:tc>
      </w:tr>
      <w:tr w:rsidR="00CB5845" w:rsidRPr="00CC62DE" w:rsidTr="00E72C73">
        <w:trPr>
          <w:trHeight w:val="243"/>
        </w:trPr>
        <w:tc>
          <w:tcPr>
            <w:tcW w:w="0" w:type="auto"/>
            <w:shd w:val="clear" w:color="auto" w:fill="auto"/>
            <w:vAlign w:val="center"/>
          </w:tcPr>
          <w:p w:rsidR="00CB5845" w:rsidRPr="00CC62DE" w:rsidRDefault="00CB5845" w:rsidP="00E72C73">
            <w:pPr>
              <w:jc w:val="center"/>
              <w:rPr>
                <w:rFonts w:ascii="Arial" w:hAnsi="Arial" w:hint="eastAsia"/>
                <w:sz w:val="18"/>
                <w:lang w:eastAsia="zh-CN"/>
              </w:rPr>
            </w:pPr>
            <w:r w:rsidRPr="00CC62DE">
              <w:rPr>
                <w:rFonts w:ascii="Arial" w:hAnsi="Arial" w:hint="eastAsia"/>
                <w:sz w:val="18"/>
                <w:lang w:eastAsia="zh-CN"/>
              </w:rPr>
              <w:t>0x772</w:t>
            </w:r>
          </w:p>
        </w:tc>
        <w:tc>
          <w:tcPr>
            <w:tcW w:w="0" w:type="auto"/>
            <w:shd w:val="clear" w:color="auto" w:fill="auto"/>
            <w:vAlign w:val="center"/>
          </w:tcPr>
          <w:p w:rsidR="00CB5845" w:rsidRPr="00CC62DE" w:rsidRDefault="00CB5845" w:rsidP="00E72C73">
            <w:pPr>
              <w:jc w:val="center"/>
              <w:rPr>
                <w:rFonts w:ascii="Arial" w:hAnsi="Arial"/>
                <w:sz w:val="18"/>
                <w:lang w:eastAsia="zh-CN"/>
              </w:rPr>
            </w:pPr>
            <w:r w:rsidRPr="00CC62DE">
              <w:rPr>
                <w:rFonts w:ascii="Arial" w:hAnsi="Arial"/>
                <w:sz w:val="18"/>
              </w:rPr>
              <w:t>0x</w:t>
            </w:r>
            <w:r w:rsidRPr="00CC62DE">
              <w:rPr>
                <w:rFonts w:ascii="Arial" w:hAnsi="Arial" w:hint="eastAsia"/>
                <w:sz w:val="18"/>
                <w:lang w:eastAsia="zh-CN"/>
              </w:rPr>
              <w:t>30</w:t>
            </w:r>
          </w:p>
        </w:tc>
        <w:tc>
          <w:tcPr>
            <w:tcW w:w="0" w:type="auto"/>
            <w:shd w:val="clear" w:color="auto" w:fill="auto"/>
            <w:vAlign w:val="center"/>
          </w:tcPr>
          <w:p w:rsidR="00CB5845" w:rsidRPr="00CC62DE" w:rsidRDefault="00CB5845" w:rsidP="00E72C73">
            <w:pPr>
              <w:keepNext/>
              <w:jc w:val="center"/>
              <w:rPr>
                <w:rFonts w:ascii="Arial" w:hAnsi="Arial"/>
                <w:sz w:val="18"/>
                <w:lang w:val="en-GB" w:eastAsia="zh-CN"/>
              </w:rPr>
            </w:pPr>
            <w:r w:rsidRPr="00CC62DE">
              <w:rPr>
                <w:rFonts w:ascii="Arial" w:hAnsi="Arial"/>
                <w:sz w:val="18"/>
                <w:lang w:val="en-GB"/>
              </w:rPr>
              <w:t>0x</w:t>
            </w:r>
            <w:r w:rsidRPr="00CC62DE">
              <w:rPr>
                <w:rFonts w:ascii="Arial" w:hAnsi="Arial" w:hint="eastAsia"/>
                <w:sz w:val="18"/>
                <w:lang w:val="en-GB" w:eastAsia="zh-CN"/>
              </w:rPr>
              <w:t>01</w:t>
            </w:r>
          </w:p>
        </w:tc>
        <w:tc>
          <w:tcPr>
            <w:tcW w:w="1036" w:type="dxa"/>
            <w:shd w:val="clear" w:color="auto" w:fill="auto"/>
          </w:tcPr>
          <w:p w:rsidR="00CB5845" w:rsidRPr="00CC62DE" w:rsidRDefault="00CB5845" w:rsidP="00E72C73">
            <w:pPr>
              <w:keepNext/>
              <w:jc w:val="center"/>
              <w:rPr>
                <w:rFonts w:ascii="Arial" w:hAnsi="Arial" w:hint="eastAsia"/>
                <w:sz w:val="18"/>
                <w:lang w:val="en-GB" w:eastAsia="zh-CN"/>
              </w:rPr>
            </w:pPr>
            <w:r w:rsidRPr="00CC62DE">
              <w:rPr>
                <w:rFonts w:ascii="Arial" w:hAnsi="Arial" w:hint="eastAsia"/>
                <w:sz w:val="18"/>
                <w:lang w:val="en-GB" w:eastAsia="zh-CN"/>
              </w:rPr>
              <w:t>0x31</w:t>
            </w:r>
          </w:p>
        </w:tc>
        <w:tc>
          <w:tcPr>
            <w:tcW w:w="0" w:type="auto"/>
          </w:tcPr>
          <w:p w:rsidR="00CB5845" w:rsidRPr="00CC62DE" w:rsidRDefault="00CB5845" w:rsidP="00E72C73">
            <w:pPr>
              <w:jc w:val="center"/>
              <w:rPr>
                <w:rFonts w:ascii="Arial" w:hAnsi="Arial" w:hint="eastAsia"/>
                <w:sz w:val="18"/>
                <w:lang w:val="en-GB" w:eastAsia="zh-CN"/>
              </w:rPr>
            </w:pPr>
            <w:r w:rsidRPr="00CC62DE">
              <w:rPr>
                <w:rFonts w:ascii="Arial" w:hAnsi="Arial" w:hint="eastAsia"/>
                <w:sz w:val="18"/>
                <w:lang w:val="en-GB" w:eastAsia="zh-CN"/>
              </w:rPr>
              <w:t>0xE0</w:t>
            </w:r>
          </w:p>
        </w:tc>
        <w:tc>
          <w:tcPr>
            <w:tcW w:w="0" w:type="auto"/>
          </w:tcPr>
          <w:p w:rsidR="00CB5845" w:rsidRPr="00CC62DE" w:rsidRDefault="00CB5845" w:rsidP="00E72C73">
            <w:pPr>
              <w:jc w:val="center"/>
              <w:rPr>
                <w:rFonts w:ascii="Arial" w:hAnsi="Arial" w:hint="eastAsia"/>
                <w:sz w:val="18"/>
                <w:lang w:val="en-GB" w:eastAsia="zh-CN"/>
              </w:rPr>
            </w:pPr>
            <w:r w:rsidRPr="00CC62DE">
              <w:rPr>
                <w:rFonts w:ascii="Arial" w:hAnsi="Arial" w:cs="Arial" w:hint="eastAsia"/>
                <w:sz w:val="18"/>
                <w:szCs w:val="18"/>
                <w:lang w:val="en-GB" w:eastAsia="zh-CN"/>
              </w:rPr>
              <w:t>0xAA</w:t>
            </w:r>
          </w:p>
        </w:tc>
        <w:tc>
          <w:tcPr>
            <w:tcW w:w="0" w:type="auto"/>
          </w:tcPr>
          <w:p w:rsidR="00CB5845" w:rsidRPr="00CC62DE" w:rsidRDefault="00CB5845" w:rsidP="00E72C73">
            <w:pPr>
              <w:jc w:val="center"/>
              <w:rPr>
                <w:rFonts w:ascii="Arial" w:hAnsi="Arial" w:hint="eastAsia"/>
                <w:sz w:val="18"/>
                <w:lang w:val="en-GB" w:eastAsia="zh-CN"/>
              </w:rPr>
            </w:pPr>
            <w:r w:rsidRPr="00CC62DE">
              <w:rPr>
                <w:rFonts w:ascii="Arial" w:hAnsi="Arial" w:cs="Arial" w:hint="eastAsia"/>
                <w:sz w:val="18"/>
                <w:szCs w:val="18"/>
                <w:lang w:val="en-GB" w:eastAsia="zh-CN"/>
              </w:rPr>
              <w:t>0xAA</w:t>
            </w:r>
          </w:p>
        </w:tc>
        <w:tc>
          <w:tcPr>
            <w:tcW w:w="0" w:type="auto"/>
          </w:tcPr>
          <w:p w:rsidR="00CB5845" w:rsidRPr="00CC62DE" w:rsidRDefault="00CB5845" w:rsidP="00E72C73">
            <w:pPr>
              <w:jc w:val="center"/>
              <w:rPr>
                <w:rFonts w:hint="eastAsia"/>
                <w:lang w:eastAsia="zh-CN"/>
              </w:rPr>
            </w:pPr>
            <w:r w:rsidRPr="00CC62DE">
              <w:rPr>
                <w:rFonts w:ascii="Arial" w:hAnsi="Arial" w:cs="Arial" w:hint="eastAsia"/>
                <w:sz w:val="18"/>
                <w:szCs w:val="18"/>
                <w:lang w:val="en-GB" w:eastAsia="zh-CN"/>
              </w:rPr>
              <w:t>0xAA</w:t>
            </w:r>
          </w:p>
        </w:tc>
        <w:tc>
          <w:tcPr>
            <w:tcW w:w="0" w:type="auto"/>
          </w:tcPr>
          <w:p w:rsidR="00CB5845" w:rsidRPr="00CC62DE" w:rsidRDefault="00CB5845" w:rsidP="00E72C73">
            <w:pPr>
              <w:jc w:val="center"/>
              <w:rPr>
                <w:rFonts w:hint="eastAsia"/>
                <w:lang w:eastAsia="zh-CN"/>
              </w:rPr>
            </w:pPr>
            <w:r w:rsidRPr="00CC62DE">
              <w:rPr>
                <w:rFonts w:ascii="Arial" w:hAnsi="Arial" w:cs="Arial" w:hint="eastAsia"/>
                <w:sz w:val="18"/>
                <w:szCs w:val="18"/>
                <w:lang w:val="en-GB" w:eastAsia="zh-CN"/>
              </w:rPr>
              <w:t>0xAA</w:t>
            </w:r>
          </w:p>
        </w:tc>
      </w:tr>
    </w:tbl>
    <w:p w:rsidR="00CB5845" w:rsidRPr="00CC62DE" w:rsidRDefault="00CB5845" w:rsidP="00CB5845">
      <w:pPr>
        <w:rPr>
          <w:rFonts w:ascii="Arial" w:hAnsi="Arial" w:cs="Arial" w:hint="eastAsia"/>
          <w:b/>
          <w:sz w:val="21"/>
          <w:szCs w:val="21"/>
          <w:lang w:val="en-GB" w:eastAsia="zh-CN"/>
        </w:rPr>
      </w:pPr>
      <w:r w:rsidRPr="00CC62DE">
        <w:rPr>
          <w:rFonts w:ascii="Arial" w:hAnsi="Arial" w:cs="Arial"/>
          <w:b/>
          <w:sz w:val="21"/>
          <w:szCs w:val="21"/>
          <w:lang w:val="en-GB" w:eastAsia="zh-CN"/>
        </w:rPr>
        <w:t>The ECU answer with the acknowledgement sent as follow</w:t>
      </w:r>
      <w:r w:rsidRPr="00CC62DE">
        <w:rPr>
          <w:rFonts w:ascii="Arial" w:hAnsi="Arial" w:cs="Arial" w:hint="eastAsia"/>
          <w:b/>
          <w:sz w:val="21"/>
          <w:szCs w:val="21"/>
          <w:lang w:val="en-GB" w:eastAsia="zh-CN"/>
        </w:rPr>
        <w:t>ing</w:t>
      </w:r>
      <w:r w:rsidRPr="00CC62DE">
        <w:rPr>
          <w:rFonts w:ascii="Arial" w:hAnsi="Arial" w:cs="Arial"/>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CB5845" w:rsidRPr="00CC62DE" w:rsidTr="00E72C73">
        <w:trPr>
          <w:trHeight w:val="276"/>
        </w:trPr>
        <w:tc>
          <w:tcPr>
            <w:tcW w:w="0" w:type="auto"/>
            <w:shd w:val="clear" w:color="auto" w:fill="E6E6E6"/>
            <w:vAlign w:val="center"/>
          </w:tcPr>
          <w:p w:rsidR="00CB5845" w:rsidRPr="00CC62DE" w:rsidRDefault="00CB5845" w:rsidP="00E72C73">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CB5845" w:rsidRPr="00CC62DE" w:rsidRDefault="00CB5845" w:rsidP="00E72C73">
            <w:pPr>
              <w:jc w:val="center"/>
              <w:rPr>
                <w:rFonts w:ascii="Arial" w:hAnsi="Arial" w:hint="eastAsia"/>
                <w:b/>
                <w:sz w:val="18"/>
                <w:lang w:eastAsia="zh-CN"/>
              </w:rPr>
            </w:pPr>
            <w:r w:rsidRPr="00CC62DE">
              <w:rPr>
                <w:rFonts w:ascii="Arial" w:hAnsi="Arial" w:hint="eastAsia"/>
                <w:b/>
                <w:sz w:val="18"/>
                <w:lang w:eastAsia="zh-CN"/>
              </w:rPr>
              <w:t>Data7</w:t>
            </w:r>
          </w:p>
        </w:tc>
      </w:tr>
      <w:tr w:rsidR="00CB5845" w:rsidRPr="00CC62DE" w:rsidTr="00E72C73">
        <w:trPr>
          <w:trHeight w:val="223"/>
        </w:trPr>
        <w:tc>
          <w:tcPr>
            <w:tcW w:w="0" w:type="auto"/>
            <w:shd w:val="clear" w:color="auto" w:fill="auto"/>
            <w:vAlign w:val="center"/>
          </w:tcPr>
          <w:p w:rsidR="00CB5845" w:rsidRPr="00CC62DE" w:rsidRDefault="00CB5845" w:rsidP="00E72C73">
            <w:pPr>
              <w:jc w:val="center"/>
              <w:rPr>
                <w:rFonts w:ascii="Arial" w:hAnsi="Arial" w:hint="eastAsia"/>
                <w:sz w:val="18"/>
                <w:lang w:eastAsia="zh-CN"/>
              </w:rPr>
            </w:pPr>
            <w:r w:rsidRPr="00CC62DE">
              <w:rPr>
                <w:rFonts w:ascii="Arial" w:hAnsi="Arial"/>
                <w:sz w:val="18"/>
              </w:rPr>
              <w:t>0x774</w:t>
            </w:r>
          </w:p>
        </w:tc>
        <w:tc>
          <w:tcPr>
            <w:tcW w:w="0" w:type="auto"/>
            <w:shd w:val="clear" w:color="auto" w:fill="auto"/>
            <w:vAlign w:val="center"/>
          </w:tcPr>
          <w:p w:rsidR="00CB5845" w:rsidRPr="00CC62DE" w:rsidRDefault="00CB5845" w:rsidP="00E72C73">
            <w:pPr>
              <w:jc w:val="center"/>
              <w:rPr>
                <w:rFonts w:ascii="Arial" w:hAnsi="Arial"/>
                <w:sz w:val="18"/>
                <w:lang w:eastAsia="zh-CN"/>
              </w:rPr>
            </w:pPr>
            <w:r w:rsidRPr="00CC62DE">
              <w:rPr>
                <w:rFonts w:ascii="Arial" w:hAnsi="Arial"/>
                <w:sz w:val="18"/>
              </w:rPr>
              <w:t>0x</w:t>
            </w:r>
            <w:r w:rsidRPr="00CC62DE">
              <w:rPr>
                <w:rFonts w:ascii="Arial" w:hAnsi="Arial" w:hint="eastAsia"/>
                <w:sz w:val="18"/>
                <w:lang w:eastAsia="zh-CN"/>
              </w:rPr>
              <w:t>70</w:t>
            </w:r>
          </w:p>
        </w:tc>
        <w:tc>
          <w:tcPr>
            <w:tcW w:w="0" w:type="auto"/>
            <w:shd w:val="clear" w:color="auto" w:fill="auto"/>
            <w:vAlign w:val="center"/>
          </w:tcPr>
          <w:p w:rsidR="00CB5845" w:rsidRPr="00CC62DE" w:rsidRDefault="00CB5845" w:rsidP="00E72C73">
            <w:pPr>
              <w:keepNext/>
              <w:jc w:val="center"/>
              <w:rPr>
                <w:rFonts w:ascii="Arial" w:hAnsi="Arial" w:hint="eastAsia"/>
                <w:sz w:val="18"/>
                <w:lang w:val="en-GB" w:eastAsia="zh-CN"/>
              </w:rPr>
            </w:pPr>
            <w:r w:rsidRPr="00CC62DE">
              <w:rPr>
                <w:rFonts w:ascii="Arial" w:hAnsi="Arial"/>
                <w:sz w:val="18"/>
                <w:lang w:val="en-GB"/>
              </w:rPr>
              <w:t>0</w:t>
            </w:r>
            <w:r w:rsidRPr="00CC62DE">
              <w:rPr>
                <w:rFonts w:ascii="Arial" w:hAnsi="Arial" w:hint="eastAsia"/>
                <w:sz w:val="18"/>
                <w:lang w:val="en-GB" w:eastAsia="zh-CN"/>
              </w:rPr>
              <w:t>x01</w:t>
            </w:r>
          </w:p>
        </w:tc>
        <w:tc>
          <w:tcPr>
            <w:tcW w:w="1036" w:type="dxa"/>
            <w:shd w:val="clear" w:color="auto" w:fill="auto"/>
          </w:tcPr>
          <w:p w:rsidR="00CB5845" w:rsidRPr="00CC62DE" w:rsidRDefault="006F3E56" w:rsidP="00E72C73">
            <w:pPr>
              <w:keepNext/>
              <w:jc w:val="center"/>
              <w:rPr>
                <w:rFonts w:ascii="Arial" w:hAnsi="Arial" w:hint="eastAsia"/>
                <w:sz w:val="18"/>
                <w:lang w:val="en-GB" w:eastAsia="zh-CN"/>
              </w:rPr>
            </w:pPr>
            <w:r>
              <w:rPr>
                <w:rFonts w:ascii="Arial" w:hAnsi="Arial" w:hint="eastAsia"/>
                <w:sz w:val="18"/>
                <w:lang w:val="en-GB" w:eastAsia="zh-CN"/>
              </w:rPr>
              <w:t>0x01</w:t>
            </w:r>
          </w:p>
        </w:tc>
        <w:tc>
          <w:tcPr>
            <w:tcW w:w="0" w:type="auto"/>
          </w:tcPr>
          <w:p w:rsidR="00CB5845" w:rsidRPr="00CC62DE" w:rsidRDefault="00CB5845" w:rsidP="00E72C73">
            <w:pPr>
              <w:jc w:val="center"/>
              <w:rPr>
                <w:rFonts w:ascii="Arial" w:hAnsi="Arial" w:hint="eastAsia"/>
                <w:sz w:val="18"/>
                <w:lang w:val="en-GB" w:eastAsia="zh-CN"/>
              </w:rPr>
            </w:pPr>
            <w:r w:rsidRPr="00CC62DE">
              <w:rPr>
                <w:rFonts w:ascii="Arial" w:hAnsi="Arial" w:hint="eastAsia"/>
                <w:sz w:val="18"/>
                <w:lang w:val="en-GB" w:eastAsia="zh-CN"/>
              </w:rPr>
              <w:t>--</w:t>
            </w:r>
          </w:p>
        </w:tc>
        <w:tc>
          <w:tcPr>
            <w:tcW w:w="0" w:type="auto"/>
          </w:tcPr>
          <w:p w:rsidR="00CB5845" w:rsidRPr="00CC62DE" w:rsidRDefault="00CB5845" w:rsidP="00E72C73">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CB5845" w:rsidRPr="00CC62DE" w:rsidRDefault="00CB5845" w:rsidP="00E72C73">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CB5845" w:rsidRPr="00CC62DE" w:rsidRDefault="00CB5845" w:rsidP="00E72C73">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CB5845" w:rsidRPr="00CC62DE" w:rsidRDefault="00CB5845" w:rsidP="00E72C73">
            <w:pPr>
              <w:jc w:val="center"/>
            </w:pPr>
            <w:r w:rsidRPr="00CC62DE">
              <w:rPr>
                <w:rFonts w:ascii="Arial" w:hAnsi="Arial" w:hint="eastAsia"/>
                <w:sz w:val="18"/>
                <w:lang w:val="en-GB" w:eastAsia="zh-CN"/>
              </w:rPr>
              <w:t>--</w:t>
            </w:r>
          </w:p>
        </w:tc>
      </w:tr>
    </w:tbl>
    <w:p w:rsidR="00CB5845" w:rsidRPr="00CC62DE" w:rsidRDefault="00CB5845" w:rsidP="00CB5845">
      <w:pPr>
        <w:autoSpaceDE w:val="0"/>
        <w:autoSpaceDN w:val="0"/>
        <w:adjustRightInd w:val="0"/>
        <w:spacing w:line="24" w:lineRule="atLeast"/>
        <w:ind w:left="1365" w:hanging="1140"/>
        <w:rPr>
          <w:rFonts w:cs="Arial" w:hint="eastAsia"/>
          <w:szCs w:val="21"/>
          <w:lang w:eastAsia="zh-CN"/>
        </w:rPr>
      </w:pPr>
    </w:p>
    <w:p w:rsidR="00CB5845" w:rsidRPr="00CC62DE" w:rsidRDefault="00CB5845" w:rsidP="00CB5845">
      <w:pPr>
        <w:autoSpaceDE w:val="0"/>
        <w:autoSpaceDN w:val="0"/>
        <w:adjustRightInd w:val="0"/>
        <w:spacing w:line="24" w:lineRule="atLeast"/>
        <w:ind w:left="1365" w:hanging="1140"/>
        <w:rPr>
          <w:rFonts w:cs="Arial" w:hint="eastAsia"/>
          <w:szCs w:val="21"/>
          <w:lang w:eastAsia="zh-CN"/>
        </w:rPr>
      </w:pPr>
      <w:r w:rsidRPr="00CC62DE">
        <w:rPr>
          <w:rFonts w:cs="Arial" w:hint="eastAsia"/>
          <w:szCs w:val="21"/>
          <w:lang w:eastAsia="zh-CN"/>
        </w:rPr>
        <w:lastRenderedPageBreak/>
        <w:t>Test the test point</w:t>
      </w:r>
    </w:p>
    <w:tbl>
      <w:tblPr>
        <w:tblW w:w="0" w:type="auto"/>
        <w:tblLook w:val="01E0" w:firstRow="1" w:lastRow="1" w:firstColumn="1" w:lastColumn="1" w:noHBand="0" w:noVBand="0"/>
      </w:tblPr>
      <w:tblGrid>
        <w:gridCol w:w="2831"/>
        <w:gridCol w:w="1521"/>
        <w:gridCol w:w="1800"/>
        <w:gridCol w:w="2195"/>
        <w:gridCol w:w="1508"/>
      </w:tblGrid>
      <w:tr w:rsidR="00CB5845" w:rsidRPr="00CC62DE" w:rsidTr="00E72C73">
        <w:tc>
          <w:tcPr>
            <w:tcW w:w="2831" w:type="dxa"/>
            <w:tcBorders>
              <w:top w:val="single" w:sz="4" w:space="0" w:color="auto"/>
              <w:left w:val="single" w:sz="4" w:space="0" w:color="auto"/>
              <w:bottom w:val="single" w:sz="4" w:space="0" w:color="auto"/>
              <w:right w:val="single" w:sz="4" w:space="0" w:color="auto"/>
            </w:tcBorders>
            <w:shd w:val="clear" w:color="auto" w:fill="D9D9D9"/>
            <w:vAlign w:val="center"/>
          </w:tcPr>
          <w:p w:rsidR="00CB5845" w:rsidRPr="00CC62DE" w:rsidRDefault="00CB5845" w:rsidP="00E72C73">
            <w:pPr>
              <w:widowControl w:val="0"/>
              <w:autoSpaceDE w:val="0"/>
              <w:autoSpaceDN w:val="0"/>
              <w:adjustRightInd w:val="0"/>
              <w:spacing w:before="16" w:line="24" w:lineRule="atLeast"/>
              <w:rPr>
                <w:rFonts w:cs="Arial"/>
                <w:spacing w:val="-1"/>
                <w:sz w:val="21"/>
                <w:szCs w:val="21"/>
              </w:rPr>
            </w:pPr>
            <w:r w:rsidRPr="00CC62DE">
              <w:rPr>
                <w:rFonts w:cs="Arial"/>
                <w:spacing w:val="-1"/>
                <w:szCs w:val="21"/>
              </w:rPr>
              <w:t>Action</w:t>
            </w:r>
          </w:p>
        </w:tc>
        <w:tc>
          <w:tcPr>
            <w:tcW w:w="1521" w:type="dxa"/>
            <w:tcBorders>
              <w:top w:val="single" w:sz="4" w:space="0" w:color="auto"/>
              <w:left w:val="single" w:sz="4" w:space="0" w:color="auto"/>
              <w:bottom w:val="single" w:sz="4" w:space="0" w:color="auto"/>
              <w:right w:val="single" w:sz="4" w:space="0" w:color="auto"/>
            </w:tcBorders>
            <w:shd w:val="clear" w:color="auto" w:fill="D9D9D9"/>
            <w:vAlign w:val="center"/>
          </w:tcPr>
          <w:p w:rsidR="00CB5845" w:rsidRPr="00CC62DE" w:rsidRDefault="00CB5845" w:rsidP="00E72C73">
            <w:pPr>
              <w:widowControl w:val="0"/>
              <w:autoSpaceDE w:val="0"/>
              <w:autoSpaceDN w:val="0"/>
              <w:adjustRightInd w:val="0"/>
              <w:spacing w:before="16" w:line="24" w:lineRule="atLeast"/>
              <w:rPr>
                <w:rFonts w:cs="Arial"/>
                <w:spacing w:val="-1"/>
                <w:sz w:val="21"/>
                <w:szCs w:val="21"/>
              </w:rPr>
            </w:pPr>
            <w:r w:rsidRPr="00CC62DE">
              <w:rPr>
                <w:rFonts w:cs="Arial"/>
                <w:spacing w:val="-1"/>
                <w:szCs w:val="21"/>
              </w:rPr>
              <w:t>Waiting time</w:t>
            </w:r>
          </w:p>
        </w:tc>
        <w:tc>
          <w:tcPr>
            <w:tcW w:w="1800" w:type="dxa"/>
            <w:tcBorders>
              <w:top w:val="single" w:sz="4" w:space="0" w:color="auto"/>
              <w:left w:val="single" w:sz="4" w:space="0" w:color="auto"/>
              <w:bottom w:val="single" w:sz="4" w:space="0" w:color="auto"/>
              <w:right w:val="single" w:sz="4" w:space="0" w:color="auto"/>
            </w:tcBorders>
            <w:shd w:val="clear" w:color="auto" w:fill="D9D9D9"/>
            <w:vAlign w:val="center"/>
          </w:tcPr>
          <w:p w:rsidR="00CB5845" w:rsidRPr="00CC62DE" w:rsidRDefault="00CB5845" w:rsidP="00E72C73">
            <w:pPr>
              <w:widowControl w:val="0"/>
              <w:autoSpaceDE w:val="0"/>
              <w:autoSpaceDN w:val="0"/>
              <w:adjustRightInd w:val="0"/>
              <w:spacing w:before="16" w:line="24" w:lineRule="atLeast"/>
              <w:rPr>
                <w:rFonts w:cs="Arial"/>
                <w:spacing w:val="-1"/>
                <w:sz w:val="21"/>
                <w:szCs w:val="21"/>
              </w:rPr>
            </w:pPr>
            <w:r w:rsidRPr="00CC62DE">
              <w:rPr>
                <w:rFonts w:cs="Arial"/>
                <w:spacing w:val="-1"/>
                <w:szCs w:val="21"/>
              </w:rPr>
              <w:t xml:space="preserve">Measuring </w:t>
            </w:r>
            <w:r w:rsidR="00EF4795" w:rsidRPr="00CC62DE">
              <w:rPr>
                <w:rFonts w:cs="Arial"/>
                <w:spacing w:val="-1"/>
                <w:szCs w:val="21"/>
              </w:rPr>
              <w:t>point</w:t>
            </w:r>
          </w:p>
        </w:tc>
        <w:tc>
          <w:tcPr>
            <w:tcW w:w="2195" w:type="dxa"/>
            <w:tcBorders>
              <w:top w:val="single" w:sz="4" w:space="0" w:color="auto"/>
              <w:left w:val="single" w:sz="4" w:space="0" w:color="auto"/>
              <w:bottom w:val="single" w:sz="4" w:space="0" w:color="auto"/>
              <w:right w:val="single" w:sz="4" w:space="0" w:color="auto"/>
            </w:tcBorders>
            <w:shd w:val="clear" w:color="auto" w:fill="D9D9D9"/>
            <w:vAlign w:val="center"/>
          </w:tcPr>
          <w:p w:rsidR="00CB5845" w:rsidRPr="00CC62DE" w:rsidRDefault="00CB5845" w:rsidP="00E72C73">
            <w:pPr>
              <w:widowControl w:val="0"/>
              <w:autoSpaceDE w:val="0"/>
              <w:autoSpaceDN w:val="0"/>
              <w:adjustRightInd w:val="0"/>
              <w:spacing w:before="16" w:line="24" w:lineRule="atLeast"/>
              <w:rPr>
                <w:rFonts w:cs="Arial"/>
                <w:spacing w:val="-1"/>
                <w:sz w:val="21"/>
                <w:szCs w:val="21"/>
              </w:rPr>
            </w:pPr>
            <w:r w:rsidRPr="00CC62DE">
              <w:rPr>
                <w:rFonts w:cs="Arial"/>
                <w:spacing w:val="-1"/>
                <w:szCs w:val="21"/>
              </w:rPr>
              <w:t>Reaction</w:t>
            </w:r>
          </w:p>
        </w:tc>
        <w:tc>
          <w:tcPr>
            <w:tcW w:w="1508" w:type="dxa"/>
            <w:tcBorders>
              <w:top w:val="single" w:sz="4" w:space="0" w:color="auto"/>
              <w:left w:val="single" w:sz="4" w:space="0" w:color="auto"/>
              <w:bottom w:val="single" w:sz="4" w:space="0" w:color="auto"/>
              <w:right w:val="single" w:sz="4" w:space="0" w:color="auto"/>
            </w:tcBorders>
            <w:shd w:val="clear" w:color="auto" w:fill="D9D9D9"/>
            <w:vAlign w:val="center"/>
          </w:tcPr>
          <w:p w:rsidR="00CB5845" w:rsidRPr="00CC62DE" w:rsidRDefault="00CB5845" w:rsidP="00E72C73">
            <w:pPr>
              <w:widowControl w:val="0"/>
              <w:autoSpaceDE w:val="0"/>
              <w:autoSpaceDN w:val="0"/>
              <w:adjustRightInd w:val="0"/>
              <w:spacing w:before="16" w:line="24" w:lineRule="atLeast"/>
              <w:rPr>
                <w:rFonts w:cs="Arial"/>
                <w:spacing w:val="-1"/>
                <w:sz w:val="21"/>
                <w:szCs w:val="21"/>
              </w:rPr>
            </w:pPr>
            <w:r w:rsidRPr="00CC62DE">
              <w:rPr>
                <w:rFonts w:cs="Arial"/>
                <w:spacing w:val="-1"/>
                <w:szCs w:val="21"/>
              </w:rPr>
              <w:t>Note</w:t>
            </w:r>
          </w:p>
        </w:tc>
      </w:tr>
      <w:tr w:rsidR="00CB5845" w:rsidRPr="00CC62DE" w:rsidTr="00E72C73">
        <w:tc>
          <w:tcPr>
            <w:tcW w:w="2831" w:type="dxa"/>
            <w:tcBorders>
              <w:top w:val="single" w:sz="4" w:space="0" w:color="auto"/>
              <w:left w:val="single" w:sz="4" w:space="0" w:color="auto"/>
              <w:bottom w:val="single" w:sz="4" w:space="0" w:color="auto"/>
              <w:right w:val="single" w:sz="4" w:space="0" w:color="auto"/>
            </w:tcBorders>
            <w:shd w:val="clear" w:color="auto" w:fill="auto"/>
            <w:vAlign w:val="center"/>
          </w:tcPr>
          <w:p w:rsidR="00CB5845" w:rsidRPr="00CC62DE" w:rsidRDefault="00CB5845" w:rsidP="00E72C73">
            <w:pPr>
              <w:autoSpaceDE w:val="0"/>
              <w:autoSpaceDN w:val="0"/>
              <w:adjustRightInd w:val="0"/>
              <w:spacing w:before="16" w:line="24" w:lineRule="atLeast"/>
              <w:rPr>
                <w:rFonts w:cs="Arial"/>
                <w:spacing w:val="-1"/>
                <w:sz w:val="21"/>
                <w:szCs w:val="21"/>
              </w:rPr>
            </w:pPr>
            <w:r w:rsidRPr="00CC62DE">
              <w:rPr>
                <w:rFonts w:cs="Arial" w:hint="eastAsia"/>
                <w:szCs w:val="21"/>
                <w:lang w:eastAsia="zh-CN"/>
              </w:rPr>
              <w:t>SOC</w:t>
            </w:r>
            <w:r w:rsidRPr="00CC62DE">
              <w:rPr>
                <w:rFonts w:cs="Arial"/>
                <w:szCs w:val="21"/>
              </w:rPr>
              <w:t xml:space="preserve"> </w:t>
            </w:r>
            <w:r w:rsidRPr="00CC62DE">
              <w:rPr>
                <w:rFonts w:cs="Arial"/>
                <w:spacing w:val="-1"/>
                <w:szCs w:val="21"/>
              </w:rPr>
              <w:t>Port 4 to "1"</w:t>
            </w:r>
          </w:p>
          <w:p w:rsidR="00CB5845" w:rsidRPr="00CC62DE" w:rsidRDefault="00CB5845" w:rsidP="00E72C73">
            <w:pPr>
              <w:autoSpaceDE w:val="0"/>
              <w:autoSpaceDN w:val="0"/>
              <w:adjustRightInd w:val="0"/>
              <w:spacing w:before="16" w:line="24" w:lineRule="atLeast"/>
              <w:rPr>
                <w:rFonts w:cs="Arial"/>
                <w:spacing w:val="-1"/>
                <w:szCs w:val="21"/>
              </w:rPr>
            </w:pPr>
            <w:r w:rsidRPr="00CC62DE">
              <w:rPr>
                <w:rFonts w:cs="Arial" w:hint="eastAsia"/>
                <w:szCs w:val="21"/>
                <w:lang w:eastAsia="zh-CN"/>
              </w:rPr>
              <w:t>SOC</w:t>
            </w:r>
            <w:r w:rsidRPr="00CC62DE">
              <w:rPr>
                <w:rFonts w:cs="Arial"/>
                <w:szCs w:val="21"/>
              </w:rPr>
              <w:t xml:space="preserve"> </w:t>
            </w:r>
            <w:r w:rsidRPr="00CC62DE">
              <w:rPr>
                <w:rFonts w:cs="Arial"/>
                <w:spacing w:val="-1"/>
                <w:szCs w:val="21"/>
              </w:rPr>
              <w:t>Port 3 to "1"</w:t>
            </w:r>
          </w:p>
          <w:p w:rsidR="00CB5845" w:rsidRPr="00CC62DE" w:rsidRDefault="00CB5845" w:rsidP="00E72C73">
            <w:pPr>
              <w:autoSpaceDE w:val="0"/>
              <w:autoSpaceDN w:val="0"/>
              <w:adjustRightInd w:val="0"/>
              <w:spacing w:before="16" w:line="24" w:lineRule="atLeast"/>
              <w:rPr>
                <w:rFonts w:cs="Arial"/>
                <w:spacing w:val="-1"/>
                <w:szCs w:val="21"/>
              </w:rPr>
            </w:pPr>
            <w:r w:rsidRPr="00CC62DE">
              <w:rPr>
                <w:rFonts w:cs="Arial" w:hint="eastAsia"/>
                <w:szCs w:val="21"/>
                <w:lang w:eastAsia="zh-CN"/>
              </w:rPr>
              <w:t>SOC</w:t>
            </w:r>
            <w:r w:rsidRPr="00CC62DE">
              <w:rPr>
                <w:rFonts w:cs="Arial"/>
                <w:szCs w:val="21"/>
              </w:rPr>
              <w:t xml:space="preserve"> </w:t>
            </w:r>
            <w:r w:rsidRPr="00CC62DE">
              <w:rPr>
                <w:rFonts w:cs="Arial"/>
                <w:spacing w:val="-1"/>
                <w:szCs w:val="21"/>
              </w:rPr>
              <w:t>Port 2 to "1"</w:t>
            </w:r>
          </w:p>
          <w:p w:rsidR="00CB5845" w:rsidRPr="00CC62DE" w:rsidRDefault="00CB5845" w:rsidP="00E72C73">
            <w:pPr>
              <w:widowControl w:val="0"/>
              <w:autoSpaceDE w:val="0"/>
              <w:autoSpaceDN w:val="0"/>
              <w:adjustRightInd w:val="0"/>
              <w:spacing w:line="24" w:lineRule="atLeast"/>
              <w:rPr>
                <w:rFonts w:cs="Arial"/>
                <w:sz w:val="21"/>
                <w:szCs w:val="21"/>
              </w:rPr>
            </w:pPr>
            <w:r w:rsidRPr="00CC62DE">
              <w:rPr>
                <w:rFonts w:cs="Arial" w:hint="eastAsia"/>
                <w:szCs w:val="21"/>
                <w:lang w:eastAsia="zh-CN"/>
              </w:rPr>
              <w:t>SOC</w:t>
            </w:r>
            <w:r w:rsidRPr="00CC62DE">
              <w:rPr>
                <w:rFonts w:cs="Arial"/>
                <w:szCs w:val="21"/>
              </w:rPr>
              <w:t xml:space="preserve"> </w:t>
            </w:r>
            <w:r w:rsidRPr="00CC62DE">
              <w:rPr>
                <w:rFonts w:cs="Arial"/>
                <w:spacing w:val="-1"/>
                <w:szCs w:val="21"/>
              </w:rPr>
              <w:t>Port 1 to "0"</w:t>
            </w:r>
          </w:p>
        </w:tc>
        <w:tc>
          <w:tcPr>
            <w:tcW w:w="1521" w:type="dxa"/>
            <w:tcBorders>
              <w:top w:val="single" w:sz="4" w:space="0" w:color="auto"/>
              <w:left w:val="single" w:sz="4" w:space="0" w:color="auto"/>
              <w:bottom w:val="single" w:sz="4" w:space="0" w:color="auto"/>
              <w:right w:val="single" w:sz="4" w:space="0" w:color="auto"/>
            </w:tcBorders>
            <w:shd w:val="clear" w:color="auto" w:fill="auto"/>
            <w:vAlign w:val="center"/>
          </w:tcPr>
          <w:p w:rsidR="00CB5845" w:rsidRPr="00CC62DE" w:rsidRDefault="00CB5845" w:rsidP="00E72C73">
            <w:pPr>
              <w:widowControl w:val="0"/>
              <w:autoSpaceDE w:val="0"/>
              <w:autoSpaceDN w:val="0"/>
              <w:adjustRightInd w:val="0"/>
              <w:spacing w:line="24" w:lineRule="atLeast"/>
              <w:rPr>
                <w:rFonts w:cs="Arial"/>
                <w:sz w:val="21"/>
                <w:szCs w:val="21"/>
              </w:rPr>
            </w:pPr>
            <w:r w:rsidRPr="00CC62DE">
              <w:rPr>
                <w:rFonts w:cs="Arial"/>
                <w:spacing w:val="-1"/>
                <w:szCs w:val="21"/>
              </w:rPr>
              <w:t>&gt;30ms</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rsidR="00176166" w:rsidRPr="00CC62DE" w:rsidRDefault="00176166" w:rsidP="00176166">
            <w:pPr>
              <w:widowControl w:val="0"/>
              <w:autoSpaceDE w:val="0"/>
              <w:autoSpaceDN w:val="0"/>
              <w:adjustRightInd w:val="0"/>
              <w:spacing w:before="16" w:line="24" w:lineRule="atLeast"/>
              <w:rPr>
                <w:rFonts w:cs="Arial" w:hint="eastAsia"/>
                <w:spacing w:val="-1"/>
                <w:szCs w:val="21"/>
                <w:lang w:eastAsia="zh-CN"/>
              </w:rPr>
            </w:pPr>
            <w:r w:rsidRPr="00CC62DE">
              <w:rPr>
                <w:rFonts w:cs="Arial" w:hint="eastAsia"/>
                <w:spacing w:val="-1"/>
                <w:szCs w:val="21"/>
                <w:lang w:eastAsia="zh-CN"/>
              </w:rPr>
              <w:t>F211</w:t>
            </w:r>
          </w:p>
          <w:p w:rsidR="00176166" w:rsidRPr="00CC62DE" w:rsidRDefault="00176166" w:rsidP="00176166">
            <w:pPr>
              <w:widowControl w:val="0"/>
              <w:autoSpaceDE w:val="0"/>
              <w:autoSpaceDN w:val="0"/>
              <w:adjustRightInd w:val="0"/>
              <w:spacing w:before="16" w:line="24" w:lineRule="atLeast"/>
              <w:rPr>
                <w:rFonts w:cs="Arial" w:hint="eastAsia"/>
                <w:spacing w:val="-1"/>
                <w:szCs w:val="21"/>
                <w:lang w:eastAsia="zh-CN"/>
              </w:rPr>
            </w:pPr>
            <w:r w:rsidRPr="00CC62DE">
              <w:rPr>
                <w:rFonts w:cs="Arial" w:hint="eastAsia"/>
                <w:spacing w:val="-1"/>
                <w:szCs w:val="21"/>
                <w:lang w:eastAsia="zh-CN"/>
              </w:rPr>
              <w:t>F212</w:t>
            </w:r>
          </w:p>
          <w:p w:rsidR="00176166" w:rsidRPr="00CC62DE" w:rsidRDefault="00176166" w:rsidP="00176166">
            <w:pPr>
              <w:widowControl w:val="0"/>
              <w:autoSpaceDE w:val="0"/>
              <w:autoSpaceDN w:val="0"/>
              <w:adjustRightInd w:val="0"/>
              <w:spacing w:before="16" w:line="24" w:lineRule="atLeast"/>
              <w:rPr>
                <w:rFonts w:cs="Arial" w:hint="eastAsia"/>
                <w:spacing w:val="-1"/>
                <w:szCs w:val="21"/>
                <w:lang w:eastAsia="zh-CN"/>
              </w:rPr>
            </w:pPr>
            <w:r w:rsidRPr="00CC62DE">
              <w:rPr>
                <w:rFonts w:cs="Arial" w:hint="eastAsia"/>
                <w:spacing w:val="-1"/>
                <w:szCs w:val="21"/>
                <w:lang w:eastAsia="zh-CN"/>
              </w:rPr>
              <w:t>F213</w:t>
            </w:r>
          </w:p>
          <w:p w:rsidR="00CB5845" w:rsidRPr="00CC62DE" w:rsidRDefault="00176166" w:rsidP="00176166">
            <w:pPr>
              <w:widowControl w:val="0"/>
              <w:autoSpaceDE w:val="0"/>
              <w:autoSpaceDN w:val="0"/>
              <w:adjustRightInd w:val="0"/>
              <w:spacing w:before="16" w:line="24" w:lineRule="atLeast"/>
              <w:rPr>
                <w:rFonts w:cs="Arial"/>
                <w:color w:val="FF0000"/>
                <w:spacing w:val="-1"/>
                <w:sz w:val="21"/>
                <w:szCs w:val="21"/>
              </w:rPr>
            </w:pPr>
            <w:r w:rsidRPr="00CC62DE">
              <w:rPr>
                <w:rFonts w:cs="Arial" w:hint="eastAsia"/>
                <w:spacing w:val="-1"/>
                <w:szCs w:val="21"/>
                <w:lang w:eastAsia="zh-CN"/>
              </w:rPr>
              <w:t>F214</w:t>
            </w:r>
          </w:p>
        </w:tc>
        <w:tc>
          <w:tcPr>
            <w:tcW w:w="2195" w:type="dxa"/>
            <w:tcBorders>
              <w:top w:val="single" w:sz="4" w:space="0" w:color="auto"/>
              <w:left w:val="single" w:sz="4" w:space="0" w:color="auto"/>
              <w:bottom w:val="single" w:sz="4" w:space="0" w:color="auto"/>
              <w:right w:val="single" w:sz="4" w:space="0" w:color="auto"/>
            </w:tcBorders>
            <w:shd w:val="clear" w:color="auto" w:fill="auto"/>
            <w:vAlign w:val="center"/>
          </w:tcPr>
          <w:p w:rsidR="00CB5845" w:rsidRPr="00CC62DE" w:rsidRDefault="00CB5845" w:rsidP="00E72C73">
            <w:pPr>
              <w:autoSpaceDE w:val="0"/>
              <w:autoSpaceDN w:val="0"/>
              <w:adjustRightInd w:val="0"/>
              <w:spacing w:before="16" w:line="24" w:lineRule="atLeast"/>
              <w:rPr>
                <w:rFonts w:cs="Arial"/>
                <w:b/>
                <w:spacing w:val="-1"/>
                <w:sz w:val="21"/>
                <w:szCs w:val="21"/>
              </w:rPr>
            </w:pPr>
            <w:r w:rsidRPr="00CC62DE">
              <w:rPr>
                <w:rFonts w:cs="Arial"/>
                <w:b/>
                <w:spacing w:val="-1"/>
                <w:szCs w:val="21"/>
              </w:rPr>
              <w:t>&gt;4.5V DC</w:t>
            </w:r>
          </w:p>
          <w:p w:rsidR="00CB5845" w:rsidRPr="00CC62DE" w:rsidRDefault="00CB5845" w:rsidP="00E72C73">
            <w:pPr>
              <w:autoSpaceDE w:val="0"/>
              <w:autoSpaceDN w:val="0"/>
              <w:adjustRightInd w:val="0"/>
              <w:spacing w:before="16" w:line="24" w:lineRule="atLeast"/>
              <w:rPr>
                <w:rFonts w:cs="Arial"/>
                <w:b/>
                <w:spacing w:val="-1"/>
                <w:szCs w:val="21"/>
              </w:rPr>
            </w:pPr>
            <w:r w:rsidRPr="00CC62DE">
              <w:rPr>
                <w:rFonts w:cs="Arial"/>
                <w:b/>
                <w:spacing w:val="-1"/>
                <w:szCs w:val="21"/>
              </w:rPr>
              <w:t>&gt;4.5V DC</w:t>
            </w:r>
          </w:p>
          <w:p w:rsidR="00CB5845" w:rsidRPr="00CC62DE" w:rsidRDefault="00CB5845" w:rsidP="00E72C73">
            <w:pPr>
              <w:autoSpaceDE w:val="0"/>
              <w:autoSpaceDN w:val="0"/>
              <w:adjustRightInd w:val="0"/>
              <w:spacing w:before="16" w:line="24" w:lineRule="atLeast"/>
              <w:rPr>
                <w:rFonts w:cs="Arial"/>
                <w:b/>
                <w:spacing w:val="-1"/>
                <w:szCs w:val="21"/>
              </w:rPr>
            </w:pPr>
            <w:r w:rsidRPr="00CC62DE">
              <w:rPr>
                <w:rFonts w:cs="Arial"/>
                <w:b/>
                <w:spacing w:val="-1"/>
                <w:szCs w:val="21"/>
              </w:rPr>
              <w:t>&gt;4.5V DC</w:t>
            </w:r>
          </w:p>
          <w:p w:rsidR="00CB5845" w:rsidRPr="00CC62DE" w:rsidRDefault="00CB5845" w:rsidP="00E72C73">
            <w:pPr>
              <w:widowControl w:val="0"/>
              <w:autoSpaceDE w:val="0"/>
              <w:autoSpaceDN w:val="0"/>
              <w:adjustRightInd w:val="0"/>
              <w:spacing w:before="16" w:line="24" w:lineRule="atLeast"/>
              <w:rPr>
                <w:rFonts w:cs="Arial"/>
                <w:b/>
                <w:spacing w:val="-1"/>
                <w:sz w:val="21"/>
                <w:szCs w:val="21"/>
              </w:rPr>
            </w:pPr>
            <w:r w:rsidRPr="00CC62DE">
              <w:rPr>
                <w:rFonts w:cs="Arial"/>
                <w:b/>
                <w:spacing w:val="-1"/>
                <w:szCs w:val="21"/>
              </w:rPr>
              <w:t>&lt;0.5V DC</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rsidR="00CB5845" w:rsidRPr="00CC62DE" w:rsidRDefault="00CB5845" w:rsidP="00E72C73">
            <w:pPr>
              <w:widowControl w:val="0"/>
              <w:autoSpaceDE w:val="0"/>
              <w:autoSpaceDN w:val="0"/>
              <w:adjustRightInd w:val="0"/>
              <w:spacing w:before="16" w:line="24" w:lineRule="atLeast"/>
              <w:rPr>
                <w:rFonts w:cs="Arial"/>
                <w:spacing w:val="-1"/>
                <w:sz w:val="21"/>
                <w:szCs w:val="21"/>
              </w:rPr>
            </w:pPr>
          </w:p>
        </w:tc>
      </w:tr>
    </w:tbl>
    <w:p w:rsidR="00325F4B" w:rsidRPr="00CC62DE" w:rsidRDefault="00325F4B" w:rsidP="00506961">
      <w:pPr>
        <w:autoSpaceDE w:val="0"/>
        <w:autoSpaceDN w:val="0"/>
        <w:adjustRightInd w:val="0"/>
        <w:spacing w:line="24" w:lineRule="atLeast"/>
        <w:ind w:left="1365" w:hanging="1140"/>
        <w:rPr>
          <w:rFonts w:cs="Arial" w:hint="eastAsia"/>
          <w:szCs w:val="21"/>
          <w:lang w:eastAsia="zh-CN"/>
        </w:rPr>
      </w:pPr>
    </w:p>
    <w:p w:rsidR="00E24934" w:rsidRPr="00CC62DE" w:rsidRDefault="00E24934" w:rsidP="00E24934">
      <w:pPr>
        <w:autoSpaceDE w:val="0"/>
        <w:autoSpaceDN w:val="0"/>
        <w:adjustRightInd w:val="0"/>
        <w:spacing w:line="24" w:lineRule="atLeast"/>
        <w:rPr>
          <w:rFonts w:cs="Arial" w:hint="eastAsia"/>
          <w:spacing w:val="-1"/>
          <w:szCs w:val="21"/>
          <w:lang w:eastAsia="zh-CN"/>
        </w:rPr>
      </w:pPr>
      <w:r w:rsidRPr="00CC62DE">
        <w:rPr>
          <w:rFonts w:cs="Arial"/>
          <w:spacing w:val="-1"/>
          <w:szCs w:val="21"/>
        </w:rPr>
        <w:t>•</w:t>
      </w:r>
      <w:r w:rsidR="00101D74" w:rsidRPr="00CC62DE">
        <w:rPr>
          <w:rFonts w:cs="Arial" w:hint="eastAsia"/>
          <w:spacing w:val="-1"/>
          <w:szCs w:val="21"/>
          <w:lang w:eastAsia="zh-CN"/>
        </w:rPr>
        <w:t>3</w:t>
      </w:r>
      <w:r w:rsidRPr="00CC62DE">
        <w:rPr>
          <w:rFonts w:cs="Arial"/>
          <w:spacing w:val="-1"/>
          <w:szCs w:val="21"/>
        </w:rPr>
        <w:t>– Enable Normal Gauges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E24934" w:rsidRPr="00CC62DE" w:rsidTr="00E24934">
        <w:trPr>
          <w:trHeight w:val="276"/>
        </w:trPr>
        <w:tc>
          <w:tcPr>
            <w:tcW w:w="0" w:type="auto"/>
            <w:shd w:val="clear" w:color="auto" w:fill="E6E6E6"/>
            <w:vAlign w:val="center"/>
          </w:tcPr>
          <w:p w:rsidR="00E24934" w:rsidRPr="00CC62DE" w:rsidRDefault="00E24934" w:rsidP="00E24934">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E24934" w:rsidRPr="00CC62DE" w:rsidRDefault="00E24934" w:rsidP="00E24934">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E24934" w:rsidRPr="00CC62DE" w:rsidRDefault="00E24934" w:rsidP="00E24934">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E24934" w:rsidRPr="00CC62DE" w:rsidRDefault="00E24934" w:rsidP="00E24934">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E24934" w:rsidRPr="00CC62DE" w:rsidRDefault="00E24934" w:rsidP="00E24934">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E24934" w:rsidRPr="00CC62DE" w:rsidRDefault="00E24934" w:rsidP="00E24934">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E24934" w:rsidRPr="00CC62DE" w:rsidRDefault="00E24934" w:rsidP="00E24934">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E24934" w:rsidRPr="00CC62DE" w:rsidRDefault="00E24934" w:rsidP="00E24934">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E24934" w:rsidRPr="00CC62DE" w:rsidRDefault="00E24934" w:rsidP="00E24934">
            <w:pPr>
              <w:jc w:val="center"/>
              <w:rPr>
                <w:rFonts w:ascii="Arial" w:hAnsi="Arial" w:hint="eastAsia"/>
                <w:b/>
                <w:sz w:val="18"/>
                <w:lang w:eastAsia="zh-CN"/>
              </w:rPr>
            </w:pPr>
            <w:r w:rsidRPr="00CC62DE">
              <w:rPr>
                <w:rFonts w:ascii="Arial" w:hAnsi="Arial" w:hint="eastAsia"/>
                <w:b/>
                <w:sz w:val="18"/>
                <w:lang w:eastAsia="zh-CN"/>
              </w:rPr>
              <w:t>Data7</w:t>
            </w:r>
          </w:p>
        </w:tc>
      </w:tr>
      <w:tr w:rsidR="00E24934" w:rsidRPr="00CC62DE" w:rsidTr="00E24934">
        <w:trPr>
          <w:trHeight w:val="243"/>
        </w:trPr>
        <w:tc>
          <w:tcPr>
            <w:tcW w:w="0" w:type="auto"/>
            <w:shd w:val="clear" w:color="auto" w:fill="auto"/>
            <w:vAlign w:val="center"/>
          </w:tcPr>
          <w:p w:rsidR="00E24934" w:rsidRPr="00CC62DE" w:rsidRDefault="00F554E9" w:rsidP="00E24934">
            <w:pPr>
              <w:jc w:val="center"/>
              <w:rPr>
                <w:rFonts w:ascii="Arial" w:hAnsi="Arial" w:hint="eastAsia"/>
                <w:sz w:val="18"/>
                <w:lang w:eastAsia="zh-CN"/>
              </w:rPr>
            </w:pPr>
            <w:r w:rsidRPr="00CC62DE">
              <w:rPr>
                <w:rFonts w:ascii="Arial" w:hAnsi="Arial" w:hint="eastAsia"/>
                <w:sz w:val="18"/>
                <w:lang w:eastAsia="zh-CN"/>
              </w:rPr>
              <w:t>0x772</w:t>
            </w:r>
          </w:p>
        </w:tc>
        <w:tc>
          <w:tcPr>
            <w:tcW w:w="0" w:type="auto"/>
            <w:shd w:val="clear" w:color="auto" w:fill="auto"/>
            <w:vAlign w:val="center"/>
          </w:tcPr>
          <w:p w:rsidR="00E24934" w:rsidRPr="00CC62DE" w:rsidRDefault="00E24934" w:rsidP="00E24934">
            <w:pPr>
              <w:jc w:val="center"/>
              <w:rPr>
                <w:rFonts w:ascii="Arial" w:hAnsi="Arial"/>
                <w:sz w:val="18"/>
                <w:lang w:eastAsia="zh-CN"/>
              </w:rPr>
            </w:pPr>
            <w:r w:rsidRPr="00CC62DE">
              <w:rPr>
                <w:rFonts w:ascii="Arial" w:hAnsi="Arial"/>
                <w:sz w:val="18"/>
              </w:rPr>
              <w:t>0x</w:t>
            </w:r>
            <w:r w:rsidRPr="00CC62DE">
              <w:rPr>
                <w:rFonts w:ascii="Arial" w:hAnsi="Arial" w:hint="eastAsia"/>
                <w:sz w:val="18"/>
                <w:lang w:eastAsia="zh-CN"/>
              </w:rPr>
              <w:t>30</w:t>
            </w:r>
          </w:p>
        </w:tc>
        <w:tc>
          <w:tcPr>
            <w:tcW w:w="0" w:type="auto"/>
            <w:shd w:val="clear" w:color="auto" w:fill="auto"/>
            <w:vAlign w:val="center"/>
          </w:tcPr>
          <w:p w:rsidR="00E24934" w:rsidRPr="00CC62DE" w:rsidRDefault="00E24934" w:rsidP="00E24934">
            <w:pPr>
              <w:keepNext/>
              <w:jc w:val="center"/>
              <w:rPr>
                <w:rFonts w:ascii="Arial" w:hAnsi="Arial"/>
                <w:sz w:val="18"/>
                <w:lang w:val="en-GB" w:eastAsia="zh-CN"/>
              </w:rPr>
            </w:pPr>
            <w:r w:rsidRPr="00CC62DE">
              <w:rPr>
                <w:rFonts w:ascii="Arial" w:hAnsi="Arial"/>
                <w:sz w:val="18"/>
                <w:lang w:val="en-GB"/>
              </w:rPr>
              <w:t>0x</w:t>
            </w:r>
            <w:r w:rsidRPr="00CC62DE">
              <w:rPr>
                <w:rFonts w:ascii="Arial" w:hAnsi="Arial" w:hint="eastAsia"/>
                <w:sz w:val="18"/>
                <w:lang w:val="en-GB" w:eastAsia="zh-CN"/>
              </w:rPr>
              <w:t>01</w:t>
            </w:r>
          </w:p>
        </w:tc>
        <w:tc>
          <w:tcPr>
            <w:tcW w:w="1036" w:type="dxa"/>
            <w:shd w:val="clear" w:color="auto" w:fill="auto"/>
          </w:tcPr>
          <w:p w:rsidR="00E24934" w:rsidRPr="00CC62DE" w:rsidRDefault="00E24934" w:rsidP="00E24934">
            <w:pPr>
              <w:keepNext/>
              <w:jc w:val="center"/>
              <w:rPr>
                <w:rFonts w:ascii="Arial" w:hAnsi="Arial" w:hint="eastAsia"/>
                <w:sz w:val="18"/>
                <w:lang w:val="en-GB" w:eastAsia="zh-CN"/>
              </w:rPr>
            </w:pPr>
            <w:r w:rsidRPr="00CC62DE">
              <w:rPr>
                <w:rFonts w:ascii="Arial" w:hAnsi="Arial" w:hint="eastAsia"/>
                <w:sz w:val="18"/>
                <w:lang w:val="en-GB" w:eastAsia="zh-CN"/>
              </w:rPr>
              <w:t>0x30</w:t>
            </w:r>
          </w:p>
        </w:tc>
        <w:tc>
          <w:tcPr>
            <w:tcW w:w="0" w:type="auto"/>
          </w:tcPr>
          <w:p w:rsidR="00E24934" w:rsidRPr="00CC62DE" w:rsidRDefault="00E24934" w:rsidP="00E24934">
            <w:pPr>
              <w:jc w:val="center"/>
              <w:rPr>
                <w:rFonts w:ascii="Arial" w:hAnsi="Arial" w:hint="eastAsia"/>
                <w:sz w:val="18"/>
                <w:lang w:val="en-GB" w:eastAsia="zh-CN"/>
              </w:rPr>
            </w:pPr>
            <w:r w:rsidRPr="00CC62DE">
              <w:rPr>
                <w:rFonts w:ascii="Arial" w:hAnsi="Arial" w:hint="eastAsia"/>
                <w:sz w:val="18"/>
                <w:lang w:val="en-GB" w:eastAsia="zh-CN"/>
              </w:rPr>
              <w:t>0x00</w:t>
            </w:r>
          </w:p>
        </w:tc>
        <w:tc>
          <w:tcPr>
            <w:tcW w:w="0" w:type="auto"/>
          </w:tcPr>
          <w:p w:rsidR="00E24934" w:rsidRPr="00CC62DE" w:rsidRDefault="00AF06B0" w:rsidP="00E24934">
            <w:pPr>
              <w:jc w:val="center"/>
              <w:rPr>
                <w:rFonts w:ascii="Arial" w:hAnsi="Arial" w:hint="eastAsia"/>
                <w:sz w:val="18"/>
                <w:lang w:val="en-GB" w:eastAsia="zh-CN"/>
              </w:rPr>
            </w:pPr>
            <w:r w:rsidRPr="00CC62DE">
              <w:rPr>
                <w:rFonts w:ascii="Arial" w:hAnsi="Arial" w:cs="Arial" w:hint="eastAsia"/>
                <w:sz w:val="18"/>
                <w:szCs w:val="18"/>
                <w:lang w:val="en-GB" w:eastAsia="zh-CN"/>
              </w:rPr>
              <w:t>0xAA</w:t>
            </w:r>
          </w:p>
        </w:tc>
        <w:tc>
          <w:tcPr>
            <w:tcW w:w="0" w:type="auto"/>
          </w:tcPr>
          <w:p w:rsidR="00E24934" w:rsidRPr="00CC62DE" w:rsidRDefault="00AF06B0" w:rsidP="00E24934">
            <w:pPr>
              <w:jc w:val="center"/>
              <w:rPr>
                <w:rFonts w:ascii="Arial" w:hAnsi="Arial" w:hint="eastAsia"/>
                <w:sz w:val="18"/>
                <w:lang w:val="en-GB" w:eastAsia="zh-CN"/>
              </w:rPr>
            </w:pPr>
            <w:r w:rsidRPr="00CC62DE">
              <w:rPr>
                <w:rFonts w:ascii="Arial" w:hAnsi="Arial" w:cs="Arial" w:hint="eastAsia"/>
                <w:sz w:val="18"/>
                <w:szCs w:val="18"/>
                <w:lang w:val="en-GB" w:eastAsia="zh-CN"/>
              </w:rPr>
              <w:t>0xAA</w:t>
            </w:r>
          </w:p>
        </w:tc>
        <w:tc>
          <w:tcPr>
            <w:tcW w:w="0" w:type="auto"/>
          </w:tcPr>
          <w:p w:rsidR="00E24934" w:rsidRPr="00CC62DE" w:rsidRDefault="00AF06B0" w:rsidP="00E24934">
            <w:pPr>
              <w:jc w:val="center"/>
              <w:rPr>
                <w:rFonts w:hint="eastAsia"/>
                <w:lang w:eastAsia="zh-CN"/>
              </w:rPr>
            </w:pPr>
            <w:r w:rsidRPr="00CC62DE">
              <w:rPr>
                <w:rFonts w:ascii="Arial" w:hAnsi="Arial" w:cs="Arial" w:hint="eastAsia"/>
                <w:sz w:val="18"/>
                <w:szCs w:val="18"/>
                <w:lang w:val="en-GB" w:eastAsia="zh-CN"/>
              </w:rPr>
              <w:t>0xAA</w:t>
            </w:r>
          </w:p>
        </w:tc>
        <w:tc>
          <w:tcPr>
            <w:tcW w:w="0" w:type="auto"/>
          </w:tcPr>
          <w:p w:rsidR="00E24934" w:rsidRPr="00CC62DE" w:rsidRDefault="00AF06B0" w:rsidP="00E24934">
            <w:pPr>
              <w:jc w:val="center"/>
              <w:rPr>
                <w:rFonts w:hint="eastAsia"/>
                <w:lang w:eastAsia="zh-CN"/>
              </w:rPr>
            </w:pPr>
            <w:r w:rsidRPr="00CC62DE">
              <w:rPr>
                <w:rFonts w:ascii="Arial" w:hAnsi="Arial" w:cs="Arial" w:hint="eastAsia"/>
                <w:sz w:val="18"/>
                <w:szCs w:val="18"/>
                <w:lang w:val="en-GB" w:eastAsia="zh-CN"/>
              </w:rPr>
              <w:t>0xAA</w:t>
            </w:r>
          </w:p>
        </w:tc>
      </w:tr>
    </w:tbl>
    <w:p w:rsidR="00E24934" w:rsidRPr="00CC62DE" w:rsidRDefault="00E24934" w:rsidP="00E24934">
      <w:pPr>
        <w:rPr>
          <w:rFonts w:ascii="Arial" w:hAnsi="Arial" w:cs="Arial" w:hint="eastAsia"/>
          <w:b/>
          <w:sz w:val="21"/>
          <w:szCs w:val="21"/>
          <w:lang w:val="en-GB" w:eastAsia="zh-CN"/>
        </w:rPr>
      </w:pPr>
    </w:p>
    <w:p w:rsidR="00E24934" w:rsidRPr="00CC62DE" w:rsidRDefault="00E24934" w:rsidP="00E24934">
      <w:pPr>
        <w:rPr>
          <w:rFonts w:ascii="Arial" w:hAnsi="Arial" w:cs="Arial" w:hint="eastAsia"/>
          <w:b/>
          <w:sz w:val="21"/>
          <w:szCs w:val="21"/>
          <w:lang w:val="en-GB" w:eastAsia="zh-CN"/>
        </w:rPr>
      </w:pPr>
      <w:r w:rsidRPr="00CC62DE">
        <w:rPr>
          <w:rFonts w:ascii="Arial" w:hAnsi="Arial" w:cs="Arial"/>
          <w:b/>
          <w:sz w:val="21"/>
          <w:szCs w:val="21"/>
          <w:lang w:val="en-GB" w:eastAsia="zh-CN"/>
        </w:rPr>
        <w:t>The ECU answer with the acknowledgement sent as follow</w:t>
      </w:r>
      <w:r w:rsidRPr="00CC62DE">
        <w:rPr>
          <w:rFonts w:ascii="Arial" w:hAnsi="Arial" w:cs="Arial" w:hint="eastAsia"/>
          <w:b/>
          <w:sz w:val="21"/>
          <w:szCs w:val="21"/>
          <w:lang w:val="en-GB" w:eastAsia="zh-CN"/>
        </w:rPr>
        <w:t>ing</w:t>
      </w:r>
      <w:r w:rsidRPr="00CC62DE">
        <w:rPr>
          <w:rFonts w:ascii="Arial" w:hAnsi="Arial" w:cs="Arial"/>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E24934" w:rsidRPr="00CC62DE" w:rsidTr="00E24934">
        <w:trPr>
          <w:trHeight w:val="276"/>
        </w:trPr>
        <w:tc>
          <w:tcPr>
            <w:tcW w:w="0" w:type="auto"/>
            <w:shd w:val="clear" w:color="auto" w:fill="E6E6E6"/>
            <w:vAlign w:val="center"/>
          </w:tcPr>
          <w:p w:rsidR="00E24934" w:rsidRPr="00CC62DE" w:rsidRDefault="00E24934" w:rsidP="00E24934">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E24934" w:rsidRPr="00CC62DE" w:rsidRDefault="00E24934" w:rsidP="00E24934">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E24934" w:rsidRPr="00CC62DE" w:rsidRDefault="00E24934" w:rsidP="00E24934">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E24934" w:rsidRPr="00CC62DE" w:rsidRDefault="00E24934" w:rsidP="00E24934">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E24934" w:rsidRPr="00CC62DE" w:rsidRDefault="00E24934" w:rsidP="00E24934">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E24934" w:rsidRPr="00CC62DE" w:rsidRDefault="00E24934" w:rsidP="00E24934">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E24934" w:rsidRPr="00CC62DE" w:rsidRDefault="00E24934" w:rsidP="00E24934">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E24934" w:rsidRPr="00CC62DE" w:rsidRDefault="00E24934" w:rsidP="00E24934">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E24934" w:rsidRPr="00CC62DE" w:rsidRDefault="00E24934" w:rsidP="00E24934">
            <w:pPr>
              <w:jc w:val="center"/>
              <w:rPr>
                <w:rFonts w:ascii="Arial" w:hAnsi="Arial" w:hint="eastAsia"/>
                <w:b/>
                <w:sz w:val="18"/>
                <w:lang w:eastAsia="zh-CN"/>
              </w:rPr>
            </w:pPr>
            <w:r w:rsidRPr="00CC62DE">
              <w:rPr>
                <w:rFonts w:ascii="Arial" w:hAnsi="Arial" w:hint="eastAsia"/>
                <w:b/>
                <w:sz w:val="18"/>
                <w:lang w:eastAsia="zh-CN"/>
              </w:rPr>
              <w:t>Data7</w:t>
            </w:r>
          </w:p>
        </w:tc>
      </w:tr>
      <w:tr w:rsidR="00E24934" w:rsidRPr="00131499" w:rsidTr="00E24934">
        <w:trPr>
          <w:trHeight w:val="223"/>
        </w:trPr>
        <w:tc>
          <w:tcPr>
            <w:tcW w:w="0" w:type="auto"/>
            <w:shd w:val="clear" w:color="auto" w:fill="auto"/>
            <w:vAlign w:val="center"/>
          </w:tcPr>
          <w:p w:rsidR="00E24934" w:rsidRPr="00CC62DE" w:rsidRDefault="00F554E9" w:rsidP="00E24934">
            <w:pPr>
              <w:jc w:val="center"/>
              <w:rPr>
                <w:rFonts w:ascii="Arial" w:hAnsi="Arial" w:hint="eastAsia"/>
                <w:sz w:val="18"/>
                <w:lang w:eastAsia="zh-CN"/>
              </w:rPr>
            </w:pPr>
            <w:r w:rsidRPr="00CC62DE">
              <w:rPr>
                <w:rFonts w:ascii="Arial" w:hAnsi="Arial"/>
                <w:sz w:val="18"/>
              </w:rPr>
              <w:t>0x774</w:t>
            </w:r>
          </w:p>
        </w:tc>
        <w:tc>
          <w:tcPr>
            <w:tcW w:w="0" w:type="auto"/>
            <w:shd w:val="clear" w:color="auto" w:fill="auto"/>
            <w:vAlign w:val="center"/>
          </w:tcPr>
          <w:p w:rsidR="00E24934" w:rsidRPr="00CC62DE" w:rsidRDefault="00E24934" w:rsidP="00E24934">
            <w:pPr>
              <w:jc w:val="center"/>
              <w:rPr>
                <w:rFonts w:ascii="Arial" w:hAnsi="Arial"/>
                <w:sz w:val="18"/>
                <w:lang w:eastAsia="zh-CN"/>
              </w:rPr>
            </w:pPr>
            <w:r w:rsidRPr="00CC62DE">
              <w:rPr>
                <w:rFonts w:ascii="Arial" w:hAnsi="Arial"/>
                <w:sz w:val="18"/>
              </w:rPr>
              <w:t>0x</w:t>
            </w:r>
            <w:r w:rsidRPr="00CC62DE">
              <w:rPr>
                <w:rFonts w:ascii="Arial" w:hAnsi="Arial" w:hint="eastAsia"/>
                <w:sz w:val="18"/>
                <w:lang w:eastAsia="zh-CN"/>
              </w:rPr>
              <w:t>70</w:t>
            </w:r>
          </w:p>
        </w:tc>
        <w:tc>
          <w:tcPr>
            <w:tcW w:w="0" w:type="auto"/>
            <w:shd w:val="clear" w:color="auto" w:fill="auto"/>
            <w:vAlign w:val="center"/>
          </w:tcPr>
          <w:p w:rsidR="00E24934" w:rsidRPr="00CC62DE" w:rsidRDefault="00E24934" w:rsidP="00E24934">
            <w:pPr>
              <w:keepNext/>
              <w:jc w:val="center"/>
              <w:rPr>
                <w:rFonts w:ascii="Arial" w:hAnsi="Arial" w:hint="eastAsia"/>
                <w:sz w:val="18"/>
                <w:lang w:val="en-GB" w:eastAsia="zh-CN"/>
              </w:rPr>
            </w:pPr>
            <w:r w:rsidRPr="00CC62DE">
              <w:rPr>
                <w:rFonts w:ascii="Arial" w:hAnsi="Arial"/>
                <w:sz w:val="18"/>
                <w:lang w:val="en-GB"/>
              </w:rPr>
              <w:t>0</w:t>
            </w:r>
            <w:r w:rsidRPr="00CC62DE">
              <w:rPr>
                <w:rFonts w:ascii="Arial" w:hAnsi="Arial" w:hint="eastAsia"/>
                <w:sz w:val="18"/>
                <w:lang w:val="en-GB" w:eastAsia="zh-CN"/>
              </w:rPr>
              <w:t>x01</w:t>
            </w:r>
          </w:p>
        </w:tc>
        <w:tc>
          <w:tcPr>
            <w:tcW w:w="1036" w:type="dxa"/>
            <w:shd w:val="clear" w:color="auto" w:fill="auto"/>
          </w:tcPr>
          <w:p w:rsidR="00E24934" w:rsidRPr="00CC62DE" w:rsidRDefault="006F3E56" w:rsidP="00E24934">
            <w:pPr>
              <w:keepNext/>
              <w:jc w:val="center"/>
              <w:rPr>
                <w:rFonts w:ascii="Arial" w:hAnsi="Arial" w:hint="eastAsia"/>
                <w:sz w:val="18"/>
                <w:lang w:val="en-GB" w:eastAsia="zh-CN"/>
              </w:rPr>
            </w:pPr>
            <w:r>
              <w:rPr>
                <w:rFonts w:ascii="Arial" w:hAnsi="Arial" w:hint="eastAsia"/>
                <w:sz w:val="18"/>
                <w:lang w:val="en-GB" w:eastAsia="zh-CN"/>
              </w:rPr>
              <w:t>0x01</w:t>
            </w:r>
          </w:p>
        </w:tc>
        <w:tc>
          <w:tcPr>
            <w:tcW w:w="0" w:type="auto"/>
          </w:tcPr>
          <w:p w:rsidR="00E24934" w:rsidRPr="00CC62DE" w:rsidRDefault="00E24934" w:rsidP="00E24934">
            <w:pPr>
              <w:jc w:val="center"/>
              <w:rPr>
                <w:rFonts w:ascii="Arial" w:hAnsi="Arial" w:hint="eastAsia"/>
                <w:sz w:val="18"/>
                <w:lang w:val="en-GB" w:eastAsia="zh-CN"/>
              </w:rPr>
            </w:pPr>
            <w:r w:rsidRPr="00CC62DE">
              <w:rPr>
                <w:rFonts w:ascii="Arial" w:hAnsi="Arial" w:hint="eastAsia"/>
                <w:sz w:val="18"/>
                <w:lang w:val="en-GB" w:eastAsia="zh-CN"/>
              </w:rPr>
              <w:t>--</w:t>
            </w:r>
          </w:p>
        </w:tc>
        <w:tc>
          <w:tcPr>
            <w:tcW w:w="0" w:type="auto"/>
          </w:tcPr>
          <w:p w:rsidR="00E24934" w:rsidRPr="00CC62DE" w:rsidRDefault="00E24934" w:rsidP="00E24934">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E24934" w:rsidRPr="00CC62DE" w:rsidRDefault="00E24934" w:rsidP="00E24934">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E24934" w:rsidRPr="00CC62DE" w:rsidRDefault="00E24934" w:rsidP="00E24934">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E24934" w:rsidRPr="003447D0" w:rsidRDefault="00E24934" w:rsidP="00E24934">
            <w:pPr>
              <w:jc w:val="center"/>
            </w:pPr>
            <w:r w:rsidRPr="00CC62DE">
              <w:rPr>
                <w:rFonts w:ascii="Arial" w:hAnsi="Arial" w:hint="eastAsia"/>
                <w:sz w:val="18"/>
                <w:lang w:val="en-GB" w:eastAsia="zh-CN"/>
              </w:rPr>
              <w:t>--</w:t>
            </w:r>
          </w:p>
        </w:tc>
      </w:tr>
    </w:tbl>
    <w:p w:rsidR="00506961" w:rsidRPr="003B3C7B" w:rsidRDefault="00506961" w:rsidP="00506961">
      <w:pPr>
        <w:autoSpaceDE w:val="0"/>
        <w:autoSpaceDN w:val="0"/>
        <w:adjustRightInd w:val="0"/>
        <w:spacing w:line="24" w:lineRule="atLeast"/>
        <w:ind w:firstLine="225"/>
        <w:rPr>
          <w:rFonts w:cs="Arial"/>
          <w:szCs w:val="21"/>
        </w:rPr>
      </w:pPr>
    </w:p>
    <w:p w:rsidR="00280237" w:rsidRPr="00634B89" w:rsidRDefault="00280237" w:rsidP="00280237">
      <w:pPr>
        <w:rPr>
          <w:rFonts w:hint="eastAsia"/>
          <w:lang w:eastAsia="zh-CN"/>
        </w:rPr>
      </w:pPr>
    </w:p>
    <w:p w:rsidR="00280237" w:rsidRPr="00261337" w:rsidRDefault="00280237" w:rsidP="00280237">
      <w:pPr>
        <w:pStyle w:val="3"/>
        <w:rPr>
          <w:rFonts w:hint="eastAsia"/>
          <w:b/>
          <w:lang w:eastAsia="zh-CN"/>
        </w:rPr>
      </w:pPr>
      <w:bookmarkStart w:id="205" w:name="_Toc467654051"/>
      <w:r w:rsidRPr="00261337">
        <w:rPr>
          <w:rFonts w:hint="eastAsia"/>
          <w:b/>
          <w:lang w:eastAsia="zh-CN"/>
        </w:rPr>
        <w:t>B</w:t>
      </w:r>
      <w:r w:rsidR="001560CF">
        <w:rPr>
          <w:rFonts w:hint="eastAsia"/>
          <w:b/>
          <w:lang w:eastAsia="zh-CN"/>
        </w:rPr>
        <w:t>uzzer</w:t>
      </w:r>
      <w:r w:rsidRPr="00261337">
        <w:rPr>
          <w:rFonts w:hint="eastAsia"/>
          <w:b/>
          <w:lang w:eastAsia="zh-CN"/>
        </w:rPr>
        <w:t xml:space="preserve"> Operation</w:t>
      </w:r>
      <w:bookmarkEnd w:id="205"/>
    </w:p>
    <w:p w:rsidR="00280237" w:rsidRPr="0048336E" w:rsidRDefault="00280237" w:rsidP="00280237">
      <w:pPr>
        <w:rPr>
          <w:lang w:val="en-GB" w:eastAsia="zh-CN"/>
        </w:rPr>
      </w:pPr>
      <w:r w:rsidRPr="0048336E">
        <w:rPr>
          <w:rFonts w:ascii="Arial" w:hAnsi="Arial" w:cs="Arial"/>
          <w:b/>
          <w:sz w:val="21"/>
          <w:szCs w:val="21"/>
          <w:lang w:val="en-GB" w:eastAsia="zh-CN"/>
        </w:rPr>
        <w:t xml:space="preserve">The following command can be used to </w:t>
      </w:r>
      <w:r w:rsidRPr="0048336E">
        <w:rPr>
          <w:rFonts w:ascii="Arial" w:hAnsi="Arial" w:cs="Arial" w:hint="eastAsia"/>
          <w:b/>
          <w:sz w:val="21"/>
          <w:szCs w:val="21"/>
          <w:lang w:val="en-GB" w:eastAsia="zh-CN"/>
        </w:rPr>
        <w:t xml:space="preserve">control the </w:t>
      </w:r>
      <w:r w:rsidR="001560CF" w:rsidRPr="0048336E">
        <w:rPr>
          <w:rFonts w:ascii="Arial" w:hAnsi="Arial" w:cs="Arial" w:hint="eastAsia"/>
          <w:b/>
          <w:sz w:val="21"/>
          <w:szCs w:val="21"/>
          <w:lang w:val="en-GB" w:eastAsia="zh-CN"/>
        </w:rPr>
        <w:t>Buzzer</w:t>
      </w:r>
      <w:r w:rsidRPr="0048336E">
        <w:rPr>
          <w:rFonts w:ascii="Arial" w:hAnsi="Arial" w:cs="Arial" w:hint="eastAsia"/>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280237" w:rsidRPr="0048336E" w:rsidTr="00D00EC7">
        <w:trPr>
          <w:trHeight w:val="276"/>
        </w:trPr>
        <w:tc>
          <w:tcPr>
            <w:tcW w:w="0" w:type="auto"/>
            <w:shd w:val="clear" w:color="auto" w:fill="E6E6E6"/>
            <w:vAlign w:val="center"/>
          </w:tcPr>
          <w:p w:rsidR="00280237" w:rsidRPr="0048336E" w:rsidRDefault="00280237" w:rsidP="00D00EC7">
            <w:pPr>
              <w:jc w:val="center"/>
              <w:rPr>
                <w:rFonts w:ascii="Arial" w:hAnsi="Arial" w:cs="Arial"/>
                <w:b/>
                <w:sz w:val="18"/>
                <w:szCs w:val="18"/>
                <w:lang w:eastAsia="zh-CN"/>
              </w:rPr>
            </w:pPr>
            <w:r w:rsidRPr="0048336E">
              <w:rPr>
                <w:rFonts w:ascii="Arial" w:hAnsi="Arial" w:cs="Arial" w:hint="eastAsia"/>
                <w:b/>
                <w:sz w:val="18"/>
                <w:szCs w:val="18"/>
                <w:lang w:eastAsia="zh-CN"/>
              </w:rPr>
              <w:t>Can ID(STD)</w:t>
            </w:r>
          </w:p>
        </w:tc>
        <w:tc>
          <w:tcPr>
            <w:tcW w:w="0" w:type="auto"/>
            <w:shd w:val="clear" w:color="auto" w:fill="E6E6E6"/>
            <w:vAlign w:val="center"/>
          </w:tcPr>
          <w:p w:rsidR="00280237" w:rsidRPr="0048336E" w:rsidRDefault="00280237" w:rsidP="00D00EC7">
            <w:pPr>
              <w:jc w:val="center"/>
              <w:rPr>
                <w:rFonts w:ascii="Arial" w:hAnsi="Arial" w:hint="eastAsia"/>
                <w:b/>
                <w:sz w:val="18"/>
                <w:lang w:eastAsia="zh-CN"/>
              </w:rPr>
            </w:pPr>
            <w:r w:rsidRPr="0048336E">
              <w:rPr>
                <w:rFonts w:ascii="Arial" w:hAnsi="Arial" w:hint="eastAsia"/>
                <w:b/>
                <w:sz w:val="18"/>
                <w:lang w:eastAsia="zh-CN"/>
              </w:rPr>
              <w:t>Data0</w:t>
            </w:r>
          </w:p>
        </w:tc>
        <w:tc>
          <w:tcPr>
            <w:tcW w:w="0" w:type="auto"/>
            <w:shd w:val="clear" w:color="auto" w:fill="E6E6E6"/>
            <w:vAlign w:val="center"/>
          </w:tcPr>
          <w:p w:rsidR="00280237" w:rsidRPr="0048336E" w:rsidRDefault="00280237" w:rsidP="00D00EC7">
            <w:pPr>
              <w:jc w:val="center"/>
              <w:rPr>
                <w:rFonts w:ascii="Arial" w:hAnsi="Arial" w:hint="eastAsia"/>
                <w:b/>
                <w:sz w:val="18"/>
                <w:lang w:eastAsia="zh-CN"/>
              </w:rPr>
            </w:pPr>
            <w:r w:rsidRPr="0048336E">
              <w:rPr>
                <w:rFonts w:ascii="Arial" w:hAnsi="Arial" w:hint="eastAsia"/>
                <w:b/>
                <w:sz w:val="18"/>
                <w:lang w:eastAsia="zh-CN"/>
              </w:rPr>
              <w:t>Data1</w:t>
            </w:r>
          </w:p>
        </w:tc>
        <w:tc>
          <w:tcPr>
            <w:tcW w:w="1036" w:type="dxa"/>
            <w:shd w:val="clear" w:color="auto" w:fill="E6E6E6"/>
            <w:vAlign w:val="center"/>
          </w:tcPr>
          <w:p w:rsidR="00280237" w:rsidRPr="0048336E" w:rsidRDefault="00280237" w:rsidP="00D00EC7">
            <w:pPr>
              <w:jc w:val="center"/>
              <w:rPr>
                <w:rFonts w:ascii="Arial" w:hAnsi="Arial" w:hint="eastAsia"/>
                <w:b/>
                <w:sz w:val="18"/>
                <w:lang w:eastAsia="zh-CN"/>
              </w:rPr>
            </w:pPr>
            <w:r w:rsidRPr="0048336E">
              <w:rPr>
                <w:rFonts w:ascii="Arial" w:hAnsi="Arial" w:hint="eastAsia"/>
                <w:b/>
                <w:sz w:val="18"/>
                <w:lang w:eastAsia="zh-CN"/>
              </w:rPr>
              <w:t>Data2</w:t>
            </w:r>
          </w:p>
        </w:tc>
        <w:tc>
          <w:tcPr>
            <w:tcW w:w="0" w:type="auto"/>
            <w:shd w:val="clear" w:color="auto" w:fill="E6E6E6"/>
            <w:vAlign w:val="center"/>
          </w:tcPr>
          <w:p w:rsidR="00280237" w:rsidRPr="0048336E" w:rsidRDefault="00280237" w:rsidP="00D00EC7">
            <w:pPr>
              <w:jc w:val="center"/>
              <w:rPr>
                <w:rFonts w:ascii="Arial" w:hAnsi="Arial" w:hint="eastAsia"/>
                <w:b/>
                <w:sz w:val="18"/>
                <w:lang w:eastAsia="zh-CN"/>
              </w:rPr>
            </w:pPr>
            <w:r w:rsidRPr="0048336E">
              <w:rPr>
                <w:rFonts w:ascii="Arial" w:hAnsi="Arial" w:hint="eastAsia"/>
                <w:b/>
                <w:sz w:val="18"/>
                <w:lang w:eastAsia="zh-CN"/>
              </w:rPr>
              <w:t>Data3</w:t>
            </w:r>
          </w:p>
        </w:tc>
        <w:tc>
          <w:tcPr>
            <w:tcW w:w="0" w:type="auto"/>
            <w:shd w:val="clear" w:color="auto" w:fill="E6E6E6"/>
            <w:vAlign w:val="center"/>
          </w:tcPr>
          <w:p w:rsidR="00280237" w:rsidRPr="0048336E" w:rsidRDefault="00280237" w:rsidP="00D00EC7">
            <w:pPr>
              <w:jc w:val="center"/>
              <w:rPr>
                <w:rFonts w:ascii="Arial" w:hAnsi="Arial" w:hint="eastAsia"/>
                <w:b/>
                <w:sz w:val="18"/>
                <w:lang w:eastAsia="zh-CN"/>
              </w:rPr>
            </w:pPr>
            <w:r w:rsidRPr="0048336E">
              <w:rPr>
                <w:rFonts w:ascii="Arial" w:hAnsi="Arial" w:hint="eastAsia"/>
                <w:b/>
                <w:sz w:val="18"/>
                <w:lang w:eastAsia="zh-CN"/>
              </w:rPr>
              <w:t>Data4</w:t>
            </w:r>
          </w:p>
        </w:tc>
        <w:tc>
          <w:tcPr>
            <w:tcW w:w="0" w:type="auto"/>
            <w:shd w:val="clear" w:color="auto" w:fill="E6E6E6"/>
            <w:vAlign w:val="center"/>
          </w:tcPr>
          <w:p w:rsidR="00280237" w:rsidRPr="0048336E" w:rsidRDefault="00280237" w:rsidP="00D00EC7">
            <w:pPr>
              <w:jc w:val="center"/>
              <w:rPr>
                <w:rFonts w:ascii="Arial" w:hAnsi="Arial" w:hint="eastAsia"/>
                <w:b/>
                <w:sz w:val="18"/>
                <w:lang w:eastAsia="zh-CN"/>
              </w:rPr>
            </w:pPr>
            <w:r w:rsidRPr="0048336E">
              <w:rPr>
                <w:rFonts w:ascii="Arial" w:hAnsi="Arial" w:hint="eastAsia"/>
                <w:b/>
                <w:sz w:val="18"/>
                <w:lang w:eastAsia="zh-CN"/>
              </w:rPr>
              <w:t>Data5</w:t>
            </w:r>
          </w:p>
        </w:tc>
        <w:tc>
          <w:tcPr>
            <w:tcW w:w="0" w:type="auto"/>
            <w:shd w:val="clear" w:color="auto" w:fill="E6E6E6"/>
            <w:vAlign w:val="center"/>
          </w:tcPr>
          <w:p w:rsidR="00280237" w:rsidRPr="0048336E" w:rsidRDefault="00280237" w:rsidP="00D00EC7">
            <w:pPr>
              <w:jc w:val="center"/>
              <w:rPr>
                <w:rFonts w:ascii="Arial" w:hAnsi="Arial" w:hint="eastAsia"/>
                <w:b/>
                <w:sz w:val="18"/>
                <w:lang w:eastAsia="zh-CN"/>
              </w:rPr>
            </w:pPr>
            <w:r w:rsidRPr="0048336E">
              <w:rPr>
                <w:rFonts w:ascii="Arial" w:hAnsi="Arial" w:hint="eastAsia"/>
                <w:b/>
                <w:sz w:val="18"/>
                <w:lang w:eastAsia="zh-CN"/>
              </w:rPr>
              <w:t>Data6</w:t>
            </w:r>
          </w:p>
        </w:tc>
        <w:tc>
          <w:tcPr>
            <w:tcW w:w="0" w:type="auto"/>
            <w:shd w:val="clear" w:color="auto" w:fill="E6E6E6"/>
            <w:vAlign w:val="center"/>
          </w:tcPr>
          <w:p w:rsidR="00280237" w:rsidRPr="0048336E" w:rsidRDefault="00280237" w:rsidP="00D00EC7">
            <w:pPr>
              <w:jc w:val="center"/>
              <w:rPr>
                <w:rFonts w:ascii="Arial" w:hAnsi="Arial" w:hint="eastAsia"/>
                <w:b/>
                <w:sz w:val="18"/>
                <w:lang w:eastAsia="zh-CN"/>
              </w:rPr>
            </w:pPr>
            <w:r w:rsidRPr="0048336E">
              <w:rPr>
                <w:rFonts w:ascii="Arial" w:hAnsi="Arial" w:hint="eastAsia"/>
                <w:b/>
                <w:sz w:val="18"/>
                <w:lang w:eastAsia="zh-CN"/>
              </w:rPr>
              <w:t>Data7</w:t>
            </w:r>
          </w:p>
        </w:tc>
      </w:tr>
      <w:tr w:rsidR="00280237" w:rsidRPr="0048336E" w:rsidTr="00D00EC7">
        <w:trPr>
          <w:trHeight w:val="243"/>
        </w:trPr>
        <w:tc>
          <w:tcPr>
            <w:tcW w:w="0" w:type="auto"/>
            <w:shd w:val="clear" w:color="auto" w:fill="auto"/>
            <w:vAlign w:val="center"/>
          </w:tcPr>
          <w:p w:rsidR="00280237" w:rsidRPr="0048336E" w:rsidRDefault="00F554E9" w:rsidP="00D00EC7">
            <w:pPr>
              <w:jc w:val="center"/>
              <w:rPr>
                <w:rFonts w:ascii="Arial" w:hAnsi="Arial" w:hint="eastAsia"/>
                <w:sz w:val="18"/>
                <w:lang w:eastAsia="zh-CN"/>
              </w:rPr>
            </w:pPr>
            <w:r>
              <w:rPr>
                <w:rFonts w:ascii="Arial" w:hAnsi="Arial"/>
                <w:sz w:val="18"/>
              </w:rPr>
              <w:t>0x772</w:t>
            </w:r>
          </w:p>
        </w:tc>
        <w:tc>
          <w:tcPr>
            <w:tcW w:w="0" w:type="auto"/>
            <w:shd w:val="clear" w:color="auto" w:fill="auto"/>
            <w:vAlign w:val="center"/>
          </w:tcPr>
          <w:p w:rsidR="00280237" w:rsidRPr="0048336E" w:rsidRDefault="00280237" w:rsidP="00D00EC7">
            <w:pPr>
              <w:jc w:val="center"/>
              <w:rPr>
                <w:rFonts w:ascii="Arial" w:hAnsi="Arial"/>
                <w:sz w:val="18"/>
                <w:lang w:eastAsia="zh-CN"/>
              </w:rPr>
            </w:pPr>
            <w:r w:rsidRPr="0048336E">
              <w:rPr>
                <w:rFonts w:ascii="Arial" w:hAnsi="Arial"/>
                <w:sz w:val="18"/>
              </w:rPr>
              <w:t>0x</w:t>
            </w:r>
            <w:r w:rsidRPr="0048336E">
              <w:rPr>
                <w:rFonts w:ascii="Arial" w:hAnsi="Arial" w:hint="eastAsia"/>
                <w:sz w:val="18"/>
                <w:lang w:eastAsia="zh-CN"/>
              </w:rPr>
              <w:t>30</w:t>
            </w:r>
          </w:p>
        </w:tc>
        <w:tc>
          <w:tcPr>
            <w:tcW w:w="0" w:type="auto"/>
            <w:shd w:val="clear" w:color="auto" w:fill="auto"/>
            <w:vAlign w:val="center"/>
          </w:tcPr>
          <w:p w:rsidR="00280237" w:rsidRPr="0048336E" w:rsidRDefault="00280237" w:rsidP="00D00EC7">
            <w:pPr>
              <w:keepNext/>
              <w:jc w:val="center"/>
              <w:rPr>
                <w:rFonts w:ascii="Arial" w:hAnsi="Arial"/>
                <w:sz w:val="18"/>
                <w:lang w:val="en-GB" w:eastAsia="zh-CN"/>
              </w:rPr>
            </w:pPr>
            <w:r w:rsidRPr="0048336E">
              <w:rPr>
                <w:rFonts w:ascii="Arial" w:hAnsi="Arial"/>
                <w:sz w:val="18"/>
                <w:lang w:val="en-GB"/>
              </w:rPr>
              <w:t>0x</w:t>
            </w:r>
            <w:r w:rsidRPr="0048336E">
              <w:rPr>
                <w:rFonts w:ascii="Arial" w:hAnsi="Arial" w:hint="eastAsia"/>
                <w:sz w:val="18"/>
                <w:lang w:val="en-GB" w:eastAsia="zh-CN"/>
              </w:rPr>
              <w:t>04</w:t>
            </w:r>
          </w:p>
        </w:tc>
        <w:tc>
          <w:tcPr>
            <w:tcW w:w="1036" w:type="dxa"/>
            <w:shd w:val="clear" w:color="auto" w:fill="auto"/>
          </w:tcPr>
          <w:p w:rsidR="00280237" w:rsidRPr="0048336E" w:rsidRDefault="00280237" w:rsidP="00D00EC7">
            <w:pPr>
              <w:keepNext/>
              <w:jc w:val="center"/>
              <w:rPr>
                <w:rFonts w:ascii="Arial" w:hAnsi="Arial"/>
                <w:sz w:val="18"/>
                <w:lang w:val="en-GB" w:eastAsia="zh-CN"/>
              </w:rPr>
            </w:pPr>
            <w:r w:rsidRPr="0048336E">
              <w:rPr>
                <w:rFonts w:ascii="Arial" w:hAnsi="Arial"/>
                <w:sz w:val="18"/>
                <w:lang w:val="en-GB"/>
              </w:rPr>
              <w:t>0x</w:t>
            </w:r>
            <w:r w:rsidR="00900778" w:rsidRPr="0048336E">
              <w:rPr>
                <w:rFonts w:ascii="Arial" w:hAnsi="Arial" w:hint="eastAsia"/>
                <w:sz w:val="18"/>
                <w:lang w:val="en-GB" w:eastAsia="zh-CN"/>
              </w:rPr>
              <w:t>00</w:t>
            </w:r>
          </w:p>
        </w:tc>
        <w:tc>
          <w:tcPr>
            <w:tcW w:w="0" w:type="auto"/>
          </w:tcPr>
          <w:p w:rsidR="00280237" w:rsidRPr="0048336E" w:rsidRDefault="00280237" w:rsidP="00D00EC7">
            <w:pPr>
              <w:rPr>
                <w:rFonts w:ascii="Arial" w:hAnsi="Arial" w:hint="eastAsia"/>
                <w:sz w:val="18"/>
                <w:lang w:val="en-GB" w:eastAsia="zh-CN"/>
              </w:rPr>
            </w:pPr>
            <w:r w:rsidRPr="0048336E">
              <w:rPr>
                <w:rFonts w:ascii="Arial" w:hAnsi="Arial" w:hint="eastAsia"/>
                <w:sz w:val="18"/>
                <w:lang w:val="en-GB" w:eastAsia="zh-CN"/>
              </w:rPr>
              <w:t>0xXX</w:t>
            </w:r>
          </w:p>
        </w:tc>
        <w:tc>
          <w:tcPr>
            <w:tcW w:w="0" w:type="auto"/>
          </w:tcPr>
          <w:p w:rsidR="00280237" w:rsidRPr="0048336E" w:rsidRDefault="00AF06B0" w:rsidP="00D00EC7">
            <w:pPr>
              <w:rPr>
                <w:rFonts w:ascii="Arial" w:hAnsi="Arial" w:hint="eastAsia"/>
                <w:sz w:val="18"/>
                <w:lang w:val="en-GB" w:eastAsia="zh-CN"/>
              </w:rPr>
            </w:pPr>
            <w:r w:rsidRPr="0048336E">
              <w:rPr>
                <w:rFonts w:ascii="Arial" w:hAnsi="Arial" w:cs="Arial" w:hint="eastAsia"/>
                <w:sz w:val="18"/>
                <w:szCs w:val="18"/>
                <w:lang w:val="en-GB" w:eastAsia="zh-CN"/>
              </w:rPr>
              <w:t>0xAA</w:t>
            </w:r>
          </w:p>
        </w:tc>
        <w:tc>
          <w:tcPr>
            <w:tcW w:w="0" w:type="auto"/>
          </w:tcPr>
          <w:p w:rsidR="00280237" w:rsidRPr="0048336E" w:rsidRDefault="00AF06B0" w:rsidP="00D00EC7">
            <w:pPr>
              <w:rPr>
                <w:rFonts w:ascii="Arial" w:hAnsi="Arial" w:hint="eastAsia"/>
                <w:sz w:val="18"/>
                <w:lang w:val="en-GB" w:eastAsia="zh-CN"/>
              </w:rPr>
            </w:pPr>
            <w:r w:rsidRPr="0048336E">
              <w:rPr>
                <w:rFonts w:ascii="Arial" w:hAnsi="Arial" w:cs="Arial" w:hint="eastAsia"/>
                <w:sz w:val="18"/>
                <w:szCs w:val="18"/>
                <w:lang w:val="en-GB" w:eastAsia="zh-CN"/>
              </w:rPr>
              <w:t>0xAA</w:t>
            </w:r>
          </w:p>
        </w:tc>
        <w:tc>
          <w:tcPr>
            <w:tcW w:w="0" w:type="auto"/>
          </w:tcPr>
          <w:p w:rsidR="00280237" w:rsidRPr="0048336E" w:rsidRDefault="00AF06B0" w:rsidP="00D00EC7">
            <w:pPr>
              <w:rPr>
                <w:rFonts w:hint="eastAsia"/>
                <w:lang w:eastAsia="zh-CN"/>
              </w:rPr>
            </w:pPr>
            <w:r w:rsidRPr="0048336E">
              <w:rPr>
                <w:rFonts w:ascii="Arial" w:hAnsi="Arial" w:cs="Arial" w:hint="eastAsia"/>
                <w:sz w:val="18"/>
                <w:szCs w:val="18"/>
                <w:lang w:val="en-GB" w:eastAsia="zh-CN"/>
              </w:rPr>
              <w:t>0xAA</w:t>
            </w:r>
          </w:p>
        </w:tc>
        <w:tc>
          <w:tcPr>
            <w:tcW w:w="0" w:type="auto"/>
          </w:tcPr>
          <w:p w:rsidR="00280237" w:rsidRPr="0048336E" w:rsidRDefault="00AF06B0" w:rsidP="00D00EC7">
            <w:pPr>
              <w:rPr>
                <w:rFonts w:hint="eastAsia"/>
                <w:lang w:eastAsia="zh-CN"/>
              </w:rPr>
            </w:pPr>
            <w:r w:rsidRPr="0048336E">
              <w:rPr>
                <w:rFonts w:ascii="Arial" w:hAnsi="Arial" w:cs="Arial" w:hint="eastAsia"/>
                <w:sz w:val="18"/>
                <w:szCs w:val="18"/>
                <w:lang w:val="en-GB" w:eastAsia="zh-CN"/>
              </w:rPr>
              <w:t>0xAA</w:t>
            </w:r>
          </w:p>
        </w:tc>
      </w:tr>
    </w:tbl>
    <w:p w:rsidR="00280237" w:rsidRPr="0048336E" w:rsidRDefault="00280237" w:rsidP="00280237">
      <w:pPr>
        <w:rPr>
          <w:rFonts w:ascii="Arial" w:hAnsi="Arial" w:cs="Arial" w:hint="eastAsia"/>
          <w:sz w:val="21"/>
          <w:szCs w:val="21"/>
          <w:lang w:eastAsia="zh-CN"/>
        </w:rPr>
      </w:pPr>
    </w:p>
    <w:p w:rsidR="00280237" w:rsidRPr="0048336E" w:rsidRDefault="00280237" w:rsidP="00280237">
      <w:pPr>
        <w:rPr>
          <w:rFonts w:ascii="Arial" w:hAnsi="Arial" w:cs="Arial" w:hint="eastAsia"/>
          <w:sz w:val="21"/>
          <w:szCs w:val="21"/>
          <w:lang w:val="en-GB" w:eastAsia="zh-CN"/>
        </w:rPr>
      </w:pPr>
      <w:r w:rsidRPr="0048336E">
        <w:rPr>
          <w:rFonts w:ascii="Arial" w:hAnsi="Arial" w:cs="Arial"/>
          <w:sz w:val="21"/>
          <w:szCs w:val="21"/>
          <w:lang w:val="en-GB" w:eastAsia="zh-CN"/>
        </w:rPr>
        <w:t>The ECU answer with the acknowledgement sent as follow</w:t>
      </w:r>
      <w:r w:rsidRPr="0048336E">
        <w:rPr>
          <w:rFonts w:ascii="Arial" w:hAnsi="Arial" w:cs="Arial" w:hint="eastAsia"/>
          <w:sz w:val="21"/>
          <w:szCs w:val="21"/>
          <w:lang w:val="en-GB" w:eastAsia="zh-CN"/>
        </w:rPr>
        <w:t>ing</w:t>
      </w:r>
      <w:r w:rsidRPr="0048336E">
        <w:rPr>
          <w:rFonts w:ascii="Arial" w:hAnsi="Arial" w:cs="Arial"/>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280237" w:rsidRPr="0048336E" w:rsidTr="00D00EC7">
        <w:trPr>
          <w:trHeight w:val="276"/>
        </w:trPr>
        <w:tc>
          <w:tcPr>
            <w:tcW w:w="0" w:type="auto"/>
            <w:shd w:val="clear" w:color="auto" w:fill="E6E6E6"/>
            <w:vAlign w:val="center"/>
          </w:tcPr>
          <w:p w:rsidR="00280237" w:rsidRPr="0048336E" w:rsidRDefault="00280237" w:rsidP="00D00EC7">
            <w:pPr>
              <w:jc w:val="center"/>
              <w:rPr>
                <w:rFonts w:ascii="Arial" w:hAnsi="Arial" w:cs="Arial"/>
                <w:b/>
                <w:sz w:val="18"/>
                <w:szCs w:val="18"/>
                <w:lang w:eastAsia="zh-CN"/>
              </w:rPr>
            </w:pPr>
            <w:r w:rsidRPr="0048336E">
              <w:rPr>
                <w:rFonts w:ascii="Arial" w:hAnsi="Arial" w:cs="Arial" w:hint="eastAsia"/>
                <w:b/>
                <w:sz w:val="18"/>
                <w:szCs w:val="18"/>
                <w:lang w:eastAsia="zh-CN"/>
              </w:rPr>
              <w:t>Can ID(STD)</w:t>
            </w:r>
          </w:p>
        </w:tc>
        <w:tc>
          <w:tcPr>
            <w:tcW w:w="0" w:type="auto"/>
            <w:shd w:val="clear" w:color="auto" w:fill="E6E6E6"/>
            <w:vAlign w:val="center"/>
          </w:tcPr>
          <w:p w:rsidR="00280237" w:rsidRPr="0048336E" w:rsidRDefault="00280237" w:rsidP="00D00EC7">
            <w:pPr>
              <w:jc w:val="center"/>
              <w:rPr>
                <w:rFonts w:ascii="Arial" w:hAnsi="Arial" w:hint="eastAsia"/>
                <w:b/>
                <w:sz w:val="18"/>
                <w:lang w:eastAsia="zh-CN"/>
              </w:rPr>
            </w:pPr>
            <w:r w:rsidRPr="0048336E">
              <w:rPr>
                <w:rFonts w:ascii="Arial" w:hAnsi="Arial" w:hint="eastAsia"/>
                <w:b/>
                <w:sz w:val="18"/>
                <w:lang w:eastAsia="zh-CN"/>
              </w:rPr>
              <w:t>Data0</w:t>
            </w:r>
          </w:p>
        </w:tc>
        <w:tc>
          <w:tcPr>
            <w:tcW w:w="0" w:type="auto"/>
            <w:shd w:val="clear" w:color="auto" w:fill="E6E6E6"/>
            <w:vAlign w:val="center"/>
          </w:tcPr>
          <w:p w:rsidR="00280237" w:rsidRPr="0048336E" w:rsidRDefault="00280237" w:rsidP="00D00EC7">
            <w:pPr>
              <w:jc w:val="center"/>
              <w:rPr>
                <w:rFonts w:ascii="Arial" w:hAnsi="Arial" w:hint="eastAsia"/>
                <w:b/>
                <w:sz w:val="18"/>
                <w:lang w:eastAsia="zh-CN"/>
              </w:rPr>
            </w:pPr>
            <w:r w:rsidRPr="0048336E">
              <w:rPr>
                <w:rFonts w:ascii="Arial" w:hAnsi="Arial" w:hint="eastAsia"/>
                <w:b/>
                <w:sz w:val="18"/>
                <w:lang w:eastAsia="zh-CN"/>
              </w:rPr>
              <w:t>Data1</w:t>
            </w:r>
          </w:p>
        </w:tc>
        <w:tc>
          <w:tcPr>
            <w:tcW w:w="1036" w:type="dxa"/>
            <w:shd w:val="clear" w:color="auto" w:fill="E6E6E6"/>
            <w:vAlign w:val="center"/>
          </w:tcPr>
          <w:p w:rsidR="00280237" w:rsidRPr="0048336E" w:rsidRDefault="00280237" w:rsidP="00D00EC7">
            <w:pPr>
              <w:jc w:val="center"/>
              <w:rPr>
                <w:rFonts w:ascii="Arial" w:hAnsi="Arial" w:hint="eastAsia"/>
                <w:b/>
                <w:sz w:val="18"/>
                <w:lang w:eastAsia="zh-CN"/>
              </w:rPr>
            </w:pPr>
            <w:r w:rsidRPr="0048336E">
              <w:rPr>
                <w:rFonts w:ascii="Arial" w:hAnsi="Arial" w:hint="eastAsia"/>
                <w:b/>
                <w:sz w:val="18"/>
                <w:lang w:eastAsia="zh-CN"/>
              </w:rPr>
              <w:t>Data2</w:t>
            </w:r>
          </w:p>
        </w:tc>
        <w:tc>
          <w:tcPr>
            <w:tcW w:w="0" w:type="auto"/>
            <w:shd w:val="clear" w:color="auto" w:fill="E6E6E6"/>
            <w:vAlign w:val="center"/>
          </w:tcPr>
          <w:p w:rsidR="00280237" w:rsidRPr="0048336E" w:rsidRDefault="00280237" w:rsidP="00D00EC7">
            <w:pPr>
              <w:jc w:val="center"/>
              <w:rPr>
                <w:rFonts w:ascii="Arial" w:hAnsi="Arial" w:hint="eastAsia"/>
                <w:b/>
                <w:sz w:val="18"/>
                <w:lang w:eastAsia="zh-CN"/>
              </w:rPr>
            </w:pPr>
            <w:r w:rsidRPr="0048336E">
              <w:rPr>
                <w:rFonts w:ascii="Arial" w:hAnsi="Arial" w:hint="eastAsia"/>
                <w:b/>
                <w:sz w:val="18"/>
                <w:lang w:eastAsia="zh-CN"/>
              </w:rPr>
              <w:t>Data3</w:t>
            </w:r>
          </w:p>
        </w:tc>
        <w:tc>
          <w:tcPr>
            <w:tcW w:w="0" w:type="auto"/>
            <w:shd w:val="clear" w:color="auto" w:fill="E6E6E6"/>
            <w:vAlign w:val="center"/>
          </w:tcPr>
          <w:p w:rsidR="00280237" w:rsidRPr="0048336E" w:rsidRDefault="00280237" w:rsidP="00D00EC7">
            <w:pPr>
              <w:jc w:val="center"/>
              <w:rPr>
                <w:rFonts w:ascii="Arial" w:hAnsi="Arial" w:hint="eastAsia"/>
                <w:b/>
                <w:sz w:val="18"/>
                <w:lang w:eastAsia="zh-CN"/>
              </w:rPr>
            </w:pPr>
            <w:r w:rsidRPr="0048336E">
              <w:rPr>
                <w:rFonts w:ascii="Arial" w:hAnsi="Arial" w:hint="eastAsia"/>
                <w:b/>
                <w:sz w:val="18"/>
                <w:lang w:eastAsia="zh-CN"/>
              </w:rPr>
              <w:t>Data4</w:t>
            </w:r>
          </w:p>
        </w:tc>
        <w:tc>
          <w:tcPr>
            <w:tcW w:w="0" w:type="auto"/>
            <w:shd w:val="clear" w:color="auto" w:fill="E6E6E6"/>
            <w:vAlign w:val="center"/>
          </w:tcPr>
          <w:p w:rsidR="00280237" w:rsidRPr="0048336E" w:rsidRDefault="00280237" w:rsidP="00D00EC7">
            <w:pPr>
              <w:jc w:val="center"/>
              <w:rPr>
                <w:rFonts w:ascii="Arial" w:hAnsi="Arial" w:hint="eastAsia"/>
                <w:b/>
                <w:sz w:val="18"/>
                <w:lang w:eastAsia="zh-CN"/>
              </w:rPr>
            </w:pPr>
            <w:r w:rsidRPr="0048336E">
              <w:rPr>
                <w:rFonts w:ascii="Arial" w:hAnsi="Arial" w:hint="eastAsia"/>
                <w:b/>
                <w:sz w:val="18"/>
                <w:lang w:eastAsia="zh-CN"/>
              </w:rPr>
              <w:t>Data5</w:t>
            </w:r>
          </w:p>
        </w:tc>
        <w:tc>
          <w:tcPr>
            <w:tcW w:w="0" w:type="auto"/>
            <w:shd w:val="clear" w:color="auto" w:fill="E6E6E6"/>
            <w:vAlign w:val="center"/>
          </w:tcPr>
          <w:p w:rsidR="00280237" w:rsidRPr="0048336E" w:rsidRDefault="00280237" w:rsidP="00D00EC7">
            <w:pPr>
              <w:jc w:val="center"/>
              <w:rPr>
                <w:rFonts w:ascii="Arial" w:hAnsi="Arial" w:hint="eastAsia"/>
                <w:b/>
                <w:sz w:val="18"/>
                <w:lang w:eastAsia="zh-CN"/>
              </w:rPr>
            </w:pPr>
            <w:r w:rsidRPr="0048336E">
              <w:rPr>
                <w:rFonts w:ascii="Arial" w:hAnsi="Arial" w:hint="eastAsia"/>
                <w:b/>
                <w:sz w:val="18"/>
                <w:lang w:eastAsia="zh-CN"/>
              </w:rPr>
              <w:t>Data6</w:t>
            </w:r>
          </w:p>
        </w:tc>
        <w:tc>
          <w:tcPr>
            <w:tcW w:w="0" w:type="auto"/>
            <w:shd w:val="clear" w:color="auto" w:fill="E6E6E6"/>
            <w:vAlign w:val="center"/>
          </w:tcPr>
          <w:p w:rsidR="00280237" w:rsidRPr="0048336E" w:rsidRDefault="00280237" w:rsidP="00D00EC7">
            <w:pPr>
              <w:jc w:val="center"/>
              <w:rPr>
                <w:rFonts w:ascii="Arial" w:hAnsi="Arial" w:hint="eastAsia"/>
                <w:b/>
                <w:sz w:val="18"/>
                <w:lang w:eastAsia="zh-CN"/>
              </w:rPr>
            </w:pPr>
            <w:r w:rsidRPr="0048336E">
              <w:rPr>
                <w:rFonts w:ascii="Arial" w:hAnsi="Arial" w:hint="eastAsia"/>
                <w:b/>
                <w:sz w:val="18"/>
                <w:lang w:eastAsia="zh-CN"/>
              </w:rPr>
              <w:t>Data7</w:t>
            </w:r>
          </w:p>
        </w:tc>
      </w:tr>
      <w:tr w:rsidR="00280237" w:rsidRPr="0048336E" w:rsidTr="00D00EC7">
        <w:trPr>
          <w:trHeight w:val="223"/>
        </w:trPr>
        <w:tc>
          <w:tcPr>
            <w:tcW w:w="0" w:type="auto"/>
            <w:shd w:val="clear" w:color="auto" w:fill="auto"/>
            <w:vAlign w:val="center"/>
          </w:tcPr>
          <w:p w:rsidR="00280237" w:rsidRPr="0048336E" w:rsidRDefault="00F554E9" w:rsidP="00D00EC7">
            <w:pPr>
              <w:jc w:val="center"/>
              <w:rPr>
                <w:rFonts w:ascii="Arial" w:hAnsi="Arial" w:hint="eastAsia"/>
                <w:sz w:val="18"/>
                <w:lang w:eastAsia="zh-CN"/>
              </w:rPr>
            </w:pPr>
            <w:r>
              <w:rPr>
                <w:rFonts w:ascii="Arial" w:hAnsi="Arial"/>
                <w:sz w:val="18"/>
              </w:rPr>
              <w:t>0x774</w:t>
            </w:r>
          </w:p>
        </w:tc>
        <w:tc>
          <w:tcPr>
            <w:tcW w:w="0" w:type="auto"/>
            <w:shd w:val="clear" w:color="auto" w:fill="auto"/>
            <w:vAlign w:val="center"/>
          </w:tcPr>
          <w:p w:rsidR="00280237" w:rsidRPr="0048336E" w:rsidRDefault="00280237" w:rsidP="00D00EC7">
            <w:pPr>
              <w:jc w:val="center"/>
              <w:rPr>
                <w:rFonts w:ascii="Arial" w:hAnsi="Arial"/>
                <w:sz w:val="18"/>
                <w:lang w:eastAsia="zh-CN"/>
              </w:rPr>
            </w:pPr>
            <w:r w:rsidRPr="0048336E">
              <w:rPr>
                <w:rFonts w:ascii="Arial" w:hAnsi="Arial"/>
                <w:sz w:val="18"/>
              </w:rPr>
              <w:t>0x</w:t>
            </w:r>
            <w:r w:rsidRPr="0048336E">
              <w:rPr>
                <w:rFonts w:ascii="Arial" w:hAnsi="Arial" w:hint="eastAsia"/>
                <w:sz w:val="18"/>
                <w:lang w:eastAsia="zh-CN"/>
              </w:rPr>
              <w:t>70</w:t>
            </w:r>
          </w:p>
        </w:tc>
        <w:tc>
          <w:tcPr>
            <w:tcW w:w="0" w:type="auto"/>
            <w:shd w:val="clear" w:color="auto" w:fill="auto"/>
            <w:vAlign w:val="center"/>
          </w:tcPr>
          <w:p w:rsidR="00280237" w:rsidRPr="0048336E" w:rsidRDefault="00280237" w:rsidP="00D00EC7">
            <w:pPr>
              <w:keepNext/>
              <w:jc w:val="center"/>
              <w:rPr>
                <w:rFonts w:ascii="Arial" w:hAnsi="Arial" w:hint="eastAsia"/>
                <w:sz w:val="18"/>
                <w:lang w:val="en-GB" w:eastAsia="zh-CN"/>
              </w:rPr>
            </w:pPr>
            <w:r w:rsidRPr="0048336E">
              <w:rPr>
                <w:rFonts w:ascii="Arial" w:hAnsi="Arial" w:hint="eastAsia"/>
                <w:sz w:val="18"/>
                <w:lang w:val="en-GB" w:eastAsia="zh-CN"/>
              </w:rPr>
              <w:t>0x04</w:t>
            </w:r>
          </w:p>
        </w:tc>
        <w:tc>
          <w:tcPr>
            <w:tcW w:w="1036" w:type="dxa"/>
            <w:shd w:val="clear" w:color="auto" w:fill="auto"/>
          </w:tcPr>
          <w:p w:rsidR="00280237" w:rsidRPr="0048336E" w:rsidRDefault="00280237" w:rsidP="00D00EC7">
            <w:pPr>
              <w:keepNext/>
              <w:jc w:val="center"/>
              <w:rPr>
                <w:rFonts w:ascii="Arial" w:hAnsi="Arial"/>
                <w:sz w:val="18"/>
                <w:lang w:val="en-GB" w:eastAsia="zh-CN"/>
              </w:rPr>
            </w:pPr>
            <w:r w:rsidRPr="0048336E">
              <w:rPr>
                <w:rFonts w:ascii="Arial" w:hAnsi="Arial"/>
                <w:sz w:val="18"/>
                <w:lang w:val="en-GB"/>
              </w:rPr>
              <w:t>0x</w:t>
            </w:r>
            <w:r w:rsidRPr="0048336E">
              <w:rPr>
                <w:rFonts w:ascii="Arial" w:hAnsi="Arial" w:hint="eastAsia"/>
                <w:sz w:val="18"/>
                <w:lang w:val="en-GB" w:eastAsia="zh-CN"/>
              </w:rPr>
              <w:t>XX</w:t>
            </w:r>
          </w:p>
        </w:tc>
        <w:tc>
          <w:tcPr>
            <w:tcW w:w="0" w:type="auto"/>
          </w:tcPr>
          <w:p w:rsidR="00280237" w:rsidRPr="0048336E" w:rsidRDefault="00900778" w:rsidP="00D00EC7">
            <w:pPr>
              <w:rPr>
                <w:rFonts w:ascii="Arial" w:hAnsi="Arial" w:hint="eastAsia"/>
                <w:sz w:val="18"/>
                <w:lang w:val="en-GB" w:eastAsia="zh-CN"/>
              </w:rPr>
            </w:pPr>
            <w:r w:rsidRPr="0048336E">
              <w:rPr>
                <w:rFonts w:ascii="Arial" w:hAnsi="Arial" w:hint="eastAsia"/>
                <w:sz w:val="18"/>
                <w:lang w:val="en-GB" w:eastAsia="zh-CN"/>
              </w:rPr>
              <w:t>---</w:t>
            </w:r>
          </w:p>
        </w:tc>
        <w:tc>
          <w:tcPr>
            <w:tcW w:w="0" w:type="auto"/>
          </w:tcPr>
          <w:p w:rsidR="00280237" w:rsidRPr="0048336E" w:rsidRDefault="00900778" w:rsidP="00D00EC7">
            <w:pPr>
              <w:rPr>
                <w:rFonts w:ascii="Arial" w:hAnsi="Arial"/>
                <w:sz w:val="18"/>
                <w:lang w:val="en-GB" w:eastAsia="zh-CN"/>
              </w:rPr>
            </w:pPr>
            <w:r w:rsidRPr="0048336E">
              <w:rPr>
                <w:rFonts w:ascii="Arial" w:hAnsi="Arial" w:hint="eastAsia"/>
                <w:sz w:val="18"/>
                <w:lang w:val="en-GB" w:eastAsia="zh-CN"/>
              </w:rPr>
              <w:t>---</w:t>
            </w:r>
          </w:p>
        </w:tc>
        <w:tc>
          <w:tcPr>
            <w:tcW w:w="0" w:type="auto"/>
          </w:tcPr>
          <w:p w:rsidR="00280237" w:rsidRPr="0048336E" w:rsidRDefault="00900778" w:rsidP="00D00EC7">
            <w:pPr>
              <w:rPr>
                <w:rFonts w:ascii="Arial" w:hAnsi="Arial"/>
                <w:sz w:val="18"/>
                <w:lang w:val="en-GB" w:eastAsia="zh-CN"/>
              </w:rPr>
            </w:pPr>
            <w:r w:rsidRPr="0048336E">
              <w:rPr>
                <w:rFonts w:ascii="Arial" w:hAnsi="Arial" w:hint="eastAsia"/>
                <w:sz w:val="18"/>
                <w:lang w:val="en-GB" w:eastAsia="zh-CN"/>
              </w:rPr>
              <w:t>---</w:t>
            </w:r>
          </w:p>
        </w:tc>
        <w:tc>
          <w:tcPr>
            <w:tcW w:w="0" w:type="auto"/>
          </w:tcPr>
          <w:p w:rsidR="00280237" w:rsidRPr="0048336E" w:rsidRDefault="00900778" w:rsidP="00D00EC7">
            <w:pPr>
              <w:rPr>
                <w:rFonts w:ascii="Arial" w:hAnsi="Arial"/>
                <w:sz w:val="18"/>
                <w:lang w:val="en-GB" w:eastAsia="zh-CN"/>
              </w:rPr>
            </w:pPr>
            <w:r w:rsidRPr="0048336E">
              <w:rPr>
                <w:rFonts w:ascii="Arial" w:hAnsi="Arial" w:hint="eastAsia"/>
                <w:sz w:val="18"/>
                <w:lang w:val="en-GB" w:eastAsia="zh-CN"/>
              </w:rPr>
              <w:t>---</w:t>
            </w:r>
          </w:p>
        </w:tc>
        <w:tc>
          <w:tcPr>
            <w:tcW w:w="0" w:type="auto"/>
          </w:tcPr>
          <w:p w:rsidR="00280237" w:rsidRPr="0048336E" w:rsidRDefault="00900778" w:rsidP="00D00EC7">
            <w:r w:rsidRPr="0048336E">
              <w:rPr>
                <w:rFonts w:ascii="Arial" w:hAnsi="Arial" w:hint="eastAsia"/>
                <w:sz w:val="18"/>
                <w:lang w:val="en-GB" w:eastAsia="zh-CN"/>
              </w:rPr>
              <w:t>---</w:t>
            </w:r>
          </w:p>
        </w:tc>
      </w:tr>
    </w:tbl>
    <w:p w:rsidR="00280237" w:rsidRPr="0048336E" w:rsidRDefault="00280237" w:rsidP="00280237">
      <w:pPr>
        <w:rPr>
          <w:rFonts w:hint="eastAsia"/>
          <w:lang w:val="en-GB" w:eastAsia="zh-CN"/>
        </w:rPr>
      </w:pPr>
      <w:r w:rsidRPr="0048336E">
        <w:rPr>
          <w:rFonts w:hint="eastAsia"/>
          <w:lang w:val="en-GB" w:eastAsia="zh-CN"/>
        </w:rPr>
        <w:t>Control Sub Type is not used in this case.</w:t>
      </w:r>
    </w:p>
    <w:p w:rsidR="00280237" w:rsidRPr="0048336E" w:rsidRDefault="00280237" w:rsidP="00280237">
      <w:pPr>
        <w:rPr>
          <w:rFonts w:hint="eastAsia"/>
          <w:lang w:eastAsia="zh-CN"/>
        </w:rPr>
      </w:pPr>
      <w:r w:rsidRPr="0048336E">
        <w:rPr>
          <w:rFonts w:hint="eastAsia"/>
          <w:lang w:val="en-GB" w:eastAsia="zh-CN"/>
        </w:rPr>
        <w:t xml:space="preserve">When </w:t>
      </w:r>
      <w:r w:rsidR="00900778" w:rsidRPr="0048336E">
        <w:rPr>
          <w:rFonts w:hint="eastAsia"/>
          <w:lang w:eastAsia="zh-CN"/>
        </w:rPr>
        <w:t>Data3</w:t>
      </w:r>
      <w:r w:rsidRPr="0048336E">
        <w:rPr>
          <w:rFonts w:hint="eastAsia"/>
          <w:lang w:eastAsia="zh-CN"/>
        </w:rPr>
        <w:t>=1 Beep ON, Data</w:t>
      </w:r>
      <w:r w:rsidR="00BF7B9F" w:rsidRPr="0048336E">
        <w:rPr>
          <w:rFonts w:hint="eastAsia"/>
          <w:lang w:eastAsia="zh-CN"/>
        </w:rPr>
        <w:t>3</w:t>
      </w:r>
      <w:r w:rsidRPr="0048336E">
        <w:rPr>
          <w:rFonts w:hint="eastAsia"/>
          <w:lang w:eastAsia="zh-CN"/>
        </w:rPr>
        <w:t>=0 Beeper OFF.</w:t>
      </w:r>
    </w:p>
    <w:p w:rsidR="008D7A27" w:rsidRPr="0048336E" w:rsidRDefault="008D7A27" w:rsidP="008D7A27">
      <w:pPr>
        <w:rPr>
          <w:rFonts w:hint="eastAsia"/>
          <w:lang w:eastAsia="zh-CN"/>
        </w:rPr>
      </w:pPr>
    </w:p>
    <w:p w:rsidR="00001AD5" w:rsidRPr="0048336E" w:rsidRDefault="00001AD5" w:rsidP="008D7A27">
      <w:pPr>
        <w:rPr>
          <w:rFonts w:hint="eastAsia"/>
          <w:lang w:eastAsia="zh-CN"/>
        </w:rPr>
      </w:pPr>
      <w:r w:rsidRPr="0048336E">
        <w:rPr>
          <w:rFonts w:hint="eastAsia"/>
          <w:lang w:eastAsia="zh-CN"/>
        </w:rPr>
        <w:t>W</w:t>
      </w:r>
      <w:r w:rsidRPr="0048336E">
        <w:rPr>
          <w:lang w:eastAsia="zh-CN"/>
        </w:rPr>
        <w:t>h</w:t>
      </w:r>
      <w:r w:rsidRPr="0048336E">
        <w:rPr>
          <w:rFonts w:hint="eastAsia"/>
          <w:lang w:eastAsia="zh-CN"/>
        </w:rPr>
        <w:t xml:space="preserve">en Beep ON, </w:t>
      </w:r>
    </w:p>
    <w:tbl>
      <w:tblPr>
        <w:tblW w:w="0" w:type="auto"/>
        <w:tblLook w:val="01E0" w:firstRow="1" w:lastRow="1" w:firstColumn="1" w:lastColumn="1" w:noHBand="0" w:noVBand="0"/>
      </w:tblPr>
      <w:tblGrid>
        <w:gridCol w:w="1332"/>
        <w:gridCol w:w="1339"/>
        <w:gridCol w:w="1741"/>
        <w:gridCol w:w="1738"/>
        <w:gridCol w:w="1542"/>
        <w:gridCol w:w="2163"/>
      </w:tblGrid>
      <w:tr w:rsidR="001E0606" w:rsidRPr="0048336E" w:rsidTr="0047356F">
        <w:tc>
          <w:tcPr>
            <w:tcW w:w="1332" w:type="dxa"/>
            <w:tcBorders>
              <w:top w:val="single" w:sz="4" w:space="0" w:color="auto"/>
              <w:left w:val="single" w:sz="4" w:space="0" w:color="auto"/>
              <w:bottom w:val="single" w:sz="4" w:space="0" w:color="auto"/>
              <w:right w:val="single" w:sz="4" w:space="0" w:color="auto"/>
            </w:tcBorders>
            <w:shd w:val="clear" w:color="auto" w:fill="CCCCCC"/>
            <w:vAlign w:val="center"/>
          </w:tcPr>
          <w:p w:rsidR="001E0606" w:rsidRPr="0048336E" w:rsidRDefault="001E0606" w:rsidP="0047356F">
            <w:pPr>
              <w:autoSpaceDE w:val="0"/>
              <w:autoSpaceDN w:val="0"/>
              <w:adjustRightInd w:val="0"/>
              <w:spacing w:before="16" w:line="24" w:lineRule="atLeast"/>
              <w:jc w:val="center"/>
              <w:rPr>
                <w:rFonts w:cs="Arial"/>
                <w:spacing w:val="-1"/>
                <w:sz w:val="21"/>
                <w:szCs w:val="21"/>
              </w:rPr>
            </w:pPr>
            <w:r w:rsidRPr="0048336E">
              <w:rPr>
                <w:rFonts w:cs="Arial"/>
                <w:spacing w:val="-1"/>
                <w:szCs w:val="21"/>
              </w:rPr>
              <w:t>Test Point</w:t>
            </w:r>
          </w:p>
          <w:p w:rsidR="001E0606" w:rsidRPr="0048336E" w:rsidRDefault="001E0606" w:rsidP="0047356F">
            <w:pPr>
              <w:widowControl w:val="0"/>
              <w:autoSpaceDE w:val="0"/>
              <w:autoSpaceDN w:val="0"/>
              <w:adjustRightInd w:val="0"/>
              <w:spacing w:before="16" w:line="24" w:lineRule="atLeast"/>
              <w:jc w:val="center"/>
              <w:rPr>
                <w:rFonts w:cs="Arial"/>
                <w:spacing w:val="-1"/>
                <w:sz w:val="21"/>
                <w:szCs w:val="21"/>
              </w:rPr>
            </w:pPr>
            <w:r w:rsidRPr="0048336E">
              <w:rPr>
                <w:rFonts w:cs="Arial"/>
                <w:spacing w:val="-1"/>
                <w:szCs w:val="21"/>
              </w:rPr>
              <w:t>(Apply)</w:t>
            </w:r>
          </w:p>
        </w:tc>
        <w:tc>
          <w:tcPr>
            <w:tcW w:w="1339" w:type="dxa"/>
            <w:tcBorders>
              <w:top w:val="single" w:sz="4" w:space="0" w:color="auto"/>
              <w:left w:val="single" w:sz="4" w:space="0" w:color="auto"/>
              <w:bottom w:val="single" w:sz="4" w:space="0" w:color="auto"/>
              <w:right w:val="single" w:sz="4" w:space="0" w:color="auto"/>
            </w:tcBorders>
            <w:shd w:val="clear" w:color="auto" w:fill="CCCCCC"/>
            <w:vAlign w:val="center"/>
          </w:tcPr>
          <w:p w:rsidR="001E0606" w:rsidRPr="0048336E" w:rsidRDefault="001E0606" w:rsidP="0047356F">
            <w:pPr>
              <w:widowControl w:val="0"/>
              <w:autoSpaceDE w:val="0"/>
              <w:autoSpaceDN w:val="0"/>
              <w:adjustRightInd w:val="0"/>
              <w:spacing w:before="16" w:line="24" w:lineRule="atLeast"/>
              <w:jc w:val="center"/>
              <w:rPr>
                <w:rFonts w:cs="Arial"/>
                <w:spacing w:val="-1"/>
                <w:sz w:val="21"/>
                <w:szCs w:val="21"/>
              </w:rPr>
            </w:pPr>
            <w:r w:rsidRPr="0048336E">
              <w:rPr>
                <w:rFonts w:cs="Arial"/>
                <w:spacing w:val="-1"/>
                <w:szCs w:val="21"/>
              </w:rPr>
              <w:t>Apply</w:t>
            </w:r>
          </w:p>
        </w:tc>
        <w:tc>
          <w:tcPr>
            <w:tcW w:w="1741" w:type="dxa"/>
            <w:tcBorders>
              <w:top w:val="single" w:sz="4" w:space="0" w:color="auto"/>
              <w:left w:val="single" w:sz="4" w:space="0" w:color="auto"/>
              <w:bottom w:val="single" w:sz="4" w:space="0" w:color="auto"/>
              <w:right w:val="single" w:sz="4" w:space="0" w:color="auto"/>
            </w:tcBorders>
            <w:shd w:val="clear" w:color="auto" w:fill="CCCCCC"/>
            <w:vAlign w:val="center"/>
          </w:tcPr>
          <w:p w:rsidR="001E0606" w:rsidRPr="0048336E" w:rsidRDefault="001E0606" w:rsidP="0047356F">
            <w:pPr>
              <w:widowControl w:val="0"/>
              <w:autoSpaceDE w:val="0"/>
              <w:autoSpaceDN w:val="0"/>
              <w:adjustRightInd w:val="0"/>
              <w:spacing w:before="16" w:line="24" w:lineRule="atLeast"/>
              <w:jc w:val="center"/>
              <w:rPr>
                <w:rFonts w:cs="Arial"/>
                <w:spacing w:val="-1"/>
                <w:sz w:val="21"/>
                <w:szCs w:val="21"/>
              </w:rPr>
            </w:pPr>
            <w:r w:rsidRPr="0048336E">
              <w:rPr>
                <w:rFonts w:cs="Arial"/>
                <w:spacing w:val="-1"/>
                <w:szCs w:val="21"/>
              </w:rPr>
              <w:t>Description</w:t>
            </w:r>
          </w:p>
        </w:tc>
        <w:tc>
          <w:tcPr>
            <w:tcW w:w="1738" w:type="dxa"/>
            <w:tcBorders>
              <w:top w:val="single" w:sz="4" w:space="0" w:color="auto"/>
              <w:left w:val="single" w:sz="4" w:space="0" w:color="auto"/>
              <w:bottom w:val="single" w:sz="4" w:space="0" w:color="auto"/>
              <w:right w:val="single" w:sz="4" w:space="0" w:color="auto"/>
            </w:tcBorders>
            <w:shd w:val="clear" w:color="auto" w:fill="CCCCCC"/>
            <w:vAlign w:val="center"/>
          </w:tcPr>
          <w:p w:rsidR="001E0606" w:rsidRPr="0048336E" w:rsidRDefault="001E0606" w:rsidP="0047356F">
            <w:pPr>
              <w:autoSpaceDE w:val="0"/>
              <w:autoSpaceDN w:val="0"/>
              <w:adjustRightInd w:val="0"/>
              <w:spacing w:before="16" w:line="24" w:lineRule="atLeast"/>
              <w:jc w:val="center"/>
              <w:rPr>
                <w:rFonts w:cs="Arial"/>
                <w:spacing w:val="-1"/>
                <w:sz w:val="21"/>
                <w:szCs w:val="21"/>
              </w:rPr>
            </w:pPr>
            <w:r w:rsidRPr="0048336E">
              <w:rPr>
                <w:rFonts w:cs="Arial"/>
                <w:spacing w:val="-1"/>
                <w:szCs w:val="21"/>
              </w:rPr>
              <w:t>Test Point</w:t>
            </w:r>
          </w:p>
          <w:p w:rsidR="001E0606" w:rsidRPr="0048336E" w:rsidRDefault="001E0606" w:rsidP="0047356F">
            <w:pPr>
              <w:widowControl w:val="0"/>
              <w:autoSpaceDE w:val="0"/>
              <w:autoSpaceDN w:val="0"/>
              <w:adjustRightInd w:val="0"/>
              <w:spacing w:before="16" w:line="24" w:lineRule="atLeast"/>
              <w:jc w:val="center"/>
              <w:rPr>
                <w:rFonts w:cs="Arial"/>
                <w:spacing w:val="-1"/>
                <w:sz w:val="21"/>
                <w:szCs w:val="21"/>
              </w:rPr>
            </w:pPr>
            <w:r w:rsidRPr="0048336E">
              <w:rPr>
                <w:rFonts w:cs="Arial"/>
                <w:spacing w:val="-1"/>
                <w:szCs w:val="21"/>
              </w:rPr>
              <w:t>(Measure)</w:t>
            </w:r>
          </w:p>
        </w:tc>
        <w:tc>
          <w:tcPr>
            <w:tcW w:w="1542" w:type="dxa"/>
            <w:tcBorders>
              <w:top w:val="single" w:sz="4" w:space="0" w:color="auto"/>
              <w:left w:val="single" w:sz="4" w:space="0" w:color="auto"/>
              <w:bottom w:val="single" w:sz="4" w:space="0" w:color="auto"/>
              <w:right w:val="single" w:sz="4" w:space="0" w:color="auto"/>
            </w:tcBorders>
            <w:shd w:val="clear" w:color="auto" w:fill="CCCCCC"/>
            <w:vAlign w:val="center"/>
          </w:tcPr>
          <w:p w:rsidR="001E0606" w:rsidRPr="0048336E" w:rsidRDefault="001E0606" w:rsidP="0047356F">
            <w:pPr>
              <w:widowControl w:val="0"/>
              <w:autoSpaceDE w:val="0"/>
              <w:autoSpaceDN w:val="0"/>
              <w:adjustRightInd w:val="0"/>
              <w:spacing w:before="16" w:line="24" w:lineRule="atLeast"/>
              <w:jc w:val="center"/>
              <w:rPr>
                <w:rFonts w:cs="Arial"/>
                <w:spacing w:val="-1"/>
                <w:sz w:val="21"/>
                <w:szCs w:val="21"/>
              </w:rPr>
            </w:pPr>
            <w:r w:rsidRPr="0048336E">
              <w:rPr>
                <w:rFonts w:cs="Arial"/>
                <w:spacing w:val="-1"/>
                <w:szCs w:val="21"/>
              </w:rPr>
              <w:t>Value</w:t>
            </w:r>
          </w:p>
        </w:tc>
        <w:tc>
          <w:tcPr>
            <w:tcW w:w="2163" w:type="dxa"/>
            <w:tcBorders>
              <w:top w:val="single" w:sz="4" w:space="0" w:color="auto"/>
              <w:left w:val="single" w:sz="4" w:space="0" w:color="auto"/>
              <w:bottom w:val="single" w:sz="4" w:space="0" w:color="auto"/>
              <w:right w:val="single" w:sz="4" w:space="0" w:color="auto"/>
            </w:tcBorders>
            <w:shd w:val="clear" w:color="auto" w:fill="CCCCCC"/>
            <w:vAlign w:val="center"/>
          </w:tcPr>
          <w:p w:rsidR="001E0606" w:rsidRPr="0048336E" w:rsidRDefault="001E0606" w:rsidP="0047356F">
            <w:pPr>
              <w:widowControl w:val="0"/>
              <w:autoSpaceDE w:val="0"/>
              <w:autoSpaceDN w:val="0"/>
              <w:adjustRightInd w:val="0"/>
              <w:spacing w:before="16" w:line="24" w:lineRule="atLeast"/>
              <w:jc w:val="center"/>
              <w:rPr>
                <w:rFonts w:cs="Arial"/>
                <w:spacing w:val="-1"/>
                <w:sz w:val="21"/>
                <w:szCs w:val="21"/>
              </w:rPr>
            </w:pPr>
            <w:r w:rsidRPr="0048336E">
              <w:rPr>
                <w:rFonts w:cs="Arial"/>
                <w:spacing w:val="-1"/>
                <w:szCs w:val="21"/>
              </w:rPr>
              <w:t>Measure</w:t>
            </w:r>
          </w:p>
        </w:tc>
      </w:tr>
      <w:tr w:rsidR="00217757" w:rsidRPr="0048336E" w:rsidTr="0047356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332" w:type="dxa"/>
            <w:shd w:val="clear" w:color="auto" w:fill="auto"/>
          </w:tcPr>
          <w:p w:rsidR="00217757" w:rsidRPr="00EF4795" w:rsidRDefault="00176166" w:rsidP="000A48EF">
            <w:pPr>
              <w:spacing w:line="24" w:lineRule="atLeast"/>
              <w:rPr>
                <w:rFonts w:cs="Arial" w:hint="eastAsia"/>
                <w:lang w:eastAsia="zh-CN"/>
              </w:rPr>
            </w:pPr>
            <w:r w:rsidRPr="00EF4795">
              <w:rPr>
                <w:rFonts w:cs="Arial" w:hint="eastAsia"/>
                <w:lang w:eastAsia="zh-CN"/>
              </w:rPr>
              <w:t>F109</w:t>
            </w:r>
          </w:p>
        </w:tc>
        <w:tc>
          <w:tcPr>
            <w:tcW w:w="1339" w:type="dxa"/>
            <w:shd w:val="clear" w:color="auto" w:fill="auto"/>
          </w:tcPr>
          <w:p w:rsidR="00217757" w:rsidRPr="00EF4795" w:rsidRDefault="00217757" w:rsidP="0047356F">
            <w:pPr>
              <w:spacing w:line="24" w:lineRule="atLeast"/>
              <w:rPr>
                <w:rFonts w:cs="Arial"/>
              </w:rPr>
            </w:pPr>
            <w:r w:rsidRPr="00EF4795">
              <w:rPr>
                <w:rFonts w:cs="Arial"/>
              </w:rPr>
              <w:t>13.5VDC</w:t>
            </w:r>
          </w:p>
        </w:tc>
        <w:tc>
          <w:tcPr>
            <w:tcW w:w="1741" w:type="dxa"/>
            <w:shd w:val="clear" w:color="auto" w:fill="auto"/>
          </w:tcPr>
          <w:p w:rsidR="00217757" w:rsidRPr="00EF4795" w:rsidRDefault="00217757" w:rsidP="0047356F">
            <w:pPr>
              <w:spacing w:line="24" w:lineRule="atLeast"/>
              <w:rPr>
                <w:rFonts w:cs="Arial"/>
              </w:rPr>
            </w:pPr>
            <w:r w:rsidRPr="00EF4795">
              <w:rPr>
                <w:rFonts w:cs="Arial"/>
              </w:rPr>
              <w:t>Battery</w:t>
            </w:r>
          </w:p>
        </w:tc>
        <w:tc>
          <w:tcPr>
            <w:tcW w:w="1738" w:type="dxa"/>
            <w:shd w:val="clear" w:color="auto" w:fill="auto"/>
          </w:tcPr>
          <w:p w:rsidR="00217757" w:rsidRPr="00EF4795" w:rsidRDefault="00217757" w:rsidP="00176166">
            <w:pPr>
              <w:spacing w:line="24" w:lineRule="atLeast"/>
              <w:rPr>
                <w:rFonts w:cs="Arial" w:hint="eastAsia"/>
                <w:lang w:eastAsia="zh-CN"/>
              </w:rPr>
            </w:pPr>
            <w:r w:rsidRPr="00EF4795">
              <w:rPr>
                <w:rFonts w:cs="Arial" w:hint="eastAsia"/>
                <w:lang w:eastAsia="zh-CN"/>
              </w:rPr>
              <w:t>F10</w:t>
            </w:r>
            <w:r w:rsidR="00176166" w:rsidRPr="00EF4795">
              <w:rPr>
                <w:rFonts w:cs="Arial" w:hint="eastAsia"/>
                <w:lang w:eastAsia="zh-CN"/>
              </w:rPr>
              <w:t>9</w:t>
            </w:r>
          </w:p>
        </w:tc>
        <w:tc>
          <w:tcPr>
            <w:tcW w:w="1542" w:type="dxa"/>
            <w:shd w:val="clear" w:color="auto" w:fill="auto"/>
          </w:tcPr>
          <w:p w:rsidR="00217757" w:rsidRPr="00EF4795" w:rsidRDefault="00217757" w:rsidP="0047356F">
            <w:pPr>
              <w:autoSpaceDE w:val="0"/>
              <w:autoSpaceDN w:val="0"/>
              <w:adjustRightInd w:val="0"/>
              <w:spacing w:before="16" w:line="24" w:lineRule="atLeast"/>
              <w:rPr>
                <w:rFonts w:cs="Arial" w:hint="eastAsia"/>
                <w:spacing w:val="-1"/>
                <w:szCs w:val="21"/>
                <w:lang w:eastAsia="zh-CN"/>
              </w:rPr>
            </w:pPr>
            <w:r w:rsidRPr="00EF4795">
              <w:rPr>
                <w:rFonts w:cs="Arial" w:hint="eastAsia"/>
                <w:spacing w:val="-1"/>
                <w:szCs w:val="21"/>
                <w:lang w:eastAsia="zh-CN"/>
              </w:rPr>
              <w:t>13.5V</w:t>
            </w:r>
          </w:p>
        </w:tc>
        <w:tc>
          <w:tcPr>
            <w:tcW w:w="2163" w:type="dxa"/>
            <w:shd w:val="clear" w:color="auto" w:fill="auto"/>
            <w:vAlign w:val="center"/>
          </w:tcPr>
          <w:p w:rsidR="00217757" w:rsidRPr="00EF4795" w:rsidRDefault="00217757" w:rsidP="0047356F">
            <w:pPr>
              <w:autoSpaceDE w:val="0"/>
              <w:autoSpaceDN w:val="0"/>
              <w:adjustRightInd w:val="0"/>
              <w:spacing w:before="16" w:line="24" w:lineRule="atLeast"/>
              <w:rPr>
                <w:rFonts w:cs="Arial"/>
                <w:spacing w:val="-1"/>
                <w:szCs w:val="21"/>
              </w:rPr>
            </w:pPr>
          </w:p>
        </w:tc>
      </w:tr>
      <w:tr w:rsidR="00217757" w:rsidRPr="0048336E" w:rsidTr="0047356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332" w:type="dxa"/>
            <w:shd w:val="clear" w:color="auto" w:fill="auto"/>
          </w:tcPr>
          <w:p w:rsidR="00217757" w:rsidRPr="00EF4795" w:rsidRDefault="00176166" w:rsidP="000A48EF">
            <w:pPr>
              <w:spacing w:line="24" w:lineRule="atLeast"/>
              <w:rPr>
                <w:rFonts w:cs="Arial" w:hint="eastAsia"/>
                <w:lang w:eastAsia="zh-CN"/>
              </w:rPr>
            </w:pPr>
            <w:r w:rsidRPr="00EF4795">
              <w:rPr>
                <w:rFonts w:cs="Arial" w:hint="eastAsia"/>
                <w:lang w:eastAsia="zh-CN"/>
              </w:rPr>
              <w:t>F110</w:t>
            </w:r>
          </w:p>
        </w:tc>
        <w:tc>
          <w:tcPr>
            <w:tcW w:w="1339" w:type="dxa"/>
            <w:shd w:val="clear" w:color="auto" w:fill="auto"/>
          </w:tcPr>
          <w:p w:rsidR="00217757" w:rsidRPr="00EF4795" w:rsidRDefault="00217757" w:rsidP="0047356F">
            <w:pPr>
              <w:spacing w:line="24" w:lineRule="atLeast"/>
              <w:rPr>
                <w:rFonts w:cs="Arial"/>
              </w:rPr>
            </w:pPr>
            <w:r w:rsidRPr="00EF4795">
              <w:rPr>
                <w:rFonts w:cs="Arial"/>
              </w:rPr>
              <w:t>GND</w:t>
            </w:r>
          </w:p>
        </w:tc>
        <w:tc>
          <w:tcPr>
            <w:tcW w:w="1741" w:type="dxa"/>
            <w:shd w:val="clear" w:color="auto" w:fill="auto"/>
          </w:tcPr>
          <w:p w:rsidR="00217757" w:rsidRPr="00EF4795" w:rsidRDefault="00217757" w:rsidP="0047356F">
            <w:pPr>
              <w:spacing w:line="24" w:lineRule="atLeast"/>
              <w:rPr>
                <w:rFonts w:cs="Arial"/>
              </w:rPr>
            </w:pPr>
            <w:r w:rsidRPr="00EF4795">
              <w:rPr>
                <w:rFonts w:cs="Arial" w:hint="eastAsia"/>
              </w:rPr>
              <w:t>GND</w:t>
            </w:r>
          </w:p>
        </w:tc>
        <w:tc>
          <w:tcPr>
            <w:tcW w:w="1738" w:type="dxa"/>
            <w:shd w:val="clear" w:color="auto" w:fill="auto"/>
          </w:tcPr>
          <w:p w:rsidR="00217757" w:rsidRPr="00EF4795" w:rsidRDefault="00217757" w:rsidP="00176166">
            <w:pPr>
              <w:spacing w:line="24" w:lineRule="atLeast"/>
              <w:rPr>
                <w:rFonts w:cs="Arial" w:hint="eastAsia"/>
                <w:lang w:eastAsia="zh-CN"/>
              </w:rPr>
            </w:pPr>
            <w:r w:rsidRPr="00EF4795">
              <w:rPr>
                <w:rFonts w:cs="Arial" w:hint="eastAsia"/>
                <w:lang w:eastAsia="zh-CN"/>
              </w:rPr>
              <w:t>F1</w:t>
            </w:r>
            <w:r w:rsidR="00176166" w:rsidRPr="00EF4795">
              <w:rPr>
                <w:rFonts w:cs="Arial" w:hint="eastAsia"/>
                <w:lang w:eastAsia="zh-CN"/>
              </w:rPr>
              <w:t>10</w:t>
            </w:r>
          </w:p>
        </w:tc>
        <w:tc>
          <w:tcPr>
            <w:tcW w:w="1542" w:type="dxa"/>
            <w:shd w:val="clear" w:color="auto" w:fill="auto"/>
          </w:tcPr>
          <w:p w:rsidR="00217757" w:rsidRPr="00EF4795" w:rsidRDefault="00217757" w:rsidP="0047356F">
            <w:pPr>
              <w:autoSpaceDE w:val="0"/>
              <w:autoSpaceDN w:val="0"/>
              <w:adjustRightInd w:val="0"/>
              <w:spacing w:before="16" w:line="24" w:lineRule="atLeast"/>
              <w:rPr>
                <w:rFonts w:cs="Arial" w:hint="eastAsia"/>
                <w:spacing w:val="-1"/>
                <w:szCs w:val="21"/>
                <w:lang w:eastAsia="zh-CN"/>
              </w:rPr>
            </w:pPr>
            <w:r w:rsidRPr="00EF4795">
              <w:rPr>
                <w:rFonts w:cs="Arial" w:hint="eastAsia"/>
                <w:spacing w:val="-1"/>
                <w:szCs w:val="21"/>
                <w:lang w:eastAsia="zh-CN"/>
              </w:rPr>
              <w:t>0V</w:t>
            </w:r>
          </w:p>
        </w:tc>
        <w:tc>
          <w:tcPr>
            <w:tcW w:w="2163" w:type="dxa"/>
            <w:shd w:val="clear" w:color="auto" w:fill="auto"/>
            <w:vAlign w:val="center"/>
          </w:tcPr>
          <w:p w:rsidR="00217757" w:rsidRPr="00EF4795" w:rsidRDefault="00217757" w:rsidP="0047356F">
            <w:pPr>
              <w:autoSpaceDE w:val="0"/>
              <w:autoSpaceDN w:val="0"/>
              <w:adjustRightInd w:val="0"/>
              <w:spacing w:before="16" w:line="24" w:lineRule="atLeast"/>
              <w:rPr>
                <w:rFonts w:cs="Arial"/>
                <w:spacing w:val="-1"/>
                <w:szCs w:val="21"/>
              </w:rPr>
            </w:pPr>
          </w:p>
        </w:tc>
      </w:tr>
      <w:tr w:rsidR="00217757" w:rsidRPr="0048336E" w:rsidTr="0047356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332" w:type="dxa"/>
            <w:shd w:val="clear" w:color="auto" w:fill="auto"/>
          </w:tcPr>
          <w:p w:rsidR="00217757" w:rsidRPr="00EF4795" w:rsidRDefault="00217757" w:rsidP="00176166">
            <w:pPr>
              <w:spacing w:line="24" w:lineRule="atLeast"/>
              <w:rPr>
                <w:rFonts w:cs="Arial" w:hint="eastAsia"/>
                <w:lang w:eastAsia="zh-CN"/>
              </w:rPr>
            </w:pPr>
            <w:r w:rsidRPr="00EF4795">
              <w:rPr>
                <w:rFonts w:cs="Arial" w:hint="eastAsia"/>
                <w:lang w:eastAsia="zh-CN"/>
              </w:rPr>
              <w:t>F10</w:t>
            </w:r>
            <w:r w:rsidR="00176166" w:rsidRPr="00EF4795">
              <w:rPr>
                <w:rFonts w:cs="Arial" w:hint="eastAsia"/>
                <w:lang w:eastAsia="zh-CN"/>
              </w:rPr>
              <w:t>8</w:t>
            </w:r>
          </w:p>
        </w:tc>
        <w:tc>
          <w:tcPr>
            <w:tcW w:w="1339" w:type="dxa"/>
            <w:shd w:val="clear" w:color="auto" w:fill="auto"/>
          </w:tcPr>
          <w:p w:rsidR="00217757" w:rsidRPr="00EF4795" w:rsidRDefault="00217757" w:rsidP="0047356F">
            <w:pPr>
              <w:spacing w:line="24" w:lineRule="atLeast"/>
              <w:rPr>
                <w:rFonts w:cs="Arial"/>
              </w:rPr>
            </w:pPr>
            <w:r w:rsidRPr="00EF4795">
              <w:rPr>
                <w:rFonts w:cs="Arial"/>
              </w:rPr>
              <w:t>13.5VDC</w:t>
            </w:r>
          </w:p>
        </w:tc>
        <w:tc>
          <w:tcPr>
            <w:tcW w:w="1741" w:type="dxa"/>
            <w:shd w:val="clear" w:color="auto" w:fill="auto"/>
          </w:tcPr>
          <w:p w:rsidR="00217757" w:rsidRPr="00EF4795" w:rsidRDefault="00217757" w:rsidP="0047356F">
            <w:pPr>
              <w:spacing w:line="24" w:lineRule="atLeast"/>
              <w:rPr>
                <w:rFonts w:cs="Arial"/>
              </w:rPr>
            </w:pPr>
            <w:r w:rsidRPr="00EF4795">
              <w:rPr>
                <w:rFonts w:cs="Arial"/>
              </w:rPr>
              <w:t>Ignition</w:t>
            </w:r>
          </w:p>
        </w:tc>
        <w:tc>
          <w:tcPr>
            <w:tcW w:w="1738" w:type="dxa"/>
            <w:shd w:val="clear" w:color="auto" w:fill="auto"/>
          </w:tcPr>
          <w:p w:rsidR="00217757" w:rsidRPr="00EF4795" w:rsidRDefault="00217757" w:rsidP="00A84BC3">
            <w:pPr>
              <w:spacing w:line="24" w:lineRule="atLeast"/>
              <w:rPr>
                <w:rFonts w:cs="Arial" w:hint="eastAsia"/>
                <w:lang w:eastAsia="zh-CN"/>
              </w:rPr>
            </w:pPr>
            <w:r w:rsidRPr="00EF4795">
              <w:rPr>
                <w:rFonts w:cs="Arial" w:hint="eastAsia"/>
                <w:lang w:eastAsia="zh-CN"/>
              </w:rPr>
              <w:t>F10</w:t>
            </w:r>
            <w:r w:rsidR="00A84BC3" w:rsidRPr="00EF4795">
              <w:rPr>
                <w:rFonts w:cs="Arial" w:hint="eastAsia"/>
                <w:lang w:eastAsia="zh-CN"/>
              </w:rPr>
              <w:t>8</w:t>
            </w:r>
          </w:p>
        </w:tc>
        <w:tc>
          <w:tcPr>
            <w:tcW w:w="1542" w:type="dxa"/>
            <w:shd w:val="clear" w:color="auto" w:fill="auto"/>
          </w:tcPr>
          <w:p w:rsidR="00217757" w:rsidRPr="00EF4795" w:rsidRDefault="00217757" w:rsidP="0047356F">
            <w:pPr>
              <w:autoSpaceDE w:val="0"/>
              <w:autoSpaceDN w:val="0"/>
              <w:adjustRightInd w:val="0"/>
              <w:spacing w:before="16" w:line="24" w:lineRule="atLeast"/>
              <w:rPr>
                <w:rFonts w:cs="Arial" w:hint="eastAsia"/>
                <w:spacing w:val="-1"/>
                <w:szCs w:val="21"/>
                <w:lang w:eastAsia="zh-CN"/>
              </w:rPr>
            </w:pPr>
            <w:r w:rsidRPr="00EF4795">
              <w:rPr>
                <w:rFonts w:cs="Arial" w:hint="eastAsia"/>
                <w:spacing w:val="-1"/>
                <w:szCs w:val="21"/>
                <w:lang w:eastAsia="zh-CN"/>
              </w:rPr>
              <w:t>13.5V</w:t>
            </w:r>
          </w:p>
        </w:tc>
        <w:tc>
          <w:tcPr>
            <w:tcW w:w="2163" w:type="dxa"/>
            <w:shd w:val="clear" w:color="auto" w:fill="auto"/>
            <w:vAlign w:val="center"/>
          </w:tcPr>
          <w:p w:rsidR="00217757" w:rsidRPr="00EF4795" w:rsidRDefault="00217757" w:rsidP="0047356F">
            <w:pPr>
              <w:autoSpaceDE w:val="0"/>
              <w:autoSpaceDN w:val="0"/>
              <w:adjustRightInd w:val="0"/>
              <w:spacing w:before="16" w:line="24" w:lineRule="atLeast"/>
              <w:rPr>
                <w:rFonts w:cs="Arial"/>
                <w:spacing w:val="-1"/>
                <w:szCs w:val="21"/>
              </w:rPr>
            </w:pPr>
          </w:p>
        </w:tc>
      </w:tr>
      <w:tr w:rsidR="00217757" w:rsidRPr="0048336E" w:rsidTr="0047356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332" w:type="dxa"/>
            <w:shd w:val="clear" w:color="auto" w:fill="auto"/>
          </w:tcPr>
          <w:p w:rsidR="00217757" w:rsidRPr="00EF4795" w:rsidRDefault="00217757" w:rsidP="00A84BC3">
            <w:pPr>
              <w:spacing w:line="24" w:lineRule="atLeast"/>
              <w:rPr>
                <w:rFonts w:cs="Arial" w:hint="eastAsia"/>
                <w:lang w:eastAsia="zh-CN"/>
              </w:rPr>
            </w:pPr>
            <w:r w:rsidRPr="00EF4795">
              <w:rPr>
                <w:rFonts w:cs="Arial" w:hint="eastAsia"/>
                <w:lang w:eastAsia="zh-CN"/>
              </w:rPr>
              <w:t>F10</w:t>
            </w:r>
            <w:r w:rsidR="00A84BC3" w:rsidRPr="00EF4795">
              <w:rPr>
                <w:rFonts w:cs="Arial" w:hint="eastAsia"/>
                <w:lang w:eastAsia="zh-CN"/>
              </w:rPr>
              <w:t>0</w:t>
            </w:r>
          </w:p>
        </w:tc>
        <w:tc>
          <w:tcPr>
            <w:tcW w:w="1339" w:type="dxa"/>
            <w:shd w:val="clear" w:color="auto" w:fill="auto"/>
          </w:tcPr>
          <w:p w:rsidR="00217757" w:rsidRPr="00EF4795" w:rsidRDefault="00217757" w:rsidP="0047356F">
            <w:pPr>
              <w:autoSpaceDE w:val="0"/>
              <w:autoSpaceDN w:val="0"/>
              <w:adjustRightInd w:val="0"/>
              <w:spacing w:before="16" w:line="24" w:lineRule="atLeast"/>
              <w:rPr>
                <w:rFonts w:cs="Arial"/>
                <w:spacing w:val="-1"/>
                <w:szCs w:val="21"/>
              </w:rPr>
            </w:pPr>
            <w:r w:rsidRPr="00EF4795">
              <w:rPr>
                <w:rFonts w:cs="Arial"/>
                <w:spacing w:val="-1"/>
                <w:szCs w:val="21"/>
              </w:rPr>
              <w:t>CANH</w:t>
            </w:r>
          </w:p>
        </w:tc>
        <w:tc>
          <w:tcPr>
            <w:tcW w:w="1741" w:type="dxa"/>
            <w:shd w:val="clear" w:color="auto" w:fill="auto"/>
          </w:tcPr>
          <w:p w:rsidR="00217757" w:rsidRPr="00EF4795" w:rsidRDefault="00217757" w:rsidP="0047356F">
            <w:pPr>
              <w:autoSpaceDE w:val="0"/>
              <w:autoSpaceDN w:val="0"/>
              <w:adjustRightInd w:val="0"/>
              <w:spacing w:before="16" w:line="24" w:lineRule="atLeast"/>
              <w:rPr>
                <w:rFonts w:cs="Arial"/>
                <w:spacing w:val="-1"/>
                <w:szCs w:val="21"/>
              </w:rPr>
            </w:pPr>
            <w:r w:rsidRPr="00EF4795">
              <w:rPr>
                <w:rFonts w:cs="Arial"/>
                <w:spacing w:val="-1"/>
                <w:szCs w:val="21"/>
              </w:rPr>
              <w:t>CANH</w:t>
            </w:r>
          </w:p>
        </w:tc>
        <w:tc>
          <w:tcPr>
            <w:tcW w:w="1738" w:type="dxa"/>
            <w:shd w:val="clear" w:color="auto" w:fill="auto"/>
            <w:vAlign w:val="center"/>
          </w:tcPr>
          <w:p w:rsidR="00217757" w:rsidRPr="00EF4795" w:rsidRDefault="00217757" w:rsidP="0047356F">
            <w:pPr>
              <w:autoSpaceDE w:val="0"/>
              <w:autoSpaceDN w:val="0"/>
              <w:adjustRightInd w:val="0"/>
              <w:spacing w:before="16" w:line="24" w:lineRule="atLeast"/>
              <w:rPr>
                <w:rFonts w:cs="Arial"/>
                <w:spacing w:val="-1"/>
                <w:szCs w:val="21"/>
              </w:rPr>
            </w:pPr>
          </w:p>
        </w:tc>
        <w:tc>
          <w:tcPr>
            <w:tcW w:w="1542" w:type="dxa"/>
            <w:shd w:val="clear" w:color="auto" w:fill="auto"/>
            <w:vAlign w:val="center"/>
          </w:tcPr>
          <w:p w:rsidR="00217757" w:rsidRPr="00EF4795" w:rsidRDefault="00217757" w:rsidP="0047356F">
            <w:pPr>
              <w:autoSpaceDE w:val="0"/>
              <w:autoSpaceDN w:val="0"/>
              <w:adjustRightInd w:val="0"/>
              <w:spacing w:before="16" w:line="24" w:lineRule="atLeast"/>
              <w:rPr>
                <w:rFonts w:cs="Arial"/>
                <w:spacing w:val="-1"/>
                <w:szCs w:val="21"/>
              </w:rPr>
            </w:pPr>
          </w:p>
        </w:tc>
        <w:tc>
          <w:tcPr>
            <w:tcW w:w="2163" w:type="dxa"/>
            <w:shd w:val="clear" w:color="auto" w:fill="auto"/>
            <w:vAlign w:val="center"/>
          </w:tcPr>
          <w:p w:rsidR="00217757" w:rsidRPr="00EF4795" w:rsidRDefault="00217757" w:rsidP="0047356F">
            <w:pPr>
              <w:autoSpaceDE w:val="0"/>
              <w:autoSpaceDN w:val="0"/>
              <w:adjustRightInd w:val="0"/>
              <w:spacing w:before="16" w:line="24" w:lineRule="atLeast"/>
              <w:rPr>
                <w:rFonts w:cs="Arial"/>
                <w:spacing w:val="-1"/>
                <w:szCs w:val="21"/>
              </w:rPr>
            </w:pPr>
          </w:p>
        </w:tc>
      </w:tr>
      <w:tr w:rsidR="00217757" w:rsidRPr="0048336E" w:rsidTr="0047356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332" w:type="dxa"/>
            <w:shd w:val="clear" w:color="auto" w:fill="auto"/>
          </w:tcPr>
          <w:p w:rsidR="00217757" w:rsidRPr="00EF4795" w:rsidRDefault="00217757" w:rsidP="00A84BC3">
            <w:pPr>
              <w:spacing w:line="24" w:lineRule="atLeast"/>
              <w:rPr>
                <w:rFonts w:cs="Arial" w:hint="eastAsia"/>
                <w:lang w:eastAsia="zh-CN"/>
              </w:rPr>
            </w:pPr>
            <w:r w:rsidRPr="00EF4795">
              <w:rPr>
                <w:rFonts w:cs="Arial" w:hint="eastAsia"/>
                <w:lang w:eastAsia="zh-CN"/>
              </w:rPr>
              <w:t>F10</w:t>
            </w:r>
            <w:r w:rsidR="00A84BC3" w:rsidRPr="00EF4795">
              <w:rPr>
                <w:rFonts w:cs="Arial" w:hint="eastAsia"/>
                <w:lang w:eastAsia="zh-CN"/>
              </w:rPr>
              <w:t>1</w:t>
            </w:r>
          </w:p>
        </w:tc>
        <w:tc>
          <w:tcPr>
            <w:tcW w:w="1339" w:type="dxa"/>
            <w:shd w:val="clear" w:color="auto" w:fill="auto"/>
          </w:tcPr>
          <w:p w:rsidR="00217757" w:rsidRPr="00EF4795" w:rsidRDefault="00217757" w:rsidP="0047356F">
            <w:pPr>
              <w:autoSpaceDE w:val="0"/>
              <w:autoSpaceDN w:val="0"/>
              <w:adjustRightInd w:val="0"/>
              <w:spacing w:before="16" w:line="24" w:lineRule="atLeast"/>
              <w:rPr>
                <w:rFonts w:cs="Arial"/>
                <w:spacing w:val="-1"/>
                <w:szCs w:val="21"/>
              </w:rPr>
            </w:pPr>
            <w:r w:rsidRPr="00EF4795">
              <w:rPr>
                <w:rFonts w:cs="Arial"/>
                <w:spacing w:val="-1"/>
                <w:szCs w:val="21"/>
              </w:rPr>
              <w:t>CANL</w:t>
            </w:r>
          </w:p>
        </w:tc>
        <w:tc>
          <w:tcPr>
            <w:tcW w:w="1741" w:type="dxa"/>
            <w:shd w:val="clear" w:color="auto" w:fill="auto"/>
          </w:tcPr>
          <w:p w:rsidR="00217757" w:rsidRPr="00EF4795" w:rsidRDefault="00217757" w:rsidP="0047356F">
            <w:pPr>
              <w:autoSpaceDE w:val="0"/>
              <w:autoSpaceDN w:val="0"/>
              <w:adjustRightInd w:val="0"/>
              <w:spacing w:before="16" w:line="24" w:lineRule="atLeast"/>
              <w:rPr>
                <w:rFonts w:cs="Arial"/>
                <w:spacing w:val="-1"/>
                <w:szCs w:val="21"/>
              </w:rPr>
            </w:pPr>
            <w:r w:rsidRPr="00EF4795">
              <w:rPr>
                <w:rFonts w:cs="Arial"/>
                <w:spacing w:val="-1"/>
                <w:szCs w:val="21"/>
              </w:rPr>
              <w:t>CANL</w:t>
            </w:r>
          </w:p>
        </w:tc>
        <w:tc>
          <w:tcPr>
            <w:tcW w:w="1738" w:type="dxa"/>
            <w:shd w:val="clear" w:color="auto" w:fill="auto"/>
            <w:vAlign w:val="center"/>
          </w:tcPr>
          <w:p w:rsidR="00217757" w:rsidRPr="00EF4795" w:rsidRDefault="00217757" w:rsidP="0047356F">
            <w:pPr>
              <w:autoSpaceDE w:val="0"/>
              <w:autoSpaceDN w:val="0"/>
              <w:adjustRightInd w:val="0"/>
              <w:spacing w:before="16" w:line="24" w:lineRule="atLeast"/>
              <w:rPr>
                <w:rFonts w:cs="Arial"/>
                <w:spacing w:val="-1"/>
                <w:szCs w:val="21"/>
              </w:rPr>
            </w:pPr>
          </w:p>
        </w:tc>
        <w:tc>
          <w:tcPr>
            <w:tcW w:w="1542" w:type="dxa"/>
            <w:shd w:val="clear" w:color="auto" w:fill="auto"/>
            <w:vAlign w:val="center"/>
          </w:tcPr>
          <w:p w:rsidR="00217757" w:rsidRPr="00EF4795" w:rsidRDefault="00217757" w:rsidP="0047356F">
            <w:pPr>
              <w:autoSpaceDE w:val="0"/>
              <w:autoSpaceDN w:val="0"/>
              <w:adjustRightInd w:val="0"/>
              <w:spacing w:before="16" w:line="24" w:lineRule="atLeast"/>
              <w:rPr>
                <w:rFonts w:cs="Arial"/>
                <w:spacing w:val="-1"/>
                <w:szCs w:val="21"/>
              </w:rPr>
            </w:pPr>
          </w:p>
        </w:tc>
        <w:tc>
          <w:tcPr>
            <w:tcW w:w="2163" w:type="dxa"/>
            <w:shd w:val="clear" w:color="auto" w:fill="auto"/>
            <w:vAlign w:val="center"/>
          </w:tcPr>
          <w:p w:rsidR="00217757" w:rsidRPr="00EF4795" w:rsidRDefault="00217757" w:rsidP="0047356F">
            <w:pPr>
              <w:autoSpaceDE w:val="0"/>
              <w:autoSpaceDN w:val="0"/>
              <w:adjustRightInd w:val="0"/>
              <w:spacing w:before="16" w:line="24" w:lineRule="atLeast"/>
              <w:rPr>
                <w:rFonts w:cs="Arial"/>
                <w:spacing w:val="-1"/>
                <w:szCs w:val="21"/>
              </w:rPr>
            </w:pPr>
          </w:p>
        </w:tc>
      </w:tr>
      <w:tr w:rsidR="001E0606" w:rsidRPr="0048336E" w:rsidTr="0047356F">
        <w:tc>
          <w:tcPr>
            <w:tcW w:w="1332" w:type="dxa"/>
            <w:tcBorders>
              <w:top w:val="single" w:sz="4" w:space="0" w:color="auto"/>
              <w:left w:val="single" w:sz="4" w:space="0" w:color="auto"/>
              <w:bottom w:val="single" w:sz="4" w:space="0" w:color="auto"/>
              <w:right w:val="single" w:sz="4" w:space="0" w:color="auto"/>
            </w:tcBorders>
            <w:shd w:val="clear" w:color="auto" w:fill="auto"/>
          </w:tcPr>
          <w:p w:rsidR="001E0606" w:rsidRPr="00EF4795" w:rsidRDefault="001E0606" w:rsidP="0047356F">
            <w:pPr>
              <w:widowControl w:val="0"/>
              <w:autoSpaceDE w:val="0"/>
              <w:autoSpaceDN w:val="0"/>
              <w:adjustRightInd w:val="0"/>
              <w:spacing w:before="16" w:line="24" w:lineRule="atLeast"/>
              <w:rPr>
                <w:rFonts w:cs="Arial" w:hint="eastAsia"/>
                <w:color w:val="000000"/>
                <w:spacing w:val="-1"/>
                <w:sz w:val="21"/>
                <w:szCs w:val="21"/>
                <w:lang w:eastAsia="zh-CN"/>
              </w:rPr>
            </w:pPr>
          </w:p>
        </w:tc>
        <w:tc>
          <w:tcPr>
            <w:tcW w:w="1339" w:type="dxa"/>
            <w:tcBorders>
              <w:top w:val="single" w:sz="4" w:space="0" w:color="auto"/>
              <w:left w:val="single" w:sz="4" w:space="0" w:color="auto"/>
              <w:bottom w:val="single" w:sz="4" w:space="0" w:color="auto"/>
              <w:right w:val="single" w:sz="4" w:space="0" w:color="auto"/>
            </w:tcBorders>
            <w:shd w:val="clear" w:color="auto" w:fill="auto"/>
          </w:tcPr>
          <w:p w:rsidR="001E0606" w:rsidRPr="00EF4795" w:rsidRDefault="001E0606" w:rsidP="0047356F">
            <w:pPr>
              <w:widowControl w:val="0"/>
              <w:autoSpaceDE w:val="0"/>
              <w:autoSpaceDN w:val="0"/>
              <w:adjustRightInd w:val="0"/>
              <w:spacing w:before="16" w:line="24" w:lineRule="atLeast"/>
              <w:rPr>
                <w:rFonts w:cs="Arial"/>
                <w:spacing w:val="-1"/>
              </w:rPr>
            </w:pPr>
          </w:p>
        </w:tc>
        <w:tc>
          <w:tcPr>
            <w:tcW w:w="1741" w:type="dxa"/>
            <w:tcBorders>
              <w:top w:val="single" w:sz="4" w:space="0" w:color="auto"/>
              <w:left w:val="single" w:sz="4" w:space="0" w:color="auto"/>
              <w:bottom w:val="single" w:sz="4" w:space="0" w:color="auto"/>
              <w:right w:val="single" w:sz="4" w:space="0" w:color="auto"/>
            </w:tcBorders>
            <w:shd w:val="clear" w:color="auto" w:fill="auto"/>
          </w:tcPr>
          <w:p w:rsidR="001E0606" w:rsidRPr="00EF4795" w:rsidRDefault="001E0606" w:rsidP="0047356F">
            <w:pPr>
              <w:widowControl w:val="0"/>
              <w:autoSpaceDE w:val="0"/>
              <w:autoSpaceDN w:val="0"/>
              <w:adjustRightInd w:val="0"/>
              <w:spacing w:before="16" w:line="24" w:lineRule="atLeast"/>
              <w:rPr>
                <w:rFonts w:cs="Arial"/>
                <w:spacing w:val="-1"/>
              </w:rPr>
            </w:pPr>
            <w:r w:rsidRPr="00EF4795">
              <w:rPr>
                <w:rFonts w:cs="Arial"/>
                <w:spacing w:val="-1"/>
              </w:rPr>
              <w:t>Buzzer  +</w:t>
            </w:r>
          </w:p>
        </w:tc>
        <w:tc>
          <w:tcPr>
            <w:tcW w:w="1738" w:type="dxa"/>
            <w:tcBorders>
              <w:top w:val="single" w:sz="4" w:space="0" w:color="auto"/>
              <w:left w:val="single" w:sz="4" w:space="0" w:color="auto"/>
              <w:bottom w:val="single" w:sz="4" w:space="0" w:color="auto"/>
              <w:right w:val="single" w:sz="4" w:space="0" w:color="auto"/>
            </w:tcBorders>
            <w:shd w:val="clear" w:color="auto" w:fill="auto"/>
          </w:tcPr>
          <w:p w:rsidR="001E0606" w:rsidRPr="00EF4795" w:rsidRDefault="00A84BC3" w:rsidP="00217757">
            <w:pPr>
              <w:widowControl w:val="0"/>
              <w:autoSpaceDE w:val="0"/>
              <w:autoSpaceDN w:val="0"/>
              <w:adjustRightInd w:val="0"/>
              <w:spacing w:before="16" w:line="24" w:lineRule="atLeast"/>
              <w:rPr>
                <w:rFonts w:cs="Arial"/>
                <w:spacing w:val="-1"/>
              </w:rPr>
            </w:pPr>
            <w:r w:rsidRPr="00EF4795">
              <w:rPr>
                <w:rFonts w:cs="Arial" w:hint="eastAsia"/>
                <w:spacing w:val="-1"/>
                <w:lang w:eastAsia="zh-CN"/>
              </w:rPr>
              <w:t>F437</w:t>
            </w:r>
            <w:r w:rsidR="001E0606" w:rsidRPr="00EF4795">
              <w:rPr>
                <w:rFonts w:cs="Arial"/>
                <w:spacing w:val="-1"/>
              </w:rPr>
              <w:t>(TOP)</w:t>
            </w:r>
          </w:p>
        </w:tc>
        <w:tc>
          <w:tcPr>
            <w:tcW w:w="1542" w:type="dxa"/>
            <w:tcBorders>
              <w:top w:val="single" w:sz="4" w:space="0" w:color="auto"/>
              <w:left w:val="single" w:sz="4" w:space="0" w:color="auto"/>
              <w:bottom w:val="single" w:sz="4" w:space="0" w:color="auto"/>
              <w:right w:val="single" w:sz="4" w:space="0" w:color="auto"/>
            </w:tcBorders>
            <w:shd w:val="clear" w:color="auto" w:fill="auto"/>
          </w:tcPr>
          <w:p w:rsidR="001E0606" w:rsidRPr="00EF4795" w:rsidRDefault="001E0606" w:rsidP="0047356F">
            <w:pPr>
              <w:widowControl w:val="0"/>
              <w:autoSpaceDE w:val="0"/>
              <w:autoSpaceDN w:val="0"/>
              <w:adjustRightInd w:val="0"/>
              <w:spacing w:before="16" w:line="24" w:lineRule="atLeast"/>
              <w:rPr>
                <w:rFonts w:cs="Arial" w:hint="eastAsia"/>
                <w:spacing w:val="-1"/>
                <w:lang w:eastAsia="zh-CN"/>
              </w:rPr>
            </w:pPr>
            <w:r w:rsidRPr="00EF4795">
              <w:rPr>
                <w:rFonts w:cs="Arial" w:hint="eastAsia"/>
                <w:spacing w:val="-1"/>
                <w:lang w:eastAsia="zh-CN"/>
              </w:rPr>
              <w:t>7~13V</w:t>
            </w:r>
          </w:p>
        </w:tc>
        <w:tc>
          <w:tcPr>
            <w:tcW w:w="2163" w:type="dxa"/>
            <w:tcBorders>
              <w:top w:val="single" w:sz="4" w:space="0" w:color="auto"/>
              <w:left w:val="single" w:sz="4" w:space="0" w:color="auto"/>
              <w:bottom w:val="single" w:sz="4" w:space="0" w:color="auto"/>
              <w:right w:val="single" w:sz="4" w:space="0" w:color="auto"/>
            </w:tcBorders>
            <w:shd w:val="clear" w:color="auto" w:fill="auto"/>
          </w:tcPr>
          <w:p w:rsidR="001E0606" w:rsidRPr="00EF4795" w:rsidRDefault="001E0606" w:rsidP="0047356F">
            <w:pPr>
              <w:widowControl w:val="0"/>
              <w:autoSpaceDE w:val="0"/>
              <w:autoSpaceDN w:val="0"/>
              <w:adjustRightInd w:val="0"/>
              <w:spacing w:before="16" w:line="24" w:lineRule="atLeast"/>
              <w:rPr>
                <w:rFonts w:cs="Arial"/>
                <w:spacing w:val="-1"/>
                <w:sz w:val="21"/>
                <w:szCs w:val="21"/>
              </w:rPr>
            </w:pPr>
          </w:p>
        </w:tc>
      </w:tr>
      <w:tr w:rsidR="001E0606" w:rsidRPr="0048336E" w:rsidTr="0047356F">
        <w:trPr>
          <w:trHeight w:val="168"/>
        </w:trPr>
        <w:tc>
          <w:tcPr>
            <w:tcW w:w="1332" w:type="dxa"/>
            <w:tcBorders>
              <w:top w:val="single" w:sz="4" w:space="0" w:color="auto"/>
              <w:left w:val="single" w:sz="4" w:space="0" w:color="auto"/>
              <w:bottom w:val="single" w:sz="4" w:space="0" w:color="auto"/>
              <w:right w:val="single" w:sz="4" w:space="0" w:color="auto"/>
            </w:tcBorders>
            <w:shd w:val="clear" w:color="auto" w:fill="auto"/>
          </w:tcPr>
          <w:p w:rsidR="001E0606" w:rsidRPr="00EF4795" w:rsidRDefault="001E0606" w:rsidP="0047356F">
            <w:pPr>
              <w:widowControl w:val="0"/>
              <w:autoSpaceDE w:val="0"/>
              <w:autoSpaceDN w:val="0"/>
              <w:adjustRightInd w:val="0"/>
              <w:spacing w:before="16" w:line="24" w:lineRule="atLeast"/>
              <w:rPr>
                <w:rFonts w:cs="Arial"/>
                <w:spacing w:val="-1"/>
                <w:sz w:val="21"/>
                <w:szCs w:val="21"/>
              </w:rPr>
            </w:pPr>
          </w:p>
        </w:tc>
        <w:tc>
          <w:tcPr>
            <w:tcW w:w="1339" w:type="dxa"/>
            <w:tcBorders>
              <w:top w:val="single" w:sz="4" w:space="0" w:color="auto"/>
              <w:left w:val="single" w:sz="4" w:space="0" w:color="auto"/>
              <w:bottom w:val="single" w:sz="4" w:space="0" w:color="auto"/>
              <w:right w:val="single" w:sz="4" w:space="0" w:color="auto"/>
            </w:tcBorders>
            <w:shd w:val="clear" w:color="auto" w:fill="auto"/>
          </w:tcPr>
          <w:p w:rsidR="001E0606" w:rsidRPr="00EF4795" w:rsidRDefault="001E0606" w:rsidP="0047356F">
            <w:pPr>
              <w:widowControl w:val="0"/>
              <w:autoSpaceDE w:val="0"/>
              <w:autoSpaceDN w:val="0"/>
              <w:adjustRightInd w:val="0"/>
              <w:spacing w:before="16" w:line="24" w:lineRule="atLeast"/>
              <w:rPr>
                <w:rFonts w:cs="Arial"/>
                <w:spacing w:val="-1"/>
              </w:rPr>
            </w:pPr>
          </w:p>
        </w:tc>
        <w:tc>
          <w:tcPr>
            <w:tcW w:w="1741" w:type="dxa"/>
            <w:tcBorders>
              <w:top w:val="single" w:sz="4" w:space="0" w:color="auto"/>
              <w:left w:val="single" w:sz="4" w:space="0" w:color="auto"/>
              <w:bottom w:val="single" w:sz="4" w:space="0" w:color="auto"/>
              <w:right w:val="single" w:sz="4" w:space="0" w:color="auto"/>
            </w:tcBorders>
            <w:shd w:val="clear" w:color="auto" w:fill="auto"/>
          </w:tcPr>
          <w:p w:rsidR="001E0606" w:rsidRPr="00EF4795" w:rsidRDefault="001E0606" w:rsidP="0047356F">
            <w:pPr>
              <w:widowControl w:val="0"/>
              <w:autoSpaceDE w:val="0"/>
              <w:autoSpaceDN w:val="0"/>
              <w:adjustRightInd w:val="0"/>
              <w:spacing w:before="16" w:line="24" w:lineRule="atLeast"/>
              <w:rPr>
                <w:rFonts w:cs="Arial" w:hint="eastAsia"/>
                <w:spacing w:val="-1"/>
                <w:lang w:eastAsia="zh-CN"/>
              </w:rPr>
            </w:pPr>
            <w:r w:rsidRPr="00EF4795">
              <w:rPr>
                <w:rFonts w:cs="Arial"/>
                <w:spacing w:val="-1"/>
              </w:rPr>
              <w:t xml:space="preserve">Buzzer  </w:t>
            </w:r>
            <w:r w:rsidRPr="00EF4795">
              <w:rPr>
                <w:rFonts w:cs="Arial" w:hint="eastAsia"/>
                <w:spacing w:val="-1"/>
                <w:lang w:eastAsia="zh-CN"/>
              </w:rPr>
              <w:t>-</w:t>
            </w:r>
          </w:p>
        </w:tc>
        <w:tc>
          <w:tcPr>
            <w:tcW w:w="1738" w:type="dxa"/>
            <w:tcBorders>
              <w:top w:val="single" w:sz="4" w:space="0" w:color="auto"/>
              <w:left w:val="single" w:sz="4" w:space="0" w:color="auto"/>
              <w:bottom w:val="single" w:sz="4" w:space="0" w:color="auto"/>
              <w:right w:val="single" w:sz="4" w:space="0" w:color="auto"/>
            </w:tcBorders>
            <w:shd w:val="clear" w:color="auto" w:fill="auto"/>
          </w:tcPr>
          <w:p w:rsidR="001E0606" w:rsidRPr="00EF4795" w:rsidRDefault="00A84BC3" w:rsidP="00217757">
            <w:pPr>
              <w:widowControl w:val="0"/>
              <w:autoSpaceDE w:val="0"/>
              <w:autoSpaceDN w:val="0"/>
              <w:adjustRightInd w:val="0"/>
              <w:spacing w:before="16" w:line="24" w:lineRule="atLeast"/>
              <w:rPr>
                <w:rFonts w:cs="Arial"/>
                <w:spacing w:val="-1"/>
              </w:rPr>
            </w:pPr>
            <w:r w:rsidRPr="00EF4795">
              <w:rPr>
                <w:rFonts w:cs="Arial" w:hint="eastAsia"/>
                <w:spacing w:val="-1"/>
                <w:lang w:eastAsia="zh-CN"/>
              </w:rPr>
              <w:t>F438</w:t>
            </w:r>
            <w:r w:rsidR="001E0606" w:rsidRPr="00EF4795">
              <w:rPr>
                <w:rFonts w:cs="Arial"/>
                <w:spacing w:val="-1"/>
              </w:rPr>
              <w:t>(TOP)</w:t>
            </w:r>
          </w:p>
        </w:tc>
        <w:tc>
          <w:tcPr>
            <w:tcW w:w="1542" w:type="dxa"/>
            <w:tcBorders>
              <w:top w:val="single" w:sz="4" w:space="0" w:color="auto"/>
              <w:left w:val="single" w:sz="4" w:space="0" w:color="auto"/>
              <w:bottom w:val="single" w:sz="4" w:space="0" w:color="auto"/>
              <w:right w:val="single" w:sz="4" w:space="0" w:color="auto"/>
            </w:tcBorders>
            <w:shd w:val="clear" w:color="auto" w:fill="auto"/>
          </w:tcPr>
          <w:p w:rsidR="001E0606" w:rsidRPr="00EF4795" w:rsidRDefault="001E0606" w:rsidP="0047356F">
            <w:pPr>
              <w:widowControl w:val="0"/>
              <w:autoSpaceDE w:val="0"/>
              <w:autoSpaceDN w:val="0"/>
              <w:adjustRightInd w:val="0"/>
              <w:spacing w:before="16" w:line="24" w:lineRule="atLeast"/>
              <w:rPr>
                <w:rFonts w:cs="Arial" w:hint="eastAsia"/>
                <w:spacing w:val="-1"/>
                <w:lang w:eastAsia="zh-CN"/>
              </w:rPr>
            </w:pPr>
            <w:r w:rsidRPr="00EF4795">
              <w:rPr>
                <w:rFonts w:cs="Arial" w:hint="eastAsia"/>
                <w:spacing w:val="-1"/>
                <w:lang w:eastAsia="zh-CN"/>
              </w:rPr>
              <w:t>0~2V</w:t>
            </w:r>
          </w:p>
        </w:tc>
        <w:tc>
          <w:tcPr>
            <w:tcW w:w="2163" w:type="dxa"/>
            <w:tcBorders>
              <w:top w:val="single" w:sz="4" w:space="0" w:color="auto"/>
              <w:left w:val="single" w:sz="4" w:space="0" w:color="auto"/>
              <w:bottom w:val="single" w:sz="4" w:space="0" w:color="auto"/>
              <w:right w:val="single" w:sz="4" w:space="0" w:color="auto"/>
            </w:tcBorders>
            <w:shd w:val="clear" w:color="auto" w:fill="auto"/>
          </w:tcPr>
          <w:p w:rsidR="001E0606" w:rsidRPr="00EF4795" w:rsidRDefault="001E0606" w:rsidP="0047356F">
            <w:pPr>
              <w:widowControl w:val="0"/>
              <w:autoSpaceDE w:val="0"/>
              <w:autoSpaceDN w:val="0"/>
              <w:adjustRightInd w:val="0"/>
              <w:spacing w:before="16" w:line="24" w:lineRule="atLeast"/>
              <w:rPr>
                <w:rFonts w:cs="Arial"/>
                <w:spacing w:val="-1"/>
                <w:sz w:val="21"/>
                <w:szCs w:val="21"/>
              </w:rPr>
            </w:pPr>
          </w:p>
        </w:tc>
      </w:tr>
    </w:tbl>
    <w:p w:rsidR="001E0606" w:rsidRDefault="001E0606" w:rsidP="008D7A27">
      <w:pPr>
        <w:rPr>
          <w:rFonts w:hint="eastAsia"/>
          <w:lang w:eastAsia="zh-CN"/>
        </w:rPr>
      </w:pPr>
    </w:p>
    <w:p w:rsidR="004A2EED" w:rsidRDefault="004A2EED" w:rsidP="008D7A27">
      <w:pPr>
        <w:rPr>
          <w:rFonts w:hint="eastAsia"/>
          <w:lang w:eastAsia="zh-CN"/>
        </w:rPr>
      </w:pPr>
    </w:p>
    <w:p w:rsidR="00C9708A" w:rsidRPr="00C9708A" w:rsidRDefault="00C9708A" w:rsidP="00C9708A">
      <w:pPr>
        <w:pStyle w:val="2"/>
        <w:rPr>
          <w:b/>
          <w:lang w:eastAsia="zh-CN"/>
        </w:rPr>
      </w:pPr>
      <w:bookmarkStart w:id="206" w:name="_Toc252457970"/>
      <w:bookmarkStart w:id="207" w:name="_Toc291842685"/>
      <w:bookmarkStart w:id="208" w:name="_Toc432408904"/>
      <w:bookmarkStart w:id="209" w:name="_Toc291842682"/>
      <w:bookmarkStart w:id="210" w:name="_Toc415843811"/>
      <w:bookmarkStart w:id="211" w:name="_Toc467654052"/>
      <w:r w:rsidRPr="00C9708A">
        <w:rPr>
          <w:szCs w:val="28"/>
        </w:rPr>
        <w:t>ADC Calibration</w:t>
      </w:r>
      <w:bookmarkEnd w:id="209"/>
      <w:bookmarkEnd w:id="210"/>
      <w:bookmarkEnd w:id="211"/>
    </w:p>
    <w:p w:rsidR="00C9708A" w:rsidRPr="00903FAE" w:rsidRDefault="007C4D3A" w:rsidP="00C9708A">
      <w:pPr>
        <w:spacing w:line="24" w:lineRule="atLeast"/>
        <w:rPr>
          <w:rFonts w:cs="Arial" w:hint="eastAsia"/>
          <w:lang w:eastAsia="zh-CN"/>
        </w:rPr>
      </w:pPr>
      <w:r>
        <w:rPr>
          <w:rFonts w:cs="Arial" w:hint="eastAsia"/>
          <w:szCs w:val="21"/>
          <w:lang w:eastAsia="zh-CN"/>
        </w:rPr>
        <w:t>N.A</w:t>
      </w:r>
    </w:p>
    <w:p w:rsidR="00C9708A" w:rsidRPr="00C9708A" w:rsidRDefault="00C9708A" w:rsidP="00C9708A">
      <w:pPr>
        <w:rPr>
          <w:rFonts w:hint="eastAsia"/>
          <w:lang w:val="en-GB" w:eastAsia="zh-CN"/>
        </w:rPr>
      </w:pPr>
    </w:p>
    <w:p w:rsidR="00280237" w:rsidRPr="00212A23" w:rsidRDefault="00280237" w:rsidP="00326320">
      <w:pPr>
        <w:pStyle w:val="2"/>
        <w:rPr>
          <w:b/>
          <w:lang w:eastAsia="zh-CN"/>
        </w:rPr>
      </w:pPr>
      <w:bookmarkStart w:id="212" w:name="_Toc467654053"/>
      <w:r w:rsidRPr="00212A23">
        <w:rPr>
          <w:b/>
          <w:lang w:eastAsia="zh-CN"/>
        </w:rPr>
        <w:t>Pointer Calibration</w:t>
      </w:r>
      <w:bookmarkEnd w:id="206"/>
      <w:bookmarkEnd w:id="207"/>
      <w:bookmarkEnd w:id="208"/>
      <w:bookmarkEnd w:id="212"/>
    </w:p>
    <w:p w:rsidR="00280237" w:rsidRPr="00212A23" w:rsidRDefault="00280237" w:rsidP="00280237">
      <w:pPr>
        <w:spacing w:line="24" w:lineRule="atLeast"/>
        <w:rPr>
          <w:rFonts w:cs="Arial" w:hint="eastAsia"/>
        </w:rPr>
      </w:pPr>
    </w:p>
    <w:p w:rsidR="00280237" w:rsidRPr="00212A23" w:rsidRDefault="00280237" w:rsidP="00326320">
      <w:pPr>
        <w:pStyle w:val="3"/>
        <w:rPr>
          <w:rFonts w:hint="eastAsia"/>
          <w:b/>
          <w:lang w:eastAsia="zh-CN"/>
        </w:rPr>
      </w:pPr>
      <w:bookmarkStart w:id="213" w:name="_Toc432408905"/>
      <w:bookmarkStart w:id="214" w:name="_Toc467654054"/>
      <w:r w:rsidRPr="00212A23">
        <w:rPr>
          <w:b/>
          <w:lang w:eastAsia="zh-CN"/>
        </w:rPr>
        <w:t>Pressure</w:t>
      </w:r>
      <w:r w:rsidRPr="00212A23">
        <w:rPr>
          <w:rFonts w:hint="eastAsia"/>
          <w:b/>
          <w:lang w:eastAsia="zh-CN"/>
        </w:rPr>
        <w:t xml:space="preserve"> Pointer</w:t>
      </w:r>
      <w:bookmarkEnd w:id="213"/>
      <w:bookmarkEnd w:id="214"/>
    </w:p>
    <w:p w:rsidR="00280237" w:rsidRPr="00212A23" w:rsidRDefault="00280237" w:rsidP="00280237">
      <w:pPr>
        <w:rPr>
          <w:highlight w:val="green"/>
          <w:lang w:eastAsia="zh-CN"/>
        </w:rPr>
      </w:pPr>
      <w:r w:rsidRPr="00212A23">
        <w:rPr>
          <w:rFonts w:hint="eastAsia"/>
          <w:highlight w:val="green"/>
          <w:lang w:eastAsia="zh-CN"/>
        </w:rPr>
        <w:t>指针压入力范围：</w:t>
      </w:r>
      <w:r w:rsidRPr="00212A23">
        <w:rPr>
          <w:highlight w:val="green"/>
          <w:lang w:eastAsia="zh-CN"/>
        </w:rPr>
        <w:t>30N-110N</w:t>
      </w:r>
      <w:r w:rsidRPr="00212A23">
        <w:rPr>
          <w:rFonts w:hint="eastAsia"/>
          <w:highlight w:val="green"/>
          <w:lang w:eastAsia="zh-CN"/>
        </w:rPr>
        <w:t>；</w:t>
      </w:r>
    </w:p>
    <w:p w:rsidR="00280237" w:rsidRPr="00212A23" w:rsidRDefault="00280237" w:rsidP="00280237">
      <w:pPr>
        <w:rPr>
          <w:highlight w:val="green"/>
          <w:lang w:eastAsia="zh-CN"/>
        </w:rPr>
      </w:pPr>
      <w:r w:rsidRPr="00212A23">
        <w:rPr>
          <w:rFonts w:hint="eastAsia"/>
          <w:highlight w:val="green"/>
          <w:lang w:eastAsia="zh-CN"/>
        </w:rPr>
        <w:t>指针压入高度：距离表盘上表面高度</w:t>
      </w:r>
      <w:r w:rsidRPr="00212A23">
        <w:rPr>
          <w:highlight w:val="green"/>
          <w:lang w:eastAsia="zh-CN"/>
        </w:rPr>
        <w:t>1.25+/-0.25mm</w:t>
      </w:r>
    </w:p>
    <w:p w:rsidR="00280237" w:rsidRPr="00212A23" w:rsidRDefault="00280237" w:rsidP="00280237">
      <w:pPr>
        <w:rPr>
          <w:rFonts w:hint="eastAsia"/>
          <w:lang w:eastAsia="zh-CN"/>
        </w:rPr>
      </w:pPr>
      <w:r w:rsidRPr="00212A23">
        <w:rPr>
          <w:rFonts w:hint="eastAsia"/>
          <w:highlight w:val="green"/>
          <w:lang w:eastAsia="zh-CN"/>
        </w:rPr>
        <w:t>指针压入速度：</w:t>
      </w:r>
      <w:r w:rsidRPr="00212A23">
        <w:rPr>
          <w:highlight w:val="green"/>
          <w:lang w:eastAsia="zh-CN"/>
        </w:rPr>
        <w:t>1.0mm/s</w:t>
      </w:r>
    </w:p>
    <w:p w:rsidR="00BF212B" w:rsidRPr="00212A23" w:rsidRDefault="00BF212B" w:rsidP="00280237">
      <w:pPr>
        <w:rPr>
          <w:rFonts w:hint="eastAsia"/>
          <w:lang w:eastAsia="zh-CN"/>
        </w:rPr>
      </w:pPr>
    </w:p>
    <w:p w:rsidR="00280237" w:rsidRPr="00212A23" w:rsidRDefault="00280237" w:rsidP="00326320">
      <w:pPr>
        <w:pStyle w:val="3"/>
        <w:rPr>
          <w:b/>
          <w:lang w:eastAsia="zh-CN"/>
        </w:rPr>
      </w:pPr>
      <w:bookmarkStart w:id="215" w:name="_Toc291842686"/>
      <w:bookmarkStart w:id="216" w:name="_Toc432408906"/>
      <w:bookmarkStart w:id="217" w:name="_Toc467654055"/>
      <w:r w:rsidRPr="00212A23">
        <w:rPr>
          <w:b/>
          <w:lang w:eastAsia="zh-CN"/>
        </w:rPr>
        <w:lastRenderedPageBreak/>
        <w:t>Pre-Actions</w:t>
      </w:r>
      <w:bookmarkEnd w:id="215"/>
      <w:bookmarkEnd w:id="216"/>
      <w:bookmarkEnd w:id="217"/>
    </w:p>
    <w:p w:rsidR="00280237" w:rsidRPr="00212A23" w:rsidRDefault="00E577B1" w:rsidP="00280237">
      <w:pPr>
        <w:spacing w:line="24" w:lineRule="atLeast"/>
        <w:rPr>
          <w:rFonts w:cs="Arial"/>
        </w:rPr>
      </w:pPr>
      <w:r w:rsidRPr="00212A23">
        <w:rPr>
          <w:rFonts w:cs="Arial" w:hint="eastAsia"/>
          <w:lang w:eastAsia="zh-CN"/>
        </w:rPr>
        <w:t>S</w:t>
      </w:r>
      <w:r w:rsidR="00280237" w:rsidRPr="00212A23">
        <w:rPr>
          <w:rFonts w:cs="Arial"/>
        </w:rPr>
        <w:t>et Illumination on, check all the LEDs on the PCB.</w:t>
      </w:r>
    </w:p>
    <w:p w:rsidR="00280237" w:rsidRPr="00212A23" w:rsidRDefault="00280237" w:rsidP="00280237">
      <w:pPr>
        <w:spacing w:line="24" w:lineRule="atLeast"/>
        <w:rPr>
          <w:rFonts w:cs="Arial" w:hint="eastAsia"/>
          <w:lang w:eastAsia="zh-CN"/>
        </w:rPr>
      </w:pPr>
    </w:p>
    <w:p w:rsidR="00280237" w:rsidRPr="00212A23" w:rsidRDefault="00280237" w:rsidP="00280237">
      <w:pPr>
        <w:autoSpaceDE w:val="0"/>
        <w:autoSpaceDN w:val="0"/>
        <w:adjustRightInd w:val="0"/>
        <w:spacing w:before="16" w:line="24" w:lineRule="atLeast"/>
        <w:rPr>
          <w:rFonts w:cs="Arial" w:hint="eastAsia"/>
          <w:spacing w:val="-1"/>
          <w:szCs w:val="21"/>
          <w:lang w:eastAsia="zh-CN"/>
        </w:rPr>
      </w:pPr>
      <w:r w:rsidRPr="00212A23">
        <w:rPr>
          <w:rFonts w:cs="Arial"/>
          <w:spacing w:val="-1"/>
          <w:szCs w:val="21"/>
        </w:rPr>
        <w:t>• TT</w:t>
      </w:r>
      <w:r w:rsidR="005414B9" w:rsidRPr="00212A23">
        <w:rPr>
          <w:rFonts w:cs="Arial" w:hint="eastAsia"/>
          <w:spacing w:val="-1"/>
          <w:szCs w:val="21"/>
          <w:lang w:eastAsia="zh-CN"/>
        </w:rPr>
        <w:t>1</w:t>
      </w:r>
      <w:r w:rsidRPr="00212A23">
        <w:rPr>
          <w:rFonts w:cs="Arial"/>
          <w:spacing w:val="-1"/>
          <w:szCs w:val="21"/>
        </w:rPr>
        <w:t xml:space="preserve"> – Set Illumination 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AC21E2" w:rsidRPr="00212A23" w:rsidTr="00D00EC7">
        <w:trPr>
          <w:trHeight w:val="276"/>
        </w:trPr>
        <w:tc>
          <w:tcPr>
            <w:tcW w:w="0" w:type="auto"/>
            <w:shd w:val="clear" w:color="auto" w:fill="E6E6E6"/>
            <w:vAlign w:val="center"/>
          </w:tcPr>
          <w:p w:rsidR="00AC21E2" w:rsidRPr="00212A23" w:rsidRDefault="00AC21E2" w:rsidP="00D00EC7">
            <w:pPr>
              <w:jc w:val="center"/>
              <w:rPr>
                <w:rFonts w:ascii="Arial" w:hAnsi="Arial" w:cs="Arial"/>
                <w:b/>
                <w:sz w:val="18"/>
                <w:szCs w:val="18"/>
                <w:lang w:eastAsia="zh-CN"/>
              </w:rPr>
            </w:pPr>
            <w:r w:rsidRPr="00212A23">
              <w:rPr>
                <w:rFonts w:ascii="Arial" w:hAnsi="Arial" w:cs="Arial" w:hint="eastAsia"/>
                <w:b/>
                <w:sz w:val="18"/>
                <w:szCs w:val="18"/>
                <w:lang w:eastAsia="zh-CN"/>
              </w:rPr>
              <w:t>Can ID(STD)</w:t>
            </w:r>
          </w:p>
        </w:tc>
        <w:tc>
          <w:tcPr>
            <w:tcW w:w="0" w:type="auto"/>
            <w:shd w:val="clear" w:color="auto" w:fill="E6E6E6"/>
            <w:vAlign w:val="center"/>
          </w:tcPr>
          <w:p w:rsidR="00AC21E2" w:rsidRPr="00212A23" w:rsidRDefault="00AC21E2" w:rsidP="00D00EC7">
            <w:pPr>
              <w:jc w:val="center"/>
              <w:rPr>
                <w:rFonts w:ascii="Arial" w:hAnsi="Arial" w:hint="eastAsia"/>
                <w:b/>
                <w:sz w:val="18"/>
                <w:lang w:eastAsia="zh-CN"/>
              </w:rPr>
            </w:pPr>
            <w:r w:rsidRPr="00212A23">
              <w:rPr>
                <w:rFonts w:ascii="Arial" w:hAnsi="Arial" w:hint="eastAsia"/>
                <w:b/>
                <w:sz w:val="18"/>
                <w:lang w:eastAsia="zh-CN"/>
              </w:rPr>
              <w:t>Data0</w:t>
            </w:r>
          </w:p>
        </w:tc>
        <w:tc>
          <w:tcPr>
            <w:tcW w:w="0" w:type="auto"/>
            <w:shd w:val="clear" w:color="auto" w:fill="E6E6E6"/>
            <w:vAlign w:val="center"/>
          </w:tcPr>
          <w:p w:rsidR="00AC21E2" w:rsidRPr="00212A23" w:rsidRDefault="00AC21E2" w:rsidP="00D00EC7">
            <w:pPr>
              <w:jc w:val="center"/>
              <w:rPr>
                <w:rFonts w:ascii="Arial" w:hAnsi="Arial" w:hint="eastAsia"/>
                <w:b/>
                <w:sz w:val="18"/>
                <w:lang w:eastAsia="zh-CN"/>
              </w:rPr>
            </w:pPr>
            <w:r w:rsidRPr="00212A23">
              <w:rPr>
                <w:rFonts w:ascii="Arial" w:hAnsi="Arial" w:hint="eastAsia"/>
                <w:b/>
                <w:sz w:val="18"/>
                <w:lang w:eastAsia="zh-CN"/>
              </w:rPr>
              <w:t>Data1</w:t>
            </w:r>
          </w:p>
        </w:tc>
        <w:tc>
          <w:tcPr>
            <w:tcW w:w="1036" w:type="dxa"/>
            <w:shd w:val="clear" w:color="auto" w:fill="E6E6E6"/>
            <w:vAlign w:val="center"/>
          </w:tcPr>
          <w:p w:rsidR="00AC21E2" w:rsidRPr="00212A23" w:rsidRDefault="00AC21E2" w:rsidP="00D00EC7">
            <w:pPr>
              <w:jc w:val="center"/>
              <w:rPr>
                <w:rFonts w:ascii="Arial" w:hAnsi="Arial" w:hint="eastAsia"/>
                <w:b/>
                <w:sz w:val="18"/>
                <w:lang w:eastAsia="zh-CN"/>
              </w:rPr>
            </w:pPr>
            <w:r w:rsidRPr="00212A23">
              <w:rPr>
                <w:rFonts w:ascii="Arial" w:hAnsi="Arial" w:hint="eastAsia"/>
                <w:b/>
                <w:sz w:val="18"/>
                <w:lang w:eastAsia="zh-CN"/>
              </w:rPr>
              <w:t>Data2</w:t>
            </w:r>
          </w:p>
        </w:tc>
        <w:tc>
          <w:tcPr>
            <w:tcW w:w="0" w:type="auto"/>
            <w:shd w:val="clear" w:color="auto" w:fill="E6E6E6"/>
            <w:vAlign w:val="center"/>
          </w:tcPr>
          <w:p w:rsidR="00AC21E2" w:rsidRPr="00212A23" w:rsidRDefault="00AC21E2" w:rsidP="00D00EC7">
            <w:pPr>
              <w:jc w:val="center"/>
              <w:rPr>
                <w:rFonts w:ascii="Arial" w:hAnsi="Arial" w:hint="eastAsia"/>
                <w:b/>
                <w:sz w:val="18"/>
                <w:lang w:eastAsia="zh-CN"/>
              </w:rPr>
            </w:pPr>
            <w:r w:rsidRPr="00212A23">
              <w:rPr>
                <w:rFonts w:ascii="Arial" w:hAnsi="Arial" w:hint="eastAsia"/>
                <w:b/>
                <w:sz w:val="18"/>
                <w:lang w:eastAsia="zh-CN"/>
              </w:rPr>
              <w:t>Data3</w:t>
            </w:r>
          </w:p>
        </w:tc>
        <w:tc>
          <w:tcPr>
            <w:tcW w:w="0" w:type="auto"/>
            <w:shd w:val="clear" w:color="auto" w:fill="E6E6E6"/>
            <w:vAlign w:val="center"/>
          </w:tcPr>
          <w:p w:rsidR="00AC21E2" w:rsidRPr="00212A23" w:rsidRDefault="00AC21E2" w:rsidP="00D00EC7">
            <w:pPr>
              <w:jc w:val="center"/>
              <w:rPr>
                <w:rFonts w:ascii="Arial" w:hAnsi="Arial" w:hint="eastAsia"/>
                <w:b/>
                <w:sz w:val="18"/>
                <w:lang w:eastAsia="zh-CN"/>
              </w:rPr>
            </w:pPr>
            <w:r w:rsidRPr="00212A23">
              <w:rPr>
                <w:rFonts w:ascii="Arial" w:hAnsi="Arial" w:hint="eastAsia"/>
                <w:b/>
                <w:sz w:val="18"/>
                <w:lang w:eastAsia="zh-CN"/>
              </w:rPr>
              <w:t>Data4</w:t>
            </w:r>
          </w:p>
        </w:tc>
        <w:tc>
          <w:tcPr>
            <w:tcW w:w="0" w:type="auto"/>
            <w:shd w:val="clear" w:color="auto" w:fill="E6E6E6"/>
            <w:vAlign w:val="center"/>
          </w:tcPr>
          <w:p w:rsidR="00AC21E2" w:rsidRPr="00212A23" w:rsidRDefault="00AC21E2" w:rsidP="00D00EC7">
            <w:pPr>
              <w:jc w:val="center"/>
              <w:rPr>
                <w:rFonts w:ascii="Arial" w:hAnsi="Arial" w:hint="eastAsia"/>
                <w:b/>
                <w:sz w:val="18"/>
                <w:lang w:eastAsia="zh-CN"/>
              </w:rPr>
            </w:pPr>
            <w:r w:rsidRPr="00212A23">
              <w:rPr>
                <w:rFonts w:ascii="Arial" w:hAnsi="Arial" w:hint="eastAsia"/>
                <w:b/>
                <w:sz w:val="18"/>
                <w:lang w:eastAsia="zh-CN"/>
              </w:rPr>
              <w:t>Data5</w:t>
            </w:r>
          </w:p>
        </w:tc>
        <w:tc>
          <w:tcPr>
            <w:tcW w:w="0" w:type="auto"/>
            <w:shd w:val="clear" w:color="auto" w:fill="E6E6E6"/>
            <w:vAlign w:val="center"/>
          </w:tcPr>
          <w:p w:rsidR="00AC21E2" w:rsidRPr="00212A23" w:rsidRDefault="00AC21E2" w:rsidP="00D00EC7">
            <w:pPr>
              <w:jc w:val="center"/>
              <w:rPr>
                <w:rFonts w:ascii="Arial" w:hAnsi="Arial" w:hint="eastAsia"/>
                <w:b/>
                <w:sz w:val="18"/>
                <w:lang w:eastAsia="zh-CN"/>
              </w:rPr>
            </w:pPr>
            <w:r w:rsidRPr="00212A23">
              <w:rPr>
                <w:rFonts w:ascii="Arial" w:hAnsi="Arial" w:hint="eastAsia"/>
                <w:b/>
                <w:sz w:val="18"/>
                <w:lang w:eastAsia="zh-CN"/>
              </w:rPr>
              <w:t>Data6</w:t>
            </w:r>
          </w:p>
        </w:tc>
        <w:tc>
          <w:tcPr>
            <w:tcW w:w="0" w:type="auto"/>
            <w:shd w:val="clear" w:color="auto" w:fill="E6E6E6"/>
            <w:vAlign w:val="center"/>
          </w:tcPr>
          <w:p w:rsidR="00AC21E2" w:rsidRPr="00212A23" w:rsidRDefault="00AC21E2" w:rsidP="00D00EC7">
            <w:pPr>
              <w:jc w:val="center"/>
              <w:rPr>
                <w:rFonts w:ascii="Arial" w:hAnsi="Arial" w:hint="eastAsia"/>
                <w:b/>
                <w:sz w:val="18"/>
                <w:lang w:eastAsia="zh-CN"/>
              </w:rPr>
            </w:pPr>
            <w:r w:rsidRPr="00212A23">
              <w:rPr>
                <w:rFonts w:ascii="Arial" w:hAnsi="Arial" w:hint="eastAsia"/>
                <w:b/>
                <w:sz w:val="18"/>
                <w:lang w:eastAsia="zh-CN"/>
              </w:rPr>
              <w:t>Data7</w:t>
            </w:r>
          </w:p>
        </w:tc>
      </w:tr>
      <w:tr w:rsidR="00AC21E2" w:rsidRPr="00212A23" w:rsidTr="00D00EC7">
        <w:trPr>
          <w:trHeight w:val="243"/>
        </w:trPr>
        <w:tc>
          <w:tcPr>
            <w:tcW w:w="0" w:type="auto"/>
            <w:shd w:val="clear" w:color="auto" w:fill="auto"/>
            <w:vAlign w:val="center"/>
          </w:tcPr>
          <w:p w:rsidR="00AC21E2" w:rsidRPr="00212A23" w:rsidRDefault="00F554E9" w:rsidP="00D00EC7">
            <w:pPr>
              <w:jc w:val="center"/>
              <w:rPr>
                <w:rFonts w:ascii="Arial" w:hAnsi="Arial" w:hint="eastAsia"/>
                <w:sz w:val="18"/>
                <w:lang w:eastAsia="zh-CN"/>
              </w:rPr>
            </w:pPr>
            <w:r w:rsidRPr="00212A23">
              <w:rPr>
                <w:rFonts w:ascii="Arial" w:hAnsi="Arial"/>
                <w:sz w:val="18"/>
              </w:rPr>
              <w:t>0x772</w:t>
            </w:r>
          </w:p>
        </w:tc>
        <w:tc>
          <w:tcPr>
            <w:tcW w:w="0" w:type="auto"/>
            <w:shd w:val="clear" w:color="auto" w:fill="auto"/>
            <w:vAlign w:val="center"/>
          </w:tcPr>
          <w:p w:rsidR="00AC21E2" w:rsidRPr="00212A23" w:rsidRDefault="00AC21E2" w:rsidP="00D00EC7">
            <w:pPr>
              <w:jc w:val="center"/>
              <w:rPr>
                <w:rFonts w:ascii="Arial" w:hAnsi="Arial"/>
                <w:sz w:val="18"/>
                <w:lang w:eastAsia="zh-CN"/>
              </w:rPr>
            </w:pPr>
            <w:r w:rsidRPr="00212A23">
              <w:rPr>
                <w:rFonts w:ascii="Arial" w:hAnsi="Arial"/>
                <w:sz w:val="18"/>
              </w:rPr>
              <w:t>0x</w:t>
            </w:r>
            <w:r w:rsidRPr="00212A23">
              <w:rPr>
                <w:rFonts w:ascii="Arial" w:hAnsi="Arial" w:hint="eastAsia"/>
                <w:sz w:val="18"/>
                <w:lang w:eastAsia="zh-CN"/>
              </w:rPr>
              <w:t>30</w:t>
            </w:r>
          </w:p>
        </w:tc>
        <w:tc>
          <w:tcPr>
            <w:tcW w:w="0" w:type="auto"/>
            <w:shd w:val="clear" w:color="auto" w:fill="auto"/>
            <w:vAlign w:val="center"/>
          </w:tcPr>
          <w:p w:rsidR="00AC21E2" w:rsidRPr="00212A23" w:rsidRDefault="00AC21E2" w:rsidP="00D00EC7">
            <w:pPr>
              <w:keepNext/>
              <w:jc w:val="center"/>
              <w:rPr>
                <w:rFonts w:ascii="Arial" w:hAnsi="Arial"/>
                <w:sz w:val="18"/>
                <w:lang w:val="en-GB" w:eastAsia="zh-CN"/>
              </w:rPr>
            </w:pPr>
            <w:r w:rsidRPr="00212A23">
              <w:rPr>
                <w:rFonts w:ascii="Arial" w:hAnsi="Arial"/>
                <w:sz w:val="18"/>
                <w:lang w:val="en-GB"/>
              </w:rPr>
              <w:t>0x</w:t>
            </w:r>
            <w:r w:rsidRPr="00212A23">
              <w:rPr>
                <w:rFonts w:ascii="Arial" w:hAnsi="Arial" w:hint="eastAsia"/>
                <w:sz w:val="18"/>
                <w:lang w:val="en-GB" w:eastAsia="zh-CN"/>
              </w:rPr>
              <w:t>00</w:t>
            </w:r>
          </w:p>
        </w:tc>
        <w:tc>
          <w:tcPr>
            <w:tcW w:w="1036" w:type="dxa"/>
            <w:shd w:val="clear" w:color="auto" w:fill="auto"/>
          </w:tcPr>
          <w:p w:rsidR="00AC21E2" w:rsidRPr="00212A23" w:rsidRDefault="00AC21E2" w:rsidP="00D00EC7">
            <w:pPr>
              <w:keepNext/>
              <w:jc w:val="center"/>
              <w:rPr>
                <w:rFonts w:ascii="Arial" w:hAnsi="Arial" w:hint="eastAsia"/>
                <w:sz w:val="18"/>
                <w:lang w:val="en-GB" w:eastAsia="zh-CN"/>
              </w:rPr>
            </w:pPr>
            <w:r w:rsidRPr="00212A23">
              <w:rPr>
                <w:rFonts w:ascii="Arial" w:hAnsi="Arial" w:hint="eastAsia"/>
                <w:sz w:val="18"/>
                <w:lang w:val="en-GB" w:eastAsia="zh-CN"/>
              </w:rPr>
              <w:t>0x81</w:t>
            </w:r>
          </w:p>
        </w:tc>
        <w:tc>
          <w:tcPr>
            <w:tcW w:w="0" w:type="auto"/>
          </w:tcPr>
          <w:p w:rsidR="00AC21E2" w:rsidRPr="00212A23" w:rsidRDefault="00AC21E2" w:rsidP="00D00EC7">
            <w:pPr>
              <w:rPr>
                <w:rFonts w:ascii="Arial" w:hAnsi="Arial" w:hint="eastAsia"/>
                <w:sz w:val="18"/>
                <w:lang w:val="en-GB" w:eastAsia="zh-CN"/>
              </w:rPr>
            </w:pPr>
            <w:r w:rsidRPr="00212A23">
              <w:rPr>
                <w:rFonts w:ascii="Arial" w:hAnsi="Arial" w:hint="eastAsia"/>
                <w:sz w:val="18"/>
                <w:lang w:val="en-GB" w:eastAsia="zh-CN"/>
              </w:rPr>
              <w:t>0x01</w:t>
            </w:r>
          </w:p>
        </w:tc>
        <w:tc>
          <w:tcPr>
            <w:tcW w:w="0" w:type="auto"/>
          </w:tcPr>
          <w:p w:rsidR="00AC21E2" w:rsidRPr="00212A23" w:rsidRDefault="008C7E05" w:rsidP="00D00EC7">
            <w:pPr>
              <w:rPr>
                <w:rFonts w:ascii="Arial" w:hAnsi="Arial" w:hint="eastAsia"/>
                <w:sz w:val="18"/>
                <w:lang w:val="en-GB" w:eastAsia="zh-CN"/>
              </w:rPr>
            </w:pPr>
            <w:r w:rsidRPr="00212A23">
              <w:rPr>
                <w:rFonts w:ascii="Arial" w:hAnsi="Arial" w:cs="Arial" w:hint="eastAsia"/>
                <w:sz w:val="18"/>
                <w:szCs w:val="18"/>
                <w:lang w:val="en-GB" w:eastAsia="zh-CN"/>
              </w:rPr>
              <w:t>0xAA</w:t>
            </w:r>
          </w:p>
        </w:tc>
        <w:tc>
          <w:tcPr>
            <w:tcW w:w="0" w:type="auto"/>
          </w:tcPr>
          <w:p w:rsidR="00AC21E2" w:rsidRPr="00212A23" w:rsidRDefault="008C7E05" w:rsidP="00D00EC7">
            <w:pPr>
              <w:rPr>
                <w:rFonts w:hint="eastAsia"/>
                <w:lang w:eastAsia="zh-CN"/>
              </w:rPr>
            </w:pPr>
            <w:r w:rsidRPr="00212A23">
              <w:rPr>
                <w:rFonts w:ascii="Arial" w:hAnsi="Arial" w:cs="Arial" w:hint="eastAsia"/>
                <w:sz w:val="18"/>
                <w:szCs w:val="18"/>
                <w:lang w:val="en-GB" w:eastAsia="zh-CN"/>
              </w:rPr>
              <w:t>0xAA</w:t>
            </w:r>
          </w:p>
        </w:tc>
        <w:tc>
          <w:tcPr>
            <w:tcW w:w="0" w:type="auto"/>
          </w:tcPr>
          <w:p w:rsidR="00AC21E2" w:rsidRPr="00212A23" w:rsidRDefault="008C7E05" w:rsidP="00D00EC7">
            <w:pPr>
              <w:rPr>
                <w:rFonts w:hint="eastAsia"/>
                <w:lang w:eastAsia="zh-CN"/>
              </w:rPr>
            </w:pPr>
            <w:r w:rsidRPr="00212A23">
              <w:rPr>
                <w:rFonts w:ascii="Arial" w:hAnsi="Arial" w:cs="Arial" w:hint="eastAsia"/>
                <w:sz w:val="18"/>
                <w:szCs w:val="18"/>
                <w:lang w:val="en-GB" w:eastAsia="zh-CN"/>
              </w:rPr>
              <w:t>0xAA</w:t>
            </w:r>
          </w:p>
        </w:tc>
        <w:tc>
          <w:tcPr>
            <w:tcW w:w="0" w:type="auto"/>
          </w:tcPr>
          <w:p w:rsidR="00AC21E2" w:rsidRPr="00212A23" w:rsidRDefault="008C7E05" w:rsidP="00D00EC7">
            <w:pPr>
              <w:rPr>
                <w:rFonts w:hint="eastAsia"/>
                <w:lang w:eastAsia="zh-CN"/>
              </w:rPr>
            </w:pPr>
            <w:r w:rsidRPr="00212A23">
              <w:rPr>
                <w:rFonts w:ascii="Arial" w:hAnsi="Arial" w:cs="Arial" w:hint="eastAsia"/>
                <w:sz w:val="18"/>
                <w:szCs w:val="18"/>
                <w:lang w:val="en-GB" w:eastAsia="zh-CN"/>
              </w:rPr>
              <w:t>0xAA</w:t>
            </w:r>
          </w:p>
        </w:tc>
      </w:tr>
    </w:tbl>
    <w:p w:rsidR="00AC21E2" w:rsidRPr="00212A23" w:rsidRDefault="00AC21E2" w:rsidP="00AC21E2">
      <w:pPr>
        <w:rPr>
          <w:rFonts w:ascii="Arial" w:hAnsi="Arial" w:cs="Arial" w:hint="eastAsia"/>
          <w:sz w:val="21"/>
          <w:szCs w:val="21"/>
          <w:lang w:eastAsia="zh-CN"/>
        </w:rPr>
      </w:pPr>
    </w:p>
    <w:p w:rsidR="00AC21E2" w:rsidRPr="00212A23" w:rsidRDefault="00AC21E2" w:rsidP="00AC21E2">
      <w:pPr>
        <w:rPr>
          <w:rFonts w:ascii="Arial" w:hAnsi="Arial" w:cs="Arial" w:hint="eastAsia"/>
          <w:sz w:val="21"/>
          <w:szCs w:val="21"/>
          <w:lang w:val="en-GB" w:eastAsia="zh-CN"/>
        </w:rPr>
      </w:pPr>
      <w:r w:rsidRPr="00212A23">
        <w:rPr>
          <w:rFonts w:ascii="Arial" w:hAnsi="Arial" w:cs="Arial"/>
          <w:sz w:val="21"/>
          <w:szCs w:val="21"/>
          <w:lang w:val="en-GB" w:eastAsia="zh-CN"/>
        </w:rPr>
        <w:t>The ECU answer with the acknowledgement sent as follow</w:t>
      </w:r>
      <w:r w:rsidRPr="00212A23">
        <w:rPr>
          <w:rFonts w:ascii="Arial" w:hAnsi="Arial" w:cs="Arial" w:hint="eastAsia"/>
          <w:sz w:val="21"/>
          <w:szCs w:val="21"/>
          <w:lang w:val="en-GB" w:eastAsia="zh-CN"/>
        </w:rPr>
        <w:t>ing</w:t>
      </w:r>
      <w:r w:rsidRPr="00212A23">
        <w:rPr>
          <w:rFonts w:ascii="Arial" w:hAnsi="Arial" w:cs="Arial"/>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AC21E2" w:rsidRPr="00212A23" w:rsidTr="00D00EC7">
        <w:trPr>
          <w:trHeight w:val="276"/>
        </w:trPr>
        <w:tc>
          <w:tcPr>
            <w:tcW w:w="0" w:type="auto"/>
            <w:shd w:val="clear" w:color="auto" w:fill="E6E6E6"/>
            <w:vAlign w:val="center"/>
          </w:tcPr>
          <w:p w:rsidR="00AC21E2" w:rsidRPr="00212A23" w:rsidRDefault="00AC21E2" w:rsidP="00D00EC7">
            <w:pPr>
              <w:jc w:val="center"/>
              <w:rPr>
                <w:rFonts w:ascii="Arial" w:hAnsi="Arial" w:cs="Arial"/>
                <w:b/>
                <w:sz w:val="18"/>
                <w:szCs w:val="18"/>
                <w:lang w:eastAsia="zh-CN"/>
              </w:rPr>
            </w:pPr>
            <w:r w:rsidRPr="00212A23">
              <w:rPr>
                <w:rFonts w:ascii="Arial" w:hAnsi="Arial" w:cs="Arial" w:hint="eastAsia"/>
                <w:b/>
                <w:sz w:val="18"/>
                <w:szCs w:val="18"/>
                <w:lang w:eastAsia="zh-CN"/>
              </w:rPr>
              <w:t>Can ID(STD)</w:t>
            </w:r>
          </w:p>
        </w:tc>
        <w:tc>
          <w:tcPr>
            <w:tcW w:w="0" w:type="auto"/>
            <w:shd w:val="clear" w:color="auto" w:fill="E6E6E6"/>
            <w:vAlign w:val="center"/>
          </w:tcPr>
          <w:p w:rsidR="00AC21E2" w:rsidRPr="00212A23" w:rsidRDefault="00AC21E2" w:rsidP="00D00EC7">
            <w:pPr>
              <w:jc w:val="center"/>
              <w:rPr>
                <w:rFonts w:ascii="Arial" w:hAnsi="Arial" w:hint="eastAsia"/>
                <w:b/>
                <w:sz w:val="18"/>
                <w:lang w:eastAsia="zh-CN"/>
              </w:rPr>
            </w:pPr>
            <w:r w:rsidRPr="00212A23">
              <w:rPr>
                <w:rFonts w:ascii="Arial" w:hAnsi="Arial" w:hint="eastAsia"/>
                <w:b/>
                <w:sz w:val="18"/>
                <w:lang w:eastAsia="zh-CN"/>
              </w:rPr>
              <w:t>Data0</w:t>
            </w:r>
          </w:p>
        </w:tc>
        <w:tc>
          <w:tcPr>
            <w:tcW w:w="0" w:type="auto"/>
            <w:shd w:val="clear" w:color="auto" w:fill="E6E6E6"/>
            <w:vAlign w:val="center"/>
          </w:tcPr>
          <w:p w:rsidR="00AC21E2" w:rsidRPr="00212A23" w:rsidRDefault="00AC21E2" w:rsidP="00D00EC7">
            <w:pPr>
              <w:jc w:val="center"/>
              <w:rPr>
                <w:rFonts w:ascii="Arial" w:hAnsi="Arial" w:hint="eastAsia"/>
                <w:b/>
                <w:sz w:val="18"/>
                <w:lang w:eastAsia="zh-CN"/>
              </w:rPr>
            </w:pPr>
            <w:r w:rsidRPr="00212A23">
              <w:rPr>
                <w:rFonts w:ascii="Arial" w:hAnsi="Arial" w:hint="eastAsia"/>
                <w:b/>
                <w:sz w:val="18"/>
                <w:lang w:eastAsia="zh-CN"/>
              </w:rPr>
              <w:t>Data1</w:t>
            </w:r>
          </w:p>
        </w:tc>
        <w:tc>
          <w:tcPr>
            <w:tcW w:w="1036" w:type="dxa"/>
            <w:shd w:val="clear" w:color="auto" w:fill="E6E6E6"/>
            <w:vAlign w:val="center"/>
          </w:tcPr>
          <w:p w:rsidR="00AC21E2" w:rsidRPr="00212A23" w:rsidRDefault="00AC21E2" w:rsidP="00D00EC7">
            <w:pPr>
              <w:jc w:val="center"/>
              <w:rPr>
                <w:rFonts w:ascii="Arial" w:hAnsi="Arial" w:hint="eastAsia"/>
                <w:b/>
                <w:sz w:val="18"/>
                <w:lang w:eastAsia="zh-CN"/>
              </w:rPr>
            </w:pPr>
            <w:r w:rsidRPr="00212A23">
              <w:rPr>
                <w:rFonts w:ascii="Arial" w:hAnsi="Arial" w:hint="eastAsia"/>
                <w:b/>
                <w:sz w:val="18"/>
                <w:lang w:eastAsia="zh-CN"/>
              </w:rPr>
              <w:t>Data2</w:t>
            </w:r>
          </w:p>
        </w:tc>
        <w:tc>
          <w:tcPr>
            <w:tcW w:w="0" w:type="auto"/>
            <w:shd w:val="clear" w:color="auto" w:fill="E6E6E6"/>
            <w:vAlign w:val="center"/>
          </w:tcPr>
          <w:p w:rsidR="00AC21E2" w:rsidRPr="00212A23" w:rsidRDefault="00AC21E2" w:rsidP="00D00EC7">
            <w:pPr>
              <w:jc w:val="center"/>
              <w:rPr>
                <w:rFonts w:ascii="Arial" w:hAnsi="Arial" w:hint="eastAsia"/>
                <w:b/>
                <w:sz w:val="18"/>
                <w:lang w:eastAsia="zh-CN"/>
              </w:rPr>
            </w:pPr>
            <w:r w:rsidRPr="00212A23">
              <w:rPr>
                <w:rFonts w:ascii="Arial" w:hAnsi="Arial" w:hint="eastAsia"/>
                <w:b/>
                <w:sz w:val="18"/>
                <w:lang w:eastAsia="zh-CN"/>
              </w:rPr>
              <w:t>Data3</w:t>
            </w:r>
          </w:p>
        </w:tc>
        <w:tc>
          <w:tcPr>
            <w:tcW w:w="0" w:type="auto"/>
            <w:shd w:val="clear" w:color="auto" w:fill="E6E6E6"/>
            <w:vAlign w:val="center"/>
          </w:tcPr>
          <w:p w:rsidR="00AC21E2" w:rsidRPr="00212A23" w:rsidRDefault="00AC21E2" w:rsidP="00D00EC7">
            <w:pPr>
              <w:jc w:val="center"/>
              <w:rPr>
                <w:rFonts w:ascii="Arial" w:hAnsi="Arial" w:hint="eastAsia"/>
                <w:b/>
                <w:sz w:val="18"/>
                <w:lang w:eastAsia="zh-CN"/>
              </w:rPr>
            </w:pPr>
            <w:r w:rsidRPr="00212A23">
              <w:rPr>
                <w:rFonts w:ascii="Arial" w:hAnsi="Arial" w:hint="eastAsia"/>
                <w:b/>
                <w:sz w:val="18"/>
                <w:lang w:eastAsia="zh-CN"/>
              </w:rPr>
              <w:t>Data4</w:t>
            </w:r>
          </w:p>
        </w:tc>
        <w:tc>
          <w:tcPr>
            <w:tcW w:w="0" w:type="auto"/>
            <w:shd w:val="clear" w:color="auto" w:fill="E6E6E6"/>
            <w:vAlign w:val="center"/>
          </w:tcPr>
          <w:p w:rsidR="00AC21E2" w:rsidRPr="00212A23" w:rsidRDefault="00AC21E2" w:rsidP="00D00EC7">
            <w:pPr>
              <w:jc w:val="center"/>
              <w:rPr>
                <w:rFonts w:ascii="Arial" w:hAnsi="Arial" w:hint="eastAsia"/>
                <w:b/>
                <w:sz w:val="18"/>
                <w:lang w:eastAsia="zh-CN"/>
              </w:rPr>
            </w:pPr>
            <w:r w:rsidRPr="00212A23">
              <w:rPr>
                <w:rFonts w:ascii="Arial" w:hAnsi="Arial" w:hint="eastAsia"/>
                <w:b/>
                <w:sz w:val="18"/>
                <w:lang w:eastAsia="zh-CN"/>
              </w:rPr>
              <w:t>Data5</w:t>
            </w:r>
          </w:p>
        </w:tc>
        <w:tc>
          <w:tcPr>
            <w:tcW w:w="0" w:type="auto"/>
            <w:shd w:val="clear" w:color="auto" w:fill="E6E6E6"/>
            <w:vAlign w:val="center"/>
          </w:tcPr>
          <w:p w:rsidR="00AC21E2" w:rsidRPr="00212A23" w:rsidRDefault="00AC21E2" w:rsidP="00D00EC7">
            <w:pPr>
              <w:jc w:val="center"/>
              <w:rPr>
                <w:rFonts w:ascii="Arial" w:hAnsi="Arial" w:hint="eastAsia"/>
                <w:b/>
                <w:sz w:val="18"/>
                <w:lang w:eastAsia="zh-CN"/>
              </w:rPr>
            </w:pPr>
            <w:r w:rsidRPr="00212A23">
              <w:rPr>
                <w:rFonts w:ascii="Arial" w:hAnsi="Arial" w:hint="eastAsia"/>
                <w:b/>
                <w:sz w:val="18"/>
                <w:lang w:eastAsia="zh-CN"/>
              </w:rPr>
              <w:t>Data6</w:t>
            </w:r>
          </w:p>
        </w:tc>
        <w:tc>
          <w:tcPr>
            <w:tcW w:w="0" w:type="auto"/>
            <w:shd w:val="clear" w:color="auto" w:fill="E6E6E6"/>
            <w:vAlign w:val="center"/>
          </w:tcPr>
          <w:p w:rsidR="00AC21E2" w:rsidRPr="00212A23" w:rsidRDefault="00AC21E2" w:rsidP="00D00EC7">
            <w:pPr>
              <w:jc w:val="center"/>
              <w:rPr>
                <w:rFonts w:ascii="Arial" w:hAnsi="Arial" w:hint="eastAsia"/>
                <w:b/>
                <w:sz w:val="18"/>
                <w:lang w:eastAsia="zh-CN"/>
              </w:rPr>
            </w:pPr>
            <w:r w:rsidRPr="00212A23">
              <w:rPr>
                <w:rFonts w:ascii="Arial" w:hAnsi="Arial" w:hint="eastAsia"/>
                <w:b/>
                <w:sz w:val="18"/>
                <w:lang w:eastAsia="zh-CN"/>
              </w:rPr>
              <w:t>Data7</w:t>
            </w:r>
          </w:p>
        </w:tc>
      </w:tr>
      <w:tr w:rsidR="00AC21E2" w:rsidRPr="00212A23" w:rsidTr="00D00EC7">
        <w:trPr>
          <w:trHeight w:val="223"/>
        </w:trPr>
        <w:tc>
          <w:tcPr>
            <w:tcW w:w="0" w:type="auto"/>
            <w:shd w:val="clear" w:color="auto" w:fill="auto"/>
            <w:vAlign w:val="center"/>
          </w:tcPr>
          <w:p w:rsidR="00AC21E2" w:rsidRPr="00212A23" w:rsidRDefault="00F554E9" w:rsidP="00D00EC7">
            <w:pPr>
              <w:jc w:val="center"/>
              <w:rPr>
                <w:rFonts w:ascii="Arial" w:hAnsi="Arial" w:hint="eastAsia"/>
                <w:sz w:val="18"/>
                <w:lang w:eastAsia="zh-CN"/>
              </w:rPr>
            </w:pPr>
            <w:r w:rsidRPr="00212A23">
              <w:rPr>
                <w:rFonts w:ascii="Arial" w:hAnsi="Arial"/>
                <w:sz w:val="18"/>
              </w:rPr>
              <w:t>0x774</w:t>
            </w:r>
          </w:p>
        </w:tc>
        <w:tc>
          <w:tcPr>
            <w:tcW w:w="0" w:type="auto"/>
            <w:shd w:val="clear" w:color="auto" w:fill="auto"/>
            <w:vAlign w:val="center"/>
          </w:tcPr>
          <w:p w:rsidR="00AC21E2" w:rsidRPr="00212A23" w:rsidRDefault="00AC21E2" w:rsidP="00D00EC7">
            <w:pPr>
              <w:jc w:val="center"/>
              <w:rPr>
                <w:rFonts w:ascii="Arial" w:hAnsi="Arial"/>
                <w:sz w:val="18"/>
                <w:lang w:eastAsia="zh-CN"/>
              </w:rPr>
            </w:pPr>
            <w:r w:rsidRPr="00212A23">
              <w:rPr>
                <w:rFonts w:ascii="Arial" w:hAnsi="Arial"/>
                <w:sz w:val="18"/>
              </w:rPr>
              <w:t>0x</w:t>
            </w:r>
            <w:r w:rsidRPr="00212A23">
              <w:rPr>
                <w:rFonts w:ascii="Arial" w:hAnsi="Arial" w:hint="eastAsia"/>
                <w:sz w:val="18"/>
                <w:lang w:eastAsia="zh-CN"/>
              </w:rPr>
              <w:t>70</w:t>
            </w:r>
          </w:p>
        </w:tc>
        <w:tc>
          <w:tcPr>
            <w:tcW w:w="0" w:type="auto"/>
            <w:shd w:val="clear" w:color="auto" w:fill="auto"/>
            <w:vAlign w:val="center"/>
          </w:tcPr>
          <w:p w:rsidR="00AC21E2" w:rsidRPr="00212A23" w:rsidRDefault="00AC21E2" w:rsidP="00D00EC7">
            <w:pPr>
              <w:keepNext/>
              <w:jc w:val="center"/>
              <w:rPr>
                <w:rFonts w:ascii="Arial" w:hAnsi="Arial" w:hint="eastAsia"/>
                <w:sz w:val="18"/>
                <w:lang w:val="en-GB" w:eastAsia="zh-CN"/>
              </w:rPr>
            </w:pPr>
            <w:r w:rsidRPr="00212A23">
              <w:rPr>
                <w:rFonts w:ascii="Arial" w:hAnsi="Arial" w:hint="eastAsia"/>
                <w:sz w:val="18"/>
                <w:lang w:val="en-GB" w:eastAsia="zh-CN"/>
              </w:rPr>
              <w:t>0x00</w:t>
            </w:r>
          </w:p>
        </w:tc>
        <w:tc>
          <w:tcPr>
            <w:tcW w:w="1036" w:type="dxa"/>
            <w:shd w:val="clear" w:color="auto" w:fill="auto"/>
          </w:tcPr>
          <w:p w:rsidR="00AC21E2" w:rsidRPr="00212A23" w:rsidRDefault="00516682" w:rsidP="00D00EC7">
            <w:pPr>
              <w:keepNext/>
              <w:jc w:val="center"/>
              <w:rPr>
                <w:rFonts w:ascii="Arial" w:hAnsi="Arial" w:hint="eastAsia"/>
                <w:sz w:val="18"/>
                <w:lang w:val="en-GB" w:eastAsia="zh-CN"/>
              </w:rPr>
            </w:pPr>
            <w:r w:rsidRPr="00212A23">
              <w:rPr>
                <w:rFonts w:ascii="Arial" w:hAnsi="Arial" w:hint="eastAsia"/>
                <w:sz w:val="18"/>
                <w:lang w:val="en-GB" w:eastAsia="zh-CN"/>
              </w:rPr>
              <w:t>0x</w:t>
            </w:r>
            <w:r>
              <w:rPr>
                <w:rFonts w:ascii="Arial" w:hAnsi="Arial" w:hint="eastAsia"/>
                <w:sz w:val="18"/>
                <w:lang w:val="en-GB" w:eastAsia="zh-CN"/>
              </w:rPr>
              <w:t>01</w:t>
            </w:r>
          </w:p>
        </w:tc>
        <w:tc>
          <w:tcPr>
            <w:tcW w:w="0" w:type="auto"/>
          </w:tcPr>
          <w:p w:rsidR="00AC21E2" w:rsidRPr="00212A23" w:rsidRDefault="00AC21E2" w:rsidP="00D00EC7">
            <w:pPr>
              <w:rPr>
                <w:rFonts w:ascii="Arial" w:hAnsi="Arial" w:hint="eastAsia"/>
                <w:sz w:val="18"/>
                <w:lang w:val="en-GB" w:eastAsia="zh-CN"/>
              </w:rPr>
            </w:pPr>
            <w:r w:rsidRPr="00212A23">
              <w:rPr>
                <w:rFonts w:ascii="Arial" w:hAnsi="Arial" w:hint="eastAsia"/>
                <w:sz w:val="18"/>
                <w:lang w:val="en-GB" w:eastAsia="zh-CN"/>
              </w:rPr>
              <w:t>---</w:t>
            </w:r>
          </w:p>
        </w:tc>
        <w:tc>
          <w:tcPr>
            <w:tcW w:w="0" w:type="auto"/>
          </w:tcPr>
          <w:p w:rsidR="00AC21E2" w:rsidRPr="00212A23" w:rsidRDefault="00AC21E2" w:rsidP="00D00EC7">
            <w:pPr>
              <w:rPr>
                <w:rFonts w:ascii="Arial" w:hAnsi="Arial" w:hint="eastAsia"/>
                <w:sz w:val="18"/>
                <w:lang w:val="en-GB" w:eastAsia="zh-CN"/>
              </w:rPr>
            </w:pPr>
            <w:r w:rsidRPr="00212A23">
              <w:rPr>
                <w:rFonts w:ascii="Arial" w:hAnsi="Arial" w:hint="eastAsia"/>
                <w:sz w:val="18"/>
                <w:lang w:val="en-GB" w:eastAsia="zh-CN"/>
              </w:rPr>
              <w:t>---</w:t>
            </w:r>
          </w:p>
        </w:tc>
        <w:tc>
          <w:tcPr>
            <w:tcW w:w="0" w:type="auto"/>
          </w:tcPr>
          <w:p w:rsidR="00AC21E2" w:rsidRPr="00212A23" w:rsidRDefault="00AC21E2" w:rsidP="00D00EC7">
            <w:pPr>
              <w:rPr>
                <w:rFonts w:hint="eastAsia"/>
                <w:lang w:eastAsia="zh-CN"/>
              </w:rPr>
            </w:pPr>
            <w:r w:rsidRPr="00212A23">
              <w:rPr>
                <w:rFonts w:ascii="Arial" w:hAnsi="Arial" w:hint="eastAsia"/>
                <w:sz w:val="18"/>
                <w:lang w:val="en-GB" w:eastAsia="zh-CN"/>
              </w:rPr>
              <w:t>---</w:t>
            </w:r>
          </w:p>
        </w:tc>
        <w:tc>
          <w:tcPr>
            <w:tcW w:w="0" w:type="auto"/>
          </w:tcPr>
          <w:p w:rsidR="00AC21E2" w:rsidRPr="00212A23" w:rsidRDefault="00AC21E2" w:rsidP="00D00EC7">
            <w:pPr>
              <w:rPr>
                <w:rFonts w:hint="eastAsia"/>
                <w:lang w:eastAsia="zh-CN"/>
              </w:rPr>
            </w:pPr>
            <w:r w:rsidRPr="00212A23">
              <w:rPr>
                <w:rFonts w:ascii="Arial" w:hAnsi="Arial" w:hint="eastAsia"/>
                <w:sz w:val="18"/>
                <w:lang w:val="en-GB" w:eastAsia="zh-CN"/>
              </w:rPr>
              <w:t>---</w:t>
            </w:r>
          </w:p>
        </w:tc>
        <w:tc>
          <w:tcPr>
            <w:tcW w:w="0" w:type="auto"/>
          </w:tcPr>
          <w:p w:rsidR="00AC21E2" w:rsidRPr="00212A23" w:rsidRDefault="00AC21E2" w:rsidP="00D00EC7">
            <w:pPr>
              <w:rPr>
                <w:rFonts w:hint="eastAsia"/>
                <w:lang w:eastAsia="zh-CN"/>
              </w:rPr>
            </w:pPr>
            <w:r w:rsidRPr="00212A23">
              <w:rPr>
                <w:rFonts w:ascii="Arial" w:hAnsi="Arial" w:hint="eastAsia"/>
                <w:sz w:val="18"/>
                <w:lang w:val="en-GB" w:eastAsia="zh-CN"/>
              </w:rPr>
              <w:t>---</w:t>
            </w:r>
          </w:p>
        </w:tc>
      </w:tr>
    </w:tbl>
    <w:p w:rsidR="00280237" w:rsidRPr="00212A23" w:rsidRDefault="00280237" w:rsidP="00280237">
      <w:pPr>
        <w:autoSpaceDE w:val="0"/>
        <w:autoSpaceDN w:val="0"/>
        <w:adjustRightInd w:val="0"/>
        <w:spacing w:line="24" w:lineRule="atLeast"/>
        <w:ind w:firstLine="225"/>
        <w:rPr>
          <w:rFonts w:cs="Arial"/>
          <w:szCs w:val="21"/>
        </w:rPr>
      </w:pPr>
      <w:r w:rsidRPr="00212A23">
        <w:rPr>
          <w:rFonts w:cs="Arial"/>
          <w:szCs w:val="21"/>
        </w:rPr>
        <w:t>If all the Illumination LEDs can be set on, turn off them.</w:t>
      </w:r>
    </w:p>
    <w:p w:rsidR="00280237" w:rsidRPr="00212A23" w:rsidRDefault="00280237" w:rsidP="00280237">
      <w:pPr>
        <w:spacing w:line="24" w:lineRule="atLeast"/>
        <w:rPr>
          <w:rFonts w:cs="Arial"/>
          <w:kern w:val="2"/>
          <w:sz w:val="21"/>
          <w:szCs w:val="24"/>
        </w:rPr>
      </w:pPr>
    </w:p>
    <w:p w:rsidR="00280237" w:rsidRPr="00212A23" w:rsidRDefault="005414B9" w:rsidP="00280237">
      <w:pPr>
        <w:autoSpaceDE w:val="0"/>
        <w:autoSpaceDN w:val="0"/>
        <w:adjustRightInd w:val="0"/>
        <w:spacing w:before="16" w:line="24" w:lineRule="atLeast"/>
        <w:rPr>
          <w:rFonts w:cs="Arial" w:hint="eastAsia"/>
          <w:spacing w:val="-1"/>
          <w:szCs w:val="21"/>
          <w:lang w:eastAsia="zh-CN"/>
        </w:rPr>
      </w:pPr>
      <w:r w:rsidRPr="00212A23">
        <w:rPr>
          <w:rFonts w:cs="Arial"/>
          <w:spacing w:val="-1"/>
          <w:szCs w:val="21"/>
        </w:rPr>
        <w:t>• TT</w:t>
      </w:r>
      <w:r w:rsidRPr="00212A23">
        <w:rPr>
          <w:rFonts w:cs="Arial" w:hint="eastAsia"/>
          <w:spacing w:val="-1"/>
          <w:szCs w:val="21"/>
          <w:lang w:eastAsia="zh-CN"/>
        </w:rPr>
        <w:t>2</w:t>
      </w:r>
      <w:r w:rsidR="00280237" w:rsidRPr="00212A23">
        <w:rPr>
          <w:rFonts w:cs="Arial"/>
          <w:spacing w:val="-1"/>
          <w:szCs w:val="21"/>
        </w:rPr>
        <w:t xml:space="preserve"> – Set Illumination Off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AC21E2" w:rsidRPr="00212A23" w:rsidTr="00D00EC7">
        <w:trPr>
          <w:trHeight w:val="276"/>
        </w:trPr>
        <w:tc>
          <w:tcPr>
            <w:tcW w:w="0" w:type="auto"/>
            <w:shd w:val="clear" w:color="auto" w:fill="E6E6E6"/>
            <w:vAlign w:val="center"/>
          </w:tcPr>
          <w:p w:rsidR="00AC21E2" w:rsidRPr="00212A23" w:rsidRDefault="00AC21E2" w:rsidP="00D00EC7">
            <w:pPr>
              <w:jc w:val="center"/>
              <w:rPr>
                <w:rFonts w:ascii="Arial" w:hAnsi="Arial" w:cs="Arial"/>
                <w:b/>
                <w:sz w:val="18"/>
                <w:szCs w:val="18"/>
                <w:lang w:eastAsia="zh-CN"/>
              </w:rPr>
            </w:pPr>
            <w:r w:rsidRPr="00212A23">
              <w:rPr>
                <w:rFonts w:ascii="Arial" w:hAnsi="Arial" w:cs="Arial" w:hint="eastAsia"/>
                <w:b/>
                <w:sz w:val="18"/>
                <w:szCs w:val="18"/>
                <w:lang w:eastAsia="zh-CN"/>
              </w:rPr>
              <w:t>Can ID(STD)</w:t>
            </w:r>
          </w:p>
        </w:tc>
        <w:tc>
          <w:tcPr>
            <w:tcW w:w="0" w:type="auto"/>
            <w:shd w:val="clear" w:color="auto" w:fill="E6E6E6"/>
            <w:vAlign w:val="center"/>
          </w:tcPr>
          <w:p w:rsidR="00AC21E2" w:rsidRPr="00212A23" w:rsidRDefault="00AC21E2" w:rsidP="00D00EC7">
            <w:pPr>
              <w:jc w:val="center"/>
              <w:rPr>
                <w:rFonts w:ascii="Arial" w:hAnsi="Arial" w:hint="eastAsia"/>
                <w:b/>
                <w:sz w:val="18"/>
                <w:lang w:eastAsia="zh-CN"/>
              </w:rPr>
            </w:pPr>
            <w:r w:rsidRPr="00212A23">
              <w:rPr>
                <w:rFonts w:ascii="Arial" w:hAnsi="Arial" w:hint="eastAsia"/>
                <w:b/>
                <w:sz w:val="18"/>
                <w:lang w:eastAsia="zh-CN"/>
              </w:rPr>
              <w:t>Data0</w:t>
            </w:r>
          </w:p>
        </w:tc>
        <w:tc>
          <w:tcPr>
            <w:tcW w:w="0" w:type="auto"/>
            <w:shd w:val="clear" w:color="auto" w:fill="E6E6E6"/>
            <w:vAlign w:val="center"/>
          </w:tcPr>
          <w:p w:rsidR="00AC21E2" w:rsidRPr="00212A23" w:rsidRDefault="00AC21E2" w:rsidP="00D00EC7">
            <w:pPr>
              <w:jc w:val="center"/>
              <w:rPr>
                <w:rFonts w:ascii="Arial" w:hAnsi="Arial" w:hint="eastAsia"/>
                <w:b/>
                <w:sz w:val="18"/>
                <w:lang w:eastAsia="zh-CN"/>
              </w:rPr>
            </w:pPr>
            <w:r w:rsidRPr="00212A23">
              <w:rPr>
                <w:rFonts w:ascii="Arial" w:hAnsi="Arial" w:hint="eastAsia"/>
                <w:b/>
                <w:sz w:val="18"/>
                <w:lang w:eastAsia="zh-CN"/>
              </w:rPr>
              <w:t>Data1</w:t>
            </w:r>
          </w:p>
        </w:tc>
        <w:tc>
          <w:tcPr>
            <w:tcW w:w="1036" w:type="dxa"/>
            <w:shd w:val="clear" w:color="auto" w:fill="E6E6E6"/>
            <w:vAlign w:val="center"/>
          </w:tcPr>
          <w:p w:rsidR="00AC21E2" w:rsidRPr="00212A23" w:rsidRDefault="00AC21E2" w:rsidP="00D00EC7">
            <w:pPr>
              <w:jc w:val="center"/>
              <w:rPr>
                <w:rFonts w:ascii="Arial" w:hAnsi="Arial" w:hint="eastAsia"/>
                <w:b/>
                <w:sz w:val="18"/>
                <w:lang w:eastAsia="zh-CN"/>
              </w:rPr>
            </w:pPr>
            <w:r w:rsidRPr="00212A23">
              <w:rPr>
                <w:rFonts w:ascii="Arial" w:hAnsi="Arial" w:hint="eastAsia"/>
                <w:b/>
                <w:sz w:val="18"/>
                <w:lang w:eastAsia="zh-CN"/>
              </w:rPr>
              <w:t>Data2</w:t>
            </w:r>
          </w:p>
        </w:tc>
        <w:tc>
          <w:tcPr>
            <w:tcW w:w="0" w:type="auto"/>
            <w:shd w:val="clear" w:color="auto" w:fill="E6E6E6"/>
            <w:vAlign w:val="center"/>
          </w:tcPr>
          <w:p w:rsidR="00AC21E2" w:rsidRPr="00212A23" w:rsidRDefault="00AC21E2" w:rsidP="00D00EC7">
            <w:pPr>
              <w:jc w:val="center"/>
              <w:rPr>
                <w:rFonts w:ascii="Arial" w:hAnsi="Arial" w:hint="eastAsia"/>
                <w:b/>
                <w:sz w:val="18"/>
                <w:lang w:eastAsia="zh-CN"/>
              </w:rPr>
            </w:pPr>
            <w:r w:rsidRPr="00212A23">
              <w:rPr>
                <w:rFonts w:ascii="Arial" w:hAnsi="Arial" w:hint="eastAsia"/>
                <w:b/>
                <w:sz w:val="18"/>
                <w:lang w:eastAsia="zh-CN"/>
              </w:rPr>
              <w:t>Data3</w:t>
            </w:r>
          </w:p>
        </w:tc>
        <w:tc>
          <w:tcPr>
            <w:tcW w:w="0" w:type="auto"/>
            <w:shd w:val="clear" w:color="auto" w:fill="E6E6E6"/>
            <w:vAlign w:val="center"/>
          </w:tcPr>
          <w:p w:rsidR="00AC21E2" w:rsidRPr="00212A23" w:rsidRDefault="00AC21E2" w:rsidP="00D00EC7">
            <w:pPr>
              <w:jc w:val="center"/>
              <w:rPr>
                <w:rFonts w:ascii="Arial" w:hAnsi="Arial" w:hint="eastAsia"/>
                <w:b/>
                <w:sz w:val="18"/>
                <w:lang w:eastAsia="zh-CN"/>
              </w:rPr>
            </w:pPr>
            <w:r w:rsidRPr="00212A23">
              <w:rPr>
                <w:rFonts w:ascii="Arial" w:hAnsi="Arial" w:hint="eastAsia"/>
                <w:b/>
                <w:sz w:val="18"/>
                <w:lang w:eastAsia="zh-CN"/>
              </w:rPr>
              <w:t>Data4</w:t>
            </w:r>
          </w:p>
        </w:tc>
        <w:tc>
          <w:tcPr>
            <w:tcW w:w="0" w:type="auto"/>
            <w:shd w:val="clear" w:color="auto" w:fill="E6E6E6"/>
            <w:vAlign w:val="center"/>
          </w:tcPr>
          <w:p w:rsidR="00AC21E2" w:rsidRPr="00212A23" w:rsidRDefault="00AC21E2" w:rsidP="00D00EC7">
            <w:pPr>
              <w:jc w:val="center"/>
              <w:rPr>
                <w:rFonts w:ascii="Arial" w:hAnsi="Arial" w:hint="eastAsia"/>
                <w:b/>
                <w:sz w:val="18"/>
                <w:lang w:eastAsia="zh-CN"/>
              </w:rPr>
            </w:pPr>
            <w:r w:rsidRPr="00212A23">
              <w:rPr>
                <w:rFonts w:ascii="Arial" w:hAnsi="Arial" w:hint="eastAsia"/>
                <w:b/>
                <w:sz w:val="18"/>
                <w:lang w:eastAsia="zh-CN"/>
              </w:rPr>
              <w:t>Data5</w:t>
            </w:r>
          </w:p>
        </w:tc>
        <w:tc>
          <w:tcPr>
            <w:tcW w:w="0" w:type="auto"/>
            <w:shd w:val="clear" w:color="auto" w:fill="E6E6E6"/>
            <w:vAlign w:val="center"/>
          </w:tcPr>
          <w:p w:rsidR="00AC21E2" w:rsidRPr="00212A23" w:rsidRDefault="00AC21E2" w:rsidP="00D00EC7">
            <w:pPr>
              <w:jc w:val="center"/>
              <w:rPr>
                <w:rFonts w:ascii="Arial" w:hAnsi="Arial" w:hint="eastAsia"/>
                <w:b/>
                <w:sz w:val="18"/>
                <w:lang w:eastAsia="zh-CN"/>
              </w:rPr>
            </w:pPr>
            <w:r w:rsidRPr="00212A23">
              <w:rPr>
                <w:rFonts w:ascii="Arial" w:hAnsi="Arial" w:hint="eastAsia"/>
                <w:b/>
                <w:sz w:val="18"/>
                <w:lang w:eastAsia="zh-CN"/>
              </w:rPr>
              <w:t>Data6</w:t>
            </w:r>
          </w:p>
        </w:tc>
        <w:tc>
          <w:tcPr>
            <w:tcW w:w="0" w:type="auto"/>
            <w:shd w:val="clear" w:color="auto" w:fill="E6E6E6"/>
            <w:vAlign w:val="center"/>
          </w:tcPr>
          <w:p w:rsidR="00AC21E2" w:rsidRPr="00212A23" w:rsidRDefault="00AC21E2" w:rsidP="00D00EC7">
            <w:pPr>
              <w:jc w:val="center"/>
              <w:rPr>
                <w:rFonts w:ascii="Arial" w:hAnsi="Arial" w:hint="eastAsia"/>
                <w:b/>
                <w:sz w:val="18"/>
                <w:lang w:eastAsia="zh-CN"/>
              </w:rPr>
            </w:pPr>
            <w:r w:rsidRPr="00212A23">
              <w:rPr>
                <w:rFonts w:ascii="Arial" w:hAnsi="Arial" w:hint="eastAsia"/>
                <w:b/>
                <w:sz w:val="18"/>
                <w:lang w:eastAsia="zh-CN"/>
              </w:rPr>
              <w:t>Data7</w:t>
            </w:r>
          </w:p>
        </w:tc>
      </w:tr>
      <w:tr w:rsidR="00AC21E2" w:rsidRPr="00212A23" w:rsidTr="00D00EC7">
        <w:trPr>
          <w:trHeight w:val="243"/>
        </w:trPr>
        <w:tc>
          <w:tcPr>
            <w:tcW w:w="0" w:type="auto"/>
            <w:shd w:val="clear" w:color="auto" w:fill="auto"/>
            <w:vAlign w:val="center"/>
          </w:tcPr>
          <w:p w:rsidR="00AC21E2" w:rsidRPr="00212A23" w:rsidRDefault="00F554E9" w:rsidP="00D00EC7">
            <w:pPr>
              <w:jc w:val="center"/>
              <w:rPr>
                <w:rFonts w:ascii="Arial" w:hAnsi="Arial" w:hint="eastAsia"/>
                <w:sz w:val="18"/>
                <w:lang w:eastAsia="zh-CN"/>
              </w:rPr>
            </w:pPr>
            <w:r w:rsidRPr="00212A23">
              <w:rPr>
                <w:rFonts w:ascii="Arial" w:hAnsi="Arial"/>
                <w:sz w:val="18"/>
              </w:rPr>
              <w:t>0x772</w:t>
            </w:r>
          </w:p>
        </w:tc>
        <w:tc>
          <w:tcPr>
            <w:tcW w:w="0" w:type="auto"/>
            <w:shd w:val="clear" w:color="auto" w:fill="auto"/>
            <w:vAlign w:val="center"/>
          </w:tcPr>
          <w:p w:rsidR="00AC21E2" w:rsidRPr="00212A23" w:rsidRDefault="00AC21E2" w:rsidP="00D00EC7">
            <w:pPr>
              <w:jc w:val="center"/>
              <w:rPr>
                <w:rFonts w:ascii="Arial" w:hAnsi="Arial"/>
                <w:sz w:val="18"/>
                <w:lang w:eastAsia="zh-CN"/>
              </w:rPr>
            </w:pPr>
            <w:r w:rsidRPr="00212A23">
              <w:rPr>
                <w:rFonts w:ascii="Arial" w:hAnsi="Arial"/>
                <w:sz w:val="18"/>
              </w:rPr>
              <w:t>0x</w:t>
            </w:r>
            <w:r w:rsidRPr="00212A23">
              <w:rPr>
                <w:rFonts w:ascii="Arial" w:hAnsi="Arial" w:hint="eastAsia"/>
                <w:sz w:val="18"/>
                <w:lang w:eastAsia="zh-CN"/>
              </w:rPr>
              <w:t>30</w:t>
            </w:r>
          </w:p>
        </w:tc>
        <w:tc>
          <w:tcPr>
            <w:tcW w:w="0" w:type="auto"/>
            <w:shd w:val="clear" w:color="auto" w:fill="auto"/>
            <w:vAlign w:val="center"/>
          </w:tcPr>
          <w:p w:rsidR="00AC21E2" w:rsidRPr="00212A23" w:rsidRDefault="00AC21E2" w:rsidP="00D00EC7">
            <w:pPr>
              <w:keepNext/>
              <w:jc w:val="center"/>
              <w:rPr>
                <w:rFonts w:ascii="Arial" w:hAnsi="Arial"/>
                <w:sz w:val="18"/>
                <w:lang w:val="en-GB" w:eastAsia="zh-CN"/>
              </w:rPr>
            </w:pPr>
            <w:r w:rsidRPr="00212A23">
              <w:rPr>
                <w:rFonts w:ascii="Arial" w:hAnsi="Arial"/>
                <w:sz w:val="18"/>
                <w:lang w:val="en-GB"/>
              </w:rPr>
              <w:t>0x</w:t>
            </w:r>
            <w:r w:rsidRPr="00212A23">
              <w:rPr>
                <w:rFonts w:ascii="Arial" w:hAnsi="Arial" w:hint="eastAsia"/>
                <w:sz w:val="18"/>
                <w:lang w:val="en-GB" w:eastAsia="zh-CN"/>
              </w:rPr>
              <w:t>00</w:t>
            </w:r>
          </w:p>
        </w:tc>
        <w:tc>
          <w:tcPr>
            <w:tcW w:w="1036" w:type="dxa"/>
            <w:shd w:val="clear" w:color="auto" w:fill="auto"/>
          </w:tcPr>
          <w:p w:rsidR="00AC21E2" w:rsidRPr="00212A23" w:rsidRDefault="00AC21E2" w:rsidP="00D00EC7">
            <w:pPr>
              <w:keepNext/>
              <w:jc w:val="center"/>
              <w:rPr>
                <w:rFonts w:ascii="Arial" w:hAnsi="Arial" w:hint="eastAsia"/>
                <w:sz w:val="18"/>
                <w:lang w:val="en-GB" w:eastAsia="zh-CN"/>
              </w:rPr>
            </w:pPr>
            <w:r w:rsidRPr="00212A23">
              <w:rPr>
                <w:rFonts w:ascii="Arial" w:hAnsi="Arial" w:hint="eastAsia"/>
                <w:sz w:val="18"/>
                <w:lang w:val="en-GB" w:eastAsia="zh-CN"/>
              </w:rPr>
              <w:t>0x81</w:t>
            </w:r>
          </w:p>
        </w:tc>
        <w:tc>
          <w:tcPr>
            <w:tcW w:w="0" w:type="auto"/>
          </w:tcPr>
          <w:p w:rsidR="00AC21E2" w:rsidRPr="00212A23" w:rsidRDefault="00AC21E2" w:rsidP="00D00EC7">
            <w:pPr>
              <w:rPr>
                <w:rFonts w:ascii="Arial" w:hAnsi="Arial" w:hint="eastAsia"/>
                <w:sz w:val="18"/>
                <w:lang w:val="en-GB" w:eastAsia="zh-CN"/>
              </w:rPr>
            </w:pPr>
            <w:r w:rsidRPr="00212A23">
              <w:rPr>
                <w:rFonts w:ascii="Arial" w:hAnsi="Arial" w:hint="eastAsia"/>
                <w:sz w:val="18"/>
                <w:lang w:val="en-GB" w:eastAsia="zh-CN"/>
              </w:rPr>
              <w:t>0x00</w:t>
            </w:r>
          </w:p>
        </w:tc>
        <w:tc>
          <w:tcPr>
            <w:tcW w:w="0" w:type="auto"/>
          </w:tcPr>
          <w:p w:rsidR="00AC21E2" w:rsidRPr="00212A23" w:rsidRDefault="008C7E05" w:rsidP="00D00EC7">
            <w:pPr>
              <w:rPr>
                <w:rFonts w:ascii="Arial" w:hAnsi="Arial" w:hint="eastAsia"/>
                <w:sz w:val="18"/>
                <w:lang w:val="en-GB" w:eastAsia="zh-CN"/>
              </w:rPr>
            </w:pPr>
            <w:r w:rsidRPr="00212A23">
              <w:rPr>
                <w:rFonts w:ascii="Arial" w:hAnsi="Arial" w:cs="Arial" w:hint="eastAsia"/>
                <w:sz w:val="18"/>
                <w:szCs w:val="18"/>
                <w:lang w:val="en-GB" w:eastAsia="zh-CN"/>
              </w:rPr>
              <w:t>0xAA</w:t>
            </w:r>
          </w:p>
        </w:tc>
        <w:tc>
          <w:tcPr>
            <w:tcW w:w="0" w:type="auto"/>
          </w:tcPr>
          <w:p w:rsidR="00AC21E2" w:rsidRPr="00212A23" w:rsidRDefault="008C7E05" w:rsidP="00D00EC7">
            <w:pPr>
              <w:rPr>
                <w:rFonts w:hint="eastAsia"/>
                <w:lang w:eastAsia="zh-CN"/>
              </w:rPr>
            </w:pPr>
            <w:r w:rsidRPr="00212A23">
              <w:rPr>
                <w:rFonts w:ascii="Arial" w:hAnsi="Arial" w:cs="Arial" w:hint="eastAsia"/>
                <w:sz w:val="18"/>
                <w:szCs w:val="18"/>
                <w:lang w:val="en-GB" w:eastAsia="zh-CN"/>
              </w:rPr>
              <w:t>0xAA</w:t>
            </w:r>
          </w:p>
        </w:tc>
        <w:tc>
          <w:tcPr>
            <w:tcW w:w="0" w:type="auto"/>
          </w:tcPr>
          <w:p w:rsidR="00AC21E2" w:rsidRPr="00212A23" w:rsidRDefault="008C7E05" w:rsidP="00D00EC7">
            <w:pPr>
              <w:rPr>
                <w:rFonts w:hint="eastAsia"/>
                <w:lang w:eastAsia="zh-CN"/>
              </w:rPr>
            </w:pPr>
            <w:r w:rsidRPr="00212A23">
              <w:rPr>
                <w:rFonts w:ascii="Arial" w:hAnsi="Arial" w:cs="Arial" w:hint="eastAsia"/>
                <w:sz w:val="18"/>
                <w:szCs w:val="18"/>
                <w:lang w:val="en-GB" w:eastAsia="zh-CN"/>
              </w:rPr>
              <w:t>0xAA</w:t>
            </w:r>
          </w:p>
        </w:tc>
        <w:tc>
          <w:tcPr>
            <w:tcW w:w="0" w:type="auto"/>
          </w:tcPr>
          <w:p w:rsidR="00AC21E2" w:rsidRPr="00212A23" w:rsidRDefault="008C7E05" w:rsidP="00D00EC7">
            <w:pPr>
              <w:rPr>
                <w:rFonts w:hint="eastAsia"/>
                <w:lang w:eastAsia="zh-CN"/>
              </w:rPr>
            </w:pPr>
            <w:r w:rsidRPr="00212A23">
              <w:rPr>
                <w:rFonts w:ascii="Arial" w:hAnsi="Arial" w:cs="Arial" w:hint="eastAsia"/>
                <w:sz w:val="18"/>
                <w:szCs w:val="18"/>
                <w:lang w:val="en-GB" w:eastAsia="zh-CN"/>
              </w:rPr>
              <w:t>0xAA</w:t>
            </w:r>
          </w:p>
        </w:tc>
      </w:tr>
    </w:tbl>
    <w:p w:rsidR="00AC21E2" w:rsidRPr="00212A23" w:rsidRDefault="00AC21E2" w:rsidP="00AC21E2">
      <w:pPr>
        <w:rPr>
          <w:rFonts w:ascii="Arial" w:hAnsi="Arial" w:cs="Arial" w:hint="eastAsia"/>
          <w:sz w:val="21"/>
          <w:szCs w:val="21"/>
          <w:lang w:eastAsia="zh-CN"/>
        </w:rPr>
      </w:pPr>
    </w:p>
    <w:p w:rsidR="00AC21E2" w:rsidRPr="00212A23" w:rsidRDefault="00AC21E2" w:rsidP="00AC21E2">
      <w:pPr>
        <w:rPr>
          <w:rFonts w:ascii="Arial" w:hAnsi="Arial" w:cs="Arial" w:hint="eastAsia"/>
          <w:sz w:val="21"/>
          <w:szCs w:val="21"/>
          <w:lang w:val="en-GB" w:eastAsia="zh-CN"/>
        </w:rPr>
      </w:pPr>
      <w:r w:rsidRPr="00212A23">
        <w:rPr>
          <w:rFonts w:ascii="Arial" w:hAnsi="Arial" w:cs="Arial"/>
          <w:sz w:val="21"/>
          <w:szCs w:val="21"/>
          <w:lang w:val="en-GB" w:eastAsia="zh-CN"/>
        </w:rPr>
        <w:t>The ECU answer with the acknowledgement sent as follow</w:t>
      </w:r>
      <w:r w:rsidRPr="00212A23">
        <w:rPr>
          <w:rFonts w:ascii="Arial" w:hAnsi="Arial" w:cs="Arial" w:hint="eastAsia"/>
          <w:sz w:val="21"/>
          <w:szCs w:val="21"/>
          <w:lang w:val="en-GB" w:eastAsia="zh-CN"/>
        </w:rPr>
        <w:t>ing</w:t>
      </w:r>
      <w:r w:rsidRPr="00212A23">
        <w:rPr>
          <w:rFonts w:ascii="Arial" w:hAnsi="Arial" w:cs="Arial"/>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AC21E2" w:rsidRPr="00212A23" w:rsidTr="00D00EC7">
        <w:trPr>
          <w:trHeight w:val="276"/>
        </w:trPr>
        <w:tc>
          <w:tcPr>
            <w:tcW w:w="0" w:type="auto"/>
            <w:shd w:val="clear" w:color="auto" w:fill="E6E6E6"/>
            <w:vAlign w:val="center"/>
          </w:tcPr>
          <w:p w:rsidR="00AC21E2" w:rsidRPr="00212A23" w:rsidRDefault="00AC21E2" w:rsidP="00D00EC7">
            <w:pPr>
              <w:jc w:val="center"/>
              <w:rPr>
                <w:rFonts w:ascii="Arial" w:hAnsi="Arial" w:cs="Arial"/>
                <w:b/>
                <w:sz w:val="18"/>
                <w:szCs w:val="18"/>
                <w:lang w:eastAsia="zh-CN"/>
              </w:rPr>
            </w:pPr>
            <w:r w:rsidRPr="00212A23">
              <w:rPr>
                <w:rFonts w:ascii="Arial" w:hAnsi="Arial" w:cs="Arial" w:hint="eastAsia"/>
                <w:b/>
                <w:sz w:val="18"/>
                <w:szCs w:val="18"/>
                <w:lang w:eastAsia="zh-CN"/>
              </w:rPr>
              <w:t>Can ID(STD)</w:t>
            </w:r>
          </w:p>
        </w:tc>
        <w:tc>
          <w:tcPr>
            <w:tcW w:w="0" w:type="auto"/>
            <w:shd w:val="clear" w:color="auto" w:fill="E6E6E6"/>
            <w:vAlign w:val="center"/>
          </w:tcPr>
          <w:p w:rsidR="00AC21E2" w:rsidRPr="00212A23" w:rsidRDefault="00AC21E2" w:rsidP="00D00EC7">
            <w:pPr>
              <w:jc w:val="center"/>
              <w:rPr>
                <w:rFonts w:ascii="Arial" w:hAnsi="Arial" w:hint="eastAsia"/>
                <w:b/>
                <w:sz w:val="18"/>
                <w:lang w:eastAsia="zh-CN"/>
              </w:rPr>
            </w:pPr>
            <w:r w:rsidRPr="00212A23">
              <w:rPr>
                <w:rFonts w:ascii="Arial" w:hAnsi="Arial" w:hint="eastAsia"/>
                <w:b/>
                <w:sz w:val="18"/>
                <w:lang w:eastAsia="zh-CN"/>
              </w:rPr>
              <w:t>Data0</w:t>
            </w:r>
          </w:p>
        </w:tc>
        <w:tc>
          <w:tcPr>
            <w:tcW w:w="0" w:type="auto"/>
            <w:shd w:val="clear" w:color="auto" w:fill="E6E6E6"/>
            <w:vAlign w:val="center"/>
          </w:tcPr>
          <w:p w:rsidR="00AC21E2" w:rsidRPr="00212A23" w:rsidRDefault="00AC21E2" w:rsidP="00D00EC7">
            <w:pPr>
              <w:jc w:val="center"/>
              <w:rPr>
                <w:rFonts w:ascii="Arial" w:hAnsi="Arial" w:hint="eastAsia"/>
                <w:b/>
                <w:sz w:val="18"/>
                <w:lang w:eastAsia="zh-CN"/>
              </w:rPr>
            </w:pPr>
            <w:r w:rsidRPr="00212A23">
              <w:rPr>
                <w:rFonts w:ascii="Arial" w:hAnsi="Arial" w:hint="eastAsia"/>
                <w:b/>
                <w:sz w:val="18"/>
                <w:lang w:eastAsia="zh-CN"/>
              </w:rPr>
              <w:t>Data1</w:t>
            </w:r>
          </w:p>
        </w:tc>
        <w:tc>
          <w:tcPr>
            <w:tcW w:w="1036" w:type="dxa"/>
            <w:shd w:val="clear" w:color="auto" w:fill="E6E6E6"/>
            <w:vAlign w:val="center"/>
          </w:tcPr>
          <w:p w:rsidR="00AC21E2" w:rsidRPr="00212A23" w:rsidRDefault="00AC21E2" w:rsidP="00D00EC7">
            <w:pPr>
              <w:jc w:val="center"/>
              <w:rPr>
                <w:rFonts w:ascii="Arial" w:hAnsi="Arial" w:hint="eastAsia"/>
                <w:b/>
                <w:sz w:val="18"/>
                <w:lang w:eastAsia="zh-CN"/>
              </w:rPr>
            </w:pPr>
            <w:r w:rsidRPr="00212A23">
              <w:rPr>
                <w:rFonts w:ascii="Arial" w:hAnsi="Arial" w:hint="eastAsia"/>
                <w:b/>
                <w:sz w:val="18"/>
                <w:lang w:eastAsia="zh-CN"/>
              </w:rPr>
              <w:t>Data2</w:t>
            </w:r>
          </w:p>
        </w:tc>
        <w:tc>
          <w:tcPr>
            <w:tcW w:w="0" w:type="auto"/>
            <w:shd w:val="clear" w:color="auto" w:fill="E6E6E6"/>
            <w:vAlign w:val="center"/>
          </w:tcPr>
          <w:p w:rsidR="00AC21E2" w:rsidRPr="00212A23" w:rsidRDefault="00AC21E2" w:rsidP="00D00EC7">
            <w:pPr>
              <w:jc w:val="center"/>
              <w:rPr>
                <w:rFonts w:ascii="Arial" w:hAnsi="Arial" w:hint="eastAsia"/>
                <w:b/>
                <w:sz w:val="18"/>
                <w:lang w:eastAsia="zh-CN"/>
              </w:rPr>
            </w:pPr>
            <w:r w:rsidRPr="00212A23">
              <w:rPr>
                <w:rFonts w:ascii="Arial" w:hAnsi="Arial" w:hint="eastAsia"/>
                <w:b/>
                <w:sz w:val="18"/>
                <w:lang w:eastAsia="zh-CN"/>
              </w:rPr>
              <w:t>Data3</w:t>
            </w:r>
          </w:p>
        </w:tc>
        <w:tc>
          <w:tcPr>
            <w:tcW w:w="0" w:type="auto"/>
            <w:shd w:val="clear" w:color="auto" w:fill="E6E6E6"/>
            <w:vAlign w:val="center"/>
          </w:tcPr>
          <w:p w:rsidR="00AC21E2" w:rsidRPr="00212A23" w:rsidRDefault="00AC21E2" w:rsidP="00D00EC7">
            <w:pPr>
              <w:jc w:val="center"/>
              <w:rPr>
                <w:rFonts w:ascii="Arial" w:hAnsi="Arial" w:hint="eastAsia"/>
                <w:b/>
                <w:sz w:val="18"/>
                <w:lang w:eastAsia="zh-CN"/>
              </w:rPr>
            </w:pPr>
            <w:r w:rsidRPr="00212A23">
              <w:rPr>
                <w:rFonts w:ascii="Arial" w:hAnsi="Arial" w:hint="eastAsia"/>
                <w:b/>
                <w:sz w:val="18"/>
                <w:lang w:eastAsia="zh-CN"/>
              </w:rPr>
              <w:t>Data4</w:t>
            </w:r>
          </w:p>
        </w:tc>
        <w:tc>
          <w:tcPr>
            <w:tcW w:w="0" w:type="auto"/>
            <w:shd w:val="clear" w:color="auto" w:fill="E6E6E6"/>
            <w:vAlign w:val="center"/>
          </w:tcPr>
          <w:p w:rsidR="00AC21E2" w:rsidRPr="00212A23" w:rsidRDefault="00AC21E2" w:rsidP="00D00EC7">
            <w:pPr>
              <w:jc w:val="center"/>
              <w:rPr>
                <w:rFonts w:ascii="Arial" w:hAnsi="Arial" w:hint="eastAsia"/>
                <w:b/>
                <w:sz w:val="18"/>
                <w:lang w:eastAsia="zh-CN"/>
              </w:rPr>
            </w:pPr>
            <w:r w:rsidRPr="00212A23">
              <w:rPr>
                <w:rFonts w:ascii="Arial" w:hAnsi="Arial" w:hint="eastAsia"/>
                <w:b/>
                <w:sz w:val="18"/>
                <w:lang w:eastAsia="zh-CN"/>
              </w:rPr>
              <w:t>Data5</w:t>
            </w:r>
          </w:p>
        </w:tc>
        <w:tc>
          <w:tcPr>
            <w:tcW w:w="0" w:type="auto"/>
            <w:shd w:val="clear" w:color="auto" w:fill="E6E6E6"/>
            <w:vAlign w:val="center"/>
          </w:tcPr>
          <w:p w:rsidR="00AC21E2" w:rsidRPr="00212A23" w:rsidRDefault="00AC21E2" w:rsidP="00D00EC7">
            <w:pPr>
              <w:jc w:val="center"/>
              <w:rPr>
                <w:rFonts w:ascii="Arial" w:hAnsi="Arial" w:hint="eastAsia"/>
                <w:b/>
                <w:sz w:val="18"/>
                <w:lang w:eastAsia="zh-CN"/>
              </w:rPr>
            </w:pPr>
            <w:r w:rsidRPr="00212A23">
              <w:rPr>
                <w:rFonts w:ascii="Arial" w:hAnsi="Arial" w:hint="eastAsia"/>
                <w:b/>
                <w:sz w:val="18"/>
                <w:lang w:eastAsia="zh-CN"/>
              </w:rPr>
              <w:t>Data6</w:t>
            </w:r>
          </w:p>
        </w:tc>
        <w:tc>
          <w:tcPr>
            <w:tcW w:w="0" w:type="auto"/>
            <w:shd w:val="clear" w:color="auto" w:fill="E6E6E6"/>
            <w:vAlign w:val="center"/>
          </w:tcPr>
          <w:p w:rsidR="00AC21E2" w:rsidRPr="00212A23" w:rsidRDefault="00AC21E2" w:rsidP="00D00EC7">
            <w:pPr>
              <w:jc w:val="center"/>
              <w:rPr>
                <w:rFonts w:ascii="Arial" w:hAnsi="Arial" w:hint="eastAsia"/>
                <w:b/>
                <w:sz w:val="18"/>
                <w:lang w:eastAsia="zh-CN"/>
              </w:rPr>
            </w:pPr>
            <w:r w:rsidRPr="00212A23">
              <w:rPr>
                <w:rFonts w:ascii="Arial" w:hAnsi="Arial" w:hint="eastAsia"/>
                <w:b/>
                <w:sz w:val="18"/>
                <w:lang w:eastAsia="zh-CN"/>
              </w:rPr>
              <w:t>Data7</w:t>
            </w:r>
          </w:p>
        </w:tc>
      </w:tr>
      <w:tr w:rsidR="00AC21E2" w:rsidRPr="00212A23" w:rsidTr="00D00EC7">
        <w:trPr>
          <w:trHeight w:val="223"/>
        </w:trPr>
        <w:tc>
          <w:tcPr>
            <w:tcW w:w="0" w:type="auto"/>
            <w:shd w:val="clear" w:color="auto" w:fill="auto"/>
            <w:vAlign w:val="center"/>
          </w:tcPr>
          <w:p w:rsidR="00AC21E2" w:rsidRPr="00212A23" w:rsidRDefault="00F554E9" w:rsidP="00D00EC7">
            <w:pPr>
              <w:jc w:val="center"/>
              <w:rPr>
                <w:rFonts w:ascii="Arial" w:hAnsi="Arial" w:hint="eastAsia"/>
                <w:sz w:val="18"/>
                <w:lang w:eastAsia="zh-CN"/>
              </w:rPr>
            </w:pPr>
            <w:r w:rsidRPr="00212A23">
              <w:rPr>
                <w:rFonts w:ascii="Arial" w:hAnsi="Arial"/>
                <w:sz w:val="18"/>
              </w:rPr>
              <w:t>0x774</w:t>
            </w:r>
          </w:p>
        </w:tc>
        <w:tc>
          <w:tcPr>
            <w:tcW w:w="0" w:type="auto"/>
            <w:shd w:val="clear" w:color="auto" w:fill="auto"/>
            <w:vAlign w:val="center"/>
          </w:tcPr>
          <w:p w:rsidR="00AC21E2" w:rsidRPr="00212A23" w:rsidRDefault="00AC21E2" w:rsidP="00D00EC7">
            <w:pPr>
              <w:jc w:val="center"/>
              <w:rPr>
                <w:rFonts w:ascii="Arial" w:hAnsi="Arial"/>
                <w:sz w:val="18"/>
                <w:lang w:eastAsia="zh-CN"/>
              </w:rPr>
            </w:pPr>
            <w:r w:rsidRPr="00212A23">
              <w:rPr>
                <w:rFonts w:ascii="Arial" w:hAnsi="Arial"/>
                <w:sz w:val="18"/>
              </w:rPr>
              <w:t>0x</w:t>
            </w:r>
            <w:r w:rsidRPr="00212A23">
              <w:rPr>
                <w:rFonts w:ascii="Arial" w:hAnsi="Arial" w:hint="eastAsia"/>
                <w:sz w:val="18"/>
                <w:lang w:eastAsia="zh-CN"/>
              </w:rPr>
              <w:t>70</w:t>
            </w:r>
          </w:p>
        </w:tc>
        <w:tc>
          <w:tcPr>
            <w:tcW w:w="0" w:type="auto"/>
            <w:shd w:val="clear" w:color="auto" w:fill="auto"/>
            <w:vAlign w:val="center"/>
          </w:tcPr>
          <w:p w:rsidR="00AC21E2" w:rsidRPr="00212A23" w:rsidRDefault="00AC21E2" w:rsidP="00D00EC7">
            <w:pPr>
              <w:keepNext/>
              <w:jc w:val="center"/>
              <w:rPr>
                <w:rFonts w:ascii="Arial" w:hAnsi="Arial" w:hint="eastAsia"/>
                <w:sz w:val="18"/>
                <w:lang w:val="en-GB" w:eastAsia="zh-CN"/>
              </w:rPr>
            </w:pPr>
            <w:r w:rsidRPr="00212A23">
              <w:rPr>
                <w:rFonts w:ascii="Arial" w:hAnsi="Arial" w:hint="eastAsia"/>
                <w:sz w:val="18"/>
                <w:lang w:val="en-GB" w:eastAsia="zh-CN"/>
              </w:rPr>
              <w:t>0x00</w:t>
            </w:r>
          </w:p>
        </w:tc>
        <w:tc>
          <w:tcPr>
            <w:tcW w:w="1036" w:type="dxa"/>
            <w:shd w:val="clear" w:color="auto" w:fill="auto"/>
          </w:tcPr>
          <w:p w:rsidR="00AC21E2" w:rsidRPr="00212A23" w:rsidRDefault="00CF5544" w:rsidP="00516682">
            <w:pPr>
              <w:keepNext/>
              <w:jc w:val="center"/>
              <w:rPr>
                <w:rFonts w:ascii="Arial" w:hAnsi="Arial" w:hint="eastAsia"/>
                <w:sz w:val="18"/>
                <w:lang w:val="en-GB" w:eastAsia="zh-CN"/>
              </w:rPr>
            </w:pPr>
            <w:r w:rsidRPr="00212A23">
              <w:rPr>
                <w:rFonts w:ascii="Arial" w:hAnsi="Arial" w:hint="eastAsia"/>
                <w:sz w:val="18"/>
                <w:lang w:val="en-GB" w:eastAsia="zh-CN"/>
              </w:rPr>
              <w:t>0x</w:t>
            </w:r>
            <w:r w:rsidR="00516682">
              <w:rPr>
                <w:rFonts w:ascii="Arial" w:hAnsi="Arial" w:hint="eastAsia"/>
                <w:sz w:val="18"/>
                <w:lang w:val="en-GB" w:eastAsia="zh-CN"/>
              </w:rPr>
              <w:t>01</w:t>
            </w:r>
          </w:p>
        </w:tc>
        <w:tc>
          <w:tcPr>
            <w:tcW w:w="0" w:type="auto"/>
          </w:tcPr>
          <w:p w:rsidR="00AC21E2" w:rsidRPr="00212A23" w:rsidRDefault="00AC21E2" w:rsidP="00D00EC7">
            <w:pPr>
              <w:rPr>
                <w:rFonts w:ascii="Arial" w:hAnsi="Arial" w:hint="eastAsia"/>
                <w:sz w:val="18"/>
                <w:lang w:val="en-GB" w:eastAsia="zh-CN"/>
              </w:rPr>
            </w:pPr>
            <w:r w:rsidRPr="00212A23">
              <w:rPr>
                <w:rFonts w:ascii="Arial" w:hAnsi="Arial" w:hint="eastAsia"/>
                <w:sz w:val="18"/>
                <w:lang w:val="en-GB" w:eastAsia="zh-CN"/>
              </w:rPr>
              <w:t>---</w:t>
            </w:r>
          </w:p>
        </w:tc>
        <w:tc>
          <w:tcPr>
            <w:tcW w:w="0" w:type="auto"/>
          </w:tcPr>
          <w:p w:rsidR="00AC21E2" w:rsidRPr="00212A23" w:rsidRDefault="00AC21E2" w:rsidP="00D00EC7">
            <w:pPr>
              <w:rPr>
                <w:rFonts w:ascii="Arial" w:hAnsi="Arial" w:hint="eastAsia"/>
                <w:sz w:val="18"/>
                <w:lang w:val="en-GB" w:eastAsia="zh-CN"/>
              </w:rPr>
            </w:pPr>
            <w:r w:rsidRPr="00212A23">
              <w:rPr>
                <w:rFonts w:ascii="Arial" w:hAnsi="Arial" w:hint="eastAsia"/>
                <w:sz w:val="18"/>
                <w:lang w:val="en-GB" w:eastAsia="zh-CN"/>
              </w:rPr>
              <w:t>---</w:t>
            </w:r>
          </w:p>
        </w:tc>
        <w:tc>
          <w:tcPr>
            <w:tcW w:w="0" w:type="auto"/>
          </w:tcPr>
          <w:p w:rsidR="00AC21E2" w:rsidRPr="00212A23" w:rsidRDefault="00AC21E2" w:rsidP="00D00EC7">
            <w:pPr>
              <w:rPr>
                <w:rFonts w:hint="eastAsia"/>
                <w:lang w:eastAsia="zh-CN"/>
              </w:rPr>
            </w:pPr>
            <w:r w:rsidRPr="00212A23">
              <w:rPr>
                <w:rFonts w:ascii="Arial" w:hAnsi="Arial" w:hint="eastAsia"/>
                <w:sz w:val="18"/>
                <w:lang w:val="en-GB" w:eastAsia="zh-CN"/>
              </w:rPr>
              <w:t>---</w:t>
            </w:r>
          </w:p>
        </w:tc>
        <w:tc>
          <w:tcPr>
            <w:tcW w:w="0" w:type="auto"/>
          </w:tcPr>
          <w:p w:rsidR="00AC21E2" w:rsidRPr="00212A23" w:rsidRDefault="00AC21E2" w:rsidP="00D00EC7">
            <w:pPr>
              <w:rPr>
                <w:rFonts w:hint="eastAsia"/>
                <w:lang w:eastAsia="zh-CN"/>
              </w:rPr>
            </w:pPr>
            <w:r w:rsidRPr="00212A23">
              <w:rPr>
                <w:rFonts w:ascii="Arial" w:hAnsi="Arial" w:hint="eastAsia"/>
                <w:sz w:val="18"/>
                <w:lang w:val="en-GB" w:eastAsia="zh-CN"/>
              </w:rPr>
              <w:t>---</w:t>
            </w:r>
          </w:p>
        </w:tc>
        <w:tc>
          <w:tcPr>
            <w:tcW w:w="0" w:type="auto"/>
          </w:tcPr>
          <w:p w:rsidR="00AC21E2" w:rsidRPr="00212A23" w:rsidRDefault="00AC21E2" w:rsidP="00D00EC7">
            <w:pPr>
              <w:rPr>
                <w:rFonts w:hint="eastAsia"/>
                <w:lang w:eastAsia="zh-CN"/>
              </w:rPr>
            </w:pPr>
            <w:r w:rsidRPr="00212A23">
              <w:rPr>
                <w:rFonts w:ascii="Arial" w:hAnsi="Arial" w:hint="eastAsia"/>
                <w:sz w:val="18"/>
                <w:lang w:val="en-GB" w:eastAsia="zh-CN"/>
              </w:rPr>
              <w:t>---</w:t>
            </w:r>
          </w:p>
        </w:tc>
      </w:tr>
    </w:tbl>
    <w:p w:rsidR="00280237" w:rsidRPr="00212A23" w:rsidRDefault="00280237" w:rsidP="00280237">
      <w:pPr>
        <w:spacing w:line="24" w:lineRule="atLeast"/>
        <w:rPr>
          <w:rFonts w:cs="Arial"/>
          <w:szCs w:val="21"/>
        </w:rPr>
      </w:pPr>
      <w:r w:rsidRPr="00212A23">
        <w:rPr>
          <w:rFonts w:cs="Arial"/>
          <w:szCs w:val="21"/>
        </w:rPr>
        <w:t>Then do the pointer calibration.</w:t>
      </w:r>
    </w:p>
    <w:p w:rsidR="00280237" w:rsidRPr="0009486F" w:rsidRDefault="00280237" w:rsidP="00280237">
      <w:pPr>
        <w:spacing w:line="24" w:lineRule="atLeast"/>
        <w:rPr>
          <w:rFonts w:cs="Arial"/>
          <w:szCs w:val="21"/>
          <w:highlight w:val="red"/>
        </w:rPr>
      </w:pPr>
    </w:p>
    <w:p w:rsidR="00280237" w:rsidRPr="00FD1D68" w:rsidRDefault="00280237" w:rsidP="00326320">
      <w:pPr>
        <w:pStyle w:val="3"/>
        <w:rPr>
          <w:b/>
          <w:lang w:eastAsia="zh-CN"/>
        </w:rPr>
      </w:pPr>
      <w:bookmarkStart w:id="218" w:name="_Toc291842687"/>
      <w:bookmarkStart w:id="219" w:name="_Toc432408907"/>
      <w:bookmarkStart w:id="220" w:name="_Toc467654056"/>
      <w:r w:rsidRPr="00FD1D68">
        <w:rPr>
          <w:b/>
          <w:lang w:eastAsia="zh-CN"/>
        </w:rPr>
        <w:t>Calibration</w:t>
      </w:r>
      <w:bookmarkEnd w:id="218"/>
      <w:bookmarkEnd w:id="219"/>
      <w:bookmarkEnd w:id="220"/>
    </w:p>
    <w:p w:rsidR="00280237" w:rsidRPr="00FD1D68" w:rsidRDefault="00280237" w:rsidP="00280237">
      <w:pPr>
        <w:spacing w:line="24" w:lineRule="atLeast"/>
        <w:rPr>
          <w:rFonts w:cs="Arial"/>
        </w:rPr>
      </w:pPr>
    </w:p>
    <w:p w:rsidR="00280237" w:rsidRPr="00FD1D68" w:rsidRDefault="00280237" w:rsidP="00280237">
      <w:pPr>
        <w:spacing w:line="24" w:lineRule="atLeast"/>
        <w:rPr>
          <w:rFonts w:cs="Arial"/>
        </w:rPr>
      </w:pPr>
      <w:r w:rsidRPr="00FD1D68">
        <w:rPr>
          <w:rFonts w:cs="Arial"/>
        </w:rPr>
        <w:t>OBJECT:</w:t>
      </w:r>
    </w:p>
    <w:p w:rsidR="00280237" w:rsidRPr="00FD1D68" w:rsidRDefault="00280237" w:rsidP="00280237">
      <w:pPr>
        <w:spacing w:line="24" w:lineRule="atLeast"/>
        <w:ind w:left="720"/>
        <w:rPr>
          <w:rFonts w:cs="Arial"/>
        </w:rPr>
      </w:pPr>
      <w:r w:rsidRPr="00FD1D68">
        <w:rPr>
          <w:rFonts w:cs="Arial"/>
        </w:rPr>
        <w:t>Enable operators to check and correct the pointer zero point positions manually (by press UP/DOWN button).</w:t>
      </w:r>
    </w:p>
    <w:p w:rsidR="00280237" w:rsidRPr="00FD1D68" w:rsidRDefault="00280237" w:rsidP="00280237">
      <w:pPr>
        <w:spacing w:line="24" w:lineRule="atLeast"/>
        <w:ind w:firstLine="720"/>
        <w:rPr>
          <w:rFonts w:cs="Arial"/>
        </w:rPr>
      </w:pPr>
      <w:r w:rsidRPr="00FD1D68">
        <w:rPr>
          <w:rFonts w:cs="Arial"/>
        </w:rPr>
        <w:t>Adjust zero point offsets in EEPROM, if necessary</w:t>
      </w:r>
    </w:p>
    <w:p w:rsidR="00280237" w:rsidRPr="00FD1D68" w:rsidRDefault="00280237" w:rsidP="00280237">
      <w:pPr>
        <w:spacing w:line="24" w:lineRule="atLeast"/>
        <w:rPr>
          <w:rFonts w:cs="Arial"/>
        </w:rPr>
      </w:pPr>
    </w:p>
    <w:p w:rsidR="00280237" w:rsidRPr="00FD1D68" w:rsidRDefault="00280237" w:rsidP="00280237">
      <w:pPr>
        <w:spacing w:line="24" w:lineRule="atLeast"/>
        <w:rPr>
          <w:rFonts w:cs="Arial"/>
        </w:rPr>
      </w:pPr>
      <w:r w:rsidRPr="00FD1D68">
        <w:rPr>
          <w:rFonts w:cs="Arial"/>
        </w:rPr>
        <w:t>METHOD:</w:t>
      </w:r>
    </w:p>
    <w:p w:rsidR="00280237" w:rsidRPr="00FD1D68" w:rsidRDefault="00280237" w:rsidP="00280237">
      <w:pPr>
        <w:spacing w:line="24" w:lineRule="atLeast"/>
        <w:ind w:left="720"/>
        <w:rPr>
          <w:rFonts w:cs="Arial" w:hint="eastAsia"/>
          <w:lang w:eastAsia="zh-CN"/>
        </w:rPr>
      </w:pPr>
      <w:r w:rsidRPr="00FD1D68">
        <w:rPr>
          <w:rFonts w:cs="Arial"/>
        </w:rPr>
        <w:t>Send messages via CAN interface to set gauge to zero point, and adjust EEPROM contents according to UP/DOWN steps &amp; "OK" applied by the operator.</w:t>
      </w:r>
    </w:p>
    <w:p w:rsidR="007B28B8" w:rsidRPr="00FD1D68" w:rsidRDefault="007B28B8" w:rsidP="007B28B8">
      <w:pPr>
        <w:spacing w:line="24" w:lineRule="atLeast"/>
        <w:rPr>
          <w:rFonts w:cs="Arial" w:hint="eastAsia"/>
          <w:lang w:eastAsia="zh-CN"/>
        </w:rPr>
      </w:pPr>
      <w:r w:rsidRPr="00FD1D68">
        <w:rPr>
          <w:rFonts w:cs="Arial" w:hint="eastAsia"/>
          <w:lang w:eastAsia="zh-CN"/>
        </w:rPr>
        <w:t>16step/1</w:t>
      </w:r>
      <w:r w:rsidRPr="00FD1D68">
        <w:rPr>
          <w:rFonts w:cs="Arial" w:hint="eastAsia"/>
          <w:vertAlign w:val="superscript"/>
          <w:lang w:eastAsia="zh-CN"/>
        </w:rPr>
        <w:t>o</w:t>
      </w:r>
    </w:p>
    <w:p w:rsidR="00280237" w:rsidRPr="00FD1D68" w:rsidRDefault="00280237" w:rsidP="00280237">
      <w:pPr>
        <w:spacing w:line="24" w:lineRule="atLeast"/>
        <w:rPr>
          <w:rFonts w:cs="Arial"/>
        </w:rPr>
      </w:pPr>
      <w:r w:rsidRPr="00FD1D68">
        <w:rPr>
          <w:rFonts w:cs="Arial"/>
        </w:rPr>
        <w:t>PROCEDURE:</w:t>
      </w:r>
    </w:p>
    <w:p w:rsidR="00280237" w:rsidRPr="00FD1D68" w:rsidRDefault="00280237" w:rsidP="00556E4E">
      <w:pPr>
        <w:widowControl w:val="0"/>
        <w:numPr>
          <w:ilvl w:val="0"/>
          <w:numId w:val="9"/>
        </w:numPr>
        <w:spacing w:line="24" w:lineRule="atLeast"/>
        <w:ind w:left="1080"/>
        <w:jc w:val="both"/>
        <w:rPr>
          <w:rFonts w:cs="Arial" w:hint="eastAsia"/>
          <w:highlight w:val="green"/>
        </w:rPr>
      </w:pPr>
      <w:r w:rsidRPr="00FD1D68">
        <w:rPr>
          <w:rFonts w:cs="Arial"/>
          <w:highlight w:val="green"/>
        </w:rPr>
        <w:t>Supply the Power Kl.30 &amp; Kl.15 and Ground to the Cluster</w:t>
      </w:r>
      <w:r w:rsidRPr="00FD1D68">
        <w:rPr>
          <w:rFonts w:cs="Arial" w:hint="eastAsia"/>
          <w:highlight w:val="green"/>
        </w:rPr>
        <w:t>.</w:t>
      </w:r>
    </w:p>
    <w:p w:rsidR="00280237" w:rsidRPr="00FD1D68" w:rsidRDefault="00280237" w:rsidP="00556E4E">
      <w:pPr>
        <w:widowControl w:val="0"/>
        <w:numPr>
          <w:ilvl w:val="0"/>
          <w:numId w:val="9"/>
        </w:numPr>
        <w:spacing w:line="24" w:lineRule="atLeast"/>
        <w:ind w:left="1080"/>
        <w:jc w:val="both"/>
        <w:rPr>
          <w:rFonts w:cs="Arial"/>
          <w:highlight w:val="green"/>
        </w:rPr>
      </w:pPr>
      <w:r w:rsidRPr="00FD1D68">
        <w:rPr>
          <w:rFonts w:cs="Arial" w:hint="eastAsia"/>
          <w:highlight w:val="green"/>
        </w:rPr>
        <w:t xml:space="preserve">Wait until </w:t>
      </w:r>
      <w:r w:rsidRPr="00FD1D68">
        <w:rPr>
          <w:rFonts w:cs="Arial"/>
          <w:highlight w:val="green"/>
        </w:rPr>
        <w:t>pointer</w:t>
      </w:r>
      <w:r w:rsidRPr="00FD1D68">
        <w:rPr>
          <w:rFonts w:cs="Arial" w:hint="eastAsia"/>
          <w:highlight w:val="green"/>
        </w:rPr>
        <w:t xml:space="preserve"> goto </w:t>
      </w:r>
      <w:r w:rsidRPr="00FD1D68">
        <w:rPr>
          <w:rFonts w:cs="Arial"/>
          <w:highlight w:val="green"/>
        </w:rPr>
        <w:t>mechanical</w:t>
      </w:r>
      <w:r w:rsidRPr="00FD1D68">
        <w:rPr>
          <w:rFonts w:cs="Arial" w:hint="eastAsia"/>
          <w:highlight w:val="green"/>
        </w:rPr>
        <w:t xml:space="preserve"> zore </w:t>
      </w:r>
      <w:r w:rsidRPr="00FD1D68">
        <w:rPr>
          <w:rFonts w:cs="Arial"/>
          <w:highlight w:val="green"/>
        </w:rPr>
        <w:t>point</w:t>
      </w:r>
      <w:r w:rsidRPr="00FD1D68">
        <w:rPr>
          <w:rFonts w:cs="Arial" w:hint="eastAsia"/>
          <w:highlight w:val="green"/>
        </w:rPr>
        <w:t xml:space="preserve"> finish(about </w:t>
      </w:r>
      <w:r w:rsidR="00505BD4" w:rsidRPr="00FD1D68">
        <w:rPr>
          <w:rFonts w:cs="Arial" w:hint="eastAsia"/>
          <w:highlight w:val="green"/>
          <w:lang w:eastAsia="zh-CN"/>
        </w:rPr>
        <w:t>3</w:t>
      </w:r>
      <w:r w:rsidRPr="00FD1D68">
        <w:rPr>
          <w:rFonts w:cs="Arial" w:hint="eastAsia"/>
          <w:highlight w:val="green"/>
        </w:rPr>
        <w:t>s).</w:t>
      </w:r>
    </w:p>
    <w:p w:rsidR="00AC090E" w:rsidRPr="00FD1D68" w:rsidRDefault="00AC090E" w:rsidP="00556E4E">
      <w:pPr>
        <w:widowControl w:val="0"/>
        <w:numPr>
          <w:ilvl w:val="0"/>
          <w:numId w:val="9"/>
        </w:numPr>
        <w:spacing w:line="24" w:lineRule="atLeast"/>
        <w:ind w:left="1080"/>
        <w:jc w:val="both"/>
        <w:rPr>
          <w:rFonts w:cs="Arial" w:hint="eastAsia"/>
          <w:highlight w:val="green"/>
        </w:rPr>
      </w:pPr>
      <w:r w:rsidRPr="00FD1D68">
        <w:rPr>
          <w:rFonts w:cs="Arial" w:hint="eastAsia"/>
          <w:highlight w:val="green"/>
          <w:lang w:eastAsia="zh-CN"/>
        </w:rPr>
        <w:t xml:space="preserve">Entry the Diagnosis </w:t>
      </w:r>
      <w:r w:rsidRPr="00FD1D68">
        <w:rPr>
          <w:rFonts w:cs="Arial" w:hint="eastAsia"/>
          <w:highlight w:val="green"/>
        </w:rPr>
        <w:t>session</w:t>
      </w:r>
      <w:r w:rsidRPr="00FD1D68">
        <w:rPr>
          <w:rFonts w:cs="Arial" w:hint="eastAsia"/>
          <w:highlight w:val="green"/>
          <w:lang w:eastAsia="zh-CN"/>
        </w:rPr>
        <w:t>.</w:t>
      </w:r>
    </w:p>
    <w:p w:rsidR="00280237" w:rsidRPr="00FD1D68" w:rsidRDefault="00AC090E" w:rsidP="00556E4E">
      <w:pPr>
        <w:widowControl w:val="0"/>
        <w:numPr>
          <w:ilvl w:val="0"/>
          <w:numId w:val="9"/>
        </w:numPr>
        <w:spacing w:line="24" w:lineRule="atLeast"/>
        <w:ind w:left="1080"/>
        <w:jc w:val="both"/>
        <w:rPr>
          <w:rFonts w:cs="Arial" w:hint="eastAsia"/>
          <w:highlight w:val="green"/>
        </w:rPr>
      </w:pPr>
      <w:r w:rsidRPr="00FD1D68">
        <w:rPr>
          <w:rFonts w:cs="Arial" w:hint="eastAsia"/>
          <w:highlight w:val="green"/>
        </w:rPr>
        <w:t>Disconnect Kl.15</w:t>
      </w:r>
      <w:r w:rsidRPr="00FD1D68">
        <w:rPr>
          <w:rFonts w:cs="Arial" w:hint="eastAsia"/>
          <w:highlight w:val="green"/>
          <w:lang w:eastAsia="zh-CN"/>
        </w:rPr>
        <w:t xml:space="preserve">, send the check </w:t>
      </w:r>
      <w:r w:rsidRPr="00FD1D68">
        <w:rPr>
          <w:rFonts w:cs="Arial"/>
          <w:highlight w:val="green"/>
          <w:lang w:eastAsia="zh-CN"/>
        </w:rPr>
        <w:t>“</w:t>
      </w:r>
      <w:r w:rsidRPr="00FD1D68">
        <w:rPr>
          <w:rFonts w:cs="Arial" w:hint="eastAsia"/>
          <w:highlight w:val="green"/>
          <w:lang w:eastAsia="zh-CN"/>
        </w:rPr>
        <w:t>Quiescent Current test</w:t>
      </w:r>
      <w:r w:rsidRPr="00FD1D68">
        <w:rPr>
          <w:rFonts w:cs="Arial"/>
          <w:highlight w:val="green"/>
          <w:lang w:eastAsia="zh-CN"/>
        </w:rPr>
        <w:t>”</w:t>
      </w:r>
      <w:r w:rsidRPr="00FD1D68">
        <w:rPr>
          <w:rFonts w:cs="Arial" w:hint="eastAsia"/>
          <w:highlight w:val="green"/>
          <w:lang w:eastAsia="zh-CN"/>
        </w:rPr>
        <w:t xml:space="preserve"> command, </w:t>
      </w:r>
      <w:r w:rsidR="00280237" w:rsidRPr="00FD1D68">
        <w:rPr>
          <w:rFonts w:cs="Arial" w:hint="eastAsia"/>
          <w:highlight w:val="green"/>
        </w:rPr>
        <w:t xml:space="preserve">let </w:t>
      </w:r>
      <w:r w:rsidRPr="00FD1D68">
        <w:rPr>
          <w:rFonts w:cs="Arial" w:hint="eastAsia"/>
          <w:highlight w:val="green"/>
          <w:lang w:eastAsia="zh-CN"/>
        </w:rPr>
        <w:t xml:space="preserve">the </w:t>
      </w:r>
      <w:r w:rsidR="00280237" w:rsidRPr="00FD1D68">
        <w:rPr>
          <w:rFonts w:cs="Arial" w:hint="eastAsia"/>
          <w:highlight w:val="green"/>
        </w:rPr>
        <w:t>Cluster goto sleep.</w:t>
      </w:r>
    </w:p>
    <w:p w:rsidR="00280237" w:rsidRPr="00FD1D68" w:rsidRDefault="00280237" w:rsidP="00556E4E">
      <w:pPr>
        <w:widowControl w:val="0"/>
        <w:numPr>
          <w:ilvl w:val="0"/>
          <w:numId w:val="9"/>
        </w:numPr>
        <w:spacing w:line="24" w:lineRule="atLeast"/>
        <w:ind w:left="1080"/>
        <w:jc w:val="both"/>
        <w:rPr>
          <w:rFonts w:cs="Arial" w:hint="eastAsia"/>
          <w:highlight w:val="green"/>
        </w:rPr>
      </w:pPr>
      <w:r w:rsidRPr="00FD1D68">
        <w:rPr>
          <w:rFonts w:cs="Arial" w:hint="eastAsia"/>
          <w:highlight w:val="green"/>
        </w:rPr>
        <w:t>Supply the Power Kl.15, enter diagnose session.</w:t>
      </w:r>
    </w:p>
    <w:p w:rsidR="00280237" w:rsidRPr="00FD1D68" w:rsidRDefault="00280237" w:rsidP="00556E4E">
      <w:pPr>
        <w:widowControl w:val="0"/>
        <w:numPr>
          <w:ilvl w:val="0"/>
          <w:numId w:val="9"/>
        </w:numPr>
        <w:spacing w:line="24" w:lineRule="atLeast"/>
        <w:ind w:left="1080"/>
        <w:jc w:val="both"/>
        <w:rPr>
          <w:rFonts w:cs="Arial"/>
          <w:highlight w:val="green"/>
        </w:rPr>
      </w:pPr>
      <w:r w:rsidRPr="00FD1D68">
        <w:rPr>
          <w:rFonts w:cs="Arial" w:hint="eastAsia"/>
          <w:highlight w:val="green"/>
        </w:rPr>
        <w:t>Start the Calibration.</w:t>
      </w:r>
    </w:p>
    <w:p w:rsidR="00280237" w:rsidRDefault="00280237" w:rsidP="00280237">
      <w:pPr>
        <w:spacing w:line="24" w:lineRule="atLeast"/>
        <w:rPr>
          <w:rFonts w:cs="Arial" w:hint="eastAsia"/>
          <w:lang w:eastAsia="zh-CN"/>
        </w:rPr>
      </w:pPr>
    </w:p>
    <w:p w:rsidR="006778B2" w:rsidRPr="00FD1D68" w:rsidRDefault="006778B2" w:rsidP="006778B2">
      <w:pPr>
        <w:pStyle w:val="4"/>
        <w:rPr>
          <w:b/>
          <w:lang w:eastAsia="zh-CN"/>
        </w:rPr>
      </w:pPr>
      <w:r>
        <w:rPr>
          <w:rFonts w:hint="eastAsia"/>
          <w:b/>
          <w:lang w:eastAsia="zh-CN"/>
        </w:rPr>
        <w:t>Power Gauge</w:t>
      </w:r>
    </w:p>
    <w:p w:rsidR="006778B2" w:rsidRPr="00FD1D68" w:rsidRDefault="006778B2" w:rsidP="00280237">
      <w:pPr>
        <w:spacing w:line="24" w:lineRule="atLeast"/>
        <w:rPr>
          <w:rFonts w:cs="Arial" w:hint="eastAsia"/>
          <w:lang w:eastAsia="zh-CN"/>
        </w:rPr>
      </w:pPr>
    </w:p>
    <w:p w:rsidR="004473CB" w:rsidRDefault="004473CB" w:rsidP="004473CB">
      <w:pPr>
        <w:spacing w:line="24" w:lineRule="atLeast"/>
        <w:rPr>
          <w:rFonts w:cs="Arial" w:hint="eastAsia"/>
          <w:lang w:eastAsia="zh-CN"/>
        </w:rPr>
      </w:pPr>
      <w:r w:rsidRPr="00CC62DE">
        <w:rPr>
          <w:rFonts w:cs="Arial"/>
        </w:rPr>
        <w:t>Diagnostic Telegrams:</w:t>
      </w:r>
    </w:p>
    <w:p w:rsidR="004473CB" w:rsidRPr="00CC62DE" w:rsidRDefault="004473CB" w:rsidP="004473CB">
      <w:pPr>
        <w:spacing w:line="24" w:lineRule="atLeast"/>
        <w:rPr>
          <w:rFonts w:cs="Arial" w:hint="eastAsia"/>
          <w:lang w:eastAsia="zh-CN"/>
        </w:rPr>
      </w:pPr>
      <w:r w:rsidRPr="00CC62DE">
        <w:rPr>
          <w:rFonts w:cs="Arial"/>
          <w:spacing w:val="-1"/>
          <w:szCs w:val="21"/>
        </w:rPr>
        <w:t xml:space="preserve">• </w:t>
      </w:r>
      <w:r w:rsidRPr="00CC62DE">
        <w:rPr>
          <w:rFonts w:cs="Arial" w:hint="eastAsia"/>
          <w:b/>
          <w:spacing w:val="-1"/>
          <w:szCs w:val="21"/>
          <w:lang w:eastAsia="zh-CN"/>
        </w:rPr>
        <w:t>1</w:t>
      </w:r>
      <w:r w:rsidRPr="00CC62DE">
        <w:rPr>
          <w:rFonts w:cs="Arial"/>
          <w:spacing w:val="-1"/>
          <w:szCs w:val="21"/>
        </w:rPr>
        <w:t xml:space="preserve"> – </w:t>
      </w:r>
      <w:r w:rsidR="006778B2">
        <w:rPr>
          <w:rFonts w:cs="Arial" w:hint="eastAsia"/>
          <w:spacing w:val="-1"/>
          <w:szCs w:val="21"/>
          <w:lang w:eastAsia="zh-CN"/>
        </w:rPr>
        <w:t>Get the number of calibrate points</w:t>
      </w:r>
    </w:p>
    <w:p w:rsidR="004473CB" w:rsidRPr="00CC62DE" w:rsidRDefault="004473CB" w:rsidP="004473CB">
      <w:pPr>
        <w:rPr>
          <w:rFonts w:ascii="Arial" w:hAnsi="Arial" w:cs="Arial" w:hint="eastAsia"/>
          <w:b/>
          <w:sz w:val="21"/>
          <w:szCs w:val="21"/>
          <w:lang w:val="en-GB" w:eastAsia="zh-CN"/>
        </w:rPr>
      </w:pPr>
      <w:r w:rsidRPr="00CC62DE">
        <w:rPr>
          <w:rFonts w:ascii="Arial" w:hAnsi="Arial" w:cs="Arial"/>
          <w:b/>
          <w:sz w:val="21"/>
          <w:szCs w:val="21"/>
          <w:lang w:val="en-GB" w:eastAsia="zh-CN"/>
        </w:rPr>
        <w:t xml:space="preserve">The following command can be used to </w:t>
      </w:r>
      <w:r w:rsidR="006778B2">
        <w:rPr>
          <w:rFonts w:ascii="Arial" w:hAnsi="Arial" w:cs="Arial" w:hint="eastAsia"/>
          <w:b/>
          <w:sz w:val="21"/>
          <w:szCs w:val="21"/>
          <w:lang w:val="en-GB" w:eastAsia="zh-CN"/>
        </w:rPr>
        <w:t>get the Number of Calibrate points</w:t>
      </w:r>
      <w:r w:rsidRPr="00CC62DE">
        <w:rPr>
          <w:rFonts w:ascii="Arial" w:hAnsi="Arial" w:cs="Arial" w:hint="eastAsia"/>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4473CB" w:rsidRPr="00CC62DE" w:rsidTr="00E84D61">
        <w:trPr>
          <w:trHeight w:val="276"/>
        </w:trPr>
        <w:tc>
          <w:tcPr>
            <w:tcW w:w="0" w:type="auto"/>
            <w:shd w:val="clear" w:color="auto" w:fill="E6E6E6"/>
            <w:vAlign w:val="center"/>
          </w:tcPr>
          <w:p w:rsidR="004473CB" w:rsidRPr="00CC62DE" w:rsidRDefault="004473CB" w:rsidP="00E84D61">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4473CB" w:rsidRPr="00CC62DE" w:rsidRDefault="004473CB" w:rsidP="00E84D61">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4473CB" w:rsidRPr="00CC62DE" w:rsidRDefault="004473CB" w:rsidP="00E84D61">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4473CB" w:rsidRPr="00CC62DE" w:rsidRDefault="004473CB" w:rsidP="00E84D61">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4473CB" w:rsidRPr="00CC62DE" w:rsidRDefault="004473CB" w:rsidP="00E84D61">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4473CB" w:rsidRPr="00CC62DE" w:rsidRDefault="004473CB" w:rsidP="00E84D61">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4473CB" w:rsidRPr="00CC62DE" w:rsidRDefault="004473CB" w:rsidP="00E84D61">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4473CB" w:rsidRPr="00CC62DE" w:rsidRDefault="004473CB" w:rsidP="00E84D61">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4473CB" w:rsidRPr="00CC62DE" w:rsidRDefault="004473CB" w:rsidP="00E84D61">
            <w:pPr>
              <w:jc w:val="center"/>
              <w:rPr>
                <w:rFonts w:ascii="Arial" w:hAnsi="Arial" w:hint="eastAsia"/>
                <w:b/>
                <w:sz w:val="18"/>
                <w:lang w:eastAsia="zh-CN"/>
              </w:rPr>
            </w:pPr>
            <w:r w:rsidRPr="00CC62DE">
              <w:rPr>
                <w:rFonts w:ascii="Arial" w:hAnsi="Arial" w:hint="eastAsia"/>
                <w:b/>
                <w:sz w:val="18"/>
                <w:lang w:eastAsia="zh-CN"/>
              </w:rPr>
              <w:t>Data7</w:t>
            </w:r>
          </w:p>
        </w:tc>
      </w:tr>
      <w:tr w:rsidR="004473CB" w:rsidRPr="00CC62DE" w:rsidTr="00E84D61">
        <w:trPr>
          <w:trHeight w:val="243"/>
        </w:trPr>
        <w:tc>
          <w:tcPr>
            <w:tcW w:w="0" w:type="auto"/>
            <w:shd w:val="clear" w:color="auto" w:fill="auto"/>
            <w:vAlign w:val="center"/>
          </w:tcPr>
          <w:p w:rsidR="004473CB" w:rsidRPr="00CC62DE" w:rsidRDefault="004473CB" w:rsidP="00E84D61">
            <w:pPr>
              <w:jc w:val="center"/>
              <w:rPr>
                <w:rFonts w:ascii="Arial" w:hAnsi="Arial" w:hint="eastAsia"/>
                <w:sz w:val="18"/>
                <w:lang w:eastAsia="zh-CN"/>
              </w:rPr>
            </w:pPr>
            <w:r w:rsidRPr="00CC62DE">
              <w:rPr>
                <w:rFonts w:ascii="Arial" w:hAnsi="Arial" w:hint="eastAsia"/>
                <w:sz w:val="18"/>
                <w:lang w:eastAsia="zh-CN"/>
              </w:rPr>
              <w:t>0x772</w:t>
            </w:r>
          </w:p>
        </w:tc>
        <w:tc>
          <w:tcPr>
            <w:tcW w:w="0" w:type="auto"/>
            <w:shd w:val="clear" w:color="auto" w:fill="auto"/>
            <w:vAlign w:val="center"/>
          </w:tcPr>
          <w:p w:rsidR="004473CB" w:rsidRPr="00CC62DE" w:rsidRDefault="004473CB" w:rsidP="00E84D61">
            <w:pPr>
              <w:jc w:val="center"/>
              <w:rPr>
                <w:rFonts w:ascii="Arial" w:hAnsi="Arial"/>
                <w:sz w:val="18"/>
                <w:lang w:eastAsia="zh-CN"/>
              </w:rPr>
            </w:pPr>
            <w:r w:rsidRPr="00CC62DE">
              <w:rPr>
                <w:rFonts w:ascii="Arial" w:hAnsi="Arial"/>
                <w:sz w:val="18"/>
              </w:rPr>
              <w:t>0x</w:t>
            </w:r>
            <w:r w:rsidR="006778B2">
              <w:rPr>
                <w:rFonts w:ascii="Arial" w:hAnsi="Arial" w:hint="eastAsia"/>
                <w:sz w:val="18"/>
                <w:lang w:eastAsia="zh-CN"/>
              </w:rPr>
              <w:t>1B</w:t>
            </w:r>
          </w:p>
        </w:tc>
        <w:tc>
          <w:tcPr>
            <w:tcW w:w="0" w:type="auto"/>
            <w:shd w:val="clear" w:color="auto" w:fill="auto"/>
            <w:vAlign w:val="center"/>
          </w:tcPr>
          <w:p w:rsidR="004473CB" w:rsidRPr="00CC62DE" w:rsidRDefault="004473CB" w:rsidP="006778B2">
            <w:pPr>
              <w:keepNext/>
              <w:jc w:val="center"/>
              <w:rPr>
                <w:rFonts w:ascii="Arial" w:hAnsi="Arial"/>
                <w:sz w:val="18"/>
                <w:lang w:val="en-GB" w:eastAsia="zh-CN"/>
              </w:rPr>
            </w:pPr>
            <w:r w:rsidRPr="00CC62DE">
              <w:rPr>
                <w:rFonts w:ascii="Arial" w:hAnsi="Arial"/>
                <w:sz w:val="18"/>
                <w:lang w:val="en-GB"/>
              </w:rPr>
              <w:t>0x</w:t>
            </w:r>
            <w:r w:rsidRPr="00CC62DE">
              <w:rPr>
                <w:rFonts w:ascii="Arial" w:hAnsi="Arial" w:hint="eastAsia"/>
                <w:sz w:val="18"/>
                <w:lang w:val="en-GB" w:eastAsia="zh-CN"/>
              </w:rPr>
              <w:t>0</w:t>
            </w:r>
            <w:r w:rsidR="006778B2">
              <w:rPr>
                <w:rFonts w:ascii="Arial" w:hAnsi="Arial" w:hint="eastAsia"/>
                <w:sz w:val="18"/>
                <w:lang w:val="en-GB" w:eastAsia="zh-CN"/>
              </w:rPr>
              <w:t>0</w:t>
            </w:r>
          </w:p>
        </w:tc>
        <w:tc>
          <w:tcPr>
            <w:tcW w:w="1036" w:type="dxa"/>
            <w:shd w:val="clear" w:color="auto" w:fill="auto"/>
          </w:tcPr>
          <w:p w:rsidR="004473CB" w:rsidRPr="00CC62DE" w:rsidRDefault="004473CB" w:rsidP="006778B2">
            <w:pPr>
              <w:keepNext/>
              <w:jc w:val="center"/>
              <w:rPr>
                <w:rFonts w:ascii="Arial" w:hAnsi="Arial" w:hint="eastAsia"/>
                <w:sz w:val="18"/>
                <w:lang w:val="en-GB" w:eastAsia="zh-CN"/>
              </w:rPr>
            </w:pPr>
            <w:r w:rsidRPr="00CC62DE">
              <w:rPr>
                <w:rFonts w:ascii="Arial" w:hAnsi="Arial"/>
                <w:sz w:val="18"/>
                <w:lang w:val="en-GB"/>
              </w:rPr>
              <w:t>0x</w:t>
            </w:r>
            <w:r w:rsidR="006778B2">
              <w:rPr>
                <w:rFonts w:ascii="Arial" w:hAnsi="Arial" w:hint="eastAsia"/>
                <w:sz w:val="18"/>
                <w:lang w:val="en-GB" w:eastAsia="zh-CN"/>
              </w:rPr>
              <w:t>01</w:t>
            </w:r>
          </w:p>
        </w:tc>
        <w:tc>
          <w:tcPr>
            <w:tcW w:w="0" w:type="auto"/>
          </w:tcPr>
          <w:p w:rsidR="004473CB" w:rsidRPr="00CC62DE" w:rsidRDefault="004473CB" w:rsidP="006778B2">
            <w:pPr>
              <w:jc w:val="center"/>
              <w:rPr>
                <w:rFonts w:ascii="Arial" w:hAnsi="Arial" w:hint="eastAsia"/>
                <w:sz w:val="18"/>
                <w:lang w:val="en-GB" w:eastAsia="zh-CN"/>
              </w:rPr>
            </w:pPr>
            <w:r w:rsidRPr="00CC62DE">
              <w:rPr>
                <w:rFonts w:ascii="Arial" w:hAnsi="Arial" w:hint="eastAsia"/>
                <w:sz w:val="18"/>
                <w:lang w:val="en-GB" w:eastAsia="zh-CN"/>
              </w:rPr>
              <w:t>0x</w:t>
            </w:r>
            <w:r w:rsidR="006778B2">
              <w:rPr>
                <w:rFonts w:ascii="Arial" w:hAnsi="Arial" w:hint="eastAsia"/>
                <w:sz w:val="18"/>
                <w:lang w:val="en-GB" w:eastAsia="zh-CN"/>
              </w:rPr>
              <w:t>44</w:t>
            </w:r>
          </w:p>
        </w:tc>
        <w:tc>
          <w:tcPr>
            <w:tcW w:w="0" w:type="auto"/>
          </w:tcPr>
          <w:p w:rsidR="004473CB" w:rsidRPr="00CC62DE" w:rsidRDefault="004473CB" w:rsidP="00E84D61">
            <w:pPr>
              <w:jc w:val="center"/>
              <w:rPr>
                <w:rFonts w:ascii="Arial" w:hAnsi="Arial" w:hint="eastAsia"/>
                <w:sz w:val="18"/>
                <w:lang w:val="en-GB" w:eastAsia="zh-CN"/>
              </w:rPr>
            </w:pPr>
            <w:r w:rsidRPr="00CC62DE">
              <w:rPr>
                <w:rFonts w:ascii="Arial" w:hAnsi="Arial" w:cs="Arial" w:hint="eastAsia"/>
                <w:sz w:val="18"/>
                <w:szCs w:val="18"/>
                <w:lang w:val="en-GB" w:eastAsia="zh-CN"/>
              </w:rPr>
              <w:t>0xAA</w:t>
            </w:r>
          </w:p>
        </w:tc>
        <w:tc>
          <w:tcPr>
            <w:tcW w:w="0" w:type="auto"/>
          </w:tcPr>
          <w:p w:rsidR="004473CB" w:rsidRPr="00CC62DE" w:rsidRDefault="004473CB" w:rsidP="00E84D61">
            <w:pPr>
              <w:jc w:val="center"/>
              <w:rPr>
                <w:rFonts w:ascii="Arial" w:hAnsi="Arial" w:hint="eastAsia"/>
                <w:sz w:val="18"/>
                <w:lang w:val="en-GB" w:eastAsia="zh-CN"/>
              </w:rPr>
            </w:pPr>
            <w:r w:rsidRPr="00CC62DE">
              <w:rPr>
                <w:rFonts w:ascii="Arial" w:hAnsi="Arial" w:cs="Arial" w:hint="eastAsia"/>
                <w:sz w:val="18"/>
                <w:szCs w:val="18"/>
                <w:lang w:val="en-GB" w:eastAsia="zh-CN"/>
              </w:rPr>
              <w:t>0xAA</w:t>
            </w:r>
          </w:p>
        </w:tc>
        <w:tc>
          <w:tcPr>
            <w:tcW w:w="0" w:type="auto"/>
          </w:tcPr>
          <w:p w:rsidR="004473CB" w:rsidRPr="00CC62DE" w:rsidRDefault="004473CB" w:rsidP="00E84D61">
            <w:pPr>
              <w:jc w:val="center"/>
              <w:rPr>
                <w:rFonts w:hint="eastAsia"/>
                <w:lang w:eastAsia="zh-CN"/>
              </w:rPr>
            </w:pPr>
            <w:r w:rsidRPr="00CC62DE">
              <w:rPr>
                <w:rFonts w:ascii="Arial" w:hAnsi="Arial" w:cs="Arial" w:hint="eastAsia"/>
                <w:sz w:val="18"/>
                <w:szCs w:val="18"/>
                <w:lang w:val="en-GB" w:eastAsia="zh-CN"/>
              </w:rPr>
              <w:t>0xAA</w:t>
            </w:r>
          </w:p>
        </w:tc>
        <w:tc>
          <w:tcPr>
            <w:tcW w:w="0" w:type="auto"/>
          </w:tcPr>
          <w:p w:rsidR="004473CB" w:rsidRPr="00CC62DE" w:rsidRDefault="004473CB" w:rsidP="00E84D61">
            <w:pPr>
              <w:jc w:val="center"/>
              <w:rPr>
                <w:rFonts w:hint="eastAsia"/>
                <w:lang w:eastAsia="zh-CN"/>
              </w:rPr>
            </w:pPr>
            <w:r w:rsidRPr="00CC62DE">
              <w:rPr>
                <w:rFonts w:ascii="Arial" w:hAnsi="Arial" w:cs="Arial" w:hint="eastAsia"/>
                <w:sz w:val="18"/>
                <w:szCs w:val="18"/>
                <w:lang w:val="en-GB" w:eastAsia="zh-CN"/>
              </w:rPr>
              <w:t>0xAA</w:t>
            </w:r>
          </w:p>
        </w:tc>
      </w:tr>
    </w:tbl>
    <w:p w:rsidR="004473CB" w:rsidRPr="00CC62DE" w:rsidRDefault="004473CB" w:rsidP="004473CB">
      <w:pPr>
        <w:rPr>
          <w:rFonts w:ascii="Arial" w:hAnsi="Arial" w:cs="Arial" w:hint="eastAsia"/>
          <w:b/>
          <w:sz w:val="21"/>
          <w:szCs w:val="21"/>
          <w:lang w:val="en-GB" w:eastAsia="zh-CN"/>
        </w:rPr>
      </w:pPr>
    </w:p>
    <w:p w:rsidR="004473CB" w:rsidRPr="00CC62DE" w:rsidRDefault="004473CB" w:rsidP="004473CB">
      <w:pPr>
        <w:rPr>
          <w:rFonts w:ascii="Arial" w:hAnsi="Arial" w:cs="Arial" w:hint="eastAsia"/>
          <w:b/>
          <w:sz w:val="21"/>
          <w:szCs w:val="21"/>
          <w:lang w:val="en-GB" w:eastAsia="zh-CN"/>
        </w:rPr>
      </w:pPr>
      <w:r w:rsidRPr="00CC62DE">
        <w:rPr>
          <w:rFonts w:ascii="Arial" w:hAnsi="Arial" w:cs="Arial"/>
          <w:b/>
          <w:sz w:val="21"/>
          <w:szCs w:val="21"/>
          <w:lang w:val="en-GB" w:eastAsia="zh-CN"/>
        </w:rPr>
        <w:t>The ECU answer with the acknowledgement sent as follow</w:t>
      </w:r>
      <w:r w:rsidRPr="00CC62DE">
        <w:rPr>
          <w:rFonts w:ascii="Arial" w:hAnsi="Arial" w:cs="Arial" w:hint="eastAsia"/>
          <w:b/>
          <w:sz w:val="21"/>
          <w:szCs w:val="21"/>
          <w:lang w:val="en-GB" w:eastAsia="zh-CN"/>
        </w:rPr>
        <w:t>ing</w:t>
      </w:r>
      <w:r w:rsidRPr="00CC62DE">
        <w:rPr>
          <w:rFonts w:ascii="Arial" w:hAnsi="Arial" w:cs="Arial"/>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4473CB" w:rsidRPr="00CC62DE" w:rsidTr="00E84D61">
        <w:trPr>
          <w:trHeight w:val="276"/>
        </w:trPr>
        <w:tc>
          <w:tcPr>
            <w:tcW w:w="0" w:type="auto"/>
            <w:shd w:val="clear" w:color="auto" w:fill="E6E6E6"/>
            <w:vAlign w:val="center"/>
          </w:tcPr>
          <w:p w:rsidR="004473CB" w:rsidRPr="00CC62DE" w:rsidRDefault="004473CB" w:rsidP="00E84D61">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4473CB" w:rsidRPr="00CC62DE" w:rsidRDefault="004473CB" w:rsidP="00E84D61">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4473CB" w:rsidRPr="00CC62DE" w:rsidRDefault="004473CB" w:rsidP="00E84D61">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4473CB" w:rsidRPr="00CC62DE" w:rsidRDefault="004473CB" w:rsidP="00E84D61">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4473CB" w:rsidRPr="00CC62DE" w:rsidRDefault="004473CB" w:rsidP="00E84D61">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4473CB" w:rsidRPr="00C7364B" w:rsidRDefault="004473CB" w:rsidP="00E84D61">
            <w:pPr>
              <w:jc w:val="center"/>
              <w:rPr>
                <w:rFonts w:ascii="Arial" w:hAnsi="Arial" w:hint="eastAsia"/>
                <w:b/>
                <w:sz w:val="18"/>
                <w:lang w:eastAsia="zh-CN"/>
              </w:rPr>
            </w:pPr>
            <w:r w:rsidRPr="00C7364B">
              <w:rPr>
                <w:rFonts w:ascii="Arial" w:hAnsi="Arial" w:hint="eastAsia"/>
                <w:b/>
                <w:sz w:val="18"/>
                <w:lang w:eastAsia="zh-CN"/>
              </w:rPr>
              <w:t>Data4</w:t>
            </w:r>
          </w:p>
        </w:tc>
        <w:tc>
          <w:tcPr>
            <w:tcW w:w="0" w:type="auto"/>
            <w:shd w:val="clear" w:color="auto" w:fill="E6E6E6"/>
            <w:vAlign w:val="center"/>
          </w:tcPr>
          <w:p w:rsidR="004473CB" w:rsidRPr="00CC62DE" w:rsidRDefault="004473CB" w:rsidP="00E84D61">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4473CB" w:rsidRPr="00CC62DE" w:rsidRDefault="004473CB" w:rsidP="00E84D61">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4473CB" w:rsidRPr="00CC62DE" w:rsidRDefault="004473CB" w:rsidP="00E84D61">
            <w:pPr>
              <w:jc w:val="center"/>
              <w:rPr>
                <w:rFonts w:ascii="Arial" w:hAnsi="Arial" w:hint="eastAsia"/>
                <w:b/>
                <w:sz w:val="18"/>
                <w:lang w:eastAsia="zh-CN"/>
              </w:rPr>
            </w:pPr>
            <w:r w:rsidRPr="00CC62DE">
              <w:rPr>
                <w:rFonts w:ascii="Arial" w:hAnsi="Arial" w:hint="eastAsia"/>
                <w:b/>
                <w:sz w:val="18"/>
                <w:lang w:eastAsia="zh-CN"/>
              </w:rPr>
              <w:t>Data7</w:t>
            </w:r>
          </w:p>
        </w:tc>
      </w:tr>
      <w:tr w:rsidR="004473CB" w:rsidRPr="00CC62DE" w:rsidTr="00E84D61">
        <w:trPr>
          <w:trHeight w:val="223"/>
        </w:trPr>
        <w:tc>
          <w:tcPr>
            <w:tcW w:w="0" w:type="auto"/>
            <w:shd w:val="clear" w:color="auto" w:fill="auto"/>
            <w:vAlign w:val="center"/>
          </w:tcPr>
          <w:p w:rsidR="004473CB" w:rsidRPr="00CC62DE" w:rsidRDefault="004473CB" w:rsidP="00E84D61">
            <w:pPr>
              <w:jc w:val="center"/>
              <w:rPr>
                <w:rFonts w:ascii="Arial" w:hAnsi="Arial" w:hint="eastAsia"/>
                <w:sz w:val="18"/>
                <w:lang w:eastAsia="zh-CN"/>
              </w:rPr>
            </w:pPr>
            <w:r w:rsidRPr="00CC62DE">
              <w:rPr>
                <w:rFonts w:ascii="Arial" w:hAnsi="Arial"/>
                <w:sz w:val="18"/>
              </w:rPr>
              <w:t>0x774</w:t>
            </w:r>
          </w:p>
        </w:tc>
        <w:tc>
          <w:tcPr>
            <w:tcW w:w="0" w:type="auto"/>
            <w:shd w:val="clear" w:color="auto" w:fill="auto"/>
            <w:vAlign w:val="center"/>
          </w:tcPr>
          <w:p w:rsidR="004473CB" w:rsidRPr="00CC62DE" w:rsidRDefault="004473CB" w:rsidP="006778B2">
            <w:pPr>
              <w:jc w:val="center"/>
              <w:rPr>
                <w:rFonts w:ascii="Arial" w:hAnsi="Arial"/>
                <w:sz w:val="18"/>
                <w:lang w:eastAsia="zh-CN"/>
              </w:rPr>
            </w:pPr>
            <w:r w:rsidRPr="00CC62DE">
              <w:rPr>
                <w:rFonts w:ascii="Arial" w:hAnsi="Arial"/>
                <w:sz w:val="18"/>
              </w:rPr>
              <w:t>0x</w:t>
            </w:r>
            <w:r w:rsidR="006778B2">
              <w:rPr>
                <w:rFonts w:ascii="Arial" w:hAnsi="Arial" w:hint="eastAsia"/>
                <w:sz w:val="18"/>
                <w:lang w:eastAsia="zh-CN"/>
              </w:rPr>
              <w:t>5B</w:t>
            </w:r>
          </w:p>
        </w:tc>
        <w:tc>
          <w:tcPr>
            <w:tcW w:w="0" w:type="auto"/>
            <w:shd w:val="clear" w:color="auto" w:fill="auto"/>
            <w:vAlign w:val="center"/>
          </w:tcPr>
          <w:p w:rsidR="004473CB" w:rsidRPr="00CC62DE" w:rsidRDefault="004473CB" w:rsidP="006778B2">
            <w:pPr>
              <w:keepNext/>
              <w:jc w:val="center"/>
              <w:rPr>
                <w:rFonts w:ascii="Arial" w:hAnsi="Arial" w:hint="eastAsia"/>
                <w:sz w:val="18"/>
                <w:lang w:val="en-GB" w:eastAsia="zh-CN"/>
              </w:rPr>
            </w:pPr>
            <w:r w:rsidRPr="00CC62DE">
              <w:rPr>
                <w:rFonts w:ascii="Arial" w:hAnsi="Arial"/>
                <w:sz w:val="18"/>
                <w:lang w:val="en-GB"/>
              </w:rPr>
              <w:t>0</w:t>
            </w:r>
            <w:r w:rsidRPr="00CC62DE">
              <w:rPr>
                <w:rFonts w:ascii="Arial" w:hAnsi="Arial" w:hint="eastAsia"/>
                <w:sz w:val="18"/>
                <w:lang w:val="en-GB" w:eastAsia="zh-CN"/>
              </w:rPr>
              <w:t>x0</w:t>
            </w:r>
            <w:r w:rsidR="006778B2">
              <w:rPr>
                <w:rFonts w:ascii="Arial" w:hAnsi="Arial" w:hint="eastAsia"/>
                <w:sz w:val="18"/>
                <w:lang w:val="en-GB" w:eastAsia="zh-CN"/>
              </w:rPr>
              <w:t>0</w:t>
            </w:r>
          </w:p>
        </w:tc>
        <w:tc>
          <w:tcPr>
            <w:tcW w:w="1036" w:type="dxa"/>
            <w:shd w:val="clear" w:color="auto" w:fill="auto"/>
          </w:tcPr>
          <w:p w:rsidR="004473CB" w:rsidRPr="00CC62DE" w:rsidRDefault="004473CB" w:rsidP="00E84D61">
            <w:pPr>
              <w:keepNext/>
              <w:jc w:val="center"/>
              <w:rPr>
                <w:rFonts w:ascii="Arial" w:hAnsi="Arial" w:hint="eastAsia"/>
                <w:sz w:val="18"/>
                <w:lang w:val="en-GB" w:eastAsia="zh-CN"/>
              </w:rPr>
            </w:pPr>
            <w:r>
              <w:rPr>
                <w:rFonts w:ascii="Arial" w:hAnsi="Arial" w:hint="eastAsia"/>
                <w:sz w:val="18"/>
                <w:lang w:val="en-GB" w:eastAsia="zh-CN"/>
              </w:rPr>
              <w:t>0x01</w:t>
            </w:r>
          </w:p>
        </w:tc>
        <w:tc>
          <w:tcPr>
            <w:tcW w:w="0" w:type="auto"/>
          </w:tcPr>
          <w:p w:rsidR="004473CB" w:rsidRPr="00CC62DE" w:rsidRDefault="006778B2" w:rsidP="00E84D61">
            <w:pPr>
              <w:jc w:val="center"/>
              <w:rPr>
                <w:rFonts w:ascii="Arial" w:hAnsi="Arial" w:hint="eastAsia"/>
                <w:sz w:val="18"/>
                <w:lang w:val="en-GB" w:eastAsia="zh-CN"/>
              </w:rPr>
            </w:pPr>
            <w:r>
              <w:rPr>
                <w:rFonts w:ascii="Arial" w:hAnsi="Arial" w:hint="eastAsia"/>
                <w:sz w:val="18"/>
                <w:lang w:val="en-GB" w:eastAsia="zh-CN"/>
              </w:rPr>
              <w:t>0x44</w:t>
            </w:r>
          </w:p>
        </w:tc>
        <w:tc>
          <w:tcPr>
            <w:tcW w:w="0" w:type="auto"/>
          </w:tcPr>
          <w:p w:rsidR="004473CB" w:rsidRPr="00C7364B" w:rsidRDefault="006778B2" w:rsidP="00E84D61">
            <w:pPr>
              <w:jc w:val="center"/>
              <w:rPr>
                <w:rFonts w:ascii="Arial" w:hAnsi="Arial"/>
                <w:sz w:val="18"/>
                <w:lang w:val="en-GB" w:eastAsia="zh-CN"/>
              </w:rPr>
            </w:pPr>
            <w:r w:rsidRPr="00C7364B">
              <w:rPr>
                <w:rFonts w:ascii="Arial" w:hAnsi="Arial" w:hint="eastAsia"/>
                <w:sz w:val="18"/>
                <w:lang w:val="en-GB" w:eastAsia="zh-CN"/>
              </w:rPr>
              <w:t>0x04</w:t>
            </w:r>
          </w:p>
        </w:tc>
        <w:tc>
          <w:tcPr>
            <w:tcW w:w="0" w:type="auto"/>
          </w:tcPr>
          <w:p w:rsidR="004473CB" w:rsidRPr="00CC62DE" w:rsidRDefault="004473CB" w:rsidP="00E84D61">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4473CB" w:rsidRPr="00CC62DE" w:rsidRDefault="004473CB" w:rsidP="00E84D61">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4473CB" w:rsidRPr="00CC62DE" w:rsidRDefault="004473CB" w:rsidP="00E84D61">
            <w:pPr>
              <w:jc w:val="center"/>
            </w:pPr>
            <w:r w:rsidRPr="00CC62DE">
              <w:rPr>
                <w:rFonts w:ascii="Arial" w:hAnsi="Arial" w:hint="eastAsia"/>
                <w:sz w:val="18"/>
                <w:lang w:val="en-GB" w:eastAsia="zh-CN"/>
              </w:rPr>
              <w:t>--</w:t>
            </w:r>
          </w:p>
        </w:tc>
      </w:tr>
    </w:tbl>
    <w:p w:rsidR="00660496" w:rsidRDefault="00660496" w:rsidP="00660496">
      <w:pPr>
        <w:rPr>
          <w:rFonts w:ascii="Arial" w:hAnsi="Arial" w:cs="Arial" w:hint="eastAsia"/>
          <w:b/>
          <w:sz w:val="21"/>
          <w:szCs w:val="21"/>
          <w:lang w:val="en-GB" w:eastAsia="zh-CN"/>
        </w:rPr>
      </w:pPr>
      <w:r>
        <w:rPr>
          <w:rFonts w:ascii="Arial" w:hAnsi="Arial" w:cs="Arial" w:hint="eastAsia"/>
          <w:b/>
          <w:sz w:val="21"/>
          <w:szCs w:val="21"/>
          <w:lang w:val="en-GB" w:eastAsia="zh-CN"/>
        </w:rPr>
        <w:t>Note: Data4 is the Number of calibrate points.</w:t>
      </w:r>
    </w:p>
    <w:p w:rsidR="00660496" w:rsidRDefault="00660496" w:rsidP="00280237">
      <w:pPr>
        <w:spacing w:line="24" w:lineRule="atLeast"/>
        <w:rPr>
          <w:rFonts w:cs="Arial" w:hint="eastAsia"/>
          <w:lang w:eastAsia="zh-CN"/>
        </w:rPr>
      </w:pPr>
    </w:p>
    <w:p w:rsidR="00BE4E52" w:rsidRPr="00CC62DE" w:rsidRDefault="00BE4E52" w:rsidP="00BE4E52">
      <w:pPr>
        <w:spacing w:line="24" w:lineRule="atLeast"/>
        <w:rPr>
          <w:rFonts w:cs="Arial" w:hint="eastAsia"/>
          <w:lang w:eastAsia="zh-CN"/>
        </w:rPr>
      </w:pPr>
      <w:r w:rsidRPr="00CC62DE">
        <w:rPr>
          <w:rFonts w:cs="Arial"/>
          <w:spacing w:val="-1"/>
          <w:szCs w:val="21"/>
        </w:rPr>
        <w:t xml:space="preserve">• </w:t>
      </w:r>
      <w:r w:rsidRPr="006778B2">
        <w:rPr>
          <w:rFonts w:cs="Arial" w:hint="eastAsia"/>
          <w:spacing w:val="-1"/>
          <w:szCs w:val="21"/>
        </w:rPr>
        <w:t>2</w:t>
      </w:r>
      <w:r w:rsidRPr="00CC62DE">
        <w:rPr>
          <w:rFonts w:cs="Arial"/>
          <w:spacing w:val="-1"/>
          <w:szCs w:val="21"/>
        </w:rPr>
        <w:t xml:space="preserve"> – </w:t>
      </w:r>
      <w:r>
        <w:rPr>
          <w:rFonts w:cs="Arial" w:hint="eastAsia"/>
          <w:spacing w:val="-1"/>
          <w:szCs w:val="21"/>
          <w:lang w:eastAsia="zh-CN"/>
        </w:rPr>
        <w:t>Began to calibrate</w:t>
      </w:r>
    </w:p>
    <w:p w:rsidR="00BE4E52" w:rsidRDefault="00BE4E52" w:rsidP="00BE4E52">
      <w:pPr>
        <w:numPr>
          <w:ilvl w:val="0"/>
          <w:numId w:val="10"/>
        </w:numPr>
        <w:spacing w:line="24" w:lineRule="atLeast"/>
        <w:rPr>
          <w:rFonts w:cs="Arial" w:hint="eastAsia"/>
          <w:lang w:eastAsia="zh-CN"/>
        </w:rPr>
      </w:pPr>
      <w:bookmarkStart w:id="221" w:name="OLE_LINK23"/>
      <w:bookmarkStart w:id="222" w:name="OLE_LINK24"/>
      <w:r>
        <w:rPr>
          <w:rFonts w:cs="Arial" w:hint="eastAsia"/>
          <w:spacing w:val="-1"/>
          <w:szCs w:val="21"/>
          <w:lang w:eastAsia="zh-CN"/>
        </w:rPr>
        <w:lastRenderedPageBreak/>
        <w:t>T</w:t>
      </w:r>
      <w:r>
        <w:rPr>
          <w:rFonts w:cs="Arial" w:hint="eastAsia"/>
          <w:spacing w:val="-1"/>
          <w:szCs w:val="21"/>
        </w:rPr>
        <w:t>he first calibrate point</w:t>
      </w:r>
      <w:r>
        <w:rPr>
          <w:rFonts w:cs="Arial" w:hint="eastAsia"/>
          <w:spacing w:val="-1"/>
          <w:szCs w:val="21"/>
          <w:lang w:eastAsia="zh-CN"/>
        </w:rPr>
        <w:t xml:space="preserve"> (</w:t>
      </w:r>
      <w:r>
        <w:rPr>
          <w:rFonts w:cs="Arial"/>
          <w:spacing w:val="-1"/>
          <w:szCs w:val="21"/>
          <w:lang w:eastAsia="zh-CN"/>
        </w:rPr>
        <w:t>“</w:t>
      </w:r>
      <w:r>
        <w:rPr>
          <w:rFonts w:cs="Arial" w:hint="eastAsia"/>
          <w:spacing w:val="-1"/>
          <w:szCs w:val="21"/>
          <w:lang w:eastAsia="zh-CN"/>
        </w:rPr>
        <w:t>OFF</w:t>
      </w:r>
      <w:r>
        <w:rPr>
          <w:rFonts w:cs="Arial"/>
          <w:spacing w:val="-1"/>
          <w:szCs w:val="21"/>
          <w:lang w:eastAsia="zh-CN"/>
        </w:rPr>
        <w:t>”</w:t>
      </w:r>
      <w:r>
        <w:rPr>
          <w:rFonts w:cs="Arial" w:hint="eastAsia"/>
          <w:spacing w:val="-1"/>
          <w:szCs w:val="21"/>
          <w:lang w:eastAsia="zh-CN"/>
        </w:rPr>
        <w:t>)</w:t>
      </w:r>
    </w:p>
    <w:p w:rsidR="006778B2" w:rsidRPr="00CC62DE" w:rsidRDefault="006778B2" w:rsidP="006778B2">
      <w:pPr>
        <w:spacing w:line="24" w:lineRule="atLeast"/>
        <w:rPr>
          <w:rFonts w:cs="Arial" w:hint="eastAsia"/>
          <w:lang w:eastAsia="zh-CN"/>
        </w:rPr>
      </w:pPr>
      <w:r w:rsidRPr="00CC62DE">
        <w:rPr>
          <w:rFonts w:cs="Arial"/>
          <w:spacing w:val="-1"/>
          <w:szCs w:val="21"/>
        </w:rPr>
        <w:t>–</w:t>
      </w:r>
      <w:r w:rsidR="001968A7">
        <w:rPr>
          <w:rFonts w:cs="Arial" w:hint="eastAsia"/>
          <w:spacing w:val="-1"/>
          <w:szCs w:val="21"/>
          <w:lang w:eastAsia="zh-CN"/>
        </w:rPr>
        <w:t>Step 1</w:t>
      </w:r>
      <w:r w:rsidRPr="00CC62DE">
        <w:rPr>
          <w:rFonts w:cs="Arial"/>
          <w:spacing w:val="-1"/>
          <w:szCs w:val="21"/>
        </w:rPr>
        <w:t xml:space="preserve"> </w:t>
      </w:r>
      <w:r>
        <w:rPr>
          <w:rFonts w:cs="Arial" w:hint="eastAsia"/>
          <w:spacing w:val="-1"/>
          <w:szCs w:val="21"/>
        </w:rPr>
        <w:t xml:space="preserve">Get </w:t>
      </w:r>
      <w:r w:rsidR="001968A7">
        <w:rPr>
          <w:rFonts w:cs="Arial" w:hint="eastAsia"/>
          <w:spacing w:val="-1"/>
          <w:szCs w:val="21"/>
          <w:lang w:eastAsia="zh-CN"/>
        </w:rPr>
        <w:t xml:space="preserve">the </w:t>
      </w:r>
      <w:r w:rsidR="001968A7">
        <w:rPr>
          <w:rFonts w:cs="Arial" w:hint="eastAsia"/>
          <w:spacing w:val="-1"/>
          <w:szCs w:val="21"/>
        </w:rPr>
        <w:t xml:space="preserve">calibrate point </w:t>
      </w:r>
      <w:r>
        <w:rPr>
          <w:rFonts w:cs="Arial" w:hint="eastAsia"/>
          <w:spacing w:val="-1"/>
          <w:szCs w:val="21"/>
        </w:rPr>
        <w:t>step</w:t>
      </w:r>
      <w:r>
        <w:rPr>
          <w:rFonts w:cs="Arial" w:hint="eastAsia"/>
          <w:spacing w:val="-1"/>
          <w:szCs w:val="21"/>
          <w:lang w:eastAsia="zh-CN"/>
        </w:rPr>
        <w:t xml:space="preserve"> </w:t>
      </w:r>
    </w:p>
    <w:p w:rsidR="006778B2" w:rsidRPr="00CC62DE" w:rsidRDefault="006778B2" w:rsidP="006778B2">
      <w:pPr>
        <w:rPr>
          <w:rFonts w:ascii="Arial" w:hAnsi="Arial" w:cs="Arial" w:hint="eastAsia"/>
          <w:b/>
          <w:sz w:val="21"/>
          <w:szCs w:val="21"/>
          <w:lang w:val="en-GB" w:eastAsia="zh-CN"/>
        </w:rPr>
      </w:pPr>
      <w:r w:rsidRPr="00CC62DE">
        <w:rPr>
          <w:rFonts w:ascii="Arial" w:hAnsi="Arial" w:cs="Arial"/>
          <w:b/>
          <w:sz w:val="21"/>
          <w:szCs w:val="21"/>
          <w:lang w:val="en-GB" w:eastAsia="zh-CN"/>
        </w:rPr>
        <w:t xml:space="preserve">The following command can be used to </w:t>
      </w:r>
      <w:r w:rsidRPr="006778B2">
        <w:rPr>
          <w:rFonts w:ascii="Arial" w:hAnsi="Arial" w:cs="Arial" w:hint="eastAsia"/>
          <w:b/>
          <w:sz w:val="21"/>
          <w:szCs w:val="21"/>
          <w:lang w:val="en-GB" w:eastAsia="zh-CN"/>
        </w:rPr>
        <w:t>Get the first calibrate point step</w:t>
      </w:r>
      <w:r w:rsidRPr="00CC62DE">
        <w:rPr>
          <w:rFonts w:ascii="Arial" w:hAnsi="Arial" w:cs="Arial" w:hint="eastAsia"/>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6778B2" w:rsidRPr="00CC62DE" w:rsidTr="00E84D61">
        <w:trPr>
          <w:trHeight w:val="276"/>
        </w:trPr>
        <w:tc>
          <w:tcPr>
            <w:tcW w:w="0" w:type="auto"/>
            <w:shd w:val="clear" w:color="auto" w:fill="E6E6E6"/>
            <w:vAlign w:val="center"/>
          </w:tcPr>
          <w:p w:rsidR="006778B2" w:rsidRPr="00CC62DE" w:rsidRDefault="006778B2" w:rsidP="00E84D61">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6778B2" w:rsidRPr="00CC62DE" w:rsidRDefault="006778B2" w:rsidP="00E84D61">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6778B2" w:rsidRPr="00CC62DE" w:rsidRDefault="006778B2" w:rsidP="00E84D61">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6778B2" w:rsidRPr="00CC62DE" w:rsidRDefault="006778B2" w:rsidP="00E84D61">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6778B2" w:rsidRPr="00CC62DE" w:rsidRDefault="006778B2" w:rsidP="00E84D61">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6778B2" w:rsidRPr="00CC62DE" w:rsidRDefault="006778B2" w:rsidP="00E84D61">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6778B2" w:rsidRPr="00CC62DE" w:rsidRDefault="006778B2" w:rsidP="00E84D61">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6778B2" w:rsidRPr="00CC62DE" w:rsidRDefault="006778B2" w:rsidP="00E84D61">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6778B2" w:rsidRPr="00CC62DE" w:rsidRDefault="006778B2" w:rsidP="00E84D61">
            <w:pPr>
              <w:jc w:val="center"/>
              <w:rPr>
                <w:rFonts w:ascii="Arial" w:hAnsi="Arial" w:hint="eastAsia"/>
                <w:b/>
                <w:sz w:val="18"/>
                <w:lang w:eastAsia="zh-CN"/>
              </w:rPr>
            </w:pPr>
            <w:r w:rsidRPr="00CC62DE">
              <w:rPr>
                <w:rFonts w:ascii="Arial" w:hAnsi="Arial" w:hint="eastAsia"/>
                <w:b/>
                <w:sz w:val="18"/>
                <w:lang w:eastAsia="zh-CN"/>
              </w:rPr>
              <w:t>Data7</w:t>
            </w:r>
          </w:p>
        </w:tc>
      </w:tr>
      <w:tr w:rsidR="006778B2" w:rsidRPr="00CC62DE" w:rsidTr="00E84D61">
        <w:trPr>
          <w:trHeight w:val="243"/>
        </w:trPr>
        <w:tc>
          <w:tcPr>
            <w:tcW w:w="0" w:type="auto"/>
            <w:shd w:val="clear" w:color="auto" w:fill="auto"/>
            <w:vAlign w:val="center"/>
          </w:tcPr>
          <w:p w:rsidR="006778B2" w:rsidRPr="00CC62DE" w:rsidRDefault="006778B2" w:rsidP="00E84D61">
            <w:pPr>
              <w:jc w:val="center"/>
              <w:rPr>
                <w:rFonts w:ascii="Arial" w:hAnsi="Arial" w:hint="eastAsia"/>
                <w:sz w:val="18"/>
                <w:lang w:eastAsia="zh-CN"/>
              </w:rPr>
            </w:pPr>
            <w:r w:rsidRPr="00CC62DE">
              <w:rPr>
                <w:rFonts w:ascii="Arial" w:hAnsi="Arial" w:hint="eastAsia"/>
                <w:sz w:val="18"/>
                <w:lang w:eastAsia="zh-CN"/>
              </w:rPr>
              <w:t>0x772</w:t>
            </w:r>
          </w:p>
        </w:tc>
        <w:tc>
          <w:tcPr>
            <w:tcW w:w="0" w:type="auto"/>
            <w:shd w:val="clear" w:color="auto" w:fill="auto"/>
            <w:vAlign w:val="center"/>
          </w:tcPr>
          <w:p w:rsidR="006778B2" w:rsidRPr="00CC62DE" w:rsidRDefault="006778B2" w:rsidP="00E84D61">
            <w:pPr>
              <w:jc w:val="center"/>
              <w:rPr>
                <w:rFonts w:ascii="Arial" w:hAnsi="Arial"/>
                <w:sz w:val="18"/>
                <w:lang w:eastAsia="zh-CN"/>
              </w:rPr>
            </w:pPr>
            <w:r w:rsidRPr="00CC62DE">
              <w:rPr>
                <w:rFonts w:ascii="Arial" w:hAnsi="Arial"/>
                <w:sz w:val="18"/>
              </w:rPr>
              <w:t>0x</w:t>
            </w:r>
            <w:r>
              <w:rPr>
                <w:rFonts w:ascii="Arial" w:hAnsi="Arial" w:hint="eastAsia"/>
                <w:sz w:val="18"/>
                <w:lang w:eastAsia="zh-CN"/>
              </w:rPr>
              <w:t>1B</w:t>
            </w:r>
          </w:p>
        </w:tc>
        <w:tc>
          <w:tcPr>
            <w:tcW w:w="0" w:type="auto"/>
            <w:shd w:val="clear" w:color="auto" w:fill="auto"/>
            <w:vAlign w:val="center"/>
          </w:tcPr>
          <w:p w:rsidR="006778B2" w:rsidRPr="00CC62DE" w:rsidRDefault="006778B2" w:rsidP="00E84D61">
            <w:pPr>
              <w:keepNext/>
              <w:jc w:val="center"/>
              <w:rPr>
                <w:rFonts w:ascii="Arial" w:hAnsi="Arial"/>
                <w:sz w:val="18"/>
                <w:lang w:val="en-GB" w:eastAsia="zh-CN"/>
              </w:rPr>
            </w:pPr>
            <w:r w:rsidRPr="00CC62DE">
              <w:rPr>
                <w:rFonts w:ascii="Arial" w:hAnsi="Arial"/>
                <w:sz w:val="18"/>
                <w:lang w:val="en-GB"/>
              </w:rPr>
              <w:t>0x</w:t>
            </w:r>
            <w:r w:rsidRPr="00CC62DE">
              <w:rPr>
                <w:rFonts w:ascii="Arial" w:hAnsi="Arial" w:hint="eastAsia"/>
                <w:sz w:val="18"/>
                <w:lang w:val="en-GB" w:eastAsia="zh-CN"/>
              </w:rPr>
              <w:t>0</w:t>
            </w:r>
            <w:r>
              <w:rPr>
                <w:rFonts w:ascii="Arial" w:hAnsi="Arial" w:hint="eastAsia"/>
                <w:sz w:val="18"/>
                <w:lang w:val="en-GB" w:eastAsia="zh-CN"/>
              </w:rPr>
              <w:t>0</w:t>
            </w:r>
          </w:p>
        </w:tc>
        <w:tc>
          <w:tcPr>
            <w:tcW w:w="1036" w:type="dxa"/>
            <w:shd w:val="clear" w:color="auto" w:fill="auto"/>
          </w:tcPr>
          <w:p w:rsidR="006778B2" w:rsidRPr="00CC62DE" w:rsidRDefault="006778B2" w:rsidP="00E84D61">
            <w:pPr>
              <w:keepNext/>
              <w:jc w:val="center"/>
              <w:rPr>
                <w:rFonts w:ascii="Arial" w:hAnsi="Arial" w:hint="eastAsia"/>
                <w:sz w:val="18"/>
                <w:lang w:val="en-GB" w:eastAsia="zh-CN"/>
              </w:rPr>
            </w:pPr>
            <w:r w:rsidRPr="00CC62DE">
              <w:rPr>
                <w:rFonts w:ascii="Arial" w:hAnsi="Arial"/>
                <w:sz w:val="18"/>
                <w:lang w:val="en-GB"/>
              </w:rPr>
              <w:t>0x</w:t>
            </w:r>
            <w:r>
              <w:rPr>
                <w:rFonts w:ascii="Arial" w:hAnsi="Arial" w:hint="eastAsia"/>
                <w:sz w:val="18"/>
                <w:lang w:val="en-GB" w:eastAsia="zh-CN"/>
              </w:rPr>
              <w:t>01</w:t>
            </w:r>
          </w:p>
        </w:tc>
        <w:tc>
          <w:tcPr>
            <w:tcW w:w="0" w:type="auto"/>
          </w:tcPr>
          <w:p w:rsidR="006778B2" w:rsidRPr="00CC62DE" w:rsidRDefault="006778B2" w:rsidP="00E84D61">
            <w:pPr>
              <w:jc w:val="center"/>
              <w:rPr>
                <w:rFonts w:ascii="Arial" w:hAnsi="Arial" w:hint="eastAsia"/>
                <w:sz w:val="18"/>
                <w:lang w:val="en-GB" w:eastAsia="zh-CN"/>
              </w:rPr>
            </w:pPr>
            <w:r w:rsidRPr="00CC62DE">
              <w:rPr>
                <w:rFonts w:ascii="Arial" w:hAnsi="Arial" w:hint="eastAsia"/>
                <w:sz w:val="18"/>
                <w:lang w:val="en-GB" w:eastAsia="zh-CN"/>
              </w:rPr>
              <w:t>0x</w:t>
            </w:r>
            <w:r>
              <w:rPr>
                <w:rFonts w:ascii="Arial" w:hAnsi="Arial" w:hint="eastAsia"/>
                <w:sz w:val="18"/>
                <w:lang w:val="en-GB" w:eastAsia="zh-CN"/>
              </w:rPr>
              <w:t>04</w:t>
            </w:r>
          </w:p>
        </w:tc>
        <w:tc>
          <w:tcPr>
            <w:tcW w:w="0" w:type="auto"/>
          </w:tcPr>
          <w:p w:rsidR="006778B2" w:rsidRPr="00CC62DE" w:rsidRDefault="006778B2" w:rsidP="006778B2">
            <w:pPr>
              <w:jc w:val="center"/>
              <w:rPr>
                <w:rFonts w:ascii="Arial" w:hAnsi="Arial" w:hint="eastAsia"/>
                <w:sz w:val="18"/>
                <w:lang w:val="en-GB" w:eastAsia="zh-CN"/>
              </w:rPr>
            </w:pPr>
            <w:r w:rsidRPr="00CC62DE">
              <w:rPr>
                <w:rFonts w:ascii="Arial" w:hAnsi="Arial" w:cs="Arial" w:hint="eastAsia"/>
                <w:sz w:val="18"/>
                <w:szCs w:val="18"/>
                <w:lang w:val="en-GB" w:eastAsia="zh-CN"/>
              </w:rPr>
              <w:t>0x</w:t>
            </w:r>
            <w:r>
              <w:rPr>
                <w:rFonts w:ascii="Arial" w:hAnsi="Arial" w:cs="Arial" w:hint="eastAsia"/>
                <w:sz w:val="18"/>
                <w:szCs w:val="18"/>
                <w:lang w:val="en-GB" w:eastAsia="zh-CN"/>
              </w:rPr>
              <w:t>00</w:t>
            </w:r>
          </w:p>
        </w:tc>
        <w:tc>
          <w:tcPr>
            <w:tcW w:w="0" w:type="auto"/>
          </w:tcPr>
          <w:p w:rsidR="006778B2" w:rsidRPr="00CC62DE" w:rsidRDefault="006778B2" w:rsidP="00E84D61">
            <w:pPr>
              <w:jc w:val="center"/>
              <w:rPr>
                <w:rFonts w:ascii="Arial" w:hAnsi="Arial" w:hint="eastAsia"/>
                <w:sz w:val="18"/>
                <w:lang w:val="en-GB" w:eastAsia="zh-CN"/>
              </w:rPr>
            </w:pPr>
            <w:r w:rsidRPr="00CC62DE">
              <w:rPr>
                <w:rFonts w:ascii="Arial" w:hAnsi="Arial" w:cs="Arial" w:hint="eastAsia"/>
                <w:sz w:val="18"/>
                <w:szCs w:val="18"/>
                <w:lang w:val="en-GB" w:eastAsia="zh-CN"/>
              </w:rPr>
              <w:t>0xAA</w:t>
            </w:r>
          </w:p>
        </w:tc>
        <w:tc>
          <w:tcPr>
            <w:tcW w:w="0" w:type="auto"/>
          </w:tcPr>
          <w:p w:rsidR="006778B2" w:rsidRPr="00CC62DE" w:rsidRDefault="006778B2" w:rsidP="00E84D61">
            <w:pPr>
              <w:jc w:val="center"/>
              <w:rPr>
                <w:rFonts w:hint="eastAsia"/>
                <w:lang w:eastAsia="zh-CN"/>
              </w:rPr>
            </w:pPr>
            <w:r w:rsidRPr="00CC62DE">
              <w:rPr>
                <w:rFonts w:ascii="Arial" w:hAnsi="Arial" w:cs="Arial" w:hint="eastAsia"/>
                <w:sz w:val="18"/>
                <w:szCs w:val="18"/>
                <w:lang w:val="en-GB" w:eastAsia="zh-CN"/>
              </w:rPr>
              <w:t>0xAA</w:t>
            </w:r>
          </w:p>
        </w:tc>
        <w:tc>
          <w:tcPr>
            <w:tcW w:w="0" w:type="auto"/>
          </w:tcPr>
          <w:p w:rsidR="006778B2" w:rsidRPr="00CC62DE" w:rsidRDefault="006778B2" w:rsidP="00E84D61">
            <w:pPr>
              <w:jc w:val="center"/>
              <w:rPr>
                <w:rFonts w:hint="eastAsia"/>
                <w:lang w:eastAsia="zh-CN"/>
              </w:rPr>
            </w:pPr>
            <w:r w:rsidRPr="00CC62DE">
              <w:rPr>
                <w:rFonts w:ascii="Arial" w:hAnsi="Arial" w:cs="Arial" w:hint="eastAsia"/>
                <w:sz w:val="18"/>
                <w:szCs w:val="18"/>
                <w:lang w:val="en-GB" w:eastAsia="zh-CN"/>
              </w:rPr>
              <w:t>0xAA</w:t>
            </w:r>
          </w:p>
        </w:tc>
      </w:tr>
    </w:tbl>
    <w:p w:rsidR="006778B2" w:rsidRPr="00CC62DE" w:rsidRDefault="006778B2" w:rsidP="006778B2">
      <w:pPr>
        <w:rPr>
          <w:rFonts w:ascii="Arial" w:hAnsi="Arial" w:cs="Arial" w:hint="eastAsia"/>
          <w:b/>
          <w:sz w:val="21"/>
          <w:szCs w:val="21"/>
          <w:lang w:val="en-GB" w:eastAsia="zh-CN"/>
        </w:rPr>
      </w:pPr>
    </w:p>
    <w:p w:rsidR="006778B2" w:rsidRPr="00CC62DE" w:rsidRDefault="006778B2" w:rsidP="006778B2">
      <w:pPr>
        <w:rPr>
          <w:rFonts w:ascii="Arial" w:hAnsi="Arial" w:cs="Arial" w:hint="eastAsia"/>
          <w:b/>
          <w:sz w:val="21"/>
          <w:szCs w:val="21"/>
          <w:lang w:val="en-GB" w:eastAsia="zh-CN"/>
        </w:rPr>
      </w:pPr>
      <w:r w:rsidRPr="00CC62DE">
        <w:rPr>
          <w:rFonts w:ascii="Arial" w:hAnsi="Arial" w:cs="Arial"/>
          <w:b/>
          <w:sz w:val="21"/>
          <w:szCs w:val="21"/>
          <w:lang w:val="en-GB" w:eastAsia="zh-CN"/>
        </w:rPr>
        <w:t>The ECU answer with the acknowledgement sent as follow</w:t>
      </w:r>
      <w:r w:rsidRPr="00CC62DE">
        <w:rPr>
          <w:rFonts w:ascii="Arial" w:hAnsi="Arial" w:cs="Arial" w:hint="eastAsia"/>
          <w:b/>
          <w:sz w:val="21"/>
          <w:szCs w:val="21"/>
          <w:lang w:val="en-GB" w:eastAsia="zh-CN"/>
        </w:rPr>
        <w:t>ing</w:t>
      </w:r>
      <w:r w:rsidRPr="00CC62DE">
        <w:rPr>
          <w:rFonts w:ascii="Arial" w:hAnsi="Arial" w:cs="Arial"/>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6778B2" w:rsidRPr="00CC62DE" w:rsidTr="00E84D61">
        <w:trPr>
          <w:trHeight w:val="276"/>
        </w:trPr>
        <w:tc>
          <w:tcPr>
            <w:tcW w:w="0" w:type="auto"/>
            <w:shd w:val="clear" w:color="auto" w:fill="E6E6E6"/>
            <w:vAlign w:val="center"/>
          </w:tcPr>
          <w:p w:rsidR="006778B2" w:rsidRPr="00CC62DE" w:rsidRDefault="006778B2" w:rsidP="00E84D61">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6778B2" w:rsidRPr="00CC62DE" w:rsidRDefault="006778B2" w:rsidP="00E84D61">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6778B2" w:rsidRPr="00CC62DE" w:rsidRDefault="006778B2" w:rsidP="00E84D61">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6778B2" w:rsidRPr="00CC62DE" w:rsidRDefault="006778B2" w:rsidP="00E84D61">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6778B2" w:rsidRPr="00CC62DE" w:rsidRDefault="006778B2" w:rsidP="00E84D61">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6778B2" w:rsidRPr="00CC62DE" w:rsidRDefault="006778B2" w:rsidP="00E84D61">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6778B2" w:rsidRPr="00CC62DE" w:rsidRDefault="006778B2" w:rsidP="00E84D61">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6778B2" w:rsidRPr="00CC62DE" w:rsidRDefault="006778B2" w:rsidP="00E84D61">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6778B2" w:rsidRPr="00CC62DE" w:rsidRDefault="006778B2" w:rsidP="00E84D61">
            <w:pPr>
              <w:jc w:val="center"/>
              <w:rPr>
                <w:rFonts w:ascii="Arial" w:hAnsi="Arial" w:hint="eastAsia"/>
                <w:b/>
                <w:sz w:val="18"/>
                <w:lang w:eastAsia="zh-CN"/>
              </w:rPr>
            </w:pPr>
            <w:r w:rsidRPr="00CC62DE">
              <w:rPr>
                <w:rFonts w:ascii="Arial" w:hAnsi="Arial" w:hint="eastAsia"/>
                <w:b/>
                <w:sz w:val="18"/>
                <w:lang w:eastAsia="zh-CN"/>
              </w:rPr>
              <w:t>Data7</w:t>
            </w:r>
          </w:p>
        </w:tc>
      </w:tr>
      <w:tr w:rsidR="006778B2" w:rsidRPr="00CC62DE" w:rsidTr="00E84D61">
        <w:trPr>
          <w:trHeight w:val="223"/>
        </w:trPr>
        <w:tc>
          <w:tcPr>
            <w:tcW w:w="0" w:type="auto"/>
            <w:shd w:val="clear" w:color="auto" w:fill="auto"/>
            <w:vAlign w:val="center"/>
          </w:tcPr>
          <w:p w:rsidR="006778B2" w:rsidRPr="00CC62DE" w:rsidRDefault="006778B2" w:rsidP="00E84D61">
            <w:pPr>
              <w:jc w:val="center"/>
              <w:rPr>
                <w:rFonts w:ascii="Arial" w:hAnsi="Arial" w:hint="eastAsia"/>
                <w:sz w:val="18"/>
                <w:lang w:eastAsia="zh-CN"/>
              </w:rPr>
            </w:pPr>
            <w:r w:rsidRPr="00CC62DE">
              <w:rPr>
                <w:rFonts w:ascii="Arial" w:hAnsi="Arial"/>
                <w:sz w:val="18"/>
              </w:rPr>
              <w:t>0x774</w:t>
            </w:r>
          </w:p>
        </w:tc>
        <w:tc>
          <w:tcPr>
            <w:tcW w:w="0" w:type="auto"/>
            <w:shd w:val="clear" w:color="auto" w:fill="auto"/>
            <w:vAlign w:val="center"/>
          </w:tcPr>
          <w:p w:rsidR="006778B2" w:rsidRPr="00CC62DE" w:rsidRDefault="006778B2" w:rsidP="00E84D61">
            <w:pPr>
              <w:jc w:val="center"/>
              <w:rPr>
                <w:rFonts w:ascii="Arial" w:hAnsi="Arial"/>
                <w:sz w:val="18"/>
                <w:lang w:eastAsia="zh-CN"/>
              </w:rPr>
            </w:pPr>
            <w:r w:rsidRPr="00CC62DE">
              <w:rPr>
                <w:rFonts w:ascii="Arial" w:hAnsi="Arial"/>
                <w:sz w:val="18"/>
              </w:rPr>
              <w:t>0x</w:t>
            </w:r>
            <w:r>
              <w:rPr>
                <w:rFonts w:ascii="Arial" w:hAnsi="Arial" w:hint="eastAsia"/>
                <w:sz w:val="18"/>
                <w:lang w:eastAsia="zh-CN"/>
              </w:rPr>
              <w:t>5B</w:t>
            </w:r>
          </w:p>
        </w:tc>
        <w:tc>
          <w:tcPr>
            <w:tcW w:w="0" w:type="auto"/>
            <w:shd w:val="clear" w:color="auto" w:fill="auto"/>
            <w:vAlign w:val="center"/>
          </w:tcPr>
          <w:p w:rsidR="006778B2" w:rsidRPr="00CC62DE" w:rsidRDefault="006778B2" w:rsidP="00E84D61">
            <w:pPr>
              <w:keepNext/>
              <w:jc w:val="center"/>
              <w:rPr>
                <w:rFonts w:ascii="Arial" w:hAnsi="Arial" w:hint="eastAsia"/>
                <w:sz w:val="18"/>
                <w:lang w:val="en-GB" w:eastAsia="zh-CN"/>
              </w:rPr>
            </w:pPr>
            <w:r w:rsidRPr="00CC62DE">
              <w:rPr>
                <w:rFonts w:ascii="Arial" w:hAnsi="Arial"/>
                <w:sz w:val="18"/>
                <w:lang w:val="en-GB"/>
              </w:rPr>
              <w:t>0</w:t>
            </w:r>
            <w:r w:rsidRPr="00CC62DE">
              <w:rPr>
                <w:rFonts w:ascii="Arial" w:hAnsi="Arial" w:hint="eastAsia"/>
                <w:sz w:val="18"/>
                <w:lang w:val="en-GB" w:eastAsia="zh-CN"/>
              </w:rPr>
              <w:t>x0</w:t>
            </w:r>
            <w:r>
              <w:rPr>
                <w:rFonts w:ascii="Arial" w:hAnsi="Arial" w:hint="eastAsia"/>
                <w:sz w:val="18"/>
                <w:lang w:val="en-GB" w:eastAsia="zh-CN"/>
              </w:rPr>
              <w:t>0</w:t>
            </w:r>
          </w:p>
        </w:tc>
        <w:tc>
          <w:tcPr>
            <w:tcW w:w="1036" w:type="dxa"/>
            <w:shd w:val="clear" w:color="auto" w:fill="auto"/>
          </w:tcPr>
          <w:p w:rsidR="006778B2" w:rsidRPr="00CC62DE" w:rsidRDefault="006778B2" w:rsidP="00E84D61">
            <w:pPr>
              <w:keepNext/>
              <w:jc w:val="center"/>
              <w:rPr>
                <w:rFonts w:ascii="Arial" w:hAnsi="Arial" w:hint="eastAsia"/>
                <w:sz w:val="18"/>
                <w:lang w:val="en-GB" w:eastAsia="zh-CN"/>
              </w:rPr>
            </w:pPr>
            <w:r>
              <w:rPr>
                <w:rFonts w:ascii="Arial" w:hAnsi="Arial" w:hint="eastAsia"/>
                <w:sz w:val="18"/>
                <w:lang w:val="en-GB" w:eastAsia="zh-CN"/>
              </w:rPr>
              <w:t>0x01</w:t>
            </w:r>
          </w:p>
        </w:tc>
        <w:tc>
          <w:tcPr>
            <w:tcW w:w="0" w:type="auto"/>
          </w:tcPr>
          <w:p w:rsidR="006778B2" w:rsidRPr="00CC62DE" w:rsidRDefault="006778B2" w:rsidP="006778B2">
            <w:pPr>
              <w:jc w:val="center"/>
              <w:rPr>
                <w:rFonts w:ascii="Arial" w:hAnsi="Arial" w:hint="eastAsia"/>
                <w:sz w:val="18"/>
                <w:lang w:val="en-GB" w:eastAsia="zh-CN"/>
              </w:rPr>
            </w:pPr>
            <w:r>
              <w:rPr>
                <w:rFonts w:ascii="Arial" w:hAnsi="Arial" w:hint="eastAsia"/>
                <w:sz w:val="18"/>
                <w:lang w:val="en-GB" w:eastAsia="zh-CN"/>
              </w:rPr>
              <w:t>0x04</w:t>
            </w:r>
          </w:p>
        </w:tc>
        <w:tc>
          <w:tcPr>
            <w:tcW w:w="0" w:type="auto"/>
          </w:tcPr>
          <w:p w:rsidR="006778B2" w:rsidRPr="00CC62DE" w:rsidRDefault="006778B2" w:rsidP="006778B2">
            <w:pPr>
              <w:jc w:val="center"/>
              <w:rPr>
                <w:rFonts w:ascii="Arial" w:hAnsi="Arial"/>
                <w:sz w:val="18"/>
                <w:lang w:val="en-GB" w:eastAsia="zh-CN"/>
              </w:rPr>
            </w:pPr>
            <w:r>
              <w:rPr>
                <w:rFonts w:ascii="Arial" w:hAnsi="Arial" w:hint="eastAsia"/>
                <w:sz w:val="18"/>
                <w:lang w:val="en-GB" w:eastAsia="zh-CN"/>
              </w:rPr>
              <w:t>0x00</w:t>
            </w:r>
          </w:p>
        </w:tc>
        <w:tc>
          <w:tcPr>
            <w:tcW w:w="0" w:type="auto"/>
          </w:tcPr>
          <w:p w:rsidR="006778B2" w:rsidRPr="00BA207F" w:rsidRDefault="006778B2" w:rsidP="00BA207F">
            <w:pPr>
              <w:jc w:val="center"/>
              <w:rPr>
                <w:rFonts w:ascii="Arial" w:hAnsi="Arial"/>
                <w:color w:val="FF0000"/>
                <w:sz w:val="18"/>
                <w:lang w:val="en-GB" w:eastAsia="zh-CN"/>
              </w:rPr>
            </w:pPr>
            <w:r w:rsidRPr="00BA207F">
              <w:rPr>
                <w:rFonts w:ascii="Arial" w:hAnsi="Arial" w:hint="eastAsia"/>
                <w:color w:val="FF0000"/>
                <w:sz w:val="18"/>
                <w:lang w:val="en-GB" w:eastAsia="zh-CN"/>
              </w:rPr>
              <w:t>0x</w:t>
            </w:r>
            <w:r w:rsidR="00BA207F">
              <w:rPr>
                <w:rFonts w:ascii="Arial" w:hAnsi="Arial" w:hint="eastAsia"/>
                <w:color w:val="FF0000"/>
                <w:sz w:val="18"/>
                <w:lang w:val="en-GB" w:eastAsia="zh-CN"/>
              </w:rPr>
              <w:t>XX</w:t>
            </w:r>
          </w:p>
        </w:tc>
        <w:tc>
          <w:tcPr>
            <w:tcW w:w="0" w:type="auto"/>
          </w:tcPr>
          <w:p w:rsidR="006778B2" w:rsidRPr="00BA207F" w:rsidRDefault="006778B2" w:rsidP="00BA207F">
            <w:pPr>
              <w:jc w:val="center"/>
              <w:rPr>
                <w:rFonts w:ascii="Arial" w:hAnsi="Arial"/>
                <w:color w:val="FF0000"/>
                <w:sz w:val="18"/>
                <w:lang w:val="en-GB" w:eastAsia="zh-CN"/>
              </w:rPr>
            </w:pPr>
            <w:r w:rsidRPr="00BA207F">
              <w:rPr>
                <w:rFonts w:ascii="Arial" w:hAnsi="Arial" w:hint="eastAsia"/>
                <w:color w:val="FF0000"/>
                <w:sz w:val="18"/>
                <w:lang w:val="en-GB" w:eastAsia="zh-CN"/>
              </w:rPr>
              <w:t>0x</w:t>
            </w:r>
            <w:r w:rsidR="00BA207F">
              <w:rPr>
                <w:rFonts w:ascii="Arial" w:hAnsi="Arial" w:hint="eastAsia"/>
                <w:color w:val="FF0000"/>
                <w:sz w:val="18"/>
                <w:lang w:val="en-GB" w:eastAsia="zh-CN"/>
              </w:rPr>
              <w:t>XX</w:t>
            </w:r>
          </w:p>
        </w:tc>
        <w:tc>
          <w:tcPr>
            <w:tcW w:w="0" w:type="auto"/>
          </w:tcPr>
          <w:p w:rsidR="006778B2" w:rsidRPr="00CC62DE" w:rsidRDefault="006778B2" w:rsidP="00E84D61">
            <w:pPr>
              <w:jc w:val="center"/>
            </w:pPr>
            <w:r w:rsidRPr="00CC62DE">
              <w:rPr>
                <w:rFonts w:ascii="Arial" w:hAnsi="Arial" w:hint="eastAsia"/>
                <w:sz w:val="18"/>
                <w:lang w:val="en-GB" w:eastAsia="zh-CN"/>
              </w:rPr>
              <w:t>--</w:t>
            </w:r>
          </w:p>
        </w:tc>
      </w:tr>
    </w:tbl>
    <w:p w:rsidR="00BA207F" w:rsidRDefault="00BA207F" w:rsidP="00BA207F">
      <w:pPr>
        <w:rPr>
          <w:rFonts w:ascii="Arial" w:hAnsi="Arial" w:cs="Arial" w:hint="eastAsia"/>
          <w:b/>
          <w:sz w:val="21"/>
          <w:szCs w:val="21"/>
          <w:lang w:val="en-GB" w:eastAsia="zh-CN"/>
        </w:rPr>
      </w:pPr>
      <w:r>
        <w:rPr>
          <w:rFonts w:ascii="Arial" w:hAnsi="Arial" w:cs="Arial" w:hint="eastAsia"/>
          <w:b/>
          <w:sz w:val="21"/>
          <w:szCs w:val="21"/>
          <w:lang w:val="en-GB" w:eastAsia="zh-CN"/>
        </w:rPr>
        <w:t>Note: Data5 and Data6 are the steps.</w:t>
      </w:r>
    </w:p>
    <w:p w:rsidR="00BA207F" w:rsidRDefault="00BA207F" w:rsidP="00BA207F">
      <w:pPr>
        <w:rPr>
          <w:rFonts w:ascii="Arial" w:hAnsi="Arial" w:cs="Arial" w:hint="eastAsia"/>
          <w:b/>
          <w:sz w:val="21"/>
          <w:szCs w:val="21"/>
          <w:lang w:val="en-GB" w:eastAsia="zh-CN"/>
        </w:rPr>
      </w:pPr>
      <w:r>
        <w:rPr>
          <w:rFonts w:ascii="Arial" w:hAnsi="Arial" w:cs="Arial" w:hint="eastAsia"/>
          <w:b/>
          <w:sz w:val="21"/>
          <w:szCs w:val="21"/>
          <w:lang w:val="en-GB" w:eastAsia="zh-CN"/>
        </w:rPr>
        <w:t>Data5 = 0 and Data6 = 0, step=0.</w:t>
      </w:r>
    </w:p>
    <w:p w:rsidR="004473CB" w:rsidRDefault="004473CB" w:rsidP="00280237">
      <w:pPr>
        <w:spacing w:line="24" w:lineRule="atLeast"/>
        <w:rPr>
          <w:rFonts w:cs="Arial" w:hint="eastAsia"/>
          <w:lang w:eastAsia="zh-CN"/>
        </w:rPr>
      </w:pPr>
    </w:p>
    <w:p w:rsidR="004473CB" w:rsidRDefault="001A44FD" w:rsidP="00280237">
      <w:pPr>
        <w:spacing w:line="24" w:lineRule="atLeast"/>
        <w:rPr>
          <w:rFonts w:cs="Arial" w:hint="eastAsia"/>
          <w:lang w:eastAsia="zh-CN"/>
        </w:rPr>
      </w:pPr>
      <w:r w:rsidRPr="00CC62DE">
        <w:rPr>
          <w:rFonts w:cs="Arial"/>
          <w:spacing w:val="-1"/>
          <w:szCs w:val="21"/>
        </w:rPr>
        <w:t>–</w:t>
      </w:r>
      <w:r>
        <w:rPr>
          <w:rFonts w:cs="Arial" w:hint="eastAsia"/>
          <w:spacing w:val="-1"/>
          <w:szCs w:val="21"/>
          <w:lang w:eastAsia="zh-CN"/>
        </w:rPr>
        <w:t xml:space="preserve">Step 2 </w:t>
      </w:r>
      <w:r w:rsidR="006778B2" w:rsidRPr="00FD1D68">
        <w:rPr>
          <w:rFonts w:cs="Arial"/>
          <w:spacing w:val="-1"/>
          <w:szCs w:val="21"/>
        </w:rPr>
        <w:t>Gauge Movement</w:t>
      </w:r>
    </w:p>
    <w:p w:rsidR="006778B2" w:rsidRPr="00CC62DE" w:rsidRDefault="006778B2" w:rsidP="006778B2">
      <w:pPr>
        <w:rPr>
          <w:rFonts w:ascii="Arial" w:hAnsi="Arial" w:cs="Arial" w:hint="eastAsia"/>
          <w:b/>
          <w:sz w:val="21"/>
          <w:szCs w:val="21"/>
          <w:lang w:val="en-GB" w:eastAsia="zh-CN"/>
        </w:rPr>
      </w:pPr>
      <w:r w:rsidRPr="00CC62DE">
        <w:rPr>
          <w:rFonts w:ascii="Arial" w:hAnsi="Arial" w:cs="Arial"/>
          <w:b/>
          <w:sz w:val="21"/>
          <w:szCs w:val="21"/>
          <w:lang w:val="en-GB" w:eastAsia="zh-CN"/>
        </w:rPr>
        <w:t xml:space="preserve">The following command can be used to </w:t>
      </w:r>
      <w:r w:rsidR="003E221D">
        <w:rPr>
          <w:rFonts w:ascii="Arial" w:hAnsi="Arial" w:cs="Arial" w:hint="eastAsia"/>
          <w:b/>
          <w:sz w:val="21"/>
          <w:szCs w:val="21"/>
          <w:lang w:val="en-GB" w:eastAsia="zh-CN"/>
        </w:rPr>
        <w:t>move the step motor</w:t>
      </w:r>
      <w:r w:rsidRPr="00CC62DE">
        <w:rPr>
          <w:rFonts w:ascii="Arial" w:hAnsi="Arial" w:cs="Arial" w:hint="eastAsia"/>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6778B2" w:rsidRPr="00CC62DE" w:rsidTr="00E84D61">
        <w:trPr>
          <w:trHeight w:val="276"/>
        </w:trPr>
        <w:tc>
          <w:tcPr>
            <w:tcW w:w="0" w:type="auto"/>
            <w:shd w:val="clear" w:color="auto" w:fill="E6E6E6"/>
            <w:vAlign w:val="center"/>
          </w:tcPr>
          <w:p w:rsidR="006778B2" w:rsidRPr="00CC62DE" w:rsidRDefault="006778B2" w:rsidP="00E84D61">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6778B2" w:rsidRPr="00CC62DE" w:rsidRDefault="006778B2" w:rsidP="00E84D61">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6778B2" w:rsidRPr="00CC62DE" w:rsidRDefault="006778B2" w:rsidP="00E84D61">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6778B2" w:rsidRPr="00CC62DE" w:rsidRDefault="006778B2" w:rsidP="00E84D61">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6778B2" w:rsidRPr="00CC62DE" w:rsidRDefault="006778B2" w:rsidP="00E84D61">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6778B2" w:rsidRPr="00CC62DE" w:rsidRDefault="006778B2" w:rsidP="00E84D61">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6778B2" w:rsidRPr="00CC62DE" w:rsidRDefault="006778B2" w:rsidP="00E84D61">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6778B2" w:rsidRPr="00CC62DE" w:rsidRDefault="006778B2" w:rsidP="00E84D61">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6778B2" w:rsidRPr="00CC62DE" w:rsidRDefault="006778B2" w:rsidP="00E84D61">
            <w:pPr>
              <w:jc w:val="center"/>
              <w:rPr>
                <w:rFonts w:ascii="Arial" w:hAnsi="Arial" w:hint="eastAsia"/>
                <w:b/>
                <w:sz w:val="18"/>
                <w:lang w:eastAsia="zh-CN"/>
              </w:rPr>
            </w:pPr>
            <w:r w:rsidRPr="00CC62DE">
              <w:rPr>
                <w:rFonts w:ascii="Arial" w:hAnsi="Arial" w:hint="eastAsia"/>
                <w:b/>
                <w:sz w:val="18"/>
                <w:lang w:eastAsia="zh-CN"/>
              </w:rPr>
              <w:t>Data7</w:t>
            </w:r>
          </w:p>
        </w:tc>
      </w:tr>
      <w:tr w:rsidR="006778B2" w:rsidRPr="00CC62DE" w:rsidTr="00E84D61">
        <w:trPr>
          <w:trHeight w:val="243"/>
        </w:trPr>
        <w:tc>
          <w:tcPr>
            <w:tcW w:w="0" w:type="auto"/>
            <w:shd w:val="clear" w:color="auto" w:fill="auto"/>
            <w:vAlign w:val="center"/>
          </w:tcPr>
          <w:p w:rsidR="006778B2" w:rsidRPr="00CC62DE" w:rsidRDefault="006778B2" w:rsidP="00E84D61">
            <w:pPr>
              <w:jc w:val="center"/>
              <w:rPr>
                <w:rFonts w:ascii="Arial" w:hAnsi="Arial" w:hint="eastAsia"/>
                <w:sz w:val="18"/>
                <w:lang w:eastAsia="zh-CN"/>
              </w:rPr>
            </w:pPr>
            <w:r w:rsidRPr="00CC62DE">
              <w:rPr>
                <w:rFonts w:ascii="Arial" w:hAnsi="Arial" w:hint="eastAsia"/>
                <w:sz w:val="18"/>
                <w:lang w:eastAsia="zh-CN"/>
              </w:rPr>
              <w:t>0x772</w:t>
            </w:r>
          </w:p>
        </w:tc>
        <w:tc>
          <w:tcPr>
            <w:tcW w:w="0" w:type="auto"/>
            <w:shd w:val="clear" w:color="auto" w:fill="auto"/>
            <w:vAlign w:val="center"/>
          </w:tcPr>
          <w:p w:rsidR="006778B2" w:rsidRPr="00CC62DE" w:rsidRDefault="006778B2" w:rsidP="006778B2">
            <w:pPr>
              <w:jc w:val="center"/>
              <w:rPr>
                <w:rFonts w:ascii="Arial" w:hAnsi="Arial"/>
                <w:sz w:val="18"/>
                <w:lang w:eastAsia="zh-CN"/>
              </w:rPr>
            </w:pPr>
            <w:r w:rsidRPr="00CC62DE">
              <w:rPr>
                <w:rFonts w:ascii="Arial" w:hAnsi="Arial"/>
                <w:sz w:val="18"/>
              </w:rPr>
              <w:t>0x</w:t>
            </w:r>
            <w:r>
              <w:rPr>
                <w:rFonts w:ascii="Arial" w:hAnsi="Arial" w:hint="eastAsia"/>
                <w:sz w:val="18"/>
                <w:lang w:eastAsia="zh-CN"/>
              </w:rPr>
              <w:t>30</w:t>
            </w:r>
          </w:p>
        </w:tc>
        <w:tc>
          <w:tcPr>
            <w:tcW w:w="0" w:type="auto"/>
            <w:shd w:val="clear" w:color="auto" w:fill="auto"/>
            <w:vAlign w:val="center"/>
          </w:tcPr>
          <w:p w:rsidR="006778B2" w:rsidRPr="00CC62DE" w:rsidRDefault="006778B2" w:rsidP="006778B2">
            <w:pPr>
              <w:keepNext/>
              <w:jc w:val="center"/>
              <w:rPr>
                <w:rFonts w:ascii="Arial" w:hAnsi="Arial"/>
                <w:sz w:val="18"/>
                <w:lang w:val="en-GB" w:eastAsia="zh-CN"/>
              </w:rPr>
            </w:pPr>
            <w:r w:rsidRPr="00CC62DE">
              <w:rPr>
                <w:rFonts w:ascii="Arial" w:hAnsi="Arial"/>
                <w:sz w:val="18"/>
                <w:lang w:val="en-GB"/>
              </w:rPr>
              <w:t>0x</w:t>
            </w:r>
            <w:r w:rsidRPr="00CC62DE">
              <w:rPr>
                <w:rFonts w:ascii="Arial" w:hAnsi="Arial" w:hint="eastAsia"/>
                <w:sz w:val="18"/>
                <w:lang w:val="en-GB" w:eastAsia="zh-CN"/>
              </w:rPr>
              <w:t>0</w:t>
            </w:r>
            <w:r>
              <w:rPr>
                <w:rFonts w:ascii="Arial" w:hAnsi="Arial" w:hint="eastAsia"/>
                <w:sz w:val="18"/>
                <w:lang w:val="en-GB" w:eastAsia="zh-CN"/>
              </w:rPr>
              <w:t>1</w:t>
            </w:r>
          </w:p>
        </w:tc>
        <w:tc>
          <w:tcPr>
            <w:tcW w:w="1036" w:type="dxa"/>
            <w:shd w:val="clear" w:color="auto" w:fill="auto"/>
          </w:tcPr>
          <w:p w:rsidR="006778B2" w:rsidRPr="00CC62DE" w:rsidRDefault="006778B2" w:rsidP="006778B2">
            <w:pPr>
              <w:keepNext/>
              <w:jc w:val="center"/>
              <w:rPr>
                <w:rFonts w:ascii="Arial" w:hAnsi="Arial" w:hint="eastAsia"/>
                <w:sz w:val="18"/>
                <w:lang w:val="en-GB" w:eastAsia="zh-CN"/>
              </w:rPr>
            </w:pPr>
            <w:r w:rsidRPr="00CC62DE">
              <w:rPr>
                <w:rFonts w:ascii="Arial" w:hAnsi="Arial"/>
                <w:sz w:val="18"/>
                <w:lang w:val="en-GB"/>
              </w:rPr>
              <w:t>0x</w:t>
            </w:r>
            <w:r>
              <w:rPr>
                <w:rFonts w:ascii="Arial" w:hAnsi="Arial" w:hint="eastAsia"/>
                <w:sz w:val="18"/>
                <w:lang w:val="en-GB" w:eastAsia="zh-CN"/>
              </w:rPr>
              <w:t>04</w:t>
            </w:r>
          </w:p>
        </w:tc>
        <w:tc>
          <w:tcPr>
            <w:tcW w:w="0" w:type="auto"/>
          </w:tcPr>
          <w:p w:rsidR="006778B2" w:rsidRPr="006778B2" w:rsidRDefault="006778B2" w:rsidP="00BA207F">
            <w:pPr>
              <w:jc w:val="center"/>
              <w:rPr>
                <w:rFonts w:ascii="Arial" w:hAnsi="Arial" w:hint="eastAsia"/>
                <w:color w:val="FF0000"/>
                <w:sz w:val="18"/>
                <w:lang w:val="en-GB" w:eastAsia="zh-CN"/>
              </w:rPr>
            </w:pPr>
            <w:r w:rsidRPr="006778B2">
              <w:rPr>
                <w:rFonts w:ascii="Arial" w:hAnsi="Arial" w:hint="eastAsia"/>
                <w:color w:val="FF0000"/>
                <w:sz w:val="18"/>
                <w:lang w:val="en-GB" w:eastAsia="zh-CN"/>
              </w:rPr>
              <w:t>0x</w:t>
            </w:r>
            <w:r w:rsidR="00BA207F">
              <w:rPr>
                <w:rFonts w:ascii="Arial" w:hAnsi="Arial" w:hint="eastAsia"/>
                <w:color w:val="FF0000"/>
                <w:sz w:val="18"/>
                <w:lang w:val="en-GB" w:eastAsia="zh-CN"/>
              </w:rPr>
              <w:t>XX</w:t>
            </w:r>
          </w:p>
        </w:tc>
        <w:tc>
          <w:tcPr>
            <w:tcW w:w="0" w:type="auto"/>
          </w:tcPr>
          <w:p w:rsidR="006778B2" w:rsidRPr="006778B2" w:rsidRDefault="006778B2" w:rsidP="00BA207F">
            <w:pPr>
              <w:jc w:val="center"/>
              <w:rPr>
                <w:rFonts w:ascii="Arial" w:hAnsi="Arial" w:hint="eastAsia"/>
                <w:color w:val="FF0000"/>
                <w:sz w:val="18"/>
                <w:lang w:val="en-GB" w:eastAsia="zh-CN"/>
              </w:rPr>
            </w:pPr>
            <w:r w:rsidRPr="006778B2">
              <w:rPr>
                <w:rFonts w:ascii="Arial" w:hAnsi="Arial" w:cs="Arial" w:hint="eastAsia"/>
                <w:color w:val="FF0000"/>
                <w:sz w:val="18"/>
                <w:szCs w:val="18"/>
                <w:lang w:val="en-GB" w:eastAsia="zh-CN"/>
              </w:rPr>
              <w:t>0x</w:t>
            </w:r>
            <w:r w:rsidR="00BA207F">
              <w:rPr>
                <w:rFonts w:ascii="Arial" w:hAnsi="Arial" w:cs="Arial" w:hint="eastAsia"/>
                <w:color w:val="FF0000"/>
                <w:sz w:val="18"/>
                <w:szCs w:val="18"/>
                <w:lang w:val="en-GB" w:eastAsia="zh-CN"/>
              </w:rPr>
              <w:t>XX</w:t>
            </w:r>
          </w:p>
        </w:tc>
        <w:tc>
          <w:tcPr>
            <w:tcW w:w="0" w:type="auto"/>
          </w:tcPr>
          <w:p w:rsidR="006778B2" w:rsidRPr="00CC62DE" w:rsidRDefault="006778B2" w:rsidP="00E84D61">
            <w:pPr>
              <w:jc w:val="center"/>
              <w:rPr>
                <w:rFonts w:ascii="Arial" w:hAnsi="Arial" w:hint="eastAsia"/>
                <w:sz w:val="18"/>
                <w:lang w:val="en-GB" w:eastAsia="zh-CN"/>
              </w:rPr>
            </w:pPr>
            <w:r w:rsidRPr="00CC62DE">
              <w:rPr>
                <w:rFonts w:ascii="Arial" w:hAnsi="Arial" w:cs="Arial" w:hint="eastAsia"/>
                <w:sz w:val="18"/>
                <w:szCs w:val="18"/>
                <w:lang w:val="en-GB" w:eastAsia="zh-CN"/>
              </w:rPr>
              <w:t>0xAA</w:t>
            </w:r>
          </w:p>
        </w:tc>
        <w:tc>
          <w:tcPr>
            <w:tcW w:w="0" w:type="auto"/>
          </w:tcPr>
          <w:p w:rsidR="006778B2" w:rsidRPr="00CC62DE" w:rsidRDefault="006778B2" w:rsidP="00E84D61">
            <w:pPr>
              <w:jc w:val="center"/>
              <w:rPr>
                <w:rFonts w:hint="eastAsia"/>
                <w:lang w:eastAsia="zh-CN"/>
              </w:rPr>
            </w:pPr>
            <w:r w:rsidRPr="00CC62DE">
              <w:rPr>
                <w:rFonts w:ascii="Arial" w:hAnsi="Arial" w:cs="Arial" w:hint="eastAsia"/>
                <w:sz w:val="18"/>
                <w:szCs w:val="18"/>
                <w:lang w:val="en-GB" w:eastAsia="zh-CN"/>
              </w:rPr>
              <w:t>0xAA</w:t>
            </w:r>
          </w:p>
        </w:tc>
        <w:tc>
          <w:tcPr>
            <w:tcW w:w="0" w:type="auto"/>
          </w:tcPr>
          <w:p w:rsidR="006778B2" w:rsidRPr="00CC62DE" w:rsidRDefault="006778B2" w:rsidP="00E84D61">
            <w:pPr>
              <w:jc w:val="center"/>
              <w:rPr>
                <w:rFonts w:hint="eastAsia"/>
                <w:lang w:eastAsia="zh-CN"/>
              </w:rPr>
            </w:pPr>
            <w:r w:rsidRPr="00CC62DE">
              <w:rPr>
                <w:rFonts w:ascii="Arial" w:hAnsi="Arial" w:cs="Arial" w:hint="eastAsia"/>
                <w:sz w:val="18"/>
                <w:szCs w:val="18"/>
                <w:lang w:val="en-GB" w:eastAsia="zh-CN"/>
              </w:rPr>
              <w:t>0xAA</w:t>
            </w:r>
          </w:p>
        </w:tc>
      </w:tr>
    </w:tbl>
    <w:p w:rsidR="006778B2" w:rsidRDefault="006778B2" w:rsidP="006778B2">
      <w:pPr>
        <w:rPr>
          <w:rFonts w:ascii="Arial" w:hAnsi="Arial" w:cs="Arial" w:hint="eastAsia"/>
          <w:b/>
          <w:sz w:val="21"/>
          <w:szCs w:val="21"/>
          <w:lang w:val="en-GB" w:eastAsia="zh-CN"/>
        </w:rPr>
      </w:pPr>
      <w:r>
        <w:rPr>
          <w:rFonts w:ascii="Arial" w:hAnsi="Arial" w:cs="Arial" w:hint="eastAsia"/>
          <w:b/>
          <w:sz w:val="21"/>
          <w:szCs w:val="21"/>
          <w:lang w:val="en-GB" w:eastAsia="zh-CN"/>
        </w:rPr>
        <w:t xml:space="preserve">Note: Data3 and Data4 </w:t>
      </w:r>
      <w:r w:rsidR="00DA3937">
        <w:rPr>
          <w:rFonts w:ascii="Arial" w:hAnsi="Arial" w:cs="Arial" w:hint="eastAsia"/>
          <w:b/>
          <w:sz w:val="21"/>
          <w:szCs w:val="21"/>
          <w:lang w:val="en-GB" w:eastAsia="zh-CN"/>
        </w:rPr>
        <w:t>are</w:t>
      </w:r>
      <w:r>
        <w:rPr>
          <w:rFonts w:ascii="Arial" w:hAnsi="Arial" w:cs="Arial" w:hint="eastAsia"/>
          <w:b/>
          <w:sz w:val="21"/>
          <w:szCs w:val="21"/>
          <w:lang w:val="en-GB" w:eastAsia="zh-CN"/>
        </w:rPr>
        <w:t xml:space="preserve"> the steps.</w:t>
      </w:r>
    </w:p>
    <w:p w:rsidR="00DA3937" w:rsidRDefault="00DA3937" w:rsidP="006778B2">
      <w:pPr>
        <w:rPr>
          <w:rFonts w:ascii="Arial" w:hAnsi="Arial" w:cs="Arial" w:hint="eastAsia"/>
          <w:b/>
          <w:sz w:val="21"/>
          <w:szCs w:val="21"/>
          <w:lang w:val="en-GB" w:eastAsia="zh-CN"/>
        </w:rPr>
      </w:pPr>
      <w:r>
        <w:rPr>
          <w:rFonts w:ascii="Arial" w:hAnsi="Arial" w:cs="Arial" w:hint="eastAsia"/>
          <w:b/>
          <w:sz w:val="21"/>
          <w:szCs w:val="21"/>
          <w:lang w:val="en-GB" w:eastAsia="zh-CN"/>
        </w:rPr>
        <w:t>Data3 = 0 and Data4 = 0, step=0.</w:t>
      </w:r>
    </w:p>
    <w:p w:rsidR="006778B2" w:rsidRPr="00DA3937" w:rsidRDefault="006778B2" w:rsidP="006778B2">
      <w:pPr>
        <w:rPr>
          <w:rFonts w:ascii="Arial" w:hAnsi="Arial" w:cs="Arial" w:hint="eastAsia"/>
          <w:b/>
          <w:sz w:val="21"/>
          <w:szCs w:val="21"/>
          <w:lang w:val="en-GB" w:eastAsia="zh-CN"/>
        </w:rPr>
      </w:pPr>
    </w:p>
    <w:p w:rsidR="006778B2" w:rsidRPr="00CC62DE" w:rsidRDefault="006778B2" w:rsidP="006778B2">
      <w:pPr>
        <w:rPr>
          <w:rFonts w:ascii="Arial" w:hAnsi="Arial" w:cs="Arial" w:hint="eastAsia"/>
          <w:b/>
          <w:sz w:val="21"/>
          <w:szCs w:val="21"/>
          <w:lang w:val="en-GB" w:eastAsia="zh-CN"/>
        </w:rPr>
      </w:pPr>
      <w:r w:rsidRPr="00CC62DE">
        <w:rPr>
          <w:rFonts w:ascii="Arial" w:hAnsi="Arial" w:cs="Arial"/>
          <w:b/>
          <w:sz w:val="21"/>
          <w:szCs w:val="21"/>
          <w:lang w:val="en-GB" w:eastAsia="zh-CN"/>
        </w:rPr>
        <w:t>The ECU answer with the acknowledgement sent as follow</w:t>
      </w:r>
      <w:r w:rsidRPr="00CC62DE">
        <w:rPr>
          <w:rFonts w:ascii="Arial" w:hAnsi="Arial" w:cs="Arial" w:hint="eastAsia"/>
          <w:b/>
          <w:sz w:val="21"/>
          <w:szCs w:val="21"/>
          <w:lang w:val="en-GB" w:eastAsia="zh-CN"/>
        </w:rPr>
        <w:t>ing</w:t>
      </w:r>
      <w:r w:rsidRPr="00CC62DE">
        <w:rPr>
          <w:rFonts w:ascii="Arial" w:hAnsi="Arial" w:cs="Arial"/>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6778B2" w:rsidRPr="00CC62DE" w:rsidTr="00E84D61">
        <w:trPr>
          <w:trHeight w:val="276"/>
        </w:trPr>
        <w:tc>
          <w:tcPr>
            <w:tcW w:w="0" w:type="auto"/>
            <w:shd w:val="clear" w:color="auto" w:fill="E6E6E6"/>
            <w:vAlign w:val="center"/>
          </w:tcPr>
          <w:p w:rsidR="006778B2" w:rsidRPr="00CC62DE" w:rsidRDefault="006778B2" w:rsidP="00E84D61">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6778B2" w:rsidRPr="00CC62DE" w:rsidRDefault="006778B2" w:rsidP="00E84D61">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6778B2" w:rsidRPr="00CC62DE" w:rsidRDefault="006778B2" w:rsidP="00E84D61">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6778B2" w:rsidRPr="00D87C21" w:rsidRDefault="006778B2" w:rsidP="00E84D61">
            <w:pPr>
              <w:jc w:val="center"/>
              <w:rPr>
                <w:rFonts w:ascii="Arial" w:hAnsi="Arial" w:hint="eastAsia"/>
                <w:b/>
                <w:sz w:val="18"/>
                <w:lang w:eastAsia="zh-CN"/>
              </w:rPr>
            </w:pPr>
            <w:r w:rsidRPr="00D87C21">
              <w:rPr>
                <w:rFonts w:ascii="Arial" w:hAnsi="Arial" w:hint="eastAsia"/>
                <w:b/>
                <w:sz w:val="18"/>
                <w:lang w:eastAsia="zh-CN"/>
              </w:rPr>
              <w:t>Data2</w:t>
            </w:r>
          </w:p>
        </w:tc>
        <w:tc>
          <w:tcPr>
            <w:tcW w:w="0" w:type="auto"/>
            <w:shd w:val="clear" w:color="auto" w:fill="E6E6E6"/>
            <w:vAlign w:val="center"/>
          </w:tcPr>
          <w:p w:rsidR="006778B2" w:rsidRPr="00CC62DE" w:rsidRDefault="006778B2" w:rsidP="00E84D61">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6778B2" w:rsidRPr="00CC62DE" w:rsidRDefault="006778B2" w:rsidP="00E84D61">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6778B2" w:rsidRPr="00CC62DE" w:rsidRDefault="006778B2" w:rsidP="00E84D61">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6778B2" w:rsidRPr="00CC62DE" w:rsidRDefault="006778B2" w:rsidP="00E84D61">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6778B2" w:rsidRPr="00CC62DE" w:rsidRDefault="006778B2" w:rsidP="00E84D61">
            <w:pPr>
              <w:jc w:val="center"/>
              <w:rPr>
                <w:rFonts w:ascii="Arial" w:hAnsi="Arial" w:hint="eastAsia"/>
                <w:b/>
                <w:sz w:val="18"/>
                <w:lang w:eastAsia="zh-CN"/>
              </w:rPr>
            </w:pPr>
            <w:r w:rsidRPr="00CC62DE">
              <w:rPr>
                <w:rFonts w:ascii="Arial" w:hAnsi="Arial" w:hint="eastAsia"/>
                <w:b/>
                <w:sz w:val="18"/>
                <w:lang w:eastAsia="zh-CN"/>
              </w:rPr>
              <w:t>Data7</w:t>
            </w:r>
          </w:p>
        </w:tc>
      </w:tr>
      <w:tr w:rsidR="006778B2" w:rsidRPr="00CC62DE" w:rsidTr="00E84D61">
        <w:trPr>
          <w:trHeight w:val="223"/>
        </w:trPr>
        <w:tc>
          <w:tcPr>
            <w:tcW w:w="0" w:type="auto"/>
            <w:shd w:val="clear" w:color="auto" w:fill="auto"/>
            <w:vAlign w:val="center"/>
          </w:tcPr>
          <w:p w:rsidR="006778B2" w:rsidRPr="00CC62DE" w:rsidRDefault="006778B2" w:rsidP="00E84D61">
            <w:pPr>
              <w:jc w:val="center"/>
              <w:rPr>
                <w:rFonts w:ascii="Arial" w:hAnsi="Arial" w:hint="eastAsia"/>
                <w:sz w:val="18"/>
                <w:lang w:eastAsia="zh-CN"/>
              </w:rPr>
            </w:pPr>
            <w:r w:rsidRPr="00CC62DE">
              <w:rPr>
                <w:rFonts w:ascii="Arial" w:hAnsi="Arial"/>
                <w:sz w:val="18"/>
              </w:rPr>
              <w:t>0x774</w:t>
            </w:r>
          </w:p>
        </w:tc>
        <w:tc>
          <w:tcPr>
            <w:tcW w:w="0" w:type="auto"/>
            <w:shd w:val="clear" w:color="auto" w:fill="auto"/>
            <w:vAlign w:val="center"/>
          </w:tcPr>
          <w:p w:rsidR="006778B2" w:rsidRPr="00CC62DE" w:rsidRDefault="006778B2" w:rsidP="006778B2">
            <w:pPr>
              <w:jc w:val="center"/>
              <w:rPr>
                <w:rFonts w:ascii="Arial" w:hAnsi="Arial"/>
                <w:sz w:val="18"/>
                <w:lang w:eastAsia="zh-CN"/>
              </w:rPr>
            </w:pPr>
            <w:r w:rsidRPr="00CC62DE">
              <w:rPr>
                <w:rFonts w:ascii="Arial" w:hAnsi="Arial"/>
                <w:sz w:val="18"/>
              </w:rPr>
              <w:t>0x</w:t>
            </w:r>
            <w:r>
              <w:rPr>
                <w:rFonts w:ascii="Arial" w:hAnsi="Arial" w:hint="eastAsia"/>
                <w:sz w:val="18"/>
                <w:lang w:eastAsia="zh-CN"/>
              </w:rPr>
              <w:t>70</w:t>
            </w:r>
          </w:p>
        </w:tc>
        <w:tc>
          <w:tcPr>
            <w:tcW w:w="0" w:type="auto"/>
            <w:shd w:val="clear" w:color="auto" w:fill="auto"/>
            <w:vAlign w:val="center"/>
          </w:tcPr>
          <w:p w:rsidR="006778B2" w:rsidRPr="00CC62DE" w:rsidRDefault="006778B2" w:rsidP="006778B2">
            <w:pPr>
              <w:keepNext/>
              <w:jc w:val="center"/>
              <w:rPr>
                <w:rFonts w:ascii="Arial" w:hAnsi="Arial" w:hint="eastAsia"/>
                <w:sz w:val="18"/>
                <w:lang w:val="en-GB" w:eastAsia="zh-CN"/>
              </w:rPr>
            </w:pPr>
            <w:r w:rsidRPr="00CC62DE">
              <w:rPr>
                <w:rFonts w:ascii="Arial" w:hAnsi="Arial"/>
                <w:sz w:val="18"/>
                <w:lang w:val="en-GB"/>
              </w:rPr>
              <w:t>0</w:t>
            </w:r>
            <w:r w:rsidRPr="00CC62DE">
              <w:rPr>
                <w:rFonts w:ascii="Arial" w:hAnsi="Arial" w:hint="eastAsia"/>
                <w:sz w:val="18"/>
                <w:lang w:val="en-GB" w:eastAsia="zh-CN"/>
              </w:rPr>
              <w:t>x0</w:t>
            </w:r>
            <w:r>
              <w:rPr>
                <w:rFonts w:ascii="Arial" w:hAnsi="Arial" w:hint="eastAsia"/>
                <w:sz w:val="18"/>
                <w:lang w:val="en-GB" w:eastAsia="zh-CN"/>
              </w:rPr>
              <w:t>1</w:t>
            </w:r>
          </w:p>
        </w:tc>
        <w:tc>
          <w:tcPr>
            <w:tcW w:w="1036" w:type="dxa"/>
            <w:shd w:val="clear" w:color="auto" w:fill="auto"/>
          </w:tcPr>
          <w:p w:rsidR="006778B2" w:rsidRPr="00D87C21" w:rsidRDefault="006778B2" w:rsidP="00E84D61">
            <w:pPr>
              <w:keepNext/>
              <w:jc w:val="center"/>
              <w:rPr>
                <w:rFonts w:ascii="Arial" w:hAnsi="Arial" w:hint="eastAsia"/>
                <w:sz w:val="18"/>
                <w:lang w:val="en-GB" w:eastAsia="zh-CN"/>
              </w:rPr>
            </w:pPr>
            <w:r w:rsidRPr="00D87C21">
              <w:rPr>
                <w:rFonts w:ascii="Arial" w:hAnsi="Arial" w:hint="eastAsia"/>
                <w:sz w:val="18"/>
                <w:lang w:val="en-GB" w:eastAsia="zh-CN"/>
              </w:rPr>
              <w:t>0x01</w:t>
            </w:r>
          </w:p>
        </w:tc>
        <w:tc>
          <w:tcPr>
            <w:tcW w:w="0" w:type="auto"/>
          </w:tcPr>
          <w:p w:rsidR="006778B2" w:rsidRPr="00CC62DE" w:rsidRDefault="006778B2" w:rsidP="00E84D61">
            <w:pPr>
              <w:jc w:val="center"/>
              <w:rPr>
                <w:rFonts w:ascii="Arial" w:hAnsi="Arial" w:hint="eastAsia"/>
                <w:sz w:val="18"/>
                <w:lang w:val="en-GB" w:eastAsia="zh-CN"/>
              </w:rPr>
            </w:pPr>
            <w:r w:rsidRPr="00CC62DE">
              <w:rPr>
                <w:rFonts w:ascii="Arial" w:hAnsi="Arial" w:hint="eastAsia"/>
                <w:sz w:val="18"/>
                <w:lang w:val="en-GB" w:eastAsia="zh-CN"/>
              </w:rPr>
              <w:t>--</w:t>
            </w:r>
          </w:p>
        </w:tc>
        <w:tc>
          <w:tcPr>
            <w:tcW w:w="0" w:type="auto"/>
          </w:tcPr>
          <w:p w:rsidR="006778B2" w:rsidRPr="00CC62DE" w:rsidRDefault="006778B2" w:rsidP="00E84D61">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6778B2" w:rsidRPr="00CC62DE" w:rsidRDefault="006778B2" w:rsidP="00E84D61">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6778B2" w:rsidRPr="00CC62DE" w:rsidRDefault="006778B2" w:rsidP="00E84D61">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6778B2" w:rsidRPr="00CC62DE" w:rsidRDefault="006778B2" w:rsidP="00E84D61">
            <w:pPr>
              <w:jc w:val="center"/>
            </w:pPr>
            <w:r w:rsidRPr="00CC62DE">
              <w:rPr>
                <w:rFonts w:ascii="Arial" w:hAnsi="Arial" w:hint="eastAsia"/>
                <w:sz w:val="18"/>
                <w:lang w:val="en-GB" w:eastAsia="zh-CN"/>
              </w:rPr>
              <w:t>--</w:t>
            </w:r>
          </w:p>
        </w:tc>
      </w:tr>
    </w:tbl>
    <w:p w:rsidR="006778B2" w:rsidRDefault="006778B2" w:rsidP="00280237">
      <w:pPr>
        <w:spacing w:line="24" w:lineRule="atLeast"/>
        <w:rPr>
          <w:rFonts w:cs="Arial" w:hint="eastAsia"/>
          <w:lang w:eastAsia="zh-CN"/>
        </w:rPr>
      </w:pPr>
    </w:p>
    <w:p w:rsidR="003E221D" w:rsidRDefault="001A44FD" w:rsidP="003E221D">
      <w:pPr>
        <w:spacing w:line="24" w:lineRule="atLeast"/>
        <w:rPr>
          <w:rFonts w:cs="Arial" w:hint="eastAsia"/>
          <w:lang w:eastAsia="zh-CN"/>
        </w:rPr>
      </w:pPr>
      <w:r w:rsidRPr="00CC62DE">
        <w:rPr>
          <w:rFonts w:cs="Arial"/>
          <w:spacing w:val="-1"/>
          <w:szCs w:val="21"/>
        </w:rPr>
        <w:t>–</w:t>
      </w:r>
      <w:r>
        <w:rPr>
          <w:rFonts w:cs="Arial" w:hint="eastAsia"/>
          <w:spacing w:val="-1"/>
          <w:szCs w:val="21"/>
          <w:lang w:eastAsia="zh-CN"/>
        </w:rPr>
        <w:t xml:space="preserve">Step 3 </w:t>
      </w:r>
      <w:r w:rsidR="003E221D">
        <w:rPr>
          <w:rFonts w:cs="Arial" w:hint="eastAsia"/>
          <w:spacing w:val="-1"/>
          <w:szCs w:val="21"/>
          <w:lang w:eastAsia="zh-CN"/>
        </w:rPr>
        <w:t>Write the Motor step</w:t>
      </w:r>
      <w:r>
        <w:rPr>
          <w:rFonts w:cs="Arial" w:hint="eastAsia"/>
          <w:spacing w:val="-1"/>
          <w:szCs w:val="21"/>
          <w:lang w:eastAsia="zh-CN"/>
        </w:rPr>
        <w:t>s</w:t>
      </w:r>
    </w:p>
    <w:p w:rsidR="003E221D" w:rsidRPr="00CC62DE" w:rsidRDefault="003E221D" w:rsidP="003E221D">
      <w:pPr>
        <w:rPr>
          <w:rFonts w:ascii="Arial" w:hAnsi="Arial" w:cs="Arial" w:hint="eastAsia"/>
          <w:b/>
          <w:sz w:val="21"/>
          <w:szCs w:val="21"/>
          <w:lang w:val="en-GB" w:eastAsia="zh-CN"/>
        </w:rPr>
      </w:pPr>
      <w:r w:rsidRPr="00CC62DE">
        <w:rPr>
          <w:rFonts w:ascii="Arial" w:hAnsi="Arial" w:cs="Arial"/>
          <w:b/>
          <w:sz w:val="21"/>
          <w:szCs w:val="21"/>
          <w:lang w:val="en-GB" w:eastAsia="zh-CN"/>
        </w:rPr>
        <w:t xml:space="preserve">The following command can be used to </w:t>
      </w:r>
      <w:r>
        <w:rPr>
          <w:rFonts w:ascii="Arial" w:hAnsi="Arial" w:cs="Arial" w:hint="eastAsia"/>
          <w:b/>
          <w:sz w:val="21"/>
          <w:szCs w:val="21"/>
          <w:lang w:val="en-GB" w:eastAsia="zh-CN"/>
        </w:rPr>
        <w:t>write the motor setp</w:t>
      </w:r>
      <w:r w:rsidRPr="00CC62DE">
        <w:rPr>
          <w:rFonts w:ascii="Arial" w:hAnsi="Arial" w:cs="Arial" w:hint="eastAsia"/>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3E221D" w:rsidRPr="00CC62DE" w:rsidTr="00E84D61">
        <w:trPr>
          <w:trHeight w:val="276"/>
        </w:trPr>
        <w:tc>
          <w:tcPr>
            <w:tcW w:w="0" w:type="auto"/>
            <w:shd w:val="clear" w:color="auto" w:fill="E6E6E6"/>
            <w:vAlign w:val="center"/>
          </w:tcPr>
          <w:p w:rsidR="003E221D" w:rsidRPr="00CC62DE" w:rsidRDefault="003E221D" w:rsidP="00E84D61">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3E221D" w:rsidRPr="00CC62DE" w:rsidRDefault="003E221D" w:rsidP="00E84D61">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3E221D" w:rsidRPr="00CC62DE" w:rsidRDefault="003E221D" w:rsidP="00E84D61">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3E221D" w:rsidRPr="00CC62DE" w:rsidRDefault="003E221D" w:rsidP="00E84D61">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3E221D" w:rsidRPr="00CC62DE" w:rsidRDefault="003E221D" w:rsidP="00E84D61">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3E221D" w:rsidRPr="00CC62DE" w:rsidRDefault="003E221D" w:rsidP="00E84D61">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3E221D" w:rsidRPr="00CC62DE" w:rsidRDefault="003E221D" w:rsidP="00E84D61">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3E221D" w:rsidRPr="00CC62DE" w:rsidRDefault="003E221D" w:rsidP="00E84D61">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3E221D" w:rsidRPr="00CC62DE" w:rsidRDefault="003E221D" w:rsidP="00E84D61">
            <w:pPr>
              <w:jc w:val="center"/>
              <w:rPr>
                <w:rFonts w:ascii="Arial" w:hAnsi="Arial" w:hint="eastAsia"/>
                <w:b/>
                <w:sz w:val="18"/>
                <w:lang w:eastAsia="zh-CN"/>
              </w:rPr>
            </w:pPr>
            <w:r w:rsidRPr="00CC62DE">
              <w:rPr>
                <w:rFonts w:ascii="Arial" w:hAnsi="Arial" w:hint="eastAsia"/>
                <w:b/>
                <w:sz w:val="18"/>
                <w:lang w:eastAsia="zh-CN"/>
              </w:rPr>
              <w:t>Data7</w:t>
            </w:r>
          </w:p>
        </w:tc>
      </w:tr>
      <w:tr w:rsidR="0013767D" w:rsidRPr="00CC62DE" w:rsidTr="00E84D61">
        <w:trPr>
          <w:trHeight w:val="243"/>
        </w:trPr>
        <w:tc>
          <w:tcPr>
            <w:tcW w:w="0" w:type="auto"/>
            <w:shd w:val="clear" w:color="auto" w:fill="auto"/>
            <w:vAlign w:val="center"/>
          </w:tcPr>
          <w:p w:rsidR="0013767D" w:rsidRPr="00CC62DE" w:rsidRDefault="0013767D" w:rsidP="00E84D61">
            <w:pPr>
              <w:jc w:val="center"/>
              <w:rPr>
                <w:rFonts w:ascii="Arial" w:hAnsi="Arial" w:hint="eastAsia"/>
                <w:sz w:val="18"/>
                <w:lang w:eastAsia="zh-CN"/>
              </w:rPr>
            </w:pPr>
            <w:r w:rsidRPr="00CC62DE">
              <w:rPr>
                <w:rFonts w:ascii="Arial" w:hAnsi="Arial" w:hint="eastAsia"/>
                <w:sz w:val="18"/>
                <w:lang w:eastAsia="zh-CN"/>
              </w:rPr>
              <w:t>0x772</w:t>
            </w:r>
          </w:p>
        </w:tc>
        <w:tc>
          <w:tcPr>
            <w:tcW w:w="0" w:type="auto"/>
            <w:shd w:val="clear" w:color="auto" w:fill="auto"/>
            <w:vAlign w:val="center"/>
          </w:tcPr>
          <w:p w:rsidR="0013767D" w:rsidRPr="00CC62DE" w:rsidRDefault="0013767D" w:rsidP="00E84D61">
            <w:pPr>
              <w:jc w:val="center"/>
              <w:rPr>
                <w:rFonts w:ascii="Arial" w:hAnsi="Arial"/>
                <w:sz w:val="18"/>
                <w:lang w:eastAsia="zh-CN"/>
              </w:rPr>
            </w:pPr>
            <w:r w:rsidRPr="00CC62DE">
              <w:rPr>
                <w:rFonts w:ascii="Arial" w:hAnsi="Arial"/>
                <w:sz w:val="18"/>
              </w:rPr>
              <w:t>0x</w:t>
            </w:r>
            <w:r>
              <w:rPr>
                <w:rFonts w:ascii="Arial" w:hAnsi="Arial" w:hint="eastAsia"/>
                <w:sz w:val="18"/>
                <w:lang w:eastAsia="zh-CN"/>
              </w:rPr>
              <w:t>1B</w:t>
            </w:r>
          </w:p>
        </w:tc>
        <w:tc>
          <w:tcPr>
            <w:tcW w:w="0" w:type="auto"/>
            <w:shd w:val="clear" w:color="auto" w:fill="auto"/>
            <w:vAlign w:val="center"/>
          </w:tcPr>
          <w:p w:rsidR="0013767D" w:rsidRPr="00CC62DE" w:rsidRDefault="0013767D" w:rsidP="003E221D">
            <w:pPr>
              <w:keepNext/>
              <w:jc w:val="center"/>
              <w:rPr>
                <w:rFonts w:ascii="Arial" w:hAnsi="Arial"/>
                <w:sz w:val="18"/>
                <w:lang w:val="en-GB" w:eastAsia="zh-CN"/>
              </w:rPr>
            </w:pPr>
            <w:r w:rsidRPr="00CC62DE">
              <w:rPr>
                <w:rFonts w:ascii="Arial" w:hAnsi="Arial"/>
                <w:sz w:val="18"/>
                <w:lang w:val="en-GB"/>
              </w:rPr>
              <w:t>0x</w:t>
            </w:r>
            <w:r w:rsidRPr="00CC62DE">
              <w:rPr>
                <w:rFonts w:ascii="Arial" w:hAnsi="Arial" w:hint="eastAsia"/>
                <w:sz w:val="18"/>
                <w:lang w:val="en-GB" w:eastAsia="zh-CN"/>
              </w:rPr>
              <w:t>0</w:t>
            </w:r>
            <w:r>
              <w:rPr>
                <w:rFonts w:ascii="Arial" w:hAnsi="Arial" w:hint="eastAsia"/>
                <w:sz w:val="18"/>
                <w:lang w:val="en-GB" w:eastAsia="zh-CN"/>
              </w:rPr>
              <w:t>1</w:t>
            </w:r>
          </w:p>
        </w:tc>
        <w:tc>
          <w:tcPr>
            <w:tcW w:w="1036" w:type="dxa"/>
            <w:shd w:val="clear" w:color="auto" w:fill="auto"/>
          </w:tcPr>
          <w:p w:rsidR="0013767D" w:rsidRPr="00CC62DE" w:rsidRDefault="0013767D" w:rsidP="003E221D">
            <w:pPr>
              <w:keepNext/>
              <w:jc w:val="center"/>
              <w:rPr>
                <w:rFonts w:ascii="Arial" w:hAnsi="Arial" w:hint="eastAsia"/>
                <w:sz w:val="18"/>
                <w:lang w:val="en-GB" w:eastAsia="zh-CN"/>
              </w:rPr>
            </w:pPr>
            <w:r w:rsidRPr="00CC62DE">
              <w:rPr>
                <w:rFonts w:ascii="Arial" w:hAnsi="Arial"/>
                <w:sz w:val="18"/>
                <w:lang w:val="en-GB"/>
              </w:rPr>
              <w:t>0x</w:t>
            </w:r>
            <w:r>
              <w:rPr>
                <w:rFonts w:ascii="Arial" w:hAnsi="Arial" w:hint="eastAsia"/>
                <w:sz w:val="18"/>
                <w:lang w:val="en-GB" w:eastAsia="zh-CN"/>
              </w:rPr>
              <w:t>01</w:t>
            </w:r>
          </w:p>
        </w:tc>
        <w:tc>
          <w:tcPr>
            <w:tcW w:w="0" w:type="auto"/>
          </w:tcPr>
          <w:p w:rsidR="0013767D" w:rsidRPr="00CC62DE" w:rsidRDefault="0013767D" w:rsidP="00E01BF4">
            <w:pPr>
              <w:keepNext/>
              <w:jc w:val="center"/>
              <w:rPr>
                <w:rFonts w:ascii="Arial" w:hAnsi="Arial" w:hint="eastAsia"/>
                <w:sz w:val="18"/>
                <w:lang w:val="en-GB" w:eastAsia="zh-CN"/>
              </w:rPr>
            </w:pPr>
            <w:r w:rsidRPr="00CC62DE">
              <w:rPr>
                <w:rFonts w:ascii="Arial" w:hAnsi="Arial"/>
                <w:sz w:val="18"/>
                <w:lang w:val="en-GB"/>
              </w:rPr>
              <w:t>0x</w:t>
            </w:r>
            <w:r>
              <w:rPr>
                <w:rFonts w:ascii="Arial" w:hAnsi="Arial" w:hint="eastAsia"/>
                <w:sz w:val="18"/>
                <w:lang w:val="en-GB" w:eastAsia="zh-CN"/>
              </w:rPr>
              <w:t>04</w:t>
            </w:r>
          </w:p>
        </w:tc>
        <w:tc>
          <w:tcPr>
            <w:tcW w:w="0" w:type="auto"/>
          </w:tcPr>
          <w:p w:rsidR="0013767D" w:rsidRPr="00CC62DE" w:rsidRDefault="0013767D" w:rsidP="00E01BF4">
            <w:pPr>
              <w:jc w:val="center"/>
              <w:rPr>
                <w:rFonts w:ascii="Arial" w:hAnsi="Arial" w:hint="eastAsia"/>
                <w:sz w:val="18"/>
                <w:lang w:val="en-GB" w:eastAsia="zh-CN"/>
              </w:rPr>
            </w:pPr>
            <w:r w:rsidRPr="00CC62DE">
              <w:rPr>
                <w:rFonts w:ascii="Arial" w:hAnsi="Arial" w:hint="eastAsia"/>
                <w:sz w:val="18"/>
                <w:lang w:val="en-GB" w:eastAsia="zh-CN"/>
              </w:rPr>
              <w:t>0x</w:t>
            </w:r>
            <w:r>
              <w:rPr>
                <w:rFonts w:ascii="Arial" w:hAnsi="Arial" w:hint="eastAsia"/>
                <w:sz w:val="18"/>
                <w:lang w:val="en-GB" w:eastAsia="zh-CN"/>
              </w:rPr>
              <w:t>00</w:t>
            </w:r>
          </w:p>
        </w:tc>
        <w:tc>
          <w:tcPr>
            <w:tcW w:w="0" w:type="auto"/>
          </w:tcPr>
          <w:p w:rsidR="0013767D" w:rsidRPr="00BA207F" w:rsidRDefault="0013767D" w:rsidP="00E01BF4">
            <w:pPr>
              <w:jc w:val="center"/>
              <w:rPr>
                <w:rFonts w:ascii="Arial" w:hAnsi="Arial" w:hint="eastAsia"/>
                <w:color w:val="FF0000"/>
                <w:sz w:val="18"/>
                <w:lang w:val="en-GB" w:eastAsia="zh-CN"/>
              </w:rPr>
            </w:pPr>
            <w:r w:rsidRPr="00BA207F">
              <w:rPr>
                <w:rFonts w:ascii="Arial" w:hAnsi="Arial" w:cs="Arial" w:hint="eastAsia"/>
                <w:color w:val="FF0000"/>
                <w:sz w:val="18"/>
                <w:szCs w:val="18"/>
                <w:lang w:val="en-GB" w:eastAsia="zh-CN"/>
              </w:rPr>
              <w:t>0x</w:t>
            </w:r>
            <w:r>
              <w:rPr>
                <w:rFonts w:ascii="Arial" w:hAnsi="Arial" w:cs="Arial" w:hint="eastAsia"/>
                <w:color w:val="FF0000"/>
                <w:sz w:val="18"/>
                <w:szCs w:val="18"/>
                <w:lang w:val="en-GB" w:eastAsia="zh-CN"/>
              </w:rPr>
              <w:t>XX</w:t>
            </w:r>
          </w:p>
        </w:tc>
        <w:tc>
          <w:tcPr>
            <w:tcW w:w="0" w:type="auto"/>
          </w:tcPr>
          <w:p w:rsidR="0013767D" w:rsidRPr="00BA207F" w:rsidRDefault="0013767D" w:rsidP="00E01BF4">
            <w:pPr>
              <w:jc w:val="center"/>
              <w:rPr>
                <w:rFonts w:ascii="Arial" w:hAnsi="Arial" w:hint="eastAsia"/>
                <w:color w:val="FF0000"/>
                <w:sz w:val="18"/>
                <w:lang w:val="en-GB" w:eastAsia="zh-CN"/>
              </w:rPr>
            </w:pPr>
            <w:r w:rsidRPr="00BA207F">
              <w:rPr>
                <w:rFonts w:ascii="Arial" w:hAnsi="Arial" w:cs="Arial" w:hint="eastAsia"/>
                <w:color w:val="FF0000"/>
                <w:sz w:val="18"/>
                <w:szCs w:val="18"/>
                <w:lang w:val="en-GB" w:eastAsia="zh-CN"/>
              </w:rPr>
              <w:t>0x</w:t>
            </w:r>
            <w:r>
              <w:rPr>
                <w:rFonts w:ascii="Arial" w:hAnsi="Arial" w:cs="Arial" w:hint="eastAsia"/>
                <w:color w:val="FF0000"/>
                <w:sz w:val="18"/>
                <w:szCs w:val="18"/>
                <w:lang w:val="en-GB" w:eastAsia="zh-CN"/>
              </w:rPr>
              <w:t>XX</w:t>
            </w:r>
          </w:p>
        </w:tc>
        <w:tc>
          <w:tcPr>
            <w:tcW w:w="0" w:type="auto"/>
          </w:tcPr>
          <w:p w:rsidR="0013767D" w:rsidRPr="00CC62DE" w:rsidRDefault="0013767D" w:rsidP="00E84D61">
            <w:pPr>
              <w:jc w:val="center"/>
              <w:rPr>
                <w:rFonts w:hint="eastAsia"/>
                <w:lang w:eastAsia="zh-CN"/>
              </w:rPr>
            </w:pPr>
            <w:r w:rsidRPr="00CC62DE">
              <w:rPr>
                <w:rFonts w:ascii="Arial" w:hAnsi="Arial" w:cs="Arial" w:hint="eastAsia"/>
                <w:sz w:val="18"/>
                <w:szCs w:val="18"/>
                <w:lang w:val="en-GB" w:eastAsia="zh-CN"/>
              </w:rPr>
              <w:t>0xAA</w:t>
            </w:r>
          </w:p>
        </w:tc>
      </w:tr>
    </w:tbl>
    <w:p w:rsidR="003E221D" w:rsidRDefault="003E221D" w:rsidP="003E221D">
      <w:pPr>
        <w:rPr>
          <w:rFonts w:ascii="Arial" w:hAnsi="Arial" w:cs="Arial" w:hint="eastAsia"/>
          <w:b/>
          <w:sz w:val="21"/>
          <w:szCs w:val="21"/>
          <w:lang w:val="en-GB" w:eastAsia="zh-CN"/>
        </w:rPr>
      </w:pPr>
      <w:r>
        <w:rPr>
          <w:rFonts w:ascii="Arial" w:hAnsi="Arial" w:cs="Arial" w:hint="eastAsia"/>
          <w:b/>
          <w:sz w:val="21"/>
          <w:szCs w:val="21"/>
          <w:lang w:val="en-GB" w:eastAsia="zh-CN"/>
        </w:rPr>
        <w:t>Note: Data</w:t>
      </w:r>
      <w:r w:rsidR="0013767D">
        <w:rPr>
          <w:rFonts w:ascii="Arial" w:hAnsi="Arial" w:cs="Arial" w:hint="eastAsia"/>
          <w:b/>
          <w:sz w:val="21"/>
          <w:szCs w:val="21"/>
          <w:lang w:val="en-GB" w:eastAsia="zh-CN"/>
        </w:rPr>
        <w:t>5</w:t>
      </w:r>
      <w:r>
        <w:rPr>
          <w:rFonts w:ascii="Arial" w:hAnsi="Arial" w:cs="Arial" w:hint="eastAsia"/>
          <w:b/>
          <w:sz w:val="21"/>
          <w:szCs w:val="21"/>
          <w:lang w:val="en-GB" w:eastAsia="zh-CN"/>
        </w:rPr>
        <w:t xml:space="preserve"> and Data</w:t>
      </w:r>
      <w:r w:rsidR="0013767D">
        <w:rPr>
          <w:rFonts w:ascii="Arial" w:hAnsi="Arial" w:cs="Arial" w:hint="eastAsia"/>
          <w:b/>
          <w:sz w:val="21"/>
          <w:szCs w:val="21"/>
          <w:lang w:val="en-GB" w:eastAsia="zh-CN"/>
        </w:rPr>
        <w:t>6</w:t>
      </w:r>
      <w:r>
        <w:rPr>
          <w:rFonts w:ascii="Arial" w:hAnsi="Arial" w:cs="Arial" w:hint="eastAsia"/>
          <w:b/>
          <w:sz w:val="21"/>
          <w:szCs w:val="21"/>
          <w:lang w:val="en-GB" w:eastAsia="zh-CN"/>
        </w:rPr>
        <w:t xml:space="preserve"> are the steps.</w:t>
      </w:r>
    </w:p>
    <w:p w:rsidR="003E221D" w:rsidRDefault="003E221D" w:rsidP="003E221D">
      <w:pPr>
        <w:rPr>
          <w:rFonts w:ascii="Arial" w:hAnsi="Arial" w:cs="Arial" w:hint="eastAsia"/>
          <w:b/>
          <w:sz w:val="21"/>
          <w:szCs w:val="21"/>
          <w:lang w:val="en-GB" w:eastAsia="zh-CN"/>
        </w:rPr>
      </w:pPr>
      <w:r>
        <w:rPr>
          <w:rFonts w:ascii="Arial" w:hAnsi="Arial" w:cs="Arial" w:hint="eastAsia"/>
          <w:b/>
          <w:sz w:val="21"/>
          <w:szCs w:val="21"/>
          <w:lang w:val="en-GB" w:eastAsia="zh-CN"/>
        </w:rPr>
        <w:t>Data</w:t>
      </w:r>
      <w:r w:rsidR="0013767D">
        <w:rPr>
          <w:rFonts w:ascii="Arial" w:hAnsi="Arial" w:cs="Arial" w:hint="eastAsia"/>
          <w:b/>
          <w:sz w:val="21"/>
          <w:szCs w:val="21"/>
          <w:lang w:val="en-GB" w:eastAsia="zh-CN"/>
        </w:rPr>
        <w:t>5</w:t>
      </w:r>
      <w:r>
        <w:rPr>
          <w:rFonts w:ascii="Arial" w:hAnsi="Arial" w:cs="Arial" w:hint="eastAsia"/>
          <w:b/>
          <w:sz w:val="21"/>
          <w:szCs w:val="21"/>
          <w:lang w:val="en-GB" w:eastAsia="zh-CN"/>
        </w:rPr>
        <w:t xml:space="preserve"> = 0 and Data</w:t>
      </w:r>
      <w:r w:rsidR="0013767D">
        <w:rPr>
          <w:rFonts w:ascii="Arial" w:hAnsi="Arial" w:cs="Arial" w:hint="eastAsia"/>
          <w:b/>
          <w:sz w:val="21"/>
          <w:szCs w:val="21"/>
          <w:lang w:val="en-GB" w:eastAsia="zh-CN"/>
        </w:rPr>
        <w:t>6</w:t>
      </w:r>
      <w:r>
        <w:rPr>
          <w:rFonts w:ascii="Arial" w:hAnsi="Arial" w:cs="Arial" w:hint="eastAsia"/>
          <w:b/>
          <w:sz w:val="21"/>
          <w:szCs w:val="21"/>
          <w:lang w:val="en-GB" w:eastAsia="zh-CN"/>
        </w:rPr>
        <w:t xml:space="preserve"> = 0, step=0.</w:t>
      </w:r>
    </w:p>
    <w:p w:rsidR="003E221D" w:rsidRPr="00CC62DE" w:rsidRDefault="003E221D" w:rsidP="003E221D">
      <w:pPr>
        <w:rPr>
          <w:rFonts w:ascii="Arial" w:hAnsi="Arial" w:cs="Arial" w:hint="eastAsia"/>
          <w:b/>
          <w:sz w:val="21"/>
          <w:szCs w:val="21"/>
          <w:lang w:val="en-GB" w:eastAsia="zh-CN"/>
        </w:rPr>
      </w:pPr>
    </w:p>
    <w:p w:rsidR="003E221D" w:rsidRPr="00CC62DE" w:rsidRDefault="003E221D" w:rsidP="003E221D">
      <w:pPr>
        <w:rPr>
          <w:rFonts w:ascii="Arial" w:hAnsi="Arial" w:cs="Arial" w:hint="eastAsia"/>
          <w:b/>
          <w:sz w:val="21"/>
          <w:szCs w:val="21"/>
          <w:lang w:val="en-GB" w:eastAsia="zh-CN"/>
        </w:rPr>
      </w:pPr>
      <w:r w:rsidRPr="00CC62DE">
        <w:rPr>
          <w:rFonts w:ascii="Arial" w:hAnsi="Arial" w:cs="Arial"/>
          <w:b/>
          <w:sz w:val="21"/>
          <w:szCs w:val="21"/>
          <w:lang w:val="en-GB" w:eastAsia="zh-CN"/>
        </w:rPr>
        <w:t>The ECU answer with the acknowledgement sent as follow</w:t>
      </w:r>
      <w:r w:rsidRPr="00CC62DE">
        <w:rPr>
          <w:rFonts w:ascii="Arial" w:hAnsi="Arial" w:cs="Arial" w:hint="eastAsia"/>
          <w:b/>
          <w:sz w:val="21"/>
          <w:szCs w:val="21"/>
          <w:lang w:val="en-GB" w:eastAsia="zh-CN"/>
        </w:rPr>
        <w:t>ing</w:t>
      </w:r>
      <w:r w:rsidRPr="00CC62DE">
        <w:rPr>
          <w:rFonts w:ascii="Arial" w:hAnsi="Arial" w:cs="Arial"/>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3E221D" w:rsidRPr="00CC62DE" w:rsidTr="00E84D61">
        <w:trPr>
          <w:trHeight w:val="276"/>
        </w:trPr>
        <w:tc>
          <w:tcPr>
            <w:tcW w:w="0" w:type="auto"/>
            <w:shd w:val="clear" w:color="auto" w:fill="E6E6E6"/>
            <w:vAlign w:val="center"/>
          </w:tcPr>
          <w:p w:rsidR="003E221D" w:rsidRPr="00CC62DE" w:rsidRDefault="003E221D" w:rsidP="00E84D61">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3E221D" w:rsidRPr="00CC62DE" w:rsidRDefault="003E221D" w:rsidP="00E84D61">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3E221D" w:rsidRPr="00CC62DE" w:rsidRDefault="003E221D" w:rsidP="00E84D61">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3E221D" w:rsidRPr="00CC62DE" w:rsidRDefault="003E221D" w:rsidP="00E84D61">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3E221D" w:rsidRPr="00CC62DE" w:rsidRDefault="003E221D" w:rsidP="00E84D61">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3E221D" w:rsidRPr="00CC62DE" w:rsidRDefault="003E221D" w:rsidP="00E84D61">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3E221D" w:rsidRPr="00CC62DE" w:rsidRDefault="003E221D" w:rsidP="00E84D61">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3E221D" w:rsidRPr="00CC62DE" w:rsidRDefault="003E221D" w:rsidP="00E84D61">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3E221D" w:rsidRPr="00CC62DE" w:rsidRDefault="003E221D" w:rsidP="00E84D61">
            <w:pPr>
              <w:jc w:val="center"/>
              <w:rPr>
                <w:rFonts w:ascii="Arial" w:hAnsi="Arial" w:hint="eastAsia"/>
                <w:b/>
                <w:sz w:val="18"/>
                <w:lang w:eastAsia="zh-CN"/>
              </w:rPr>
            </w:pPr>
            <w:r w:rsidRPr="00CC62DE">
              <w:rPr>
                <w:rFonts w:ascii="Arial" w:hAnsi="Arial" w:hint="eastAsia"/>
                <w:b/>
                <w:sz w:val="18"/>
                <w:lang w:eastAsia="zh-CN"/>
              </w:rPr>
              <w:t>Data7</w:t>
            </w:r>
          </w:p>
        </w:tc>
      </w:tr>
      <w:tr w:rsidR="003E221D" w:rsidRPr="00CC62DE" w:rsidTr="00E84D61">
        <w:trPr>
          <w:trHeight w:val="223"/>
        </w:trPr>
        <w:tc>
          <w:tcPr>
            <w:tcW w:w="0" w:type="auto"/>
            <w:shd w:val="clear" w:color="auto" w:fill="auto"/>
            <w:vAlign w:val="center"/>
          </w:tcPr>
          <w:p w:rsidR="003E221D" w:rsidRPr="00CC62DE" w:rsidRDefault="003E221D" w:rsidP="00E84D61">
            <w:pPr>
              <w:jc w:val="center"/>
              <w:rPr>
                <w:rFonts w:ascii="Arial" w:hAnsi="Arial" w:hint="eastAsia"/>
                <w:sz w:val="18"/>
                <w:lang w:eastAsia="zh-CN"/>
              </w:rPr>
            </w:pPr>
            <w:r w:rsidRPr="00CC62DE">
              <w:rPr>
                <w:rFonts w:ascii="Arial" w:hAnsi="Arial"/>
                <w:sz w:val="18"/>
              </w:rPr>
              <w:t>0x774</w:t>
            </w:r>
          </w:p>
        </w:tc>
        <w:tc>
          <w:tcPr>
            <w:tcW w:w="0" w:type="auto"/>
            <w:shd w:val="clear" w:color="auto" w:fill="auto"/>
            <w:vAlign w:val="center"/>
          </w:tcPr>
          <w:p w:rsidR="003E221D" w:rsidRPr="00CC62DE" w:rsidRDefault="003E221D" w:rsidP="00E84D61">
            <w:pPr>
              <w:jc w:val="center"/>
              <w:rPr>
                <w:rFonts w:ascii="Arial" w:hAnsi="Arial"/>
                <w:sz w:val="18"/>
                <w:lang w:eastAsia="zh-CN"/>
              </w:rPr>
            </w:pPr>
            <w:r w:rsidRPr="00CC62DE">
              <w:rPr>
                <w:rFonts w:ascii="Arial" w:hAnsi="Arial"/>
                <w:sz w:val="18"/>
              </w:rPr>
              <w:t>0x</w:t>
            </w:r>
            <w:r>
              <w:rPr>
                <w:rFonts w:ascii="Arial" w:hAnsi="Arial" w:hint="eastAsia"/>
                <w:sz w:val="18"/>
                <w:lang w:eastAsia="zh-CN"/>
              </w:rPr>
              <w:t>5B</w:t>
            </w:r>
          </w:p>
        </w:tc>
        <w:tc>
          <w:tcPr>
            <w:tcW w:w="0" w:type="auto"/>
            <w:shd w:val="clear" w:color="auto" w:fill="auto"/>
            <w:vAlign w:val="center"/>
          </w:tcPr>
          <w:p w:rsidR="003E221D" w:rsidRPr="00CC62DE" w:rsidRDefault="003E221D" w:rsidP="003E221D">
            <w:pPr>
              <w:keepNext/>
              <w:jc w:val="center"/>
              <w:rPr>
                <w:rFonts w:ascii="Arial" w:hAnsi="Arial" w:hint="eastAsia"/>
                <w:sz w:val="18"/>
                <w:lang w:val="en-GB" w:eastAsia="zh-CN"/>
              </w:rPr>
            </w:pPr>
            <w:r w:rsidRPr="00CC62DE">
              <w:rPr>
                <w:rFonts w:ascii="Arial" w:hAnsi="Arial"/>
                <w:sz w:val="18"/>
                <w:lang w:val="en-GB"/>
              </w:rPr>
              <w:t>0</w:t>
            </w:r>
            <w:r w:rsidRPr="00CC62DE">
              <w:rPr>
                <w:rFonts w:ascii="Arial" w:hAnsi="Arial" w:hint="eastAsia"/>
                <w:sz w:val="18"/>
                <w:lang w:val="en-GB" w:eastAsia="zh-CN"/>
              </w:rPr>
              <w:t>x0</w:t>
            </w:r>
            <w:r>
              <w:rPr>
                <w:rFonts w:ascii="Arial" w:hAnsi="Arial" w:hint="eastAsia"/>
                <w:sz w:val="18"/>
                <w:lang w:val="en-GB" w:eastAsia="zh-CN"/>
              </w:rPr>
              <w:t>1</w:t>
            </w:r>
          </w:p>
        </w:tc>
        <w:tc>
          <w:tcPr>
            <w:tcW w:w="1036" w:type="dxa"/>
            <w:shd w:val="clear" w:color="auto" w:fill="auto"/>
          </w:tcPr>
          <w:p w:rsidR="003E221D" w:rsidRPr="00CC62DE" w:rsidRDefault="003E221D" w:rsidP="00E84D61">
            <w:pPr>
              <w:keepNext/>
              <w:jc w:val="center"/>
              <w:rPr>
                <w:rFonts w:ascii="Arial" w:hAnsi="Arial" w:hint="eastAsia"/>
                <w:sz w:val="18"/>
                <w:lang w:val="en-GB" w:eastAsia="zh-CN"/>
              </w:rPr>
            </w:pPr>
            <w:r>
              <w:rPr>
                <w:rFonts w:ascii="Arial" w:hAnsi="Arial" w:hint="eastAsia"/>
                <w:sz w:val="18"/>
                <w:lang w:val="en-GB" w:eastAsia="zh-CN"/>
              </w:rPr>
              <w:t>0x01</w:t>
            </w:r>
          </w:p>
        </w:tc>
        <w:tc>
          <w:tcPr>
            <w:tcW w:w="0" w:type="auto"/>
          </w:tcPr>
          <w:p w:rsidR="003E221D" w:rsidRPr="00CC62DE" w:rsidRDefault="003E221D" w:rsidP="00E84D61">
            <w:pPr>
              <w:jc w:val="center"/>
              <w:rPr>
                <w:rFonts w:ascii="Arial" w:hAnsi="Arial" w:hint="eastAsia"/>
                <w:sz w:val="18"/>
                <w:lang w:val="en-GB" w:eastAsia="zh-CN"/>
              </w:rPr>
            </w:pPr>
            <w:r>
              <w:rPr>
                <w:rFonts w:ascii="Arial" w:hAnsi="Arial" w:hint="eastAsia"/>
                <w:sz w:val="18"/>
                <w:lang w:val="en-GB" w:eastAsia="zh-CN"/>
              </w:rPr>
              <w:t>0x04</w:t>
            </w:r>
          </w:p>
        </w:tc>
        <w:tc>
          <w:tcPr>
            <w:tcW w:w="0" w:type="auto"/>
          </w:tcPr>
          <w:p w:rsidR="003E221D" w:rsidRPr="00CC62DE" w:rsidRDefault="003E221D" w:rsidP="00E84D61">
            <w:pPr>
              <w:jc w:val="center"/>
              <w:rPr>
                <w:rFonts w:ascii="Arial" w:hAnsi="Arial"/>
                <w:sz w:val="18"/>
                <w:lang w:val="en-GB" w:eastAsia="zh-CN"/>
              </w:rPr>
            </w:pPr>
            <w:r>
              <w:rPr>
                <w:rFonts w:ascii="Arial" w:hAnsi="Arial" w:hint="eastAsia"/>
                <w:sz w:val="18"/>
                <w:lang w:val="en-GB" w:eastAsia="zh-CN"/>
              </w:rPr>
              <w:t>0x00</w:t>
            </w:r>
          </w:p>
        </w:tc>
        <w:tc>
          <w:tcPr>
            <w:tcW w:w="0" w:type="auto"/>
          </w:tcPr>
          <w:p w:rsidR="003E221D" w:rsidRPr="00CC62DE" w:rsidRDefault="003E221D" w:rsidP="003E221D">
            <w:pPr>
              <w:jc w:val="center"/>
              <w:rPr>
                <w:rFonts w:ascii="Arial" w:hAnsi="Arial"/>
                <w:sz w:val="18"/>
                <w:lang w:val="en-GB" w:eastAsia="zh-CN"/>
              </w:rPr>
            </w:pPr>
            <w:r>
              <w:rPr>
                <w:rFonts w:ascii="Arial" w:hAnsi="Arial" w:hint="eastAsia"/>
                <w:sz w:val="18"/>
                <w:lang w:val="en-GB" w:eastAsia="zh-CN"/>
              </w:rPr>
              <w:t>0x01</w:t>
            </w:r>
          </w:p>
        </w:tc>
        <w:tc>
          <w:tcPr>
            <w:tcW w:w="0" w:type="auto"/>
          </w:tcPr>
          <w:p w:rsidR="003E221D" w:rsidRPr="00CC62DE" w:rsidRDefault="003E221D" w:rsidP="00E84D61">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3E221D" w:rsidRPr="00CC62DE" w:rsidRDefault="003E221D" w:rsidP="00E84D61">
            <w:pPr>
              <w:jc w:val="center"/>
            </w:pPr>
            <w:r w:rsidRPr="00CC62DE">
              <w:rPr>
                <w:rFonts w:ascii="Arial" w:hAnsi="Arial" w:hint="eastAsia"/>
                <w:sz w:val="18"/>
                <w:lang w:val="en-GB" w:eastAsia="zh-CN"/>
              </w:rPr>
              <w:t>--</w:t>
            </w:r>
          </w:p>
        </w:tc>
      </w:tr>
      <w:bookmarkEnd w:id="221"/>
      <w:bookmarkEnd w:id="222"/>
    </w:tbl>
    <w:p w:rsidR="006778B2" w:rsidRDefault="006778B2" w:rsidP="00280237">
      <w:pPr>
        <w:spacing w:line="24" w:lineRule="atLeast"/>
        <w:rPr>
          <w:rFonts w:cs="Arial" w:hint="eastAsia"/>
          <w:lang w:eastAsia="zh-CN"/>
        </w:rPr>
      </w:pPr>
    </w:p>
    <w:p w:rsidR="00BA207F" w:rsidRDefault="00BA207F" w:rsidP="00BA207F">
      <w:pPr>
        <w:numPr>
          <w:ilvl w:val="0"/>
          <w:numId w:val="10"/>
        </w:numPr>
        <w:spacing w:line="24" w:lineRule="atLeast"/>
        <w:rPr>
          <w:rFonts w:cs="Arial" w:hint="eastAsia"/>
          <w:lang w:eastAsia="zh-CN"/>
        </w:rPr>
      </w:pPr>
      <w:r>
        <w:rPr>
          <w:rFonts w:cs="Arial" w:hint="eastAsia"/>
          <w:spacing w:val="-1"/>
          <w:szCs w:val="21"/>
          <w:lang w:eastAsia="zh-CN"/>
        </w:rPr>
        <w:t>T</w:t>
      </w:r>
      <w:r>
        <w:rPr>
          <w:rFonts w:cs="Arial" w:hint="eastAsia"/>
          <w:spacing w:val="-1"/>
          <w:szCs w:val="21"/>
        </w:rPr>
        <w:t xml:space="preserve">he </w:t>
      </w:r>
      <w:r>
        <w:rPr>
          <w:rFonts w:cs="Arial" w:hint="eastAsia"/>
          <w:spacing w:val="-1"/>
          <w:szCs w:val="21"/>
          <w:lang w:eastAsia="zh-CN"/>
        </w:rPr>
        <w:t>second</w:t>
      </w:r>
      <w:r>
        <w:rPr>
          <w:rFonts w:cs="Arial" w:hint="eastAsia"/>
          <w:spacing w:val="-1"/>
          <w:szCs w:val="21"/>
        </w:rPr>
        <w:t xml:space="preserve"> calibrate point</w:t>
      </w:r>
      <w:r>
        <w:rPr>
          <w:rFonts w:cs="Arial" w:hint="eastAsia"/>
          <w:spacing w:val="-1"/>
          <w:szCs w:val="21"/>
          <w:lang w:eastAsia="zh-CN"/>
        </w:rPr>
        <w:t xml:space="preserve"> (</w:t>
      </w:r>
      <w:r>
        <w:rPr>
          <w:rFonts w:cs="Arial"/>
          <w:spacing w:val="-1"/>
          <w:szCs w:val="21"/>
          <w:lang w:eastAsia="zh-CN"/>
        </w:rPr>
        <w:t>“</w:t>
      </w:r>
      <w:r>
        <w:rPr>
          <w:rFonts w:cs="Arial" w:hint="eastAsia"/>
          <w:spacing w:val="-1"/>
          <w:szCs w:val="21"/>
          <w:lang w:eastAsia="zh-CN"/>
        </w:rPr>
        <w:t>Green Region</w:t>
      </w:r>
      <w:r>
        <w:rPr>
          <w:rFonts w:cs="Arial"/>
          <w:spacing w:val="-1"/>
          <w:szCs w:val="21"/>
          <w:lang w:eastAsia="zh-CN"/>
        </w:rPr>
        <w:t>”</w:t>
      </w:r>
      <w:r>
        <w:rPr>
          <w:rFonts w:cs="Arial" w:hint="eastAsia"/>
          <w:spacing w:val="-1"/>
          <w:szCs w:val="21"/>
          <w:lang w:eastAsia="zh-CN"/>
        </w:rPr>
        <w:t>)</w:t>
      </w:r>
    </w:p>
    <w:p w:rsidR="00BA207F" w:rsidRPr="00CC62DE" w:rsidRDefault="00BA207F" w:rsidP="00BA207F">
      <w:pPr>
        <w:spacing w:line="24" w:lineRule="atLeast"/>
        <w:rPr>
          <w:rFonts w:cs="Arial" w:hint="eastAsia"/>
          <w:lang w:eastAsia="zh-CN"/>
        </w:rPr>
      </w:pPr>
      <w:r w:rsidRPr="00CC62DE">
        <w:rPr>
          <w:rFonts w:cs="Arial"/>
          <w:spacing w:val="-1"/>
          <w:szCs w:val="21"/>
        </w:rPr>
        <w:t>–</w:t>
      </w:r>
      <w:r>
        <w:rPr>
          <w:rFonts w:cs="Arial" w:hint="eastAsia"/>
          <w:spacing w:val="-1"/>
          <w:szCs w:val="21"/>
          <w:lang w:eastAsia="zh-CN"/>
        </w:rPr>
        <w:t>Step 1</w:t>
      </w:r>
      <w:r w:rsidRPr="00CC62DE">
        <w:rPr>
          <w:rFonts w:cs="Arial"/>
          <w:spacing w:val="-1"/>
          <w:szCs w:val="21"/>
        </w:rPr>
        <w:t xml:space="preserve"> </w:t>
      </w:r>
      <w:r>
        <w:rPr>
          <w:rFonts w:cs="Arial" w:hint="eastAsia"/>
          <w:spacing w:val="-1"/>
          <w:szCs w:val="21"/>
        </w:rPr>
        <w:t xml:space="preserve">Get </w:t>
      </w:r>
      <w:r>
        <w:rPr>
          <w:rFonts w:cs="Arial" w:hint="eastAsia"/>
          <w:spacing w:val="-1"/>
          <w:szCs w:val="21"/>
          <w:lang w:eastAsia="zh-CN"/>
        </w:rPr>
        <w:t xml:space="preserve">the </w:t>
      </w:r>
      <w:r>
        <w:rPr>
          <w:rFonts w:cs="Arial" w:hint="eastAsia"/>
          <w:spacing w:val="-1"/>
          <w:szCs w:val="21"/>
        </w:rPr>
        <w:t>calibrate point step</w:t>
      </w:r>
      <w:r>
        <w:rPr>
          <w:rFonts w:cs="Arial" w:hint="eastAsia"/>
          <w:spacing w:val="-1"/>
          <w:szCs w:val="21"/>
          <w:lang w:eastAsia="zh-CN"/>
        </w:rPr>
        <w:t xml:space="preserve"> </w:t>
      </w:r>
    </w:p>
    <w:p w:rsidR="00212AD5" w:rsidRPr="00CC62DE" w:rsidRDefault="00212AD5" w:rsidP="00212AD5">
      <w:pPr>
        <w:rPr>
          <w:rFonts w:ascii="Arial" w:hAnsi="Arial" w:cs="Arial" w:hint="eastAsia"/>
          <w:b/>
          <w:sz w:val="21"/>
          <w:szCs w:val="21"/>
          <w:lang w:val="en-GB" w:eastAsia="zh-CN"/>
        </w:rPr>
      </w:pPr>
      <w:r w:rsidRPr="00CC62DE">
        <w:rPr>
          <w:rFonts w:ascii="Arial" w:hAnsi="Arial" w:cs="Arial"/>
          <w:b/>
          <w:sz w:val="21"/>
          <w:szCs w:val="21"/>
          <w:lang w:val="en-GB" w:eastAsia="zh-CN"/>
        </w:rPr>
        <w:t xml:space="preserve">The following command can be used to </w:t>
      </w:r>
      <w:r w:rsidRPr="006778B2">
        <w:rPr>
          <w:rFonts w:ascii="Arial" w:hAnsi="Arial" w:cs="Arial" w:hint="eastAsia"/>
          <w:b/>
          <w:sz w:val="21"/>
          <w:szCs w:val="21"/>
          <w:lang w:val="en-GB" w:eastAsia="zh-CN"/>
        </w:rPr>
        <w:t>Get the first calibrate point step</w:t>
      </w:r>
      <w:r w:rsidRPr="00CC62DE">
        <w:rPr>
          <w:rFonts w:ascii="Arial" w:hAnsi="Arial" w:cs="Arial" w:hint="eastAsia"/>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212AD5" w:rsidRPr="00CC62DE" w:rsidTr="00E84D61">
        <w:trPr>
          <w:trHeight w:val="276"/>
        </w:trPr>
        <w:tc>
          <w:tcPr>
            <w:tcW w:w="0" w:type="auto"/>
            <w:shd w:val="clear" w:color="auto" w:fill="E6E6E6"/>
            <w:vAlign w:val="center"/>
          </w:tcPr>
          <w:p w:rsidR="00212AD5" w:rsidRPr="00CC62DE" w:rsidRDefault="00212AD5" w:rsidP="00E84D61">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Data7</w:t>
            </w:r>
          </w:p>
        </w:tc>
      </w:tr>
      <w:tr w:rsidR="00212AD5" w:rsidRPr="00CC62DE" w:rsidTr="00E84D61">
        <w:trPr>
          <w:trHeight w:val="243"/>
        </w:trPr>
        <w:tc>
          <w:tcPr>
            <w:tcW w:w="0" w:type="auto"/>
            <w:shd w:val="clear" w:color="auto" w:fill="auto"/>
            <w:vAlign w:val="center"/>
          </w:tcPr>
          <w:p w:rsidR="00212AD5" w:rsidRPr="00CC62DE" w:rsidRDefault="00212AD5" w:rsidP="00E84D61">
            <w:pPr>
              <w:jc w:val="center"/>
              <w:rPr>
                <w:rFonts w:ascii="Arial" w:hAnsi="Arial" w:hint="eastAsia"/>
                <w:sz w:val="18"/>
                <w:lang w:eastAsia="zh-CN"/>
              </w:rPr>
            </w:pPr>
            <w:r w:rsidRPr="00CC62DE">
              <w:rPr>
                <w:rFonts w:ascii="Arial" w:hAnsi="Arial" w:hint="eastAsia"/>
                <w:sz w:val="18"/>
                <w:lang w:eastAsia="zh-CN"/>
              </w:rPr>
              <w:t>0x772</w:t>
            </w:r>
          </w:p>
        </w:tc>
        <w:tc>
          <w:tcPr>
            <w:tcW w:w="0" w:type="auto"/>
            <w:shd w:val="clear" w:color="auto" w:fill="auto"/>
            <w:vAlign w:val="center"/>
          </w:tcPr>
          <w:p w:rsidR="00212AD5" w:rsidRPr="00CC62DE" w:rsidRDefault="00212AD5" w:rsidP="00E84D61">
            <w:pPr>
              <w:jc w:val="center"/>
              <w:rPr>
                <w:rFonts w:ascii="Arial" w:hAnsi="Arial"/>
                <w:sz w:val="18"/>
                <w:lang w:eastAsia="zh-CN"/>
              </w:rPr>
            </w:pPr>
            <w:r w:rsidRPr="00CC62DE">
              <w:rPr>
                <w:rFonts w:ascii="Arial" w:hAnsi="Arial"/>
                <w:sz w:val="18"/>
              </w:rPr>
              <w:t>0x</w:t>
            </w:r>
            <w:r>
              <w:rPr>
                <w:rFonts w:ascii="Arial" w:hAnsi="Arial" w:hint="eastAsia"/>
                <w:sz w:val="18"/>
                <w:lang w:eastAsia="zh-CN"/>
              </w:rPr>
              <w:t>1B</w:t>
            </w:r>
          </w:p>
        </w:tc>
        <w:tc>
          <w:tcPr>
            <w:tcW w:w="0" w:type="auto"/>
            <w:shd w:val="clear" w:color="auto" w:fill="auto"/>
            <w:vAlign w:val="center"/>
          </w:tcPr>
          <w:p w:rsidR="00212AD5" w:rsidRPr="00CC62DE" w:rsidRDefault="00212AD5" w:rsidP="00E84D61">
            <w:pPr>
              <w:keepNext/>
              <w:jc w:val="center"/>
              <w:rPr>
                <w:rFonts w:ascii="Arial" w:hAnsi="Arial"/>
                <w:sz w:val="18"/>
                <w:lang w:val="en-GB" w:eastAsia="zh-CN"/>
              </w:rPr>
            </w:pPr>
            <w:r w:rsidRPr="00CC62DE">
              <w:rPr>
                <w:rFonts w:ascii="Arial" w:hAnsi="Arial"/>
                <w:sz w:val="18"/>
                <w:lang w:val="en-GB"/>
              </w:rPr>
              <w:t>0x</w:t>
            </w:r>
            <w:r w:rsidRPr="00CC62DE">
              <w:rPr>
                <w:rFonts w:ascii="Arial" w:hAnsi="Arial" w:hint="eastAsia"/>
                <w:sz w:val="18"/>
                <w:lang w:val="en-GB" w:eastAsia="zh-CN"/>
              </w:rPr>
              <w:t>0</w:t>
            </w:r>
            <w:r>
              <w:rPr>
                <w:rFonts w:ascii="Arial" w:hAnsi="Arial" w:hint="eastAsia"/>
                <w:sz w:val="18"/>
                <w:lang w:val="en-GB" w:eastAsia="zh-CN"/>
              </w:rPr>
              <w:t>0</w:t>
            </w:r>
          </w:p>
        </w:tc>
        <w:tc>
          <w:tcPr>
            <w:tcW w:w="1036" w:type="dxa"/>
            <w:shd w:val="clear" w:color="auto" w:fill="auto"/>
          </w:tcPr>
          <w:p w:rsidR="00212AD5" w:rsidRPr="00CC62DE" w:rsidRDefault="00212AD5" w:rsidP="00E84D61">
            <w:pPr>
              <w:keepNext/>
              <w:jc w:val="center"/>
              <w:rPr>
                <w:rFonts w:ascii="Arial" w:hAnsi="Arial" w:hint="eastAsia"/>
                <w:sz w:val="18"/>
                <w:lang w:val="en-GB" w:eastAsia="zh-CN"/>
              </w:rPr>
            </w:pPr>
            <w:r w:rsidRPr="00CC62DE">
              <w:rPr>
                <w:rFonts w:ascii="Arial" w:hAnsi="Arial"/>
                <w:sz w:val="18"/>
                <w:lang w:val="en-GB"/>
              </w:rPr>
              <w:t>0x</w:t>
            </w:r>
            <w:r>
              <w:rPr>
                <w:rFonts w:ascii="Arial" w:hAnsi="Arial" w:hint="eastAsia"/>
                <w:sz w:val="18"/>
                <w:lang w:val="en-GB" w:eastAsia="zh-CN"/>
              </w:rPr>
              <w:t>01</w:t>
            </w:r>
          </w:p>
        </w:tc>
        <w:tc>
          <w:tcPr>
            <w:tcW w:w="0" w:type="auto"/>
          </w:tcPr>
          <w:p w:rsidR="00212AD5" w:rsidRPr="00CC62DE" w:rsidRDefault="00212AD5" w:rsidP="00E84D61">
            <w:pPr>
              <w:jc w:val="center"/>
              <w:rPr>
                <w:rFonts w:ascii="Arial" w:hAnsi="Arial" w:hint="eastAsia"/>
                <w:sz w:val="18"/>
                <w:lang w:val="en-GB" w:eastAsia="zh-CN"/>
              </w:rPr>
            </w:pPr>
            <w:r w:rsidRPr="00CC62DE">
              <w:rPr>
                <w:rFonts w:ascii="Arial" w:hAnsi="Arial" w:hint="eastAsia"/>
                <w:sz w:val="18"/>
                <w:lang w:val="en-GB" w:eastAsia="zh-CN"/>
              </w:rPr>
              <w:t>0x</w:t>
            </w:r>
            <w:r>
              <w:rPr>
                <w:rFonts w:ascii="Arial" w:hAnsi="Arial" w:hint="eastAsia"/>
                <w:sz w:val="18"/>
                <w:lang w:val="en-GB" w:eastAsia="zh-CN"/>
              </w:rPr>
              <w:t>04</w:t>
            </w:r>
          </w:p>
        </w:tc>
        <w:tc>
          <w:tcPr>
            <w:tcW w:w="0" w:type="auto"/>
          </w:tcPr>
          <w:p w:rsidR="00212AD5" w:rsidRPr="00CC62DE" w:rsidRDefault="00212AD5" w:rsidP="00212AD5">
            <w:pPr>
              <w:jc w:val="center"/>
              <w:rPr>
                <w:rFonts w:ascii="Arial" w:hAnsi="Arial" w:hint="eastAsia"/>
                <w:sz w:val="18"/>
                <w:lang w:val="en-GB" w:eastAsia="zh-CN"/>
              </w:rPr>
            </w:pPr>
            <w:r w:rsidRPr="00CC62DE">
              <w:rPr>
                <w:rFonts w:ascii="Arial" w:hAnsi="Arial" w:cs="Arial" w:hint="eastAsia"/>
                <w:sz w:val="18"/>
                <w:szCs w:val="18"/>
                <w:lang w:val="en-GB" w:eastAsia="zh-CN"/>
              </w:rPr>
              <w:t>0x</w:t>
            </w:r>
            <w:r>
              <w:rPr>
                <w:rFonts w:ascii="Arial" w:hAnsi="Arial" w:cs="Arial" w:hint="eastAsia"/>
                <w:sz w:val="18"/>
                <w:szCs w:val="18"/>
                <w:lang w:val="en-GB" w:eastAsia="zh-CN"/>
              </w:rPr>
              <w:t>01</w:t>
            </w:r>
          </w:p>
        </w:tc>
        <w:tc>
          <w:tcPr>
            <w:tcW w:w="0" w:type="auto"/>
          </w:tcPr>
          <w:p w:rsidR="00212AD5" w:rsidRPr="00CC62DE" w:rsidRDefault="00212AD5" w:rsidP="00E84D61">
            <w:pPr>
              <w:jc w:val="center"/>
              <w:rPr>
                <w:rFonts w:ascii="Arial" w:hAnsi="Arial" w:hint="eastAsia"/>
                <w:sz w:val="18"/>
                <w:lang w:val="en-GB" w:eastAsia="zh-CN"/>
              </w:rPr>
            </w:pPr>
            <w:r w:rsidRPr="00CC62DE">
              <w:rPr>
                <w:rFonts w:ascii="Arial" w:hAnsi="Arial" w:cs="Arial" w:hint="eastAsia"/>
                <w:sz w:val="18"/>
                <w:szCs w:val="18"/>
                <w:lang w:val="en-GB" w:eastAsia="zh-CN"/>
              </w:rPr>
              <w:t>0xAA</w:t>
            </w:r>
          </w:p>
        </w:tc>
        <w:tc>
          <w:tcPr>
            <w:tcW w:w="0" w:type="auto"/>
          </w:tcPr>
          <w:p w:rsidR="00212AD5" w:rsidRPr="00CC62DE" w:rsidRDefault="00212AD5" w:rsidP="00E84D61">
            <w:pPr>
              <w:jc w:val="center"/>
              <w:rPr>
                <w:rFonts w:hint="eastAsia"/>
                <w:lang w:eastAsia="zh-CN"/>
              </w:rPr>
            </w:pPr>
            <w:r w:rsidRPr="00CC62DE">
              <w:rPr>
                <w:rFonts w:ascii="Arial" w:hAnsi="Arial" w:cs="Arial" w:hint="eastAsia"/>
                <w:sz w:val="18"/>
                <w:szCs w:val="18"/>
                <w:lang w:val="en-GB" w:eastAsia="zh-CN"/>
              </w:rPr>
              <w:t>0xAA</w:t>
            </w:r>
          </w:p>
        </w:tc>
        <w:tc>
          <w:tcPr>
            <w:tcW w:w="0" w:type="auto"/>
          </w:tcPr>
          <w:p w:rsidR="00212AD5" w:rsidRPr="00CC62DE" w:rsidRDefault="00212AD5" w:rsidP="00E84D61">
            <w:pPr>
              <w:jc w:val="center"/>
              <w:rPr>
                <w:rFonts w:hint="eastAsia"/>
                <w:lang w:eastAsia="zh-CN"/>
              </w:rPr>
            </w:pPr>
            <w:r w:rsidRPr="00CC62DE">
              <w:rPr>
                <w:rFonts w:ascii="Arial" w:hAnsi="Arial" w:cs="Arial" w:hint="eastAsia"/>
                <w:sz w:val="18"/>
                <w:szCs w:val="18"/>
                <w:lang w:val="en-GB" w:eastAsia="zh-CN"/>
              </w:rPr>
              <w:t>0xAA</w:t>
            </w:r>
          </w:p>
        </w:tc>
      </w:tr>
    </w:tbl>
    <w:p w:rsidR="00212AD5" w:rsidRPr="00CC62DE" w:rsidRDefault="00212AD5" w:rsidP="00212AD5">
      <w:pPr>
        <w:rPr>
          <w:rFonts w:ascii="Arial" w:hAnsi="Arial" w:cs="Arial" w:hint="eastAsia"/>
          <w:b/>
          <w:sz w:val="21"/>
          <w:szCs w:val="21"/>
          <w:lang w:val="en-GB" w:eastAsia="zh-CN"/>
        </w:rPr>
      </w:pPr>
    </w:p>
    <w:p w:rsidR="00212AD5" w:rsidRPr="00CC62DE" w:rsidRDefault="00212AD5" w:rsidP="00212AD5">
      <w:pPr>
        <w:rPr>
          <w:rFonts w:ascii="Arial" w:hAnsi="Arial" w:cs="Arial" w:hint="eastAsia"/>
          <w:b/>
          <w:sz w:val="21"/>
          <w:szCs w:val="21"/>
          <w:lang w:val="en-GB" w:eastAsia="zh-CN"/>
        </w:rPr>
      </w:pPr>
      <w:r w:rsidRPr="00CC62DE">
        <w:rPr>
          <w:rFonts w:ascii="Arial" w:hAnsi="Arial" w:cs="Arial"/>
          <w:b/>
          <w:sz w:val="21"/>
          <w:szCs w:val="21"/>
          <w:lang w:val="en-GB" w:eastAsia="zh-CN"/>
        </w:rPr>
        <w:t>The ECU answer with the acknowledgement sent as follow</w:t>
      </w:r>
      <w:r w:rsidRPr="00CC62DE">
        <w:rPr>
          <w:rFonts w:ascii="Arial" w:hAnsi="Arial" w:cs="Arial" w:hint="eastAsia"/>
          <w:b/>
          <w:sz w:val="21"/>
          <w:szCs w:val="21"/>
          <w:lang w:val="en-GB" w:eastAsia="zh-CN"/>
        </w:rPr>
        <w:t>ing</w:t>
      </w:r>
      <w:r w:rsidRPr="00CC62DE">
        <w:rPr>
          <w:rFonts w:ascii="Arial" w:hAnsi="Arial" w:cs="Arial"/>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212AD5" w:rsidRPr="00CC62DE" w:rsidTr="00E84D61">
        <w:trPr>
          <w:trHeight w:val="276"/>
        </w:trPr>
        <w:tc>
          <w:tcPr>
            <w:tcW w:w="0" w:type="auto"/>
            <w:shd w:val="clear" w:color="auto" w:fill="E6E6E6"/>
            <w:vAlign w:val="center"/>
          </w:tcPr>
          <w:p w:rsidR="00212AD5" w:rsidRPr="00CC62DE" w:rsidRDefault="00212AD5" w:rsidP="00E84D61">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Data7</w:t>
            </w:r>
          </w:p>
        </w:tc>
      </w:tr>
      <w:tr w:rsidR="00212AD5" w:rsidRPr="00CC62DE" w:rsidTr="00E84D61">
        <w:trPr>
          <w:trHeight w:val="223"/>
        </w:trPr>
        <w:tc>
          <w:tcPr>
            <w:tcW w:w="0" w:type="auto"/>
            <w:shd w:val="clear" w:color="auto" w:fill="auto"/>
            <w:vAlign w:val="center"/>
          </w:tcPr>
          <w:p w:rsidR="00212AD5" w:rsidRPr="00CC62DE" w:rsidRDefault="00212AD5" w:rsidP="00E84D61">
            <w:pPr>
              <w:jc w:val="center"/>
              <w:rPr>
                <w:rFonts w:ascii="Arial" w:hAnsi="Arial" w:hint="eastAsia"/>
                <w:sz w:val="18"/>
                <w:lang w:eastAsia="zh-CN"/>
              </w:rPr>
            </w:pPr>
            <w:r w:rsidRPr="00CC62DE">
              <w:rPr>
                <w:rFonts w:ascii="Arial" w:hAnsi="Arial"/>
                <w:sz w:val="18"/>
              </w:rPr>
              <w:t>0x774</w:t>
            </w:r>
          </w:p>
        </w:tc>
        <w:tc>
          <w:tcPr>
            <w:tcW w:w="0" w:type="auto"/>
            <w:shd w:val="clear" w:color="auto" w:fill="auto"/>
            <w:vAlign w:val="center"/>
          </w:tcPr>
          <w:p w:rsidR="00212AD5" w:rsidRPr="00CC62DE" w:rsidRDefault="00212AD5" w:rsidP="00E84D61">
            <w:pPr>
              <w:jc w:val="center"/>
              <w:rPr>
                <w:rFonts w:ascii="Arial" w:hAnsi="Arial"/>
                <w:sz w:val="18"/>
                <w:lang w:eastAsia="zh-CN"/>
              </w:rPr>
            </w:pPr>
            <w:r w:rsidRPr="00CC62DE">
              <w:rPr>
                <w:rFonts w:ascii="Arial" w:hAnsi="Arial"/>
                <w:sz w:val="18"/>
              </w:rPr>
              <w:t>0x</w:t>
            </w:r>
            <w:r>
              <w:rPr>
                <w:rFonts w:ascii="Arial" w:hAnsi="Arial" w:hint="eastAsia"/>
                <w:sz w:val="18"/>
                <w:lang w:eastAsia="zh-CN"/>
              </w:rPr>
              <w:t>5B</w:t>
            </w:r>
          </w:p>
        </w:tc>
        <w:tc>
          <w:tcPr>
            <w:tcW w:w="0" w:type="auto"/>
            <w:shd w:val="clear" w:color="auto" w:fill="auto"/>
            <w:vAlign w:val="center"/>
          </w:tcPr>
          <w:p w:rsidR="00212AD5" w:rsidRPr="00CC62DE" w:rsidRDefault="00212AD5" w:rsidP="00E84D61">
            <w:pPr>
              <w:keepNext/>
              <w:jc w:val="center"/>
              <w:rPr>
                <w:rFonts w:ascii="Arial" w:hAnsi="Arial" w:hint="eastAsia"/>
                <w:sz w:val="18"/>
                <w:lang w:val="en-GB" w:eastAsia="zh-CN"/>
              </w:rPr>
            </w:pPr>
            <w:r w:rsidRPr="00CC62DE">
              <w:rPr>
                <w:rFonts w:ascii="Arial" w:hAnsi="Arial"/>
                <w:sz w:val="18"/>
                <w:lang w:val="en-GB"/>
              </w:rPr>
              <w:t>0</w:t>
            </w:r>
            <w:r w:rsidRPr="00CC62DE">
              <w:rPr>
                <w:rFonts w:ascii="Arial" w:hAnsi="Arial" w:hint="eastAsia"/>
                <w:sz w:val="18"/>
                <w:lang w:val="en-GB" w:eastAsia="zh-CN"/>
              </w:rPr>
              <w:t>x0</w:t>
            </w:r>
            <w:r>
              <w:rPr>
                <w:rFonts w:ascii="Arial" w:hAnsi="Arial" w:hint="eastAsia"/>
                <w:sz w:val="18"/>
                <w:lang w:val="en-GB" w:eastAsia="zh-CN"/>
              </w:rPr>
              <w:t>0</w:t>
            </w:r>
          </w:p>
        </w:tc>
        <w:tc>
          <w:tcPr>
            <w:tcW w:w="1036" w:type="dxa"/>
            <w:shd w:val="clear" w:color="auto" w:fill="auto"/>
          </w:tcPr>
          <w:p w:rsidR="00212AD5" w:rsidRPr="00CC62DE" w:rsidRDefault="00212AD5" w:rsidP="00E84D61">
            <w:pPr>
              <w:keepNext/>
              <w:jc w:val="center"/>
              <w:rPr>
                <w:rFonts w:ascii="Arial" w:hAnsi="Arial" w:hint="eastAsia"/>
                <w:sz w:val="18"/>
                <w:lang w:val="en-GB" w:eastAsia="zh-CN"/>
              </w:rPr>
            </w:pPr>
            <w:r>
              <w:rPr>
                <w:rFonts w:ascii="Arial" w:hAnsi="Arial" w:hint="eastAsia"/>
                <w:sz w:val="18"/>
                <w:lang w:val="en-GB" w:eastAsia="zh-CN"/>
              </w:rPr>
              <w:t>0x01</w:t>
            </w:r>
          </w:p>
        </w:tc>
        <w:tc>
          <w:tcPr>
            <w:tcW w:w="0" w:type="auto"/>
          </w:tcPr>
          <w:p w:rsidR="00212AD5" w:rsidRPr="00CC62DE" w:rsidRDefault="00212AD5" w:rsidP="00E84D61">
            <w:pPr>
              <w:jc w:val="center"/>
              <w:rPr>
                <w:rFonts w:ascii="Arial" w:hAnsi="Arial" w:hint="eastAsia"/>
                <w:sz w:val="18"/>
                <w:lang w:val="en-GB" w:eastAsia="zh-CN"/>
              </w:rPr>
            </w:pPr>
            <w:r>
              <w:rPr>
                <w:rFonts w:ascii="Arial" w:hAnsi="Arial" w:hint="eastAsia"/>
                <w:sz w:val="18"/>
                <w:lang w:val="en-GB" w:eastAsia="zh-CN"/>
              </w:rPr>
              <w:t>0x04</w:t>
            </w:r>
          </w:p>
        </w:tc>
        <w:tc>
          <w:tcPr>
            <w:tcW w:w="0" w:type="auto"/>
          </w:tcPr>
          <w:p w:rsidR="00212AD5" w:rsidRPr="00CC62DE" w:rsidRDefault="00212AD5" w:rsidP="00212AD5">
            <w:pPr>
              <w:jc w:val="center"/>
              <w:rPr>
                <w:rFonts w:ascii="Arial" w:hAnsi="Arial"/>
                <w:sz w:val="18"/>
                <w:lang w:val="en-GB" w:eastAsia="zh-CN"/>
              </w:rPr>
            </w:pPr>
            <w:r>
              <w:rPr>
                <w:rFonts w:ascii="Arial" w:hAnsi="Arial" w:hint="eastAsia"/>
                <w:sz w:val="18"/>
                <w:lang w:val="en-GB" w:eastAsia="zh-CN"/>
              </w:rPr>
              <w:t>0x01</w:t>
            </w:r>
          </w:p>
        </w:tc>
        <w:tc>
          <w:tcPr>
            <w:tcW w:w="0" w:type="auto"/>
          </w:tcPr>
          <w:p w:rsidR="00212AD5" w:rsidRPr="00BA207F" w:rsidRDefault="00212AD5" w:rsidP="00E84D61">
            <w:pPr>
              <w:jc w:val="center"/>
              <w:rPr>
                <w:rFonts w:ascii="Arial" w:hAnsi="Arial"/>
                <w:color w:val="FF0000"/>
                <w:sz w:val="18"/>
                <w:lang w:val="en-GB" w:eastAsia="zh-CN"/>
              </w:rPr>
            </w:pPr>
            <w:r w:rsidRPr="00BA207F">
              <w:rPr>
                <w:rFonts w:ascii="Arial" w:hAnsi="Arial" w:hint="eastAsia"/>
                <w:color w:val="FF0000"/>
                <w:sz w:val="18"/>
                <w:lang w:val="en-GB" w:eastAsia="zh-CN"/>
              </w:rPr>
              <w:t>0x</w:t>
            </w:r>
            <w:r>
              <w:rPr>
                <w:rFonts w:ascii="Arial" w:hAnsi="Arial" w:hint="eastAsia"/>
                <w:color w:val="FF0000"/>
                <w:sz w:val="18"/>
                <w:lang w:val="en-GB" w:eastAsia="zh-CN"/>
              </w:rPr>
              <w:t>XX</w:t>
            </w:r>
          </w:p>
        </w:tc>
        <w:tc>
          <w:tcPr>
            <w:tcW w:w="0" w:type="auto"/>
          </w:tcPr>
          <w:p w:rsidR="00212AD5" w:rsidRPr="00BA207F" w:rsidRDefault="00212AD5" w:rsidP="00E84D61">
            <w:pPr>
              <w:jc w:val="center"/>
              <w:rPr>
                <w:rFonts w:ascii="Arial" w:hAnsi="Arial"/>
                <w:color w:val="FF0000"/>
                <w:sz w:val="18"/>
                <w:lang w:val="en-GB" w:eastAsia="zh-CN"/>
              </w:rPr>
            </w:pPr>
            <w:r w:rsidRPr="00BA207F">
              <w:rPr>
                <w:rFonts w:ascii="Arial" w:hAnsi="Arial" w:hint="eastAsia"/>
                <w:color w:val="FF0000"/>
                <w:sz w:val="18"/>
                <w:lang w:val="en-GB" w:eastAsia="zh-CN"/>
              </w:rPr>
              <w:t>0x</w:t>
            </w:r>
            <w:r>
              <w:rPr>
                <w:rFonts w:ascii="Arial" w:hAnsi="Arial" w:hint="eastAsia"/>
                <w:color w:val="FF0000"/>
                <w:sz w:val="18"/>
                <w:lang w:val="en-GB" w:eastAsia="zh-CN"/>
              </w:rPr>
              <w:t>XX</w:t>
            </w:r>
          </w:p>
        </w:tc>
        <w:tc>
          <w:tcPr>
            <w:tcW w:w="0" w:type="auto"/>
          </w:tcPr>
          <w:p w:rsidR="00212AD5" w:rsidRPr="00CC62DE" w:rsidRDefault="00212AD5" w:rsidP="00E84D61">
            <w:pPr>
              <w:jc w:val="center"/>
            </w:pPr>
            <w:r w:rsidRPr="00CC62DE">
              <w:rPr>
                <w:rFonts w:ascii="Arial" w:hAnsi="Arial" w:hint="eastAsia"/>
                <w:sz w:val="18"/>
                <w:lang w:val="en-GB" w:eastAsia="zh-CN"/>
              </w:rPr>
              <w:t>--</w:t>
            </w:r>
          </w:p>
        </w:tc>
      </w:tr>
    </w:tbl>
    <w:p w:rsidR="00212AD5" w:rsidRDefault="00212AD5" w:rsidP="00212AD5">
      <w:pPr>
        <w:rPr>
          <w:rFonts w:ascii="Arial" w:hAnsi="Arial" w:cs="Arial" w:hint="eastAsia"/>
          <w:b/>
          <w:sz w:val="21"/>
          <w:szCs w:val="21"/>
          <w:lang w:val="en-GB" w:eastAsia="zh-CN"/>
        </w:rPr>
      </w:pPr>
      <w:r>
        <w:rPr>
          <w:rFonts w:ascii="Arial" w:hAnsi="Arial" w:cs="Arial" w:hint="eastAsia"/>
          <w:b/>
          <w:sz w:val="21"/>
          <w:szCs w:val="21"/>
          <w:lang w:val="en-GB" w:eastAsia="zh-CN"/>
        </w:rPr>
        <w:t>Note: Data5 and Data6 are the steps.</w:t>
      </w:r>
    </w:p>
    <w:p w:rsidR="00212AD5" w:rsidRDefault="00212AD5" w:rsidP="00212AD5">
      <w:pPr>
        <w:rPr>
          <w:rFonts w:ascii="Arial" w:hAnsi="Arial" w:cs="Arial" w:hint="eastAsia"/>
          <w:b/>
          <w:sz w:val="21"/>
          <w:szCs w:val="21"/>
          <w:lang w:val="en-GB" w:eastAsia="zh-CN"/>
        </w:rPr>
      </w:pPr>
      <w:r>
        <w:rPr>
          <w:rFonts w:ascii="Arial" w:hAnsi="Arial" w:cs="Arial" w:hint="eastAsia"/>
          <w:b/>
          <w:sz w:val="21"/>
          <w:szCs w:val="21"/>
          <w:lang w:val="en-GB" w:eastAsia="zh-CN"/>
        </w:rPr>
        <w:t>Data5 = 0 and Data6 = 0, step=0.</w:t>
      </w:r>
    </w:p>
    <w:p w:rsidR="00212AD5" w:rsidRDefault="00212AD5" w:rsidP="00212AD5">
      <w:pPr>
        <w:spacing w:line="24" w:lineRule="atLeast"/>
        <w:rPr>
          <w:rFonts w:cs="Arial" w:hint="eastAsia"/>
          <w:lang w:eastAsia="zh-CN"/>
        </w:rPr>
      </w:pPr>
    </w:p>
    <w:p w:rsidR="00212AD5" w:rsidRDefault="00212AD5" w:rsidP="00212AD5">
      <w:pPr>
        <w:spacing w:line="24" w:lineRule="atLeast"/>
        <w:rPr>
          <w:rFonts w:cs="Arial" w:hint="eastAsia"/>
          <w:lang w:eastAsia="zh-CN"/>
        </w:rPr>
      </w:pPr>
      <w:r w:rsidRPr="00CC62DE">
        <w:rPr>
          <w:rFonts w:cs="Arial"/>
          <w:spacing w:val="-1"/>
          <w:szCs w:val="21"/>
        </w:rPr>
        <w:t>–</w:t>
      </w:r>
      <w:r>
        <w:rPr>
          <w:rFonts w:cs="Arial" w:hint="eastAsia"/>
          <w:spacing w:val="-1"/>
          <w:szCs w:val="21"/>
          <w:lang w:eastAsia="zh-CN"/>
        </w:rPr>
        <w:t xml:space="preserve">Step 2 </w:t>
      </w:r>
      <w:r w:rsidRPr="00FD1D68">
        <w:rPr>
          <w:rFonts w:cs="Arial"/>
          <w:spacing w:val="-1"/>
          <w:szCs w:val="21"/>
        </w:rPr>
        <w:t>Gauge Movement</w:t>
      </w:r>
    </w:p>
    <w:p w:rsidR="00212AD5" w:rsidRPr="00CC62DE" w:rsidRDefault="00212AD5" w:rsidP="00212AD5">
      <w:pPr>
        <w:rPr>
          <w:rFonts w:ascii="Arial" w:hAnsi="Arial" w:cs="Arial" w:hint="eastAsia"/>
          <w:b/>
          <w:sz w:val="21"/>
          <w:szCs w:val="21"/>
          <w:lang w:val="en-GB" w:eastAsia="zh-CN"/>
        </w:rPr>
      </w:pPr>
      <w:r w:rsidRPr="00CC62DE">
        <w:rPr>
          <w:rFonts w:ascii="Arial" w:hAnsi="Arial" w:cs="Arial"/>
          <w:b/>
          <w:sz w:val="21"/>
          <w:szCs w:val="21"/>
          <w:lang w:val="en-GB" w:eastAsia="zh-CN"/>
        </w:rPr>
        <w:t xml:space="preserve">The following command can be used to </w:t>
      </w:r>
      <w:r>
        <w:rPr>
          <w:rFonts w:ascii="Arial" w:hAnsi="Arial" w:cs="Arial" w:hint="eastAsia"/>
          <w:b/>
          <w:sz w:val="21"/>
          <w:szCs w:val="21"/>
          <w:lang w:val="en-GB" w:eastAsia="zh-CN"/>
        </w:rPr>
        <w:t>move the step motor</w:t>
      </w:r>
      <w:r w:rsidRPr="00CC62DE">
        <w:rPr>
          <w:rFonts w:ascii="Arial" w:hAnsi="Arial" w:cs="Arial" w:hint="eastAsia"/>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212AD5" w:rsidRPr="00CC62DE" w:rsidTr="00E84D61">
        <w:trPr>
          <w:trHeight w:val="276"/>
        </w:trPr>
        <w:tc>
          <w:tcPr>
            <w:tcW w:w="0" w:type="auto"/>
            <w:shd w:val="clear" w:color="auto" w:fill="E6E6E6"/>
            <w:vAlign w:val="center"/>
          </w:tcPr>
          <w:p w:rsidR="00212AD5" w:rsidRPr="00CC62DE" w:rsidRDefault="00212AD5" w:rsidP="00E84D61">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Data7</w:t>
            </w:r>
          </w:p>
        </w:tc>
      </w:tr>
      <w:tr w:rsidR="00212AD5" w:rsidRPr="00CC62DE" w:rsidTr="00E84D61">
        <w:trPr>
          <w:trHeight w:val="243"/>
        </w:trPr>
        <w:tc>
          <w:tcPr>
            <w:tcW w:w="0" w:type="auto"/>
            <w:shd w:val="clear" w:color="auto" w:fill="auto"/>
            <w:vAlign w:val="center"/>
          </w:tcPr>
          <w:p w:rsidR="00212AD5" w:rsidRPr="00CC62DE" w:rsidRDefault="00212AD5" w:rsidP="00E84D61">
            <w:pPr>
              <w:jc w:val="center"/>
              <w:rPr>
                <w:rFonts w:ascii="Arial" w:hAnsi="Arial" w:hint="eastAsia"/>
                <w:sz w:val="18"/>
                <w:lang w:eastAsia="zh-CN"/>
              </w:rPr>
            </w:pPr>
            <w:r w:rsidRPr="00CC62DE">
              <w:rPr>
                <w:rFonts w:ascii="Arial" w:hAnsi="Arial" w:hint="eastAsia"/>
                <w:sz w:val="18"/>
                <w:lang w:eastAsia="zh-CN"/>
              </w:rPr>
              <w:t>0x772</w:t>
            </w:r>
          </w:p>
        </w:tc>
        <w:tc>
          <w:tcPr>
            <w:tcW w:w="0" w:type="auto"/>
            <w:shd w:val="clear" w:color="auto" w:fill="auto"/>
            <w:vAlign w:val="center"/>
          </w:tcPr>
          <w:p w:rsidR="00212AD5" w:rsidRPr="00CC62DE" w:rsidRDefault="00212AD5" w:rsidP="00E84D61">
            <w:pPr>
              <w:jc w:val="center"/>
              <w:rPr>
                <w:rFonts w:ascii="Arial" w:hAnsi="Arial"/>
                <w:sz w:val="18"/>
                <w:lang w:eastAsia="zh-CN"/>
              </w:rPr>
            </w:pPr>
            <w:r w:rsidRPr="00CC62DE">
              <w:rPr>
                <w:rFonts w:ascii="Arial" w:hAnsi="Arial"/>
                <w:sz w:val="18"/>
              </w:rPr>
              <w:t>0x</w:t>
            </w:r>
            <w:r>
              <w:rPr>
                <w:rFonts w:ascii="Arial" w:hAnsi="Arial" w:hint="eastAsia"/>
                <w:sz w:val="18"/>
                <w:lang w:eastAsia="zh-CN"/>
              </w:rPr>
              <w:t>30</w:t>
            </w:r>
          </w:p>
        </w:tc>
        <w:tc>
          <w:tcPr>
            <w:tcW w:w="0" w:type="auto"/>
            <w:shd w:val="clear" w:color="auto" w:fill="auto"/>
            <w:vAlign w:val="center"/>
          </w:tcPr>
          <w:p w:rsidR="00212AD5" w:rsidRPr="00CC62DE" w:rsidRDefault="00212AD5" w:rsidP="00E84D61">
            <w:pPr>
              <w:keepNext/>
              <w:jc w:val="center"/>
              <w:rPr>
                <w:rFonts w:ascii="Arial" w:hAnsi="Arial"/>
                <w:sz w:val="18"/>
                <w:lang w:val="en-GB" w:eastAsia="zh-CN"/>
              </w:rPr>
            </w:pPr>
            <w:r w:rsidRPr="00CC62DE">
              <w:rPr>
                <w:rFonts w:ascii="Arial" w:hAnsi="Arial"/>
                <w:sz w:val="18"/>
                <w:lang w:val="en-GB"/>
              </w:rPr>
              <w:t>0x</w:t>
            </w:r>
            <w:r w:rsidRPr="00CC62DE">
              <w:rPr>
                <w:rFonts w:ascii="Arial" w:hAnsi="Arial" w:hint="eastAsia"/>
                <w:sz w:val="18"/>
                <w:lang w:val="en-GB" w:eastAsia="zh-CN"/>
              </w:rPr>
              <w:t>0</w:t>
            </w:r>
            <w:r>
              <w:rPr>
                <w:rFonts w:ascii="Arial" w:hAnsi="Arial" w:hint="eastAsia"/>
                <w:sz w:val="18"/>
                <w:lang w:val="en-GB" w:eastAsia="zh-CN"/>
              </w:rPr>
              <w:t>1</w:t>
            </w:r>
          </w:p>
        </w:tc>
        <w:tc>
          <w:tcPr>
            <w:tcW w:w="1036" w:type="dxa"/>
            <w:shd w:val="clear" w:color="auto" w:fill="auto"/>
          </w:tcPr>
          <w:p w:rsidR="00212AD5" w:rsidRPr="00CC62DE" w:rsidRDefault="00212AD5" w:rsidP="00E84D61">
            <w:pPr>
              <w:keepNext/>
              <w:jc w:val="center"/>
              <w:rPr>
                <w:rFonts w:ascii="Arial" w:hAnsi="Arial" w:hint="eastAsia"/>
                <w:sz w:val="18"/>
                <w:lang w:val="en-GB" w:eastAsia="zh-CN"/>
              </w:rPr>
            </w:pPr>
            <w:r w:rsidRPr="00CC62DE">
              <w:rPr>
                <w:rFonts w:ascii="Arial" w:hAnsi="Arial"/>
                <w:sz w:val="18"/>
                <w:lang w:val="en-GB"/>
              </w:rPr>
              <w:t>0x</w:t>
            </w:r>
            <w:r>
              <w:rPr>
                <w:rFonts w:ascii="Arial" w:hAnsi="Arial" w:hint="eastAsia"/>
                <w:sz w:val="18"/>
                <w:lang w:val="en-GB" w:eastAsia="zh-CN"/>
              </w:rPr>
              <w:t>04</w:t>
            </w:r>
          </w:p>
        </w:tc>
        <w:tc>
          <w:tcPr>
            <w:tcW w:w="0" w:type="auto"/>
          </w:tcPr>
          <w:p w:rsidR="00212AD5" w:rsidRPr="006778B2" w:rsidRDefault="00212AD5" w:rsidP="00E84D61">
            <w:pPr>
              <w:jc w:val="center"/>
              <w:rPr>
                <w:rFonts w:ascii="Arial" w:hAnsi="Arial" w:hint="eastAsia"/>
                <w:color w:val="FF0000"/>
                <w:sz w:val="18"/>
                <w:lang w:val="en-GB" w:eastAsia="zh-CN"/>
              </w:rPr>
            </w:pPr>
            <w:r w:rsidRPr="006778B2">
              <w:rPr>
                <w:rFonts w:ascii="Arial" w:hAnsi="Arial" w:hint="eastAsia"/>
                <w:color w:val="FF0000"/>
                <w:sz w:val="18"/>
                <w:lang w:val="en-GB" w:eastAsia="zh-CN"/>
              </w:rPr>
              <w:t>0x</w:t>
            </w:r>
            <w:r>
              <w:rPr>
                <w:rFonts w:ascii="Arial" w:hAnsi="Arial" w:hint="eastAsia"/>
                <w:color w:val="FF0000"/>
                <w:sz w:val="18"/>
                <w:lang w:val="en-GB" w:eastAsia="zh-CN"/>
              </w:rPr>
              <w:t>XX</w:t>
            </w:r>
          </w:p>
        </w:tc>
        <w:tc>
          <w:tcPr>
            <w:tcW w:w="0" w:type="auto"/>
          </w:tcPr>
          <w:p w:rsidR="00212AD5" w:rsidRPr="006778B2" w:rsidRDefault="00212AD5" w:rsidP="00E84D61">
            <w:pPr>
              <w:jc w:val="center"/>
              <w:rPr>
                <w:rFonts w:ascii="Arial" w:hAnsi="Arial" w:hint="eastAsia"/>
                <w:color w:val="FF0000"/>
                <w:sz w:val="18"/>
                <w:lang w:val="en-GB" w:eastAsia="zh-CN"/>
              </w:rPr>
            </w:pPr>
            <w:r w:rsidRPr="006778B2">
              <w:rPr>
                <w:rFonts w:ascii="Arial" w:hAnsi="Arial" w:cs="Arial" w:hint="eastAsia"/>
                <w:color w:val="FF0000"/>
                <w:sz w:val="18"/>
                <w:szCs w:val="18"/>
                <w:lang w:val="en-GB" w:eastAsia="zh-CN"/>
              </w:rPr>
              <w:t>0x</w:t>
            </w:r>
            <w:r>
              <w:rPr>
                <w:rFonts w:ascii="Arial" w:hAnsi="Arial" w:cs="Arial" w:hint="eastAsia"/>
                <w:color w:val="FF0000"/>
                <w:sz w:val="18"/>
                <w:szCs w:val="18"/>
                <w:lang w:val="en-GB" w:eastAsia="zh-CN"/>
              </w:rPr>
              <w:t>XX</w:t>
            </w:r>
          </w:p>
        </w:tc>
        <w:tc>
          <w:tcPr>
            <w:tcW w:w="0" w:type="auto"/>
          </w:tcPr>
          <w:p w:rsidR="00212AD5" w:rsidRPr="00CC62DE" w:rsidRDefault="00212AD5" w:rsidP="00E84D61">
            <w:pPr>
              <w:jc w:val="center"/>
              <w:rPr>
                <w:rFonts w:ascii="Arial" w:hAnsi="Arial" w:hint="eastAsia"/>
                <w:sz w:val="18"/>
                <w:lang w:val="en-GB" w:eastAsia="zh-CN"/>
              </w:rPr>
            </w:pPr>
            <w:r w:rsidRPr="00CC62DE">
              <w:rPr>
                <w:rFonts w:ascii="Arial" w:hAnsi="Arial" w:cs="Arial" w:hint="eastAsia"/>
                <w:sz w:val="18"/>
                <w:szCs w:val="18"/>
                <w:lang w:val="en-GB" w:eastAsia="zh-CN"/>
              </w:rPr>
              <w:t>0xAA</w:t>
            </w:r>
          </w:p>
        </w:tc>
        <w:tc>
          <w:tcPr>
            <w:tcW w:w="0" w:type="auto"/>
          </w:tcPr>
          <w:p w:rsidR="00212AD5" w:rsidRPr="00CC62DE" w:rsidRDefault="00212AD5" w:rsidP="00E84D61">
            <w:pPr>
              <w:jc w:val="center"/>
              <w:rPr>
                <w:rFonts w:hint="eastAsia"/>
                <w:lang w:eastAsia="zh-CN"/>
              </w:rPr>
            </w:pPr>
            <w:r w:rsidRPr="00CC62DE">
              <w:rPr>
                <w:rFonts w:ascii="Arial" w:hAnsi="Arial" w:cs="Arial" w:hint="eastAsia"/>
                <w:sz w:val="18"/>
                <w:szCs w:val="18"/>
                <w:lang w:val="en-GB" w:eastAsia="zh-CN"/>
              </w:rPr>
              <w:t>0xAA</w:t>
            </w:r>
          </w:p>
        </w:tc>
        <w:tc>
          <w:tcPr>
            <w:tcW w:w="0" w:type="auto"/>
          </w:tcPr>
          <w:p w:rsidR="00212AD5" w:rsidRPr="00CC62DE" w:rsidRDefault="00212AD5" w:rsidP="00E84D61">
            <w:pPr>
              <w:jc w:val="center"/>
              <w:rPr>
                <w:rFonts w:hint="eastAsia"/>
                <w:lang w:eastAsia="zh-CN"/>
              </w:rPr>
            </w:pPr>
            <w:r w:rsidRPr="00CC62DE">
              <w:rPr>
                <w:rFonts w:ascii="Arial" w:hAnsi="Arial" w:cs="Arial" w:hint="eastAsia"/>
                <w:sz w:val="18"/>
                <w:szCs w:val="18"/>
                <w:lang w:val="en-GB" w:eastAsia="zh-CN"/>
              </w:rPr>
              <w:t>0xAA</w:t>
            </w:r>
          </w:p>
        </w:tc>
      </w:tr>
    </w:tbl>
    <w:p w:rsidR="00212AD5" w:rsidRDefault="00212AD5" w:rsidP="00212AD5">
      <w:pPr>
        <w:rPr>
          <w:rFonts w:ascii="Arial" w:hAnsi="Arial" w:cs="Arial" w:hint="eastAsia"/>
          <w:b/>
          <w:sz w:val="21"/>
          <w:szCs w:val="21"/>
          <w:lang w:val="en-GB" w:eastAsia="zh-CN"/>
        </w:rPr>
      </w:pPr>
      <w:r>
        <w:rPr>
          <w:rFonts w:ascii="Arial" w:hAnsi="Arial" w:cs="Arial" w:hint="eastAsia"/>
          <w:b/>
          <w:sz w:val="21"/>
          <w:szCs w:val="21"/>
          <w:lang w:val="en-GB" w:eastAsia="zh-CN"/>
        </w:rPr>
        <w:t>Note: Data3 and Data4 are the steps.</w:t>
      </w:r>
    </w:p>
    <w:p w:rsidR="00212AD5" w:rsidRDefault="00212AD5" w:rsidP="00212AD5">
      <w:pPr>
        <w:rPr>
          <w:rFonts w:ascii="Arial" w:hAnsi="Arial" w:cs="Arial" w:hint="eastAsia"/>
          <w:b/>
          <w:sz w:val="21"/>
          <w:szCs w:val="21"/>
          <w:lang w:val="en-GB" w:eastAsia="zh-CN"/>
        </w:rPr>
      </w:pPr>
      <w:r>
        <w:rPr>
          <w:rFonts w:ascii="Arial" w:hAnsi="Arial" w:cs="Arial" w:hint="eastAsia"/>
          <w:b/>
          <w:sz w:val="21"/>
          <w:szCs w:val="21"/>
          <w:lang w:val="en-GB" w:eastAsia="zh-CN"/>
        </w:rPr>
        <w:t>Data3 = 0 and Data4 = 0, step=0.</w:t>
      </w:r>
    </w:p>
    <w:p w:rsidR="00212AD5" w:rsidRPr="00DA3937" w:rsidRDefault="00212AD5" w:rsidP="00212AD5">
      <w:pPr>
        <w:rPr>
          <w:rFonts w:ascii="Arial" w:hAnsi="Arial" w:cs="Arial" w:hint="eastAsia"/>
          <w:b/>
          <w:sz w:val="21"/>
          <w:szCs w:val="21"/>
          <w:lang w:val="en-GB" w:eastAsia="zh-CN"/>
        </w:rPr>
      </w:pPr>
    </w:p>
    <w:p w:rsidR="00212AD5" w:rsidRPr="00CC62DE" w:rsidRDefault="00212AD5" w:rsidP="00212AD5">
      <w:pPr>
        <w:rPr>
          <w:rFonts w:ascii="Arial" w:hAnsi="Arial" w:cs="Arial" w:hint="eastAsia"/>
          <w:b/>
          <w:sz w:val="21"/>
          <w:szCs w:val="21"/>
          <w:lang w:val="en-GB" w:eastAsia="zh-CN"/>
        </w:rPr>
      </w:pPr>
      <w:r w:rsidRPr="00CC62DE">
        <w:rPr>
          <w:rFonts w:ascii="Arial" w:hAnsi="Arial" w:cs="Arial"/>
          <w:b/>
          <w:sz w:val="21"/>
          <w:szCs w:val="21"/>
          <w:lang w:val="en-GB" w:eastAsia="zh-CN"/>
        </w:rPr>
        <w:t>The ECU answer with the acknowledgement sent as follow</w:t>
      </w:r>
      <w:r w:rsidRPr="00CC62DE">
        <w:rPr>
          <w:rFonts w:ascii="Arial" w:hAnsi="Arial" w:cs="Arial" w:hint="eastAsia"/>
          <w:b/>
          <w:sz w:val="21"/>
          <w:szCs w:val="21"/>
          <w:lang w:val="en-GB" w:eastAsia="zh-CN"/>
        </w:rPr>
        <w:t>ing</w:t>
      </w:r>
      <w:r w:rsidRPr="00CC62DE">
        <w:rPr>
          <w:rFonts w:ascii="Arial" w:hAnsi="Arial" w:cs="Arial"/>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212AD5" w:rsidRPr="00CC62DE" w:rsidTr="00E84D61">
        <w:trPr>
          <w:trHeight w:val="276"/>
        </w:trPr>
        <w:tc>
          <w:tcPr>
            <w:tcW w:w="0" w:type="auto"/>
            <w:shd w:val="clear" w:color="auto" w:fill="E6E6E6"/>
            <w:vAlign w:val="center"/>
          </w:tcPr>
          <w:p w:rsidR="00212AD5" w:rsidRPr="00CC62DE" w:rsidRDefault="00212AD5" w:rsidP="00E84D61">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Data7</w:t>
            </w:r>
          </w:p>
        </w:tc>
      </w:tr>
      <w:tr w:rsidR="00212AD5" w:rsidRPr="00CC62DE" w:rsidTr="00E84D61">
        <w:trPr>
          <w:trHeight w:val="223"/>
        </w:trPr>
        <w:tc>
          <w:tcPr>
            <w:tcW w:w="0" w:type="auto"/>
            <w:shd w:val="clear" w:color="auto" w:fill="auto"/>
            <w:vAlign w:val="center"/>
          </w:tcPr>
          <w:p w:rsidR="00212AD5" w:rsidRPr="00CC62DE" w:rsidRDefault="00212AD5" w:rsidP="00E84D61">
            <w:pPr>
              <w:jc w:val="center"/>
              <w:rPr>
                <w:rFonts w:ascii="Arial" w:hAnsi="Arial" w:hint="eastAsia"/>
                <w:sz w:val="18"/>
                <w:lang w:eastAsia="zh-CN"/>
              </w:rPr>
            </w:pPr>
            <w:r w:rsidRPr="00CC62DE">
              <w:rPr>
                <w:rFonts w:ascii="Arial" w:hAnsi="Arial"/>
                <w:sz w:val="18"/>
              </w:rPr>
              <w:lastRenderedPageBreak/>
              <w:t>0x774</w:t>
            </w:r>
          </w:p>
        </w:tc>
        <w:tc>
          <w:tcPr>
            <w:tcW w:w="0" w:type="auto"/>
            <w:shd w:val="clear" w:color="auto" w:fill="auto"/>
            <w:vAlign w:val="center"/>
          </w:tcPr>
          <w:p w:rsidR="00212AD5" w:rsidRPr="00CC62DE" w:rsidRDefault="00212AD5" w:rsidP="00E84D61">
            <w:pPr>
              <w:jc w:val="center"/>
              <w:rPr>
                <w:rFonts w:ascii="Arial" w:hAnsi="Arial"/>
                <w:sz w:val="18"/>
                <w:lang w:eastAsia="zh-CN"/>
              </w:rPr>
            </w:pPr>
            <w:r w:rsidRPr="00CC62DE">
              <w:rPr>
                <w:rFonts w:ascii="Arial" w:hAnsi="Arial"/>
                <w:sz w:val="18"/>
              </w:rPr>
              <w:t>0x</w:t>
            </w:r>
            <w:r>
              <w:rPr>
                <w:rFonts w:ascii="Arial" w:hAnsi="Arial" w:hint="eastAsia"/>
                <w:sz w:val="18"/>
                <w:lang w:eastAsia="zh-CN"/>
              </w:rPr>
              <w:t>70</w:t>
            </w:r>
          </w:p>
        </w:tc>
        <w:tc>
          <w:tcPr>
            <w:tcW w:w="0" w:type="auto"/>
            <w:shd w:val="clear" w:color="auto" w:fill="auto"/>
            <w:vAlign w:val="center"/>
          </w:tcPr>
          <w:p w:rsidR="00212AD5" w:rsidRPr="00CC62DE" w:rsidRDefault="00212AD5" w:rsidP="00E84D61">
            <w:pPr>
              <w:keepNext/>
              <w:jc w:val="center"/>
              <w:rPr>
                <w:rFonts w:ascii="Arial" w:hAnsi="Arial" w:hint="eastAsia"/>
                <w:sz w:val="18"/>
                <w:lang w:val="en-GB" w:eastAsia="zh-CN"/>
              </w:rPr>
            </w:pPr>
            <w:r w:rsidRPr="00CC62DE">
              <w:rPr>
                <w:rFonts w:ascii="Arial" w:hAnsi="Arial"/>
                <w:sz w:val="18"/>
                <w:lang w:val="en-GB"/>
              </w:rPr>
              <w:t>0</w:t>
            </w:r>
            <w:r w:rsidRPr="00CC62DE">
              <w:rPr>
                <w:rFonts w:ascii="Arial" w:hAnsi="Arial" w:hint="eastAsia"/>
                <w:sz w:val="18"/>
                <w:lang w:val="en-GB" w:eastAsia="zh-CN"/>
              </w:rPr>
              <w:t>x0</w:t>
            </w:r>
            <w:r>
              <w:rPr>
                <w:rFonts w:ascii="Arial" w:hAnsi="Arial" w:hint="eastAsia"/>
                <w:sz w:val="18"/>
                <w:lang w:val="en-GB" w:eastAsia="zh-CN"/>
              </w:rPr>
              <w:t>1</w:t>
            </w:r>
          </w:p>
        </w:tc>
        <w:tc>
          <w:tcPr>
            <w:tcW w:w="1036" w:type="dxa"/>
            <w:shd w:val="clear" w:color="auto" w:fill="auto"/>
          </w:tcPr>
          <w:p w:rsidR="00212AD5" w:rsidRPr="00CC62DE" w:rsidRDefault="00212AD5" w:rsidP="00E84D61">
            <w:pPr>
              <w:keepNext/>
              <w:jc w:val="center"/>
              <w:rPr>
                <w:rFonts w:ascii="Arial" w:hAnsi="Arial" w:hint="eastAsia"/>
                <w:sz w:val="18"/>
                <w:lang w:val="en-GB" w:eastAsia="zh-CN"/>
              </w:rPr>
            </w:pPr>
            <w:r>
              <w:rPr>
                <w:rFonts w:ascii="Arial" w:hAnsi="Arial" w:hint="eastAsia"/>
                <w:sz w:val="18"/>
                <w:lang w:val="en-GB" w:eastAsia="zh-CN"/>
              </w:rPr>
              <w:t>0x01</w:t>
            </w:r>
          </w:p>
        </w:tc>
        <w:tc>
          <w:tcPr>
            <w:tcW w:w="0" w:type="auto"/>
          </w:tcPr>
          <w:p w:rsidR="00212AD5" w:rsidRPr="00CC62DE" w:rsidRDefault="00212AD5" w:rsidP="00E84D61">
            <w:pPr>
              <w:jc w:val="center"/>
              <w:rPr>
                <w:rFonts w:ascii="Arial" w:hAnsi="Arial" w:hint="eastAsia"/>
                <w:sz w:val="18"/>
                <w:lang w:val="en-GB" w:eastAsia="zh-CN"/>
              </w:rPr>
            </w:pPr>
            <w:r w:rsidRPr="00CC62DE">
              <w:rPr>
                <w:rFonts w:ascii="Arial" w:hAnsi="Arial" w:hint="eastAsia"/>
                <w:sz w:val="18"/>
                <w:lang w:val="en-GB" w:eastAsia="zh-CN"/>
              </w:rPr>
              <w:t>--</w:t>
            </w:r>
          </w:p>
        </w:tc>
        <w:tc>
          <w:tcPr>
            <w:tcW w:w="0" w:type="auto"/>
          </w:tcPr>
          <w:p w:rsidR="00212AD5" w:rsidRPr="00CC62DE" w:rsidRDefault="00212AD5" w:rsidP="00E84D61">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212AD5" w:rsidRPr="00CC62DE" w:rsidRDefault="00212AD5" w:rsidP="00E84D61">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212AD5" w:rsidRPr="00CC62DE" w:rsidRDefault="00212AD5" w:rsidP="00E84D61">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212AD5" w:rsidRPr="00CC62DE" w:rsidRDefault="00212AD5" w:rsidP="00E84D61">
            <w:pPr>
              <w:jc w:val="center"/>
            </w:pPr>
            <w:r w:rsidRPr="00CC62DE">
              <w:rPr>
                <w:rFonts w:ascii="Arial" w:hAnsi="Arial" w:hint="eastAsia"/>
                <w:sz w:val="18"/>
                <w:lang w:val="en-GB" w:eastAsia="zh-CN"/>
              </w:rPr>
              <w:t>--</w:t>
            </w:r>
          </w:p>
        </w:tc>
      </w:tr>
    </w:tbl>
    <w:p w:rsidR="00212AD5" w:rsidRDefault="00212AD5" w:rsidP="00212AD5">
      <w:pPr>
        <w:spacing w:line="24" w:lineRule="atLeast"/>
        <w:rPr>
          <w:rFonts w:cs="Arial" w:hint="eastAsia"/>
          <w:lang w:eastAsia="zh-CN"/>
        </w:rPr>
      </w:pPr>
    </w:p>
    <w:p w:rsidR="00212AD5" w:rsidRDefault="00212AD5" w:rsidP="00212AD5">
      <w:pPr>
        <w:spacing w:line="24" w:lineRule="atLeast"/>
        <w:rPr>
          <w:rFonts w:cs="Arial" w:hint="eastAsia"/>
          <w:lang w:eastAsia="zh-CN"/>
        </w:rPr>
      </w:pPr>
      <w:r w:rsidRPr="00CC62DE">
        <w:rPr>
          <w:rFonts w:cs="Arial"/>
          <w:spacing w:val="-1"/>
          <w:szCs w:val="21"/>
        </w:rPr>
        <w:t>–</w:t>
      </w:r>
      <w:r>
        <w:rPr>
          <w:rFonts w:cs="Arial" w:hint="eastAsia"/>
          <w:spacing w:val="-1"/>
          <w:szCs w:val="21"/>
          <w:lang w:eastAsia="zh-CN"/>
        </w:rPr>
        <w:t>Step 3 Write the Motor steps</w:t>
      </w:r>
    </w:p>
    <w:p w:rsidR="0013767D" w:rsidRPr="00CC62DE" w:rsidRDefault="0013767D" w:rsidP="0013767D">
      <w:pPr>
        <w:rPr>
          <w:rFonts w:ascii="Arial" w:hAnsi="Arial" w:cs="Arial" w:hint="eastAsia"/>
          <w:b/>
          <w:sz w:val="21"/>
          <w:szCs w:val="21"/>
          <w:lang w:val="en-GB" w:eastAsia="zh-CN"/>
        </w:rPr>
      </w:pPr>
      <w:r w:rsidRPr="00CC62DE">
        <w:rPr>
          <w:rFonts w:ascii="Arial" w:hAnsi="Arial" w:cs="Arial"/>
          <w:b/>
          <w:sz w:val="21"/>
          <w:szCs w:val="21"/>
          <w:lang w:val="en-GB" w:eastAsia="zh-CN"/>
        </w:rPr>
        <w:t xml:space="preserve">The following command can be used to </w:t>
      </w:r>
      <w:r>
        <w:rPr>
          <w:rFonts w:ascii="Arial" w:hAnsi="Arial" w:cs="Arial" w:hint="eastAsia"/>
          <w:b/>
          <w:sz w:val="21"/>
          <w:szCs w:val="21"/>
          <w:lang w:val="en-GB" w:eastAsia="zh-CN"/>
        </w:rPr>
        <w:t>write the motor setp</w:t>
      </w:r>
      <w:r w:rsidRPr="00CC62DE">
        <w:rPr>
          <w:rFonts w:ascii="Arial" w:hAnsi="Arial" w:cs="Arial" w:hint="eastAsia"/>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13767D" w:rsidRPr="00CC62DE" w:rsidTr="00E01BF4">
        <w:trPr>
          <w:trHeight w:val="276"/>
        </w:trPr>
        <w:tc>
          <w:tcPr>
            <w:tcW w:w="0" w:type="auto"/>
            <w:shd w:val="clear" w:color="auto" w:fill="E6E6E6"/>
            <w:vAlign w:val="center"/>
          </w:tcPr>
          <w:p w:rsidR="0013767D" w:rsidRPr="00CC62DE" w:rsidRDefault="0013767D" w:rsidP="00E01BF4">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13767D" w:rsidRPr="00CC62DE" w:rsidRDefault="0013767D" w:rsidP="00E01BF4">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13767D" w:rsidRPr="00CC62DE" w:rsidRDefault="0013767D" w:rsidP="00E01BF4">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13767D" w:rsidRPr="00CC62DE" w:rsidRDefault="0013767D" w:rsidP="00E01BF4">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13767D" w:rsidRPr="00CC62DE" w:rsidRDefault="0013767D" w:rsidP="00E01BF4">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13767D" w:rsidRPr="00CC62DE" w:rsidRDefault="0013767D" w:rsidP="00E01BF4">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13767D" w:rsidRPr="00CC62DE" w:rsidRDefault="0013767D" w:rsidP="00E01BF4">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13767D" w:rsidRPr="00CC62DE" w:rsidRDefault="0013767D" w:rsidP="00E01BF4">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13767D" w:rsidRPr="00CC62DE" w:rsidRDefault="0013767D" w:rsidP="00E01BF4">
            <w:pPr>
              <w:jc w:val="center"/>
              <w:rPr>
                <w:rFonts w:ascii="Arial" w:hAnsi="Arial" w:hint="eastAsia"/>
                <w:b/>
                <w:sz w:val="18"/>
                <w:lang w:eastAsia="zh-CN"/>
              </w:rPr>
            </w:pPr>
            <w:r w:rsidRPr="00CC62DE">
              <w:rPr>
                <w:rFonts w:ascii="Arial" w:hAnsi="Arial" w:hint="eastAsia"/>
                <w:b/>
                <w:sz w:val="18"/>
                <w:lang w:eastAsia="zh-CN"/>
              </w:rPr>
              <w:t>Data7</w:t>
            </w:r>
          </w:p>
        </w:tc>
      </w:tr>
      <w:tr w:rsidR="0013767D" w:rsidRPr="00CC62DE" w:rsidTr="00E01BF4">
        <w:trPr>
          <w:trHeight w:val="243"/>
        </w:trPr>
        <w:tc>
          <w:tcPr>
            <w:tcW w:w="0" w:type="auto"/>
            <w:shd w:val="clear" w:color="auto" w:fill="auto"/>
            <w:vAlign w:val="center"/>
          </w:tcPr>
          <w:p w:rsidR="0013767D" w:rsidRPr="00CC62DE" w:rsidRDefault="0013767D" w:rsidP="00E01BF4">
            <w:pPr>
              <w:jc w:val="center"/>
              <w:rPr>
                <w:rFonts w:ascii="Arial" w:hAnsi="Arial" w:hint="eastAsia"/>
                <w:sz w:val="18"/>
                <w:lang w:eastAsia="zh-CN"/>
              </w:rPr>
            </w:pPr>
            <w:r w:rsidRPr="00CC62DE">
              <w:rPr>
                <w:rFonts w:ascii="Arial" w:hAnsi="Arial" w:hint="eastAsia"/>
                <w:sz w:val="18"/>
                <w:lang w:eastAsia="zh-CN"/>
              </w:rPr>
              <w:t>0x772</w:t>
            </w:r>
          </w:p>
        </w:tc>
        <w:tc>
          <w:tcPr>
            <w:tcW w:w="0" w:type="auto"/>
            <w:shd w:val="clear" w:color="auto" w:fill="auto"/>
            <w:vAlign w:val="center"/>
          </w:tcPr>
          <w:p w:rsidR="0013767D" w:rsidRPr="00CC62DE" w:rsidRDefault="0013767D" w:rsidP="00E01BF4">
            <w:pPr>
              <w:jc w:val="center"/>
              <w:rPr>
                <w:rFonts w:ascii="Arial" w:hAnsi="Arial"/>
                <w:sz w:val="18"/>
                <w:lang w:eastAsia="zh-CN"/>
              </w:rPr>
            </w:pPr>
            <w:r w:rsidRPr="00CC62DE">
              <w:rPr>
                <w:rFonts w:ascii="Arial" w:hAnsi="Arial"/>
                <w:sz w:val="18"/>
              </w:rPr>
              <w:t>0x</w:t>
            </w:r>
            <w:r>
              <w:rPr>
                <w:rFonts w:ascii="Arial" w:hAnsi="Arial" w:hint="eastAsia"/>
                <w:sz w:val="18"/>
                <w:lang w:eastAsia="zh-CN"/>
              </w:rPr>
              <w:t>1B</w:t>
            </w:r>
          </w:p>
        </w:tc>
        <w:tc>
          <w:tcPr>
            <w:tcW w:w="0" w:type="auto"/>
            <w:shd w:val="clear" w:color="auto" w:fill="auto"/>
            <w:vAlign w:val="center"/>
          </w:tcPr>
          <w:p w:rsidR="0013767D" w:rsidRPr="00CC62DE" w:rsidRDefault="0013767D" w:rsidP="00E01BF4">
            <w:pPr>
              <w:keepNext/>
              <w:jc w:val="center"/>
              <w:rPr>
                <w:rFonts w:ascii="Arial" w:hAnsi="Arial"/>
                <w:sz w:val="18"/>
                <w:lang w:val="en-GB" w:eastAsia="zh-CN"/>
              </w:rPr>
            </w:pPr>
            <w:r w:rsidRPr="00CC62DE">
              <w:rPr>
                <w:rFonts w:ascii="Arial" w:hAnsi="Arial"/>
                <w:sz w:val="18"/>
                <w:lang w:val="en-GB"/>
              </w:rPr>
              <w:t>0x</w:t>
            </w:r>
            <w:r w:rsidRPr="00CC62DE">
              <w:rPr>
                <w:rFonts w:ascii="Arial" w:hAnsi="Arial" w:hint="eastAsia"/>
                <w:sz w:val="18"/>
                <w:lang w:val="en-GB" w:eastAsia="zh-CN"/>
              </w:rPr>
              <w:t>0</w:t>
            </w:r>
            <w:r>
              <w:rPr>
                <w:rFonts w:ascii="Arial" w:hAnsi="Arial" w:hint="eastAsia"/>
                <w:sz w:val="18"/>
                <w:lang w:val="en-GB" w:eastAsia="zh-CN"/>
              </w:rPr>
              <w:t>1</w:t>
            </w:r>
          </w:p>
        </w:tc>
        <w:tc>
          <w:tcPr>
            <w:tcW w:w="1036" w:type="dxa"/>
            <w:shd w:val="clear" w:color="auto" w:fill="auto"/>
          </w:tcPr>
          <w:p w:rsidR="0013767D" w:rsidRPr="00CC62DE" w:rsidRDefault="0013767D" w:rsidP="00E01BF4">
            <w:pPr>
              <w:keepNext/>
              <w:jc w:val="center"/>
              <w:rPr>
                <w:rFonts w:ascii="Arial" w:hAnsi="Arial" w:hint="eastAsia"/>
                <w:sz w:val="18"/>
                <w:lang w:val="en-GB" w:eastAsia="zh-CN"/>
              </w:rPr>
            </w:pPr>
            <w:r w:rsidRPr="00CC62DE">
              <w:rPr>
                <w:rFonts w:ascii="Arial" w:hAnsi="Arial"/>
                <w:sz w:val="18"/>
                <w:lang w:val="en-GB"/>
              </w:rPr>
              <w:t>0x</w:t>
            </w:r>
            <w:r>
              <w:rPr>
                <w:rFonts w:ascii="Arial" w:hAnsi="Arial" w:hint="eastAsia"/>
                <w:sz w:val="18"/>
                <w:lang w:val="en-GB" w:eastAsia="zh-CN"/>
              </w:rPr>
              <w:t>01</w:t>
            </w:r>
          </w:p>
        </w:tc>
        <w:tc>
          <w:tcPr>
            <w:tcW w:w="0" w:type="auto"/>
          </w:tcPr>
          <w:p w:rsidR="0013767D" w:rsidRPr="00CC62DE" w:rsidRDefault="0013767D" w:rsidP="00E01BF4">
            <w:pPr>
              <w:keepNext/>
              <w:jc w:val="center"/>
              <w:rPr>
                <w:rFonts w:ascii="Arial" w:hAnsi="Arial" w:hint="eastAsia"/>
                <w:sz w:val="18"/>
                <w:lang w:val="en-GB" w:eastAsia="zh-CN"/>
              </w:rPr>
            </w:pPr>
            <w:r w:rsidRPr="00CC62DE">
              <w:rPr>
                <w:rFonts w:ascii="Arial" w:hAnsi="Arial"/>
                <w:sz w:val="18"/>
                <w:lang w:val="en-GB"/>
              </w:rPr>
              <w:t>0x</w:t>
            </w:r>
            <w:r>
              <w:rPr>
                <w:rFonts w:ascii="Arial" w:hAnsi="Arial" w:hint="eastAsia"/>
                <w:sz w:val="18"/>
                <w:lang w:val="en-GB" w:eastAsia="zh-CN"/>
              </w:rPr>
              <w:t>04</w:t>
            </w:r>
          </w:p>
        </w:tc>
        <w:tc>
          <w:tcPr>
            <w:tcW w:w="0" w:type="auto"/>
          </w:tcPr>
          <w:p w:rsidR="0013767D" w:rsidRPr="00CC62DE" w:rsidRDefault="0013767D" w:rsidP="0013767D">
            <w:pPr>
              <w:jc w:val="center"/>
              <w:rPr>
                <w:rFonts w:ascii="Arial" w:hAnsi="Arial" w:hint="eastAsia"/>
                <w:sz w:val="18"/>
                <w:lang w:val="en-GB" w:eastAsia="zh-CN"/>
              </w:rPr>
            </w:pPr>
            <w:r w:rsidRPr="00CC62DE">
              <w:rPr>
                <w:rFonts w:ascii="Arial" w:hAnsi="Arial" w:hint="eastAsia"/>
                <w:sz w:val="18"/>
                <w:lang w:val="en-GB" w:eastAsia="zh-CN"/>
              </w:rPr>
              <w:t>0x</w:t>
            </w:r>
            <w:r>
              <w:rPr>
                <w:rFonts w:ascii="Arial" w:hAnsi="Arial" w:hint="eastAsia"/>
                <w:sz w:val="18"/>
                <w:lang w:val="en-GB" w:eastAsia="zh-CN"/>
              </w:rPr>
              <w:t>01</w:t>
            </w:r>
          </w:p>
        </w:tc>
        <w:tc>
          <w:tcPr>
            <w:tcW w:w="0" w:type="auto"/>
          </w:tcPr>
          <w:p w:rsidR="0013767D" w:rsidRPr="00BA207F" w:rsidRDefault="0013767D" w:rsidP="00E01BF4">
            <w:pPr>
              <w:jc w:val="center"/>
              <w:rPr>
                <w:rFonts w:ascii="Arial" w:hAnsi="Arial" w:hint="eastAsia"/>
                <w:color w:val="FF0000"/>
                <w:sz w:val="18"/>
                <w:lang w:val="en-GB" w:eastAsia="zh-CN"/>
              </w:rPr>
            </w:pPr>
            <w:r w:rsidRPr="00BA207F">
              <w:rPr>
                <w:rFonts w:ascii="Arial" w:hAnsi="Arial" w:cs="Arial" w:hint="eastAsia"/>
                <w:color w:val="FF0000"/>
                <w:sz w:val="18"/>
                <w:szCs w:val="18"/>
                <w:lang w:val="en-GB" w:eastAsia="zh-CN"/>
              </w:rPr>
              <w:t>0x</w:t>
            </w:r>
            <w:r>
              <w:rPr>
                <w:rFonts w:ascii="Arial" w:hAnsi="Arial" w:cs="Arial" w:hint="eastAsia"/>
                <w:color w:val="FF0000"/>
                <w:sz w:val="18"/>
                <w:szCs w:val="18"/>
                <w:lang w:val="en-GB" w:eastAsia="zh-CN"/>
              </w:rPr>
              <w:t>XX</w:t>
            </w:r>
          </w:p>
        </w:tc>
        <w:tc>
          <w:tcPr>
            <w:tcW w:w="0" w:type="auto"/>
          </w:tcPr>
          <w:p w:rsidR="0013767D" w:rsidRPr="00BA207F" w:rsidRDefault="0013767D" w:rsidP="00E01BF4">
            <w:pPr>
              <w:jc w:val="center"/>
              <w:rPr>
                <w:rFonts w:ascii="Arial" w:hAnsi="Arial" w:hint="eastAsia"/>
                <w:color w:val="FF0000"/>
                <w:sz w:val="18"/>
                <w:lang w:val="en-GB" w:eastAsia="zh-CN"/>
              </w:rPr>
            </w:pPr>
            <w:r w:rsidRPr="00BA207F">
              <w:rPr>
                <w:rFonts w:ascii="Arial" w:hAnsi="Arial" w:cs="Arial" w:hint="eastAsia"/>
                <w:color w:val="FF0000"/>
                <w:sz w:val="18"/>
                <w:szCs w:val="18"/>
                <w:lang w:val="en-GB" w:eastAsia="zh-CN"/>
              </w:rPr>
              <w:t>0x</w:t>
            </w:r>
            <w:r>
              <w:rPr>
                <w:rFonts w:ascii="Arial" w:hAnsi="Arial" w:cs="Arial" w:hint="eastAsia"/>
                <w:color w:val="FF0000"/>
                <w:sz w:val="18"/>
                <w:szCs w:val="18"/>
                <w:lang w:val="en-GB" w:eastAsia="zh-CN"/>
              </w:rPr>
              <w:t>XX</w:t>
            </w:r>
          </w:p>
        </w:tc>
        <w:tc>
          <w:tcPr>
            <w:tcW w:w="0" w:type="auto"/>
          </w:tcPr>
          <w:p w:rsidR="0013767D" w:rsidRPr="00CC62DE" w:rsidRDefault="0013767D" w:rsidP="00E01BF4">
            <w:pPr>
              <w:jc w:val="center"/>
              <w:rPr>
                <w:rFonts w:hint="eastAsia"/>
                <w:lang w:eastAsia="zh-CN"/>
              </w:rPr>
            </w:pPr>
            <w:r w:rsidRPr="00CC62DE">
              <w:rPr>
                <w:rFonts w:ascii="Arial" w:hAnsi="Arial" w:cs="Arial" w:hint="eastAsia"/>
                <w:sz w:val="18"/>
                <w:szCs w:val="18"/>
                <w:lang w:val="en-GB" w:eastAsia="zh-CN"/>
              </w:rPr>
              <w:t>0xAA</w:t>
            </w:r>
          </w:p>
        </w:tc>
      </w:tr>
    </w:tbl>
    <w:p w:rsidR="0013767D" w:rsidRDefault="0013767D" w:rsidP="0013767D">
      <w:pPr>
        <w:rPr>
          <w:rFonts w:ascii="Arial" w:hAnsi="Arial" w:cs="Arial" w:hint="eastAsia"/>
          <w:b/>
          <w:sz w:val="21"/>
          <w:szCs w:val="21"/>
          <w:lang w:val="en-GB" w:eastAsia="zh-CN"/>
        </w:rPr>
      </w:pPr>
      <w:r>
        <w:rPr>
          <w:rFonts w:ascii="Arial" w:hAnsi="Arial" w:cs="Arial" w:hint="eastAsia"/>
          <w:b/>
          <w:sz w:val="21"/>
          <w:szCs w:val="21"/>
          <w:lang w:val="en-GB" w:eastAsia="zh-CN"/>
        </w:rPr>
        <w:t>Note: Data5 and Data6 are the steps.</w:t>
      </w:r>
    </w:p>
    <w:p w:rsidR="0013767D" w:rsidRDefault="0013767D" w:rsidP="0013767D">
      <w:pPr>
        <w:rPr>
          <w:rFonts w:ascii="Arial" w:hAnsi="Arial" w:cs="Arial" w:hint="eastAsia"/>
          <w:b/>
          <w:sz w:val="21"/>
          <w:szCs w:val="21"/>
          <w:lang w:val="en-GB" w:eastAsia="zh-CN"/>
        </w:rPr>
      </w:pPr>
      <w:r>
        <w:rPr>
          <w:rFonts w:ascii="Arial" w:hAnsi="Arial" w:cs="Arial" w:hint="eastAsia"/>
          <w:b/>
          <w:sz w:val="21"/>
          <w:szCs w:val="21"/>
          <w:lang w:val="en-GB" w:eastAsia="zh-CN"/>
        </w:rPr>
        <w:t>Data5 = 0 and Data6 = 0, step=0.</w:t>
      </w:r>
    </w:p>
    <w:p w:rsidR="00212AD5" w:rsidRPr="00CC62DE" w:rsidRDefault="00212AD5" w:rsidP="00212AD5">
      <w:pPr>
        <w:rPr>
          <w:rFonts w:ascii="Arial" w:hAnsi="Arial" w:cs="Arial" w:hint="eastAsia"/>
          <w:b/>
          <w:sz w:val="21"/>
          <w:szCs w:val="21"/>
          <w:lang w:val="en-GB" w:eastAsia="zh-CN"/>
        </w:rPr>
      </w:pPr>
    </w:p>
    <w:p w:rsidR="00212AD5" w:rsidRPr="00CC62DE" w:rsidRDefault="00212AD5" w:rsidP="00212AD5">
      <w:pPr>
        <w:rPr>
          <w:rFonts w:ascii="Arial" w:hAnsi="Arial" w:cs="Arial" w:hint="eastAsia"/>
          <w:b/>
          <w:sz w:val="21"/>
          <w:szCs w:val="21"/>
          <w:lang w:val="en-GB" w:eastAsia="zh-CN"/>
        </w:rPr>
      </w:pPr>
      <w:r w:rsidRPr="00CC62DE">
        <w:rPr>
          <w:rFonts w:ascii="Arial" w:hAnsi="Arial" w:cs="Arial"/>
          <w:b/>
          <w:sz w:val="21"/>
          <w:szCs w:val="21"/>
          <w:lang w:val="en-GB" w:eastAsia="zh-CN"/>
        </w:rPr>
        <w:t>The ECU answer with the acknowledgement sent as follow</w:t>
      </w:r>
      <w:r w:rsidRPr="00CC62DE">
        <w:rPr>
          <w:rFonts w:ascii="Arial" w:hAnsi="Arial" w:cs="Arial" w:hint="eastAsia"/>
          <w:b/>
          <w:sz w:val="21"/>
          <w:szCs w:val="21"/>
          <w:lang w:val="en-GB" w:eastAsia="zh-CN"/>
        </w:rPr>
        <w:t>ing</w:t>
      </w:r>
      <w:r w:rsidRPr="00CC62DE">
        <w:rPr>
          <w:rFonts w:ascii="Arial" w:hAnsi="Arial" w:cs="Arial"/>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212AD5" w:rsidRPr="00CC62DE" w:rsidTr="00E84D61">
        <w:trPr>
          <w:trHeight w:val="276"/>
        </w:trPr>
        <w:tc>
          <w:tcPr>
            <w:tcW w:w="0" w:type="auto"/>
            <w:shd w:val="clear" w:color="auto" w:fill="E6E6E6"/>
            <w:vAlign w:val="center"/>
          </w:tcPr>
          <w:p w:rsidR="00212AD5" w:rsidRPr="00CC62DE" w:rsidRDefault="00212AD5" w:rsidP="00E84D61">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Data7</w:t>
            </w:r>
          </w:p>
        </w:tc>
      </w:tr>
      <w:tr w:rsidR="00212AD5" w:rsidRPr="00CC62DE" w:rsidTr="00E84D61">
        <w:trPr>
          <w:trHeight w:val="223"/>
        </w:trPr>
        <w:tc>
          <w:tcPr>
            <w:tcW w:w="0" w:type="auto"/>
            <w:shd w:val="clear" w:color="auto" w:fill="auto"/>
            <w:vAlign w:val="center"/>
          </w:tcPr>
          <w:p w:rsidR="00212AD5" w:rsidRPr="00CC62DE" w:rsidRDefault="00212AD5" w:rsidP="00E84D61">
            <w:pPr>
              <w:jc w:val="center"/>
              <w:rPr>
                <w:rFonts w:ascii="Arial" w:hAnsi="Arial" w:hint="eastAsia"/>
                <w:sz w:val="18"/>
                <w:lang w:eastAsia="zh-CN"/>
              </w:rPr>
            </w:pPr>
            <w:r w:rsidRPr="00CC62DE">
              <w:rPr>
                <w:rFonts w:ascii="Arial" w:hAnsi="Arial"/>
                <w:sz w:val="18"/>
              </w:rPr>
              <w:t>0x774</w:t>
            </w:r>
          </w:p>
        </w:tc>
        <w:tc>
          <w:tcPr>
            <w:tcW w:w="0" w:type="auto"/>
            <w:shd w:val="clear" w:color="auto" w:fill="auto"/>
            <w:vAlign w:val="center"/>
          </w:tcPr>
          <w:p w:rsidR="00212AD5" w:rsidRPr="00CC62DE" w:rsidRDefault="00212AD5" w:rsidP="00E84D61">
            <w:pPr>
              <w:jc w:val="center"/>
              <w:rPr>
                <w:rFonts w:ascii="Arial" w:hAnsi="Arial"/>
                <w:sz w:val="18"/>
                <w:lang w:eastAsia="zh-CN"/>
              </w:rPr>
            </w:pPr>
            <w:r w:rsidRPr="00CC62DE">
              <w:rPr>
                <w:rFonts w:ascii="Arial" w:hAnsi="Arial"/>
                <w:sz w:val="18"/>
              </w:rPr>
              <w:t>0x</w:t>
            </w:r>
            <w:r>
              <w:rPr>
                <w:rFonts w:ascii="Arial" w:hAnsi="Arial" w:hint="eastAsia"/>
                <w:sz w:val="18"/>
                <w:lang w:eastAsia="zh-CN"/>
              </w:rPr>
              <w:t>5B</w:t>
            </w:r>
          </w:p>
        </w:tc>
        <w:tc>
          <w:tcPr>
            <w:tcW w:w="0" w:type="auto"/>
            <w:shd w:val="clear" w:color="auto" w:fill="auto"/>
            <w:vAlign w:val="center"/>
          </w:tcPr>
          <w:p w:rsidR="00212AD5" w:rsidRPr="00CC62DE" w:rsidRDefault="00212AD5" w:rsidP="00E84D61">
            <w:pPr>
              <w:keepNext/>
              <w:jc w:val="center"/>
              <w:rPr>
                <w:rFonts w:ascii="Arial" w:hAnsi="Arial" w:hint="eastAsia"/>
                <w:sz w:val="18"/>
                <w:lang w:val="en-GB" w:eastAsia="zh-CN"/>
              </w:rPr>
            </w:pPr>
            <w:r w:rsidRPr="00CC62DE">
              <w:rPr>
                <w:rFonts w:ascii="Arial" w:hAnsi="Arial"/>
                <w:sz w:val="18"/>
                <w:lang w:val="en-GB"/>
              </w:rPr>
              <w:t>0</w:t>
            </w:r>
            <w:r w:rsidRPr="00CC62DE">
              <w:rPr>
                <w:rFonts w:ascii="Arial" w:hAnsi="Arial" w:hint="eastAsia"/>
                <w:sz w:val="18"/>
                <w:lang w:val="en-GB" w:eastAsia="zh-CN"/>
              </w:rPr>
              <w:t>x0</w:t>
            </w:r>
            <w:r>
              <w:rPr>
                <w:rFonts w:ascii="Arial" w:hAnsi="Arial" w:hint="eastAsia"/>
                <w:sz w:val="18"/>
                <w:lang w:val="en-GB" w:eastAsia="zh-CN"/>
              </w:rPr>
              <w:t>1</w:t>
            </w:r>
          </w:p>
        </w:tc>
        <w:tc>
          <w:tcPr>
            <w:tcW w:w="1036" w:type="dxa"/>
            <w:shd w:val="clear" w:color="auto" w:fill="auto"/>
          </w:tcPr>
          <w:p w:rsidR="00212AD5" w:rsidRPr="00CC62DE" w:rsidRDefault="00212AD5" w:rsidP="00E84D61">
            <w:pPr>
              <w:keepNext/>
              <w:jc w:val="center"/>
              <w:rPr>
                <w:rFonts w:ascii="Arial" w:hAnsi="Arial" w:hint="eastAsia"/>
                <w:sz w:val="18"/>
                <w:lang w:val="en-GB" w:eastAsia="zh-CN"/>
              </w:rPr>
            </w:pPr>
            <w:r>
              <w:rPr>
                <w:rFonts w:ascii="Arial" w:hAnsi="Arial" w:hint="eastAsia"/>
                <w:sz w:val="18"/>
                <w:lang w:val="en-GB" w:eastAsia="zh-CN"/>
              </w:rPr>
              <w:t>0x01</w:t>
            </w:r>
          </w:p>
        </w:tc>
        <w:tc>
          <w:tcPr>
            <w:tcW w:w="0" w:type="auto"/>
          </w:tcPr>
          <w:p w:rsidR="00212AD5" w:rsidRPr="00CC62DE" w:rsidRDefault="00212AD5" w:rsidP="00E84D61">
            <w:pPr>
              <w:jc w:val="center"/>
              <w:rPr>
                <w:rFonts w:ascii="Arial" w:hAnsi="Arial" w:hint="eastAsia"/>
                <w:sz w:val="18"/>
                <w:lang w:val="en-GB" w:eastAsia="zh-CN"/>
              </w:rPr>
            </w:pPr>
            <w:r>
              <w:rPr>
                <w:rFonts w:ascii="Arial" w:hAnsi="Arial" w:hint="eastAsia"/>
                <w:sz w:val="18"/>
                <w:lang w:val="en-GB" w:eastAsia="zh-CN"/>
              </w:rPr>
              <w:t>0x04</w:t>
            </w:r>
          </w:p>
        </w:tc>
        <w:tc>
          <w:tcPr>
            <w:tcW w:w="0" w:type="auto"/>
          </w:tcPr>
          <w:p w:rsidR="00212AD5" w:rsidRPr="00CC62DE" w:rsidRDefault="00212AD5" w:rsidP="00212AD5">
            <w:pPr>
              <w:jc w:val="center"/>
              <w:rPr>
                <w:rFonts w:ascii="Arial" w:hAnsi="Arial"/>
                <w:sz w:val="18"/>
                <w:lang w:val="en-GB" w:eastAsia="zh-CN"/>
              </w:rPr>
            </w:pPr>
            <w:r>
              <w:rPr>
                <w:rFonts w:ascii="Arial" w:hAnsi="Arial" w:hint="eastAsia"/>
                <w:sz w:val="18"/>
                <w:lang w:val="en-GB" w:eastAsia="zh-CN"/>
              </w:rPr>
              <w:t>0x01</w:t>
            </w:r>
          </w:p>
        </w:tc>
        <w:tc>
          <w:tcPr>
            <w:tcW w:w="0" w:type="auto"/>
          </w:tcPr>
          <w:p w:rsidR="00212AD5" w:rsidRPr="00CC62DE" w:rsidRDefault="00212AD5" w:rsidP="00E84D61">
            <w:pPr>
              <w:jc w:val="center"/>
              <w:rPr>
                <w:rFonts w:ascii="Arial" w:hAnsi="Arial"/>
                <w:sz w:val="18"/>
                <w:lang w:val="en-GB" w:eastAsia="zh-CN"/>
              </w:rPr>
            </w:pPr>
            <w:r>
              <w:rPr>
                <w:rFonts w:ascii="Arial" w:hAnsi="Arial" w:hint="eastAsia"/>
                <w:sz w:val="18"/>
                <w:lang w:val="en-GB" w:eastAsia="zh-CN"/>
              </w:rPr>
              <w:t>0x01</w:t>
            </w:r>
          </w:p>
        </w:tc>
        <w:tc>
          <w:tcPr>
            <w:tcW w:w="0" w:type="auto"/>
          </w:tcPr>
          <w:p w:rsidR="00212AD5" w:rsidRPr="00CC62DE" w:rsidRDefault="00212AD5" w:rsidP="00E84D61">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212AD5" w:rsidRPr="00CC62DE" w:rsidRDefault="00212AD5" w:rsidP="00E84D61">
            <w:pPr>
              <w:jc w:val="center"/>
            </w:pPr>
            <w:r w:rsidRPr="00CC62DE">
              <w:rPr>
                <w:rFonts w:ascii="Arial" w:hAnsi="Arial" w:hint="eastAsia"/>
                <w:sz w:val="18"/>
                <w:lang w:val="en-GB" w:eastAsia="zh-CN"/>
              </w:rPr>
              <w:t>--</w:t>
            </w:r>
          </w:p>
        </w:tc>
      </w:tr>
    </w:tbl>
    <w:p w:rsidR="006778B2" w:rsidRDefault="006778B2" w:rsidP="00280237">
      <w:pPr>
        <w:spacing w:line="24" w:lineRule="atLeast"/>
        <w:rPr>
          <w:rFonts w:cs="Arial" w:hint="eastAsia"/>
          <w:lang w:eastAsia="zh-CN"/>
        </w:rPr>
      </w:pPr>
    </w:p>
    <w:p w:rsidR="00BA207F" w:rsidRDefault="00BA207F" w:rsidP="00BA207F">
      <w:pPr>
        <w:numPr>
          <w:ilvl w:val="0"/>
          <w:numId w:val="10"/>
        </w:numPr>
        <w:spacing w:line="24" w:lineRule="atLeast"/>
        <w:rPr>
          <w:rFonts w:cs="Arial" w:hint="eastAsia"/>
          <w:lang w:eastAsia="zh-CN"/>
        </w:rPr>
      </w:pPr>
      <w:r>
        <w:rPr>
          <w:rFonts w:cs="Arial" w:hint="eastAsia"/>
          <w:spacing w:val="-1"/>
          <w:szCs w:val="21"/>
          <w:lang w:eastAsia="zh-CN"/>
        </w:rPr>
        <w:t>T</w:t>
      </w:r>
      <w:r>
        <w:rPr>
          <w:rFonts w:cs="Arial" w:hint="eastAsia"/>
          <w:spacing w:val="-1"/>
          <w:szCs w:val="21"/>
        </w:rPr>
        <w:t xml:space="preserve">he </w:t>
      </w:r>
      <w:r w:rsidR="006733E8">
        <w:rPr>
          <w:rFonts w:cs="Arial" w:hint="eastAsia"/>
          <w:spacing w:val="-1"/>
          <w:szCs w:val="21"/>
          <w:lang w:eastAsia="zh-CN"/>
        </w:rPr>
        <w:t>thirdly</w:t>
      </w:r>
      <w:r>
        <w:rPr>
          <w:rFonts w:cs="Arial" w:hint="eastAsia"/>
          <w:spacing w:val="-1"/>
          <w:szCs w:val="21"/>
        </w:rPr>
        <w:t xml:space="preserve"> calibrate point</w:t>
      </w:r>
      <w:r>
        <w:rPr>
          <w:rFonts w:cs="Arial" w:hint="eastAsia"/>
          <w:spacing w:val="-1"/>
          <w:szCs w:val="21"/>
          <w:lang w:eastAsia="zh-CN"/>
        </w:rPr>
        <w:t xml:space="preserve"> (</w:t>
      </w:r>
      <w:r>
        <w:rPr>
          <w:rFonts w:cs="Arial"/>
          <w:spacing w:val="-1"/>
          <w:szCs w:val="21"/>
          <w:lang w:eastAsia="zh-CN"/>
        </w:rPr>
        <w:t>“</w:t>
      </w:r>
      <w:r w:rsidR="00212AD5">
        <w:rPr>
          <w:rFonts w:cs="Arial" w:hint="eastAsia"/>
          <w:spacing w:val="-1"/>
          <w:szCs w:val="21"/>
          <w:lang w:eastAsia="zh-CN"/>
        </w:rPr>
        <w:t>0%</w:t>
      </w:r>
      <w:r>
        <w:rPr>
          <w:rFonts w:cs="Arial"/>
          <w:spacing w:val="-1"/>
          <w:szCs w:val="21"/>
          <w:lang w:eastAsia="zh-CN"/>
        </w:rPr>
        <w:t>”</w:t>
      </w:r>
      <w:r>
        <w:rPr>
          <w:rFonts w:cs="Arial" w:hint="eastAsia"/>
          <w:spacing w:val="-1"/>
          <w:szCs w:val="21"/>
          <w:lang w:eastAsia="zh-CN"/>
        </w:rPr>
        <w:t>)</w:t>
      </w:r>
    </w:p>
    <w:p w:rsidR="00BA207F" w:rsidRPr="00CC62DE" w:rsidRDefault="00BA207F" w:rsidP="00BA207F">
      <w:pPr>
        <w:spacing w:line="24" w:lineRule="atLeast"/>
        <w:rPr>
          <w:rFonts w:cs="Arial" w:hint="eastAsia"/>
          <w:lang w:eastAsia="zh-CN"/>
        </w:rPr>
      </w:pPr>
      <w:r w:rsidRPr="00CC62DE">
        <w:rPr>
          <w:rFonts w:cs="Arial"/>
          <w:spacing w:val="-1"/>
          <w:szCs w:val="21"/>
        </w:rPr>
        <w:t>–</w:t>
      </w:r>
      <w:r>
        <w:rPr>
          <w:rFonts w:cs="Arial" w:hint="eastAsia"/>
          <w:spacing w:val="-1"/>
          <w:szCs w:val="21"/>
          <w:lang w:eastAsia="zh-CN"/>
        </w:rPr>
        <w:t>Step 1</w:t>
      </w:r>
      <w:r w:rsidRPr="00CC62DE">
        <w:rPr>
          <w:rFonts w:cs="Arial"/>
          <w:spacing w:val="-1"/>
          <w:szCs w:val="21"/>
        </w:rPr>
        <w:t xml:space="preserve"> </w:t>
      </w:r>
      <w:r>
        <w:rPr>
          <w:rFonts w:cs="Arial" w:hint="eastAsia"/>
          <w:spacing w:val="-1"/>
          <w:szCs w:val="21"/>
        </w:rPr>
        <w:t xml:space="preserve">Get </w:t>
      </w:r>
      <w:r>
        <w:rPr>
          <w:rFonts w:cs="Arial" w:hint="eastAsia"/>
          <w:spacing w:val="-1"/>
          <w:szCs w:val="21"/>
          <w:lang w:eastAsia="zh-CN"/>
        </w:rPr>
        <w:t xml:space="preserve">the </w:t>
      </w:r>
      <w:r>
        <w:rPr>
          <w:rFonts w:cs="Arial" w:hint="eastAsia"/>
          <w:spacing w:val="-1"/>
          <w:szCs w:val="21"/>
        </w:rPr>
        <w:t>calibrate point step</w:t>
      </w:r>
      <w:r>
        <w:rPr>
          <w:rFonts w:cs="Arial" w:hint="eastAsia"/>
          <w:spacing w:val="-1"/>
          <w:szCs w:val="21"/>
          <w:lang w:eastAsia="zh-CN"/>
        </w:rPr>
        <w:t xml:space="preserve"> </w:t>
      </w:r>
    </w:p>
    <w:p w:rsidR="00212AD5" w:rsidRPr="00CC62DE" w:rsidRDefault="00212AD5" w:rsidP="00212AD5">
      <w:pPr>
        <w:rPr>
          <w:rFonts w:ascii="Arial" w:hAnsi="Arial" w:cs="Arial" w:hint="eastAsia"/>
          <w:b/>
          <w:sz w:val="21"/>
          <w:szCs w:val="21"/>
          <w:lang w:val="en-GB" w:eastAsia="zh-CN"/>
        </w:rPr>
      </w:pPr>
      <w:r w:rsidRPr="00CC62DE">
        <w:rPr>
          <w:rFonts w:ascii="Arial" w:hAnsi="Arial" w:cs="Arial"/>
          <w:b/>
          <w:sz w:val="21"/>
          <w:szCs w:val="21"/>
          <w:lang w:val="en-GB" w:eastAsia="zh-CN"/>
        </w:rPr>
        <w:t xml:space="preserve">The following command can be used to </w:t>
      </w:r>
      <w:r w:rsidRPr="006778B2">
        <w:rPr>
          <w:rFonts w:ascii="Arial" w:hAnsi="Arial" w:cs="Arial" w:hint="eastAsia"/>
          <w:b/>
          <w:sz w:val="21"/>
          <w:szCs w:val="21"/>
          <w:lang w:val="en-GB" w:eastAsia="zh-CN"/>
        </w:rPr>
        <w:t>Get the first calibrate point step</w:t>
      </w:r>
      <w:r w:rsidRPr="00CC62DE">
        <w:rPr>
          <w:rFonts w:ascii="Arial" w:hAnsi="Arial" w:cs="Arial" w:hint="eastAsia"/>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212AD5" w:rsidRPr="00CC62DE" w:rsidTr="00E84D61">
        <w:trPr>
          <w:trHeight w:val="276"/>
        </w:trPr>
        <w:tc>
          <w:tcPr>
            <w:tcW w:w="0" w:type="auto"/>
            <w:shd w:val="clear" w:color="auto" w:fill="E6E6E6"/>
            <w:vAlign w:val="center"/>
          </w:tcPr>
          <w:p w:rsidR="00212AD5" w:rsidRPr="00CC62DE" w:rsidRDefault="00212AD5" w:rsidP="00E84D61">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Data7</w:t>
            </w:r>
          </w:p>
        </w:tc>
      </w:tr>
      <w:tr w:rsidR="00212AD5" w:rsidRPr="00CC62DE" w:rsidTr="00E84D61">
        <w:trPr>
          <w:trHeight w:val="243"/>
        </w:trPr>
        <w:tc>
          <w:tcPr>
            <w:tcW w:w="0" w:type="auto"/>
            <w:shd w:val="clear" w:color="auto" w:fill="auto"/>
            <w:vAlign w:val="center"/>
          </w:tcPr>
          <w:p w:rsidR="00212AD5" w:rsidRPr="00CC62DE" w:rsidRDefault="00212AD5" w:rsidP="00E84D61">
            <w:pPr>
              <w:jc w:val="center"/>
              <w:rPr>
                <w:rFonts w:ascii="Arial" w:hAnsi="Arial" w:hint="eastAsia"/>
                <w:sz w:val="18"/>
                <w:lang w:eastAsia="zh-CN"/>
              </w:rPr>
            </w:pPr>
            <w:r w:rsidRPr="00CC62DE">
              <w:rPr>
                <w:rFonts w:ascii="Arial" w:hAnsi="Arial" w:hint="eastAsia"/>
                <w:sz w:val="18"/>
                <w:lang w:eastAsia="zh-CN"/>
              </w:rPr>
              <w:t>0x772</w:t>
            </w:r>
          </w:p>
        </w:tc>
        <w:tc>
          <w:tcPr>
            <w:tcW w:w="0" w:type="auto"/>
            <w:shd w:val="clear" w:color="auto" w:fill="auto"/>
            <w:vAlign w:val="center"/>
          </w:tcPr>
          <w:p w:rsidR="00212AD5" w:rsidRPr="00CC62DE" w:rsidRDefault="00212AD5" w:rsidP="00E84D61">
            <w:pPr>
              <w:jc w:val="center"/>
              <w:rPr>
                <w:rFonts w:ascii="Arial" w:hAnsi="Arial"/>
                <w:sz w:val="18"/>
                <w:lang w:eastAsia="zh-CN"/>
              </w:rPr>
            </w:pPr>
            <w:r w:rsidRPr="00CC62DE">
              <w:rPr>
                <w:rFonts w:ascii="Arial" w:hAnsi="Arial"/>
                <w:sz w:val="18"/>
              </w:rPr>
              <w:t>0x</w:t>
            </w:r>
            <w:r>
              <w:rPr>
                <w:rFonts w:ascii="Arial" w:hAnsi="Arial" w:hint="eastAsia"/>
                <w:sz w:val="18"/>
                <w:lang w:eastAsia="zh-CN"/>
              </w:rPr>
              <w:t>1B</w:t>
            </w:r>
          </w:p>
        </w:tc>
        <w:tc>
          <w:tcPr>
            <w:tcW w:w="0" w:type="auto"/>
            <w:shd w:val="clear" w:color="auto" w:fill="auto"/>
            <w:vAlign w:val="center"/>
          </w:tcPr>
          <w:p w:rsidR="00212AD5" w:rsidRPr="00CC62DE" w:rsidRDefault="00212AD5" w:rsidP="00E84D61">
            <w:pPr>
              <w:keepNext/>
              <w:jc w:val="center"/>
              <w:rPr>
                <w:rFonts w:ascii="Arial" w:hAnsi="Arial"/>
                <w:sz w:val="18"/>
                <w:lang w:val="en-GB" w:eastAsia="zh-CN"/>
              </w:rPr>
            </w:pPr>
            <w:r w:rsidRPr="00CC62DE">
              <w:rPr>
                <w:rFonts w:ascii="Arial" w:hAnsi="Arial"/>
                <w:sz w:val="18"/>
                <w:lang w:val="en-GB"/>
              </w:rPr>
              <w:t>0x</w:t>
            </w:r>
            <w:r w:rsidRPr="00CC62DE">
              <w:rPr>
                <w:rFonts w:ascii="Arial" w:hAnsi="Arial" w:hint="eastAsia"/>
                <w:sz w:val="18"/>
                <w:lang w:val="en-GB" w:eastAsia="zh-CN"/>
              </w:rPr>
              <w:t>0</w:t>
            </w:r>
            <w:r>
              <w:rPr>
                <w:rFonts w:ascii="Arial" w:hAnsi="Arial" w:hint="eastAsia"/>
                <w:sz w:val="18"/>
                <w:lang w:val="en-GB" w:eastAsia="zh-CN"/>
              </w:rPr>
              <w:t>0</w:t>
            </w:r>
          </w:p>
        </w:tc>
        <w:tc>
          <w:tcPr>
            <w:tcW w:w="1036" w:type="dxa"/>
            <w:shd w:val="clear" w:color="auto" w:fill="auto"/>
          </w:tcPr>
          <w:p w:rsidR="00212AD5" w:rsidRPr="00CC62DE" w:rsidRDefault="00212AD5" w:rsidP="00E84D61">
            <w:pPr>
              <w:keepNext/>
              <w:jc w:val="center"/>
              <w:rPr>
                <w:rFonts w:ascii="Arial" w:hAnsi="Arial" w:hint="eastAsia"/>
                <w:sz w:val="18"/>
                <w:lang w:val="en-GB" w:eastAsia="zh-CN"/>
              </w:rPr>
            </w:pPr>
            <w:r w:rsidRPr="00CC62DE">
              <w:rPr>
                <w:rFonts w:ascii="Arial" w:hAnsi="Arial"/>
                <w:sz w:val="18"/>
                <w:lang w:val="en-GB"/>
              </w:rPr>
              <w:t>0x</w:t>
            </w:r>
            <w:r>
              <w:rPr>
                <w:rFonts w:ascii="Arial" w:hAnsi="Arial" w:hint="eastAsia"/>
                <w:sz w:val="18"/>
                <w:lang w:val="en-GB" w:eastAsia="zh-CN"/>
              </w:rPr>
              <w:t>01</w:t>
            </w:r>
          </w:p>
        </w:tc>
        <w:tc>
          <w:tcPr>
            <w:tcW w:w="0" w:type="auto"/>
          </w:tcPr>
          <w:p w:rsidR="00212AD5" w:rsidRPr="00CC62DE" w:rsidRDefault="00212AD5" w:rsidP="00E84D61">
            <w:pPr>
              <w:jc w:val="center"/>
              <w:rPr>
                <w:rFonts w:ascii="Arial" w:hAnsi="Arial" w:hint="eastAsia"/>
                <w:sz w:val="18"/>
                <w:lang w:val="en-GB" w:eastAsia="zh-CN"/>
              </w:rPr>
            </w:pPr>
            <w:r w:rsidRPr="00CC62DE">
              <w:rPr>
                <w:rFonts w:ascii="Arial" w:hAnsi="Arial" w:hint="eastAsia"/>
                <w:sz w:val="18"/>
                <w:lang w:val="en-GB" w:eastAsia="zh-CN"/>
              </w:rPr>
              <w:t>0x</w:t>
            </w:r>
            <w:r>
              <w:rPr>
                <w:rFonts w:ascii="Arial" w:hAnsi="Arial" w:hint="eastAsia"/>
                <w:sz w:val="18"/>
                <w:lang w:val="en-GB" w:eastAsia="zh-CN"/>
              </w:rPr>
              <w:t>04</w:t>
            </w:r>
          </w:p>
        </w:tc>
        <w:tc>
          <w:tcPr>
            <w:tcW w:w="0" w:type="auto"/>
          </w:tcPr>
          <w:p w:rsidR="00212AD5" w:rsidRPr="00CC62DE" w:rsidRDefault="00212AD5" w:rsidP="00212AD5">
            <w:pPr>
              <w:jc w:val="center"/>
              <w:rPr>
                <w:rFonts w:ascii="Arial" w:hAnsi="Arial" w:hint="eastAsia"/>
                <w:sz w:val="18"/>
                <w:lang w:val="en-GB" w:eastAsia="zh-CN"/>
              </w:rPr>
            </w:pPr>
            <w:r w:rsidRPr="00CC62DE">
              <w:rPr>
                <w:rFonts w:ascii="Arial" w:hAnsi="Arial" w:cs="Arial" w:hint="eastAsia"/>
                <w:sz w:val="18"/>
                <w:szCs w:val="18"/>
                <w:lang w:val="en-GB" w:eastAsia="zh-CN"/>
              </w:rPr>
              <w:t>0x</w:t>
            </w:r>
            <w:r>
              <w:rPr>
                <w:rFonts w:ascii="Arial" w:hAnsi="Arial" w:cs="Arial" w:hint="eastAsia"/>
                <w:sz w:val="18"/>
                <w:szCs w:val="18"/>
                <w:lang w:val="en-GB" w:eastAsia="zh-CN"/>
              </w:rPr>
              <w:t>02</w:t>
            </w:r>
          </w:p>
        </w:tc>
        <w:tc>
          <w:tcPr>
            <w:tcW w:w="0" w:type="auto"/>
          </w:tcPr>
          <w:p w:rsidR="00212AD5" w:rsidRPr="00CC62DE" w:rsidRDefault="00212AD5" w:rsidP="00E84D61">
            <w:pPr>
              <w:jc w:val="center"/>
              <w:rPr>
                <w:rFonts w:ascii="Arial" w:hAnsi="Arial" w:hint="eastAsia"/>
                <w:sz w:val="18"/>
                <w:lang w:val="en-GB" w:eastAsia="zh-CN"/>
              </w:rPr>
            </w:pPr>
            <w:r w:rsidRPr="00CC62DE">
              <w:rPr>
                <w:rFonts w:ascii="Arial" w:hAnsi="Arial" w:cs="Arial" w:hint="eastAsia"/>
                <w:sz w:val="18"/>
                <w:szCs w:val="18"/>
                <w:lang w:val="en-GB" w:eastAsia="zh-CN"/>
              </w:rPr>
              <w:t>0xAA</w:t>
            </w:r>
          </w:p>
        </w:tc>
        <w:tc>
          <w:tcPr>
            <w:tcW w:w="0" w:type="auto"/>
          </w:tcPr>
          <w:p w:rsidR="00212AD5" w:rsidRPr="00CC62DE" w:rsidRDefault="00212AD5" w:rsidP="00E84D61">
            <w:pPr>
              <w:jc w:val="center"/>
              <w:rPr>
                <w:rFonts w:hint="eastAsia"/>
                <w:lang w:eastAsia="zh-CN"/>
              </w:rPr>
            </w:pPr>
            <w:r w:rsidRPr="00CC62DE">
              <w:rPr>
                <w:rFonts w:ascii="Arial" w:hAnsi="Arial" w:cs="Arial" w:hint="eastAsia"/>
                <w:sz w:val="18"/>
                <w:szCs w:val="18"/>
                <w:lang w:val="en-GB" w:eastAsia="zh-CN"/>
              </w:rPr>
              <w:t>0xAA</w:t>
            </w:r>
          </w:p>
        </w:tc>
        <w:tc>
          <w:tcPr>
            <w:tcW w:w="0" w:type="auto"/>
          </w:tcPr>
          <w:p w:rsidR="00212AD5" w:rsidRPr="00CC62DE" w:rsidRDefault="00212AD5" w:rsidP="00E84D61">
            <w:pPr>
              <w:jc w:val="center"/>
              <w:rPr>
                <w:rFonts w:hint="eastAsia"/>
                <w:lang w:eastAsia="zh-CN"/>
              </w:rPr>
            </w:pPr>
            <w:r w:rsidRPr="00CC62DE">
              <w:rPr>
                <w:rFonts w:ascii="Arial" w:hAnsi="Arial" w:cs="Arial" w:hint="eastAsia"/>
                <w:sz w:val="18"/>
                <w:szCs w:val="18"/>
                <w:lang w:val="en-GB" w:eastAsia="zh-CN"/>
              </w:rPr>
              <w:t>0xAA</w:t>
            </w:r>
          </w:p>
        </w:tc>
      </w:tr>
    </w:tbl>
    <w:p w:rsidR="00212AD5" w:rsidRPr="00CC62DE" w:rsidRDefault="00212AD5" w:rsidP="00212AD5">
      <w:pPr>
        <w:rPr>
          <w:rFonts w:ascii="Arial" w:hAnsi="Arial" w:cs="Arial" w:hint="eastAsia"/>
          <w:b/>
          <w:sz w:val="21"/>
          <w:szCs w:val="21"/>
          <w:lang w:val="en-GB" w:eastAsia="zh-CN"/>
        </w:rPr>
      </w:pPr>
    </w:p>
    <w:p w:rsidR="00212AD5" w:rsidRPr="00CC62DE" w:rsidRDefault="00212AD5" w:rsidP="00212AD5">
      <w:pPr>
        <w:rPr>
          <w:rFonts w:ascii="Arial" w:hAnsi="Arial" w:cs="Arial" w:hint="eastAsia"/>
          <w:b/>
          <w:sz w:val="21"/>
          <w:szCs w:val="21"/>
          <w:lang w:val="en-GB" w:eastAsia="zh-CN"/>
        </w:rPr>
      </w:pPr>
      <w:r w:rsidRPr="00CC62DE">
        <w:rPr>
          <w:rFonts w:ascii="Arial" w:hAnsi="Arial" w:cs="Arial"/>
          <w:b/>
          <w:sz w:val="21"/>
          <w:szCs w:val="21"/>
          <w:lang w:val="en-GB" w:eastAsia="zh-CN"/>
        </w:rPr>
        <w:t>The ECU answer with the acknowledgement sent as follow</w:t>
      </w:r>
      <w:r w:rsidRPr="00CC62DE">
        <w:rPr>
          <w:rFonts w:ascii="Arial" w:hAnsi="Arial" w:cs="Arial" w:hint="eastAsia"/>
          <w:b/>
          <w:sz w:val="21"/>
          <w:szCs w:val="21"/>
          <w:lang w:val="en-GB" w:eastAsia="zh-CN"/>
        </w:rPr>
        <w:t>ing</w:t>
      </w:r>
      <w:r w:rsidRPr="00CC62DE">
        <w:rPr>
          <w:rFonts w:ascii="Arial" w:hAnsi="Arial" w:cs="Arial"/>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212AD5" w:rsidRPr="00CC62DE" w:rsidTr="00E84D61">
        <w:trPr>
          <w:trHeight w:val="276"/>
        </w:trPr>
        <w:tc>
          <w:tcPr>
            <w:tcW w:w="0" w:type="auto"/>
            <w:shd w:val="clear" w:color="auto" w:fill="E6E6E6"/>
            <w:vAlign w:val="center"/>
          </w:tcPr>
          <w:p w:rsidR="00212AD5" w:rsidRPr="00CC62DE" w:rsidRDefault="00212AD5" w:rsidP="00E84D61">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Data7</w:t>
            </w:r>
          </w:p>
        </w:tc>
      </w:tr>
      <w:tr w:rsidR="00212AD5" w:rsidRPr="00CC62DE" w:rsidTr="00E84D61">
        <w:trPr>
          <w:trHeight w:val="223"/>
        </w:trPr>
        <w:tc>
          <w:tcPr>
            <w:tcW w:w="0" w:type="auto"/>
            <w:shd w:val="clear" w:color="auto" w:fill="auto"/>
            <w:vAlign w:val="center"/>
          </w:tcPr>
          <w:p w:rsidR="00212AD5" w:rsidRPr="00CC62DE" w:rsidRDefault="00212AD5" w:rsidP="00E84D61">
            <w:pPr>
              <w:jc w:val="center"/>
              <w:rPr>
                <w:rFonts w:ascii="Arial" w:hAnsi="Arial" w:hint="eastAsia"/>
                <w:sz w:val="18"/>
                <w:lang w:eastAsia="zh-CN"/>
              </w:rPr>
            </w:pPr>
            <w:r w:rsidRPr="00CC62DE">
              <w:rPr>
                <w:rFonts w:ascii="Arial" w:hAnsi="Arial"/>
                <w:sz w:val="18"/>
              </w:rPr>
              <w:t>0x774</w:t>
            </w:r>
          </w:p>
        </w:tc>
        <w:tc>
          <w:tcPr>
            <w:tcW w:w="0" w:type="auto"/>
            <w:shd w:val="clear" w:color="auto" w:fill="auto"/>
            <w:vAlign w:val="center"/>
          </w:tcPr>
          <w:p w:rsidR="00212AD5" w:rsidRPr="00CC62DE" w:rsidRDefault="00212AD5" w:rsidP="00E84D61">
            <w:pPr>
              <w:jc w:val="center"/>
              <w:rPr>
                <w:rFonts w:ascii="Arial" w:hAnsi="Arial"/>
                <w:sz w:val="18"/>
                <w:lang w:eastAsia="zh-CN"/>
              </w:rPr>
            </w:pPr>
            <w:r w:rsidRPr="00CC62DE">
              <w:rPr>
                <w:rFonts w:ascii="Arial" w:hAnsi="Arial"/>
                <w:sz w:val="18"/>
              </w:rPr>
              <w:t>0x</w:t>
            </w:r>
            <w:r>
              <w:rPr>
                <w:rFonts w:ascii="Arial" w:hAnsi="Arial" w:hint="eastAsia"/>
                <w:sz w:val="18"/>
                <w:lang w:eastAsia="zh-CN"/>
              </w:rPr>
              <w:t>5B</w:t>
            </w:r>
          </w:p>
        </w:tc>
        <w:tc>
          <w:tcPr>
            <w:tcW w:w="0" w:type="auto"/>
            <w:shd w:val="clear" w:color="auto" w:fill="auto"/>
            <w:vAlign w:val="center"/>
          </w:tcPr>
          <w:p w:rsidR="00212AD5" w:rsidRPr="00CC62DE" w:rsidRDefault="00212AD5" w:rsidP="00E84D61">
            <w:pPr>
              <w:keepNext/>
              <w:jc w:val="center"/>
              <w:rPr>
                <w:rFonts w:ascii="Arial" w:hAnsi="Arial" w:hint="eastAsia"/>
                <w:sz w:val="18"/>
                <w:lang w:val="en-GB" w:eastAsia="zh-CN"/>
              </w:rPr>
            </w:pPr>
            <w:r w:rsidRPr="00CC62DE">
              <w:rPr>
                <w:rFonts w:ascii="Arial" w:hAnsi="Arial"/>
                <w:sz w:val="18"/>
                <w:lang w:val="en-GB"/>
              </w:rPr>
              <w:t>0</w:t>
            </w:r>
            <w:r w:rsidRPr="00CC62DE">
              <w:rPr>
                <w:rFonts w:ascii="Arial" w:hAnsi="Arial" w:hint="eastAsia"/>
                <w:sz w:val="18"/>
                <w:lang w:val="en-GB" w:eastAsia="zh-CN"/>
              </w:rPr>
              <w:t>x0</w:t>
            </w:r>
            <w:r>
              <w:rPr>
                <w:rFonts w:ascii="Arial" w:hAnsi="Arial" w:hint="eastAsia"/>
                <w:sz w:val="18"/>
                <w:lang w:val="en-GB" w:eastAsia="zh-CN"/>
              </w:rPr>
              <w:t>0</w:t>
            </w:r>
          </w:p>
        </w:tc>
        <w:tc>
          <w:tcPr>
            <w:tcW w:w="1036" w:type="dxa"/>
            <w:shd w:val="clear" w:color="auto" w:fill="auto"/>
          </w:tcPr>
          <w:p w:rsidR="00212AD5" w:rsidRPr="00CC62DE" w:rsidRDefault="00212AD5" w:rsidP="00E84D61">
            <w:pPr>
              <w:keepNext/>
              <w:jc w:val="center"/>
              <w:rPr>
                <w:rFonts w:ascii="Arial" w:hAnsi="Arial" w:hint="eastAsia"/>
                <w:sz w:val="18"/>
                <w:lang w:val="en-GB" w:eastAsia="zh-CN"/>
              </w:rPr>
            </w:pPr>
            <w:r>
              <w:rPr>
                <w:rFonts w:ascii="Arial" w:hAnsi="Arial" w:hint="eastAsia"/>
                <w:sz w:val="18"/>
                <w:lang w:val="en-GB" w:eastAsia="zh-CN"/>
              </w:rPr>
              <w:t>0x01</w:t>
            </w:r>
          </w:p>
        </w:tc>
        <w:tc>
          <w:tcPr>
            <w:tcW w:w="0" w:type="auto"/>
          </w:tcPr>
          <w:p w:rsidR="00212AD5" w:rsidRPr="00CC62DE" w:rsidRDefault="00212AD5" w:rsidP="00E84D61">
            <w:pPr>
              <w:jc w:val="center"/>
              <w:rPr>
                <w:rFonts w:ascii="Arial" w:hAnsi="Arial" w:hint="eastAsia"/>
                <w:sz w:val="18"/>
                <w:lang w:val="en-GB" w:eastAsia="zh-CN"/>
              </w:rPr>
            </w:pPr>
            <w:r>
              <w:rPr>
                <w:rFonts w:ascii="Arial" w:hAnsi="Arial" w:hint="eastAsia"/>
                <w:sz w:val="18"/>
                <w:lang w:val="en-GB" w:eastAsia="zh-CN"/>
              </w:rPr>
              <w:t>0x04</w:t>
            </w:r>
          </w:p>
        </w:tc>
        <w:tc>
          <w:tcPr>
            <w:tcW w:w="0" w:type="auto"/>
          </w:tcPr>
          <w:p w:rsidR="00212AD5" w:rsidRPr="00CC62DE" w:rsidRDefault="00212AD5" w:rsidP="00212AD5">
            <w:pPr>
              <w:jc w:val="center"/>
              <w:rPr>
                <w:rFonts w:ascii="Arial" w:hAnsi="Arial"/>
                <w:sz w:val="18"/>
                <w:lang w:val="en-GB" w:eastAsia="zh-CN"/>
              </w:rPr>
            </w:pPr>
            <w:r>
              <w:rPr>
                <w:rFonts w:ascii="Arial" w:hAnsi="Arial" w:hint="eastAsia"/>
                <w:sz w:val="18"/>
                <w:lang w:val="en-GB" w:eastAsia="zh-CN"/>
              </w:rPr>
              <w:t>0x02</w:t>
            </w:r>
          </w:p>
        </w:tc>
        <w:tc>
          <w:tcPr>
            <w:tcW w:w="0" w:type="auto"/>
          </w:tcPr>
          <w:p w:rsidR="00212AD5" w:rsidRPr="00BA207F" w:rsidRDefault="00212AD5" w:rsidP="00E84D61">
            <w:pPr>
              <w:jc w:val="center"/>
              <w:rPr>
                <w:rFonts w:ascii="Arial" w:hAnsi="Arial"/>
                <w:color w:val="FF0000"/>
                <w:sz w:val="18"/>
                <w:lang w:val="en-GB" w:eastAsia="zh-CN"/>
              </w:rPr>
            </w:pPr>
            <w:r w:rsidRPr="00BA207F">
              <w:rPr>
                <w:rFonts w:ascii="Arial" w:hAnsi="Arial" w:hint="eastAsia"/>
                <w:color w:val="FF0000"/>
                <w:sz w:val="18"/>
                <w:lang w:val="en-GB" w:eastAsia="zh-CN"/>
              </w:rPr>
              <w:t>0x</w:t>
            </w:r>
            <w:r>
              <w:rPr>
                <w:rFonts w:ascii="Arial" w:hAnsi="Arial" w:hint="eastAsia"/>
                <w:color w:val="FF0000"/>
                <w:sz w:val="18"/>
                <w:lang w:val="en-GB" w:eastAsia="zh-CN"/>
              </w:rPr>
              <w:t>XX</w:t>
            </w:r>
          </w:p>
        </w:tc>
        <w:tc>
          <w:tcPr>
            <w:tcW w:w="0" w:type="auto"/>
          </w:tcPr>
          <w:p w:rsidR="00212AD5" w:rsidRPr="00BA207F" w:rsidRDefault="00212AD5" w:rsidP="00E84D61">
            <w:pPr>
              <w:jc w:val="center"/>
              <w:rPr>
                <w:rFonts w:ascii="Arial" w:hAnsi="Arial"/>
                <w:color w:val="FF0000"/>
                <w:sz w:val="18"/>
                <w:lang w:val="en-GB" w:eastAsia="zh-CN"/>
              </w:rPr>
            </w:pPr>
            <w:r w:rsidRPr="00BA207F">
              <w:rPr>
                <w:rFonts w:ascii="Arial" w:hAnsi="Arial" w:hint="eastAsia"/>
                <w:color w:val="FF0000"/>
                <w:sz w:val="18"/>
                <w:lang w:val="en-GB" w:eastAsia="zh-CN"/>
              </w:rPr>
              <w:t>0x</w:t>
            </w:r>
            <w:r>
              <w:rPr>
                <w:rFonts w:ascii="Arial" w:hAnsi="Arial" w:hint="eastAsia"/>
                <w:color w:val="FF0000"/>
                <w:sz w:val="18"/>
                <w:lang w:val="en-GB" w:eastAsia="zh-CN"/>
              </w:rPr>
              <w:t>XX</w:t>
            </w:r>
          </w:p>
        </w:tc>
        <w:tc>
          <w:tcPr>
            <w:tcW w:w="0" w:type="auto"/>
          </w:tcPr>
          <w:p w:rsidR="00212AD5" w:rsidRPr="00CC62DE" w:rsidRDefault="00212AD5" w:rsidP="00E84D61">
            <w:pPr>
              <w:jc w:val="center"/>
            </w:pPr>
            <w:r w:rsidRPr="00CC62DE">
              <w:rPr>
                <w:rFonts w:ascii="Arial" w:hAnsi="Arial" w:hint="eastAsia"/>
                <w:sz w:val="18"/>
                <w:lang w:val="en-GB" w:eastAsia="zh-CN"/>
              </w:rPr>
              <w:t>--</w:t>
            </w:r>
          </w:p>
        </w:tc>
      </w:tr>
    </w:tbl>
    <w:p w:rsidR="00212AD5" w:rsidRDefault="00212AD5" w:rsidP="00212AD5">
      <w:pPr>
        <w:rPr>
          <w:rFonts w:ascii="Arial" w:hAnsi="Arial" w:cs="Arial" w:hint="eastAsia"/>
          <w:b/>
          <w:sz w:val="21"/>
          <w:szCs w:val="21"/>
          <w:lang w:val="en-GB" w:eastAsia="zh-CN"/>
        </w:rPr>
      </w:pPr>
      <w:r>
        <w:rPr>
          <w:rFonts w:ascii="Arial" w:hAnsi="Arial" w:cs="Arial" w:hint="eastAsia"/>
          <w:b/>
          <w:sz w:val="21"/>
          <w:szCs w:val="21"/>
          <w:lang w:val="en-GB" w:eastAsia="zh-CN"/>
        </w:rPr>
        <w:t>Note: Data5 and Data6 are the steps.</w:t>
      </w:r>
    </w:p>
    <w:p w:rsidR="00212AD5" w:rsidRDefault="00212AD5" w:rsidP="00212AD5">
      <w:pPr>
        <w:rPr>
          <w:rFonts w:ascii="Arial" w:hAnsi="Arial" w:cs="Arial" w:hint="eastAsia"/>
          <w:b/>
          <w:sz w:val="21"/>
          <w:szCs w:val="21"/>
          <w:lang w:val="en-GB" w:eastAsia="zh-CN"/>
        </w:rPr>
      </w:pPr>
      <w:r>
        <w:rPr>
          <w:rFonts w:ascii="Arial" w:hAnsi="Arial" w:cs="Arial" w:hint="eastAsia"/>
          <w:b/>
          <w:sz w:val="21"/>
          <w:szCs w:val="21"/>
          <w:lang w:val="en-GB" w:eastAsia="zh-CN"/>
        </w:rPr>
        <w:t>Data5 = 0 and Data6 = 0, step=0.</w:t>
      </w:r>
    </w:p>
    <w:p w:rsidR="00212AD5" w:rsidRDefault="00212AD5" w:rsidP="00212AD5">
      <w:pPr>
        <w:spacing w:line="24" w:lineRule="atLeast"/>
        <w:rPr>
          <w:rFonts w:cs="Arial" w:hint="eastAsia"/>
          <w:lang w:eastAsia="zh-CN"/>
        </w:rPr>
      </w:pPr>
    </w:p>
    <w:p w:rsidR="00212AD5" w:rsidRDefault="00212AD5" w:rsidP="00212AD5">
      <w:pPr>
        <w:spacing w:line="24" w:lineRule="atLeast"/>
        <w:rPr>
          <w:rFonts w:cs="Arial" w:hint="eastAsia"/>
          <w:lang w:eastAsia="zh-CN"/>
        </w:rPr>
      </w:pPr>
      <w:r w:rsidRPr="00CC62DE">
        <w:rPr>
          <w:rFonts w:cs="Arial"/>
          <w:spacing w:val="-1"/>
          <w:szCs w:val="21"/>
        </w:rPr>
        <w:t>–</w:t>
      </w:r>
      <w:r>
        <w:rPr>
          <w:rFonts w:cs="Arial" w:hint="eastAsia"/>
          <w:spacing w:val="-1"/>
          <w:szCs w:val="21"/>
          <w:lang w:eastAsia="zh-CN"/>
        </w:rPr>
        <w:t xml:space="preserve">Step 2 </w:t>
      </w:r>
      <w:r w:rsidRPr="00FD1D68">
        <w:rPr>
          <w:rFonts w:cs="Arial"/>
          <w:spacing w:val="-1"/>
          <w:szCs w:val="21"/>
        </w:rPr>
        <w:t>Gauge Movement</w:t>
      </w:r>
    </w:p>
    <w:p w:rsidR="00212AD5" w:rsidRPr="00CC62DE" w:rsidRDefault="00212AD5" w:rsidP="00212AD5">
      <w:pPr>
        <w:rPr>
          <w:rFonts w:ascii="Arial" w:hAnsi="Arial" w:cs="Arial" w:hint="eastAsia"/>
          <w:b/>
          <w:sz w:val="21"/>
          <w:szCs w:val="21"/>
          <w:lang w:val="en-GB" w:eastAsia="zh-CN"/>
        </w:rPr>
      </w:pPr>
      <w:r w:rsidRPr="00CC62DE">
        <w:rPr>
          <w:rFonts w:ascii="Arial" w:hAnsi="Arial" w:cs="Arial"/>
          <w:b/>
          <w:sz w:val="21"/>
          <w:szCs w:val="21"/>
          <w:lang w:val="en-GB" w:eastAsia="zh-CN"/>
        </w:rPr>
        <w:t xml:space="preserve">The following command can be used to </w:t>
      </w:r>
      <w:r>
        <w:rPr>
          <w:rFonts w:ascii="Arial" w:hAnsi="Arial" w:cs="Arial" w:hint="eastAsia"/>
          <w:b/>
          <w:sz w:val="21"/>
          <w:szCs w:val="21"/>
          <w:lang w:val="en-GB" w:eastAsia="zh-CN"/>
        </w:rPr>
        <w:t>move the step motor</w:t>
      </w:r>
      <w:r w:rsidRPr="00CC62DE">
        <w:rPr>
          <w:rFonts w:ascii="Arial" w:hAnsi="Arial" w:cs="Arial" w:hint="eastAsia"/>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212AD5" w:rsidRPr="00CC62DE" w:rsidTr="00E84D61">
        <w:trPr>
          <w:trHeight w:val="276"/>
        </w:trPr>
        <w:tc>
          <w:tcPr>
            <w:tcW w:w="0" w:type="auto"/>
            <w:shd w:val="clear" w:color="auto" w:fill="E6E6E6"/>
            <w:vAlign w:val="center"/>
          </w:tcPr>
          <w:p w:rsidR="00212AD5" w:rsidRPr="00CC62DE" w:rsidRDefault="00212AD5" w:rsidP="00E84D61">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Data7</w:t>
            </w:r>
          </w:p>
        </w:tc>
      </w:tr>
      <w:tr w:rsidR="00212AD5" w:rsidRPr="00CC62DE" w:rsidTr="00E84D61">
        <w:trPr>
          <w:trHeight w:val="243"/>
        </w:trPr>
        <w:tc>
          <w:tcPr>
            <w:tcW w:w="0" w:type="auto"/>
            <w:shd w:val="clear" w:color="auto" w:fill="auto"/>
            <w:vAlign w:val="center"/>
          </w:tcPr>
          <w:p w:rsidR="00212AD5" w:rsidRPr="00CC62DE" w:rsidRDefault="00212AD5" w:rsidP="00E84D61">
            <w:pPr>
              <w:jc w:val="center"/>
              <w:rPr>
                <w:rFonts w:ascii="Arial" w:hAnsi="Arial" w:hint="eastAsia"/>
                <w:sz w:val="18"/>
                <w:lang w:eastAsia="zh-CN"/>
              </w:rPr>
            </w:pPr>
            <w:r w:rsidRPr="00CC62DE">
              <w:rPr>
                <w:rFonts w:ascii="Arial" w:hAnsi="Arial" w:hint="eastAsia"/>
                <w:sz w:val="18"/>
                <w:lang w:eastAsia="zh-CN"/>
              </w:rPr>
              <w:t>0x772</w:t>
            </w:r>
          </w:p>
        </w:tc>
        <w:tc>
          <w:tcPr>
            <w:tcW w:w="0" w:type="auto"/>
            <w:shd w:val="clear" w:color="auto" w:fill="auto"/>
            <w:vAlign w:val="center"/>
          </w:tcPr>
          <w:p w:rsidR="00212AD5" w:rsidRPr="00CC62DE" w:rsidRDefault="00212AD5" w:rsidP="00E84D61">
            <w:pPr>
              <w:jc w:val="center"/>
              <w:rPr>
                <w:rFonts w:ascii="Arial" w:hAnsi="Arial"/>
                <w:sz w:val="18"/>
                <w:lang w:eastAsia="zh-CN"/>
              </w:rPr>
            </w:pPr>
            <w:r w:rsidRPr="00CC62DE">
              <w:rPr>
                <w:rFonts w:ascii="Arial" w:hAnsi="Arial"/>
                <w:sz w:val="18"/>
              </w:rPr>
              <w:t>0x</w:t>
            </w:r>
            <w:r>
              <w:rPr>
                <w:rFonts w:ascii="Arial" w:hAnsi="Arial" w:hint="eastAsia"/>
                <w:sz w:val="18"/>
                <w:lang w:eastAsia="zh-CN"/>
              </w:rPr>
              <w:t>30</w:t>
            </w:r>
          </w:p>
        </w:tc>
        <w:tc>
          <w:tcPr>
            <w:tcW w:w="0" w:type="auto"/>
            <w:shd w:val="clear" w:color="auto" w:fill="auto"/>
            <w:vAlign w:val="center"/>
          </w:tcPr>
          <w:p w:rsidR="00212AD5" w:rsidRPr="00CC62DE" w:rsidRDefault="00212AD5" w:rsidP="00E84D61">
            <w:pPr>
              <w:keepNext/>
              <w:jc w:val="center"/>
              <w:rPr>
                <w:rFonts w:ascii="Arial" w:hAnsi="Arial"/>
                <w:sz w:val="18"/>
                <w:lang w:val="en-GB" w:eastAsia="zh-CN"/>
              </w:rPr>
            </w:pPr>
            <w:r w:rsidRPr="00CC62DE">
              <w:rPr>
                <w:rFonts w:ascii="Arial" w:hAnsi="Arial"/>
                <w:sz w:val="18"/>
                <w:lang w:val="en-GB"/>
              </w:rPr>
              <w:t>0x</w:t>
            </w:r>
            <w:r w:rsidRPr="00CC62DE">
              <w:rPr>
                <w:rFonts w:ascii="Arial" w:hAnsi="Arial" w:hint="eastAsia"/>
                <w:sz w:val="18"/>
                <w:lang w:val="en-GB" w:eastAsia="zh-CN"/>
              </w:rPr>
              <w:t>0</w:t>
            </w:r>
            <w:r>
              <w:rPr>
                <w:rFonts w:ascii="Arial" w:hAnsi="Arial" w:hint="eastAsia"/>
                <w:sz w:val="18"/>
                <w:lang w:val="en-GB" w:eastAsia="zh-CN"/>
              </w:rPr>
              <w:t>1</w:t>
            </w:r>
          </w:p>
        </w:tc>
        <w:tc>
          <w:tcPr>
            <w:tcW w:w="1036" w:type="dxa"/>
            <w:shd w:val="clear" w:color="auto" w:fill="auto"/>
          </w:tcPr>
          <w:p w:rsidR="00212AD5" w:rsidRPr="00CC62DE" w:rsidRDefault="00212AD5" w:rsidP="00E84D61">
            <w:pPr>
              <w:keepNext/>
              <w:jc w:val="center"/>
              <w:rPr>
                <w:rFonts w:ascii="Arial" w:hAnsi="Arial" w:hint="eastAsia"/>
                <w:sz w:val="18"/>
                <w:lang w:val="en-GB" w:eastAsia="zh-CN"/>
              </w:rPr>
            </w:pPr>
            <w:r w:rsidRPr="00CC62DE">
              <w:rPr>
                <w:rFonts w:ascii="Arial" w:hAnsi="Arial"/>
                <w:sz w:val="18"/>
                <w:lang w:val="en-GB"/>
              </w:rPr>
              <w:t>0x</w:t>
            </w:r>
            <w:r>
              <w:rPr>
                <w:rFonts w:ascii="Arial" w:hAnsi="Arial" w:hint="eastAsia"/>
                <w:sz w:val="18"/>
                <w:lang w:val="en-GB" w:eastAsia="zh-CN"/>
              </w:rPr>
              <w:t>04</w:t>
            </w:r>
          </w:p>
        </w:tc>
        <w:tc>
          <w:tcPr>
            <w:tcW w:w="0" w:type="auto"/>
          </w:tcPr>
          <w:p w:rsidR="00212AD5" w:rsidRPr="006778B2" w:rsidRDefault="00212AD5" w:rsidP="00E84D61">
            <w:pPr>
              <w:jc w:val="center"/>
              <w:rPr>
                <w:rFonts w:ascii="Arial" w:hAnsi="Arial" w:hint="eastAsia"/>
                <w:color w:val="FF0000"/>
                <w:sz w:val="18"/>
                <w:lang w:val="en-GB" w:eastAsia="zh-CN"/>
              </w:rPr>
            </w:pPr>
            <w:r w:rsidRPr="006778B2">
              <w:rPr>
                <w:rFonts w:ascii="Arial" w:hAnsi="Arial" w:hint="eastAsia"/>
                <w:color w:val="FF0000"/>
                <w:sz w:val="18"/>
                <w:lang w:val="en-GB" w:eastAsia="zh-CN"/>
              </w:rPr>
              <w:t>0x</w:t>
            </w:r>
            <w:r>
              <w:rPr>
                <w:rFonts w:ascii="Arial" w:hAnsi="Arial" w:hint="eastAsia"/>
                <w:color w:val="FF0000"/>
                <w:sz w:val="18"/>
                <w:lang w:val="en-GB" w:eastAsia="zh-CN"/>
              </w:rPr>
              <w:t>XX</w:t>
            </w:r>
          </w:p>
        </w:tc>
        <w:tc>
          <w:tcPr>
            <w:tcW w:w="0" w:type="auto"/>
          </w:tcPr>
          <w:p w:rsidR="00212AD5" w:rsidRPr="006778B2" w:rsidRDefault="00212AD5" w:rsidP="00E84D61">
            <w:pPr>
              <w:jc w:val="center"/>
              <w:rPr>
                <w:rFonts w:ascii="Arial" w:hAnsi="Arial" w:hint="eastAsia"/>
                <w:color w:val="FF0000"/>
                <w:sz w:val="18"/>
                <w:lang w:val="en-GB" w:eastAsia="zh-CN"/>
              </w:rPr>
            </w:pPr>
            <w:r w:rsidRPr="006778B2">
              <w:rPr>
                <w:rFonts w:ascii="Arial" w:hAnsi="Arial" w:cs="Arial" w:hint="eastAsia"/>
                <w:color w:val="FF0000"/>
                <w:sz w:val="18"/>
                <w:szCs w:val="18"/>
                <w:lang w:val="en-GB" w:eastAsia="zh-CN"/>
              </w:rPr>
              <w:t>0x</w:t>
            </w:r>
            <w:r>
              <w:rPr>
                <w:rFonts w:ascii="Arial" w:hAnsi="Arial" w:cs="Arial" w:hint="eastAsia"/>
                <w:color w:val="FF0000"/>
                <w:sz w:val="18"/>
                <w:szCs w:val="18"/>
                <w:lang w:val="en-GB" w:eastAsia="zh-CN"/>
              </w:rPr>
              <w:t>XX</w:t>
            </w:r>
          </w:p>
        </w:tc>
        <w:tc>
          <w:tcPr>
            <w:tcW w:w="0" w:type="auto"/>
          </w:tcPr>
          <w:p w:rsidR="00212AD5" w:rsidRPr="00CC62DE" w:rsidRDefault="00212AD5" w:rsidP="00E84D61">
            <w:pPr>
              <w:jc w:val="center"/>
              <w:rPr>
                <w:rFonts w:ascii="Arial" w:hAnsi="Arial" w:hint="eastAsia"/>
                <w:sz w:val="18"/>
                <w:lang w:val="en-GB" w:eastAsia="zh-CN"/>
              </w:rPr>
            </w:pPr>
            <w:r w:rsidRPr="00CC62DE">
              <w:rPr>
                <w:rFonts w:ascii="Arial" w:hAnsi="Arial" w:cs="Arial" w:hint="eastAsia"/>
                <w:sz w:val="18"/>
                <w:szCs w:val="18"/>
                <w:lang w:val="en-GB" w:eastAsia="zh-CN"/>
              </w:rPr>
              <w:t>0xAA</w:t>
            </w:r>
          </w:p>
        </w:tc>
        <w:tc>
          <w:tcPr>
            <w:tcW w:w="0" w:type="auto"/>
          </w:tcPr>
          <w:p w:rsidR="00212AD5" w:rsidRPr="00CC62DE" w:rsidRDefault="00212AD5" w:rsidP="00E84D61">
            <w:pPr>
              <w:jc w:val="center"/>
              <w:rPr>
                <w:rFonts w:hint="eastAsia"/>
                <w:lang w:eastAsia="zh-CN"/>
              </w:rPr>
            </w:pPr>
            <w:r w:rsidRPr="00CC62DE">
              <w:rPr>
                <w:rFonts w:ascii="Arial" w:hAnsi="Arial" w:cs="Arial" w:hint="eastAsia"/>
                <w:sz w:val="18"/>
                <w:szCs w:val="18"/>
                <w:lang w:val="en-GB" w:eastAsia="zh-CN"/>
              </w:rPr>
              <w:t>0xAA</w:t>
            </w:r>
          </w:p>
        </w:tc>
        <w:tc>
          <w:tcPr>
            <w:tcW w:w="0" w:type="auto"/>
          </w:tcPr>
          <w:p w:rsidR="00212AD5" w:rsidRPr="00CC62DE" w:rsidRDefault="00212AD5" w:rsidP="00E84D61">
            <w:pPr>
              <w:jc w:val="center"/>
              <w:rPr>
                <w:rFonts w:hint="eastAsia"/>
                <w:lang w:eastAsia="zh-CN"/>
              </w:rPr>
            </w:pPr>
            <w:r w:rsidRPr="00CC62DE">
              <w:rPr>
                <w:rFonts w:ascii="Arial" w:hAnsi="Arial" w:cs="Arial" w:hint="eastAsia"/>
                <w:sz w:val="18"/>
                <w:szCs w:val="18"/>
                <w:lang w:val="en-GB" w:eastAsia="zh-CN"/>
              </w:rPr>
              <w:t>0xAA</w:t>
            </w:r>
          </w:p>
        </w:tc>
      </w:tr>
    </w:tbl>
    <w:p w:rsidR="00212AD5" w:rsidRDefault="00212AD5" w:rsidP="00212AD5">
      <w:pPr>
        <w:rPr>
          <w:rFonts w:ascii="Arial" w:hAnsi="Arial" w:cs="Arial" w:hint="eastAsia"/>
          <w:b/>
          <w:sz w:val="21"/>
          <w:szCs w:val="21"/>
          <w:lang w:val="en-GB" w:eastAsia="zh-CN"/>
        </w:rPr>
      </w:pPr>
      <w:r>
        <w:rPr>
          <w:rFonts w:ascii="Arial" w:hAnsi="Arial" w:cs="Arial" w:hint="eastAsia"/>
          <w:b/>
          <w:sz w:val="21"/>
          <w:szCs w:val="21"/>
          <w:lang w:val="en-GB" w:eastAsia="zh-CN"/>
        </w:rPr>
        <w:t>Note: Data3 and Data4 are the steps.</w:t>
      </w:r>
    </w:p>
    <w:p w:rsidR="00212AD5" w:rsidRDefault="00212AD5" w:rsidP="00212AD5">
      <w:pPr>
        <w:rPr>
          <w:rFonts w:ascii="Arial" w:hAnsi="Arial" w:cs="Arial" w:hint="eastAsia"/>
          <w:b/>
          <w:sz w:val="21"/>
          <w:szCs w:val="21"/>
          <w:lang w:val="en-GB" w:eastAsia="zh-CN"/>
        </w:rPr>
      </w:pPr>
      <w:r>
        <w:rPr>
          <w:rFonts w:ascii="Arial" w:hAnsi="Arial" w:cs="Arial" w:hint="eastAsia"/>
          <w:b/>
          <w:sz w:val="21"/>
          <w:szCs w:val="21"/>
          <w:lang w:val="en-GB" w:eastAsia="zh-CN"/>
        </w:rPr>
        <w:t>Data3 = 0 and Data4 = 0, step=0.</w:t>
      </w:r>
    </w:p>
    <w:p w:rsidR="00212AD5" w:rsidRPr="00DA3937" w:rsidRDefault="00212AD5" w:rsidP="00212AD5">
      <w:pPr>
        <w:rPr>
          <w:rFonts w:ascii="Arial" w:hAnsi="Arial" w:cs="Arial" w:hint="eastAsia"/>
          <w:b/>
          <w:sz w:val="21"/>
          <w:szCs w:val="21"/>
          <w:lang w:val="en-GB" w:eastAsia="zh-CN"/>
        </w:rPr>
      </w:pPr>
    </w:p>
    <w:p w:rsidR="00212AD5" w:rsidRPr="00CC62DE" w:rsidRDefault="00212AD5" w:rsidP="00212AD5">
      <w:pPr>
        <w:rPr>
          <w:rFonts w:ascii="Arial" w:hAnsi="Arial" w:cs="Arial" w:hint="eastAsia"/>
          <w:b/>
          <w:sz w:val="21"/>
          <w:szCs w:val="21"/>
          <w:lang w:val="en-GB" w:eastAsia="zh-CN"/>
        </w:rPr>
      </w:pPr>
      <w:r w:rsidRPr="00CC62DE">
        <w:rPr>
          <w:rFonts w:ascii="Arial" w:hAnsi="Arial" w:cs="Arial"/>
          <w:b/>
          <w:sz w:val="21"/>
          <w:szCs w:val="21"/>
          <w:lang w:val="en-GB" w:eastAsia="zh-CN"/>
        </w:rPr>
        <w:t>The ECU answer with the acknowledgement sent as follow</w:t>
      </w:r>
      <w:r w:rsidRPr="00CC62DE">
        <w:rPr>
          <w:rFonts w:ascii="Arial" w:hAnsi="Arial" w:cs="Arial" w:hint="eastAsia"/>
          <w:b/>
          <w:sz w:val="21"/>
          <w:szCs w:val="21"/>
          <w:lang w:val="en-GB" w:eastAsia="zh-CN"/>
        </w:rPr>
        <w:t>ing</w:t>
      </w:r>
      <w:r w:rsidRPr="00CC62DE">
        <w:rPr>
          <w:rFonts w:ascii="Arial" w:hAnsi="Arial" w:cs="Arial"/>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212AD5" w:rsidRPr="00CC62DE" w:rsidTr="00E84D61">
        <w:trPr>
          <w:trHeight w:val="276"/>
        </w:trPr>
        <w:tc>
          <w:tcPr>
            <w:tcW w:w="0" w:type="auto"/>
            <w:shd w:val="clear" w:color="auto" w:fill="E6E6E6"/>
            <w:vAlign w:val="center"/>
          </w:tcPr>
          <w:p w:rsidR="00212AD5" w:rsidRPr="00CC62DE" w:rsidRDefault="00212AD5" w:rsidP="00E84D61">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Data7</w:t>
            </w:r>
          </w:p>
        </w:tc>
      </w:tr>
      <w:tr w:rsidR="00212AD5" w:rsidRPr="00CC62DE" w:rsidTr="00E84D61">
        <w:trPr>
          <w:trHeight w:val="223"/>
        </w:trPr>
        <w:tc>
          <w:tcPr>
            <w:tcW w:w="0" w:type="auto"/>
            <w:shd w:val="clear" w:color="auto" w:fill="auto"/>
            <w:vAlign w:val="center"/>
          </w:tcPr>
          <w:p w:rsidR="00212AD5" w:rsidRPr="00CC62DE" w:rsidRDefault="00212AD5" w:rsidP="00E84D61">
            <w:pPr>
              <w:jc w:val="center"/>
              <w:rPr>
                <w:rFonts w:ascii="Arial" w:hAnsi="Arial" w:hint="eastAsia"/>
                <w:sz w:val="18"/>
                <w:lang w:eastAsia="zh-CN"/>
              </w:rPr>
            </w:pPr>
            <w:r w:rsidRPr="00CC62DE">
              <w:rPr>
                <w:rFonts w:ascii="Arial" w:hAnsi="Arial"/>
                <w:sz w:val="18"/>
              </w:rPr>
              <w:t>0x774</w:t>
            </w:r>
          </w:p>
        </w:tc>
        <w:tc>
          <w:tcPr>
            <w:tcW w:w="0" w:type="auto"/>
            <w:shd w:val="clear" w:color="auto" w:fill="auto"/>
            <w:vAlign w:val="center"/>
          </w:tcPr>
          <w:p w:rsidR="00212AD5" w:rsidRPr="00CC62DE" w:rsidRDefault="00212AD5" w:rsidP="00E84D61">
            <w:pPr>
              <w:jc w:val="center"/>
              <w:rPr>
                <w:rFonts w:ascii="Arial" w:hAnsi="Arial"/>
                <w:sz w:val="18"/>
                <w:lang w:eastAsia="zh-CN"/>
              </w:rPr>
            </w:pPr>
            <w:r w:rsidRPr="00CC62DE">
              <w:rPr>
                <w:rFonts w:ascii="Arial" w:hAnsi="Arial"/>
                <w:sz w:val="18"/>
              </w:rPr>
              <w:t>0x</w:t>
            </w:r>
            <w:r>
              <w:rPr>
                <w:rFonts w:ascii="Arial" w:hAnsi="Arial" w:hint="eastAsia"/>
                <w:sz w:val="18"/>
                <w:lang w:eastAsia="zh-CN"/>
              </w:rPr>
              <w:t>70</w:t>
            </w:r>
          </w:p>
        </w:tc>
        <w:tc>
          <w:tcPr>
            <w:tcW w:w="0" w:type="auto"/>
            <w:shd w:val="clear" w:color="auto" w:fill="auto"/>
            <w:vAlign w:val="center"/>
          </w:tcPr>
          <w:p w:rsidR="00212AD5" w:rsidRPr="00CC62DE" w:rsidRDefault="00212AD5" w:rsidP="00E84D61">
            <w:pPr>
              <w:keepNext/>
              <w:jc w:val="center"/>
              <w:rPr>
                <w:rFonts w:ascii="Arial" w:hAnsi="Arial" w:hint="eastAsia"/>
                <w:sz w:val="18"/>
                <w:lang w:val="en-GB" w:eastAsia="zh-CN"/>
              </w:rPr>
            </w:pPr>
            <w:r w:rsidRPr="00CC62DE">
              <w:rPr>
                <w:rFonts w:ascii="Arial" w:hAnsi="Arial"/>
                <w:sz w:val="18"/>
                <w:lang w:val="en-GB"/>
              </w:rPr>
              <w:t>0</w:t>
            </w:r>
            <w:r w:rsidRPr="00CC62DE">
              <w:rPr>
                <w:rFonts w:ascii="Arial" w:hAnsi="Arial" w:hint="eastAsia"/>
                <w:sz w:val="18"/>
                <w:lang w:val="en-GB" w:eastAsia="zh-CN"/>
              </w:rPr>
              <w:t>x0</w:t>
            </w:r>
            <w:r>
              <w:rPr>
                <w:rFonts w:ascii="Arial" w:hAnsi="Arial" w:hint="eastAsia"/>
                <w:sz w:val="18"/>
                <w:lang w:val="en-GB" w:eastAsia="zh-CN"/>
              </w:rPr>
              <w:t>1</w:t>
            </w:r>
          </w:p>
        </w:tc>
        <w:tc>
          <w:tcPr>
            <w:tcW w:w="1036" w:type="dxa"/>
            <w:shd w:val="clear" w:color="auto" w:fill="auto"/>
          </w:tcPr>
          <w:p w:rsidR="00212AD5" w:rsidRPr="00CC62DE" w:rsidRDefault="00212AD5" w:rsidP="00E84D61">
            <w:pPr>
              <w:keepNext/>
              <w:jc w:val="center"/>
              <w:rPr>
                <w:rFonts w:ascii="Arial" w:hAnsi="Arial" w:hint="eastAsia"/>
                <w:sz w:val="18"/>
                <w:lang w:val="en-GB" w:eastAsia="zh-CN"/>
              </w:rPr>
            </w:pPr>
            <w:r>
              <w:rPr>
                <w:rFonts w:ascii="Arial" w:hAnsi="Arial" w:hint="eastAsia"/>
                <w:sz w:val="18"/>
                <w:lang w:val="en-GB" w:eastAsia="zh-CN"/>
              </w:rPr>
              <w:t>0x01</w:t>
            </w:r>
          </w:p>
        </w:tc>
        <w:tc>
          <w:tcPr>
            <w:tcW w:w="0" w:type="auto"/>
          </w:tcPr>
          <w:p w:rsidR="00212AD5" w:rsidRPr="00CC62DE" w:rsidRDefault="00212AD5" w:rsidP="00E84D61">
            <w:pPr>
              <w:jc w:val="center"/>
              <w:rPr>
                <w:rFonts w:ascii="Arial" w:hAnsi="Arial" w:hint="eastAsia"/>
                <w:sz w:val="18"/>
                <w:lang w:val="en-GB" w:eastAsia="zh-CN"/>
              </w:rPr>
            </w:pPr>
            <w:r w:rsidRPr="00CC62DE">
              <w:rPr>
                <w:rFonts w:ascii="Arial" w:hAnsi="Arial" w:hint="eastAsia"/>
                <w:sz w:val="18"/>
                <w:lang w:val="en-GB" w:eastAsia="zh-CN"/>
              </w:rPr>
              <w:t>--</w:t>
            </w:r>
          </w:p>
        </w:tc>
        <w:tc>
          <w:tcPr>
            <w:tcW w:w="0" w:type="auto"/>
          </w:tcPr>
          <w:p w:rsidR="00212AD5" w:rsidRPr="00CC62DE" w:rsidRDefault="00212AD5" w:rsidP="00E84D61">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212AD5" w:rsidRPr="00CC62DE" w:rsidRDefault="00212AD5" w:rsidP="00E84D61">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212AD5" w:rsidRPr="00CC62DE" w:rsidRDefault="00212AD5" w:rsidP="00E84D61">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212AD5" w:rsidRPr="00CC62DE" w:rsidRDefault="00212AD5" w:rsidP="00E84D61">
            <w:pPr>
              <w:jc w:val="center"/>
            </w:pPr>
            <w:r w:rsidRPr="00CC62DE">
              <w:rPr>
                <w:rFonts w:ascii="Arial" w:hAnsi="Arial" w:hint="eastAsia"/>
                <w:sz w:val="18"/>
                <w:lang w:val="en-GB" w:eastAsia="zh-CN"/>
              </w:rPr>
              <w:t>--</w:t>
            </w:r>
          </w:p>
        </w:tc>
      </w:tr>
    </w:tbl>
    <w:p w:rsidR="00212AD5" w:rsidRDefault="00212AD5" w:rsidP="00212AD5">
      <w:pPr>
        <w:spacing w:line="24" w:lineRule="atLeast"/>
        <w:rPr>
          <w:rFonts w:cs="Arial" w:hint="eastAsia"/>
          <w:lang w:eastAsia="zh-CN"/>
        </w:rPr>
      </w:pPr>
    </w:p>
    <w:p w:rsidR="00212AD5" w:rsidRDefault="00212AD5" w:rsidP="00212AD5">
      <w:pPr>
        <w:spacing w:line="24" w:lineRule="atLeast"/>
        <w:rPr>
          <w:rFonts w:cs="Arial" w:hint="eastAsia"/>
          <w:lang w:eastAsia="zh-CN"/>
        </w:rPr>
      </w:pPr>
      <w:r w:rsidRPr="00CC62DE">
        <w:rPr>
          <w:rFonts w:cs="Arial"/>
          <w:spacing w:val="-1"/>
          <w:szCs w:val="21"/>
        </w:rPr>
        <w:t>–</w:t>
      </w:r>
      <w:r>
        <w:rPr>
          <w:rFonts w:cs="Arial" w:hint="eastAsia"/>
          <w:spacing w:val="-1"/>
          <w:szCs w:val="21"/>
          <w:lang w:eastAsia="zh-CN"/>
        </w:rPr>
        <w:t>Step 3 Write the Motor steps</w:t>
      </w:r>
    </w:p>
    <w:p w:rsidR="0013767D" w:rsidRPr="00CC62DE" w:rsidRDefault="0013767D" w:rsidP="0013767D">
      <w:pPr>
        <w:rPr>
          <w:rFonts w:ascii="Arial" w:hAnsi="Arial" w:cs="Arial" w:hint="eastAsia"/>
          <w:b/>
          <w:sz w:val="21"/>
          <w:szCs w:val="21"/>
          <w:lang w:val="en-GB" w:eastAsia="zh-CN"/>
        </w:rPr>
      </w:pPr>
      <w:r w:rsidRPr="00CC62DE">
        <w:rPr>
          <w:rFonts w:ascii="Arial" w:hAnsi="Arial" w:cs="Arial"/>
          <w:b/>
          <w:sz w:val="21"/>
          <w:szCs w:val="21"/>
          <w:lang w:val="en-GB" w:eastAsia="zh-CN"/>
        </w:rPr>
        <w:t xml:space="preserve">The following command can be used to </w:t>
      </w:r>
      <w:r>
        <w:rPr>
          <w:rFonts w:ascii="Arial" w:hAnsi="Arial" w:cs="Arial" w:hint="eastAsia"/>
          <w:b/>
          <w:sz w:val="21"/>
          <w:szCs w:val="21"/>
          <w:lang w:val="en-GB" w:eastAsia="zh-CN"/>
        </w:rPr>
        <w:t>write the motor setp</w:t>
      </w:r>
      <w:r w:rsidRPr="00CC62DE">
        <w:rPr>
          <w:rFonts w:ascii="Arial" w:hAnsi="Arial" w:cs="Arial" w:hint="eastAsia"/>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13767D" w:rsidRPr="00CC62DE" w:rsidTr="00E01BF4">
        <w:trPr>
          <w:trHeight w:val="276"/>
        </w:trPr>
        <w:tc>
          <w:tcPr>
            <w:tcW w:w="0" w:type="auto"/>
            <w:shd w:val="clear" w:color="auto" w:fill="E6E6E6"/>
            <w:vAlign w:val="center"/>
          </w:tcPr>
          <w:p w:rsidR="0013767D" w:rsidRPr="00CC62DE" w:rsidRDefault="0013767D" w:rsidP="00E01BF4">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13767D" w:rsidRPr="00CC62DE" w:rsidRDefault="0013767D" w:rsidP="00E01BF4">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13767D" w:rsidRPr="00CC62DE" w:rsidRDefault="0013767D" w:rsidP="00E01BF4">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13767D" w:rsidRPr="00CC62DE" w:rsidRDefault="0013767D" w:rsidP="00E01BF4">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13767D" w:rsidRPr="00CC62DE" w:rsidRDefault="0013767D" w:rsidP="00E01BF4">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13767D" w:rsidRPr="00CC62DE" w:rsidRDefault="0013767D" w:rsidP="00E01BF4">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13767D" w:rsidRPr="00CC62DE" w:rsidRDefault="0013767D" w:rsidP="00E01BF4">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13767D" w:rsidRPr="00CC62DE" w:rsidRDefault="0013767D" w:rsidP="00E01BF4">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13767D" w:rsidRPr="00CC62DE" w:rsidRDefault="0013767D" w:rsidP="00E01BF4">
            <w:pPr>
              <w:jc w:val="center"/>
              <w:rPr>
                <w:rFonts w:ascii="Arial" w:hAnsi="Arial" w:hint="eastAsia"/>
                <w:b/>
                <w:sz w:val="18"/>
                <w:lang w:eastAsia="zh-CN"/>
              </w:rPr>
            </w:pPr>
            <w:r w:rsidRPr="00CC62DE">
              <w:rPr>
                <w:rFonts w:ascii="Arial" w:hAnsi="Arial" w:hint="eastAsia"/>
                <w:b/>
                <w:sz w:val="18"/>
                <w:lang w:eastAsia="zh-CN"/>
              </w:rPr>
              <w:t>Data7</w:t>
            </w:r>
          </w:p>
        </w:tc>
      </w:tr>
      <w:tr w:rsidR="0013767D" w:rsidRPr="00CC62DE" w:rsidTr="00E01BF4">
        <w:trPr>
          <w:trHeight w:val="243"/>
        </w:trPr>
        <w:tc>
          <w:tcPr>
            <w:tcW w:w="0" w:type="auto"/>
            <w:shd w:val="clear" w:color="auto" w:fill="auto"/>
            <w:vAlign w:val="center"/>
          </w:tcPr>
          <w:p w:rsidR="0013767D" w:rsidRPr="00CC62DE" w:rsidRDefault="0013767D" w:rsidP="00E01BF4">
            <w:pPr>
              <w:jc w:val="center"/>
              <w:rPr>
                <w:rFonts w:ascii="Arial" w:hAnsi="Arial" w:hint="eastAsia"/>
                <w:sz w:val="18"/>
                <w:lang w:eastAsia="zh-CN"/>
              </w:rPr>
            </w:pPr>
            <w:r w:rsidRPr="00CC62DE">
              <w:rPr>
                <w:rFonts w:ascii="Arial" w:hAnsi="Arial" w:hint="eastAsia"/>
                <w:sz w:val="18"/>
                <w:lang w:eastAsia="zh-CN"/>
              </w:rPr>
              <w:t>0x772</w:t>
            </w:r>
          </w:p>
        </w:tc>
        <w:tc>
          <w:tcPr>
            <w:tcW w:w="0" w:type="auto"/>
            <w:shd w:val="clear" w:color="auto" w:fill="auto"/>
            <w:vAlign w:val="center"/>
          </w:tcPr>
          <w:p w:rsidR="0013767D" w:rsidRPr="00CC62DE" w:rsidRDefault="0013767D" w:rsidP="00E01BF4">
            <w:pPr>
              <w:jc w:val="center"/>
              <w:rPr>
                <w:rFonts w:ascii="Arial" w:hAnsi="Arial"/>
                <w:sz w:val="18"/>
                <w:lang w:eastAsia="zh-CN"/>
              </w:rPr>
            </w:pPr>
            <w:r w:rsidRPr="00CC62DE">
              <w:rPr>
                <w:rFonts w:ascii="Arial" w:hAnsi="Arial"/>
                <w:sz w:val="18"/>
              </w:rPr>
              <w:t>0x</w:t>
            </w:r>
            <w:r>
              <w:rPr>
                <w:rFonts w:ascii="Arial" w:hAnsi="Arial" w:hint="eastAsia"/>
                <w:sz w:val="18"/>
                <w:lang w:eastAsia="zh-CN"/>
              </w:rPr>
              <w:t>1B</w:t>
            </w:r>
          </w:p>
        </w:tc>
        <w:tc>
          <w:tcPr>
            <w:tcW w:w="0" w:type="auto"/>
            <w:shd w:val="clear" w:color="auto" w:fill="auto"/>
            <w:vAlign w:val="center"/>
          </w:tcPr>
          <w:p w:rsidR="0013767D" w:rsidRPr="00CC62DE" w:rsidRDefault="0013767D" w:rsidP="00E01BF4">
            <w:pPr>
              <w:keepNext/>
              <w:jc w:val="center"/>
              <w:rPr>
                <w:rFonts w:ascii="Arial" w:hAnsi="Arial"/>
                <w:sz w:val="18"/>
                <w:lang w:val="en-GB" w:eastAsia="zh-CN"/>
              </w:rPr>
            </w:pPr>
            <w:r w:rsidRPr="00CC62DE">
              <w:rPr>
                <w:rFonts w:ascii="Arial" w:hAnsi="Arial"/>
                <w:sz w:val="18"/>
                <w:lang w:val="en-GB"/>
              </w:rPr>
              <w:t>0x</w:t>
            </w:r>
            <w:r w:rsidRPr="00CC62DE">
              <w:rPr>
                <w:rFonts w:ascii="Arial" w:hAnsi="Arial" w:hint="eastAsia"/>
                <w:sz w:val="18"/>
                <w:lang w:val="en-GB" w:eastAsia="zh-CN"/>
              </w:rPr>
              <w:t>0</w:t>
            </w:r>
            <w:r>
              <w:rPr>
                <w:rFonts w:ascii="Arial" w:hAnsi="Arial" w:hint="eastAsia"/>
                <w:sz w:val="18"/>
                <w:lang w:val="en-GB" w:eastAsia="zh-CN"/>
              </w:rPr>
              <w:t>1</w:t>
            </w:r>
          </w:p>
        </w:tc>
        <w:tc>
          <w:tcPr>
            <w:tcW w:w="1036" w:type="dxa"/>
            <w:shd w:val="clear" w:color="auto" w:fill="auto"/>
          </w:tcPr>
          <w:p w:rsidR="0013767D" w:rsidRPr="00CC62DE" w:rsidRDefault="0013767D" w:rsidP="00E01BF4">
            <w:pPr>
              <w:keepNext/>
              <w:jc w:val="center"/>
              <w:rPr>
                <w:rFonts w:ascii="Arial" w:hAnsi="Arial" w:hint="eastAsia"/>
                <w:sz w:val="18"/>
                <w:lang w:val="en-GB" w:eastAsia="zh-CN"/>
              </w:rPr>
            </w:pPr>
            <w:r w:rsidRPr="00CC62DE">
              <w:rPr>
                <w:rFonts w:ascii="Arial" w:hAnsi="Arial"/>
                <w:sz w:val="18"/>
                <w:lang w:val="en-GB"/>
              </w:rPr>
              <w:t>0x</w:t>
            </w:r>
            <w:r>
              <w:rPr>
                <w:rFonts w:ascii="Arial" w:hAnsi="Arial" w:hint="eastAsia"/>
                <w:sz w:val="18"/>
                <w:lang w:val="en-GB" w:eastAsia="zh-CN"/>
              </w:rPr>
              <w:t>01</w:t>
            </w:r>
          </w:p>
        </w:tc>
        <w:tc>
          <w:tcPr>
            <w:tcW w:w="0" w:type="auto"/>
          </w:tcPr>
          <w:p w:rsidR="0013767D" w:rsidRPr="00CC62DE" w:rsidRDefault="0013767D" w:rsidP="00E01BF4">
            <w:pPr>
              <w:keepNext/>
              <w:jc w:val="center"/>
              <w:rPr>
                <w:rFonts w:ascii="Arial" w:hAnsi="Arial" w:hint="eastAsia"/>
                <w:sz w:val="18"/>
                <w:lang w:val="en-GB" w:eastAsia="zh-CN"/>
              </w:rPr>
            </w:pPr>
            <w:r w:rsidRPr="00CC62DE">
              <w:rPr>
                <w:rFonts w:ascii="Arial" w:hAnsi="Arial"/>
                <w:sz w:val="18"/>
                <w:lang w:val="en-GB"/>
              </w:rPr>
              <w:t>0x</w:t>
            </w:r>
            <w:r>
              <w:rPr>
                <w:rFonts w:ascii="Arial" w:hAnsi="Arial" w:hint="eastAsia"/>
                <w:sz w:val="18"/>
                <w:lang w:val="en-GB" w:eastAsia="zh-CN"/>
              </w:rPr>
              <w:t>04</w:t>
            </w:r>
          </w:p>
        </w:tc>
        <w:tc>
          <w:tcPr>
            <w:tcW w:w="0" w:type="auto"/>
          </w:tcPr>
          <w:p w:rsidR="0013767D" w:rsidRPr="00CC62DE" w:rsidRDefault="0013767D" w:rsidP="0013767D">
            <w:pPr>
              <w:jc w:val="center"/>
              <w:rPr>
                <w:rFonts w:ascii="Arial" w:hAnsi="Arial" w:hint="eastAsia"/>
                <w:sz w:val="18"/>
                <w:lang w:val="en-GB" w:eastAsia="zh-CN"/>
              </w:rPr>
            </w:pPr>
            <w:r w:rsidRPr="00CC62DE">
              <w:rPr>
                <w:rFonts w:ascii="Arial" w:hAnsi="Arial" w:hint="eastAsia"/>
                <w:sz w:val="18"/>
                <w:lang w:val="en-GB" w:eastAsia="zh-CN"/>
              </w:rPr>
              <w:t>0x</w:t>
            </w:r>
            <w:r>
              <w:rPr>
                <w:rFonts w:ascii="Arial" w:hAnsi="Arial" w:hint="eastAsia"/>
                <w:sz w:val="18"/>
                <w:lang w:val="en-GB" w:eastAsia="zh-CN"/>
              </w:rPr>
              <w:t>02</w:t>
            </w:r>
          </w:p>
        </w:tc>
        <w:tc>
          <w:tcPr>
            <w:tcW w:w="0" w:type="auto"/>
          </w:tcPr>
          <w:p w:rsidR="0013767D" w:rsidRPr="00BA207F" w:rsidRDefault="0013767D" w:rsidP="00E01BF4">
            <w:pPr>
              <w:jc w:val="center"/>
              <w:rPr>
                <w:rFonts w:ascii="Arial" w:hAnsi="Arial" w:hint="eastAsia"/>
                <w:color w:val="FF0000"/>
                <w:sz w:val="18"/>
                <w:lang w:val="en-GB" w:eastAsia="zh-CN"/>
              </w:rPr>
            </w:pPr>
            <w:r w:rsidRPr="00BA207F">
              <w:rPr>
                <w:rFonts w:ascii="Arial" w:hAnsi="Arial" w:cs="Arial" w:hint="eastAsia"/>
                <w:color w:val="FF0000"/>
                <w:sz w:val="18"/>
                <w:szCs w:val="18"/>
                <w:lang w:val="en-GB" w:eastAsia="zh-CN"/>
              </w:rPr>
              <w:t>0x</w:t>
            </w:r>
            <w:r>
              <w:rPr>
                <w:rFonts w:ascii="Arial" w:hAnsi="Arial" w:cs="Arial" w:hint="eastAsia"/>
                <w:color w:val="FF0000"/>
                <w:sz w:val="18"/>
                <w:szCs w:val="18"/>
                <w:lang w:val="en-GB" w:eastAsia="zh-CN"/>
              </w:rPr>
              <w:t>XX</w:t>
            </w:r>
          </w:p>
        </w:tc>
        <w:tc>
          <w:tcPr>
            <w:tcW w:w="0" w:type="auto"/>
          </w:tcPr>
          <w:p w:rsidR="0013767D" w:rsidRPr="00BA207F" w:rsidRDefault="0013767D" w:rsidP="00E01BF4">
            <w:pPr>
              <w:jc w:val="center"/>
              <w:rPr>
                <w:rFonts w:ascii="Arial" w:hAnsi="Arial" w:hint="eastAsia"/>
                <w:color w:val="FF0000"/>
                <w:sz w:val="18"/>
                <w:lang w:val="en-GB" w:eastAsia="zh-CN"/>
              </w:rPr>
            </w:pPr>
            <w:r w:rsidRPr="00BA207F">
              <w:rPr>
                <w:rFonts w:ascii="Arial" w:hAnsi="Arial" w:cs="Arial" w:hint="eastAsia"/>
                <w:color w:val="FF0000"/>
                <w:sz w:val="18"/>
                <w:szCs w:val="18"/>
                <w:lang w:val="en-GB" w:eastAsia="zh-CN"/>
              </w:rPr>
              <w:t>0x</w:t>
            </w:r>
            <w:r>
              <w:rPr>
                <w:rFonts w:ascii="Arial" w:hAnsi="Arial" w:cs="Arial" w:hint="eastAsia"/>
                <w:color w:val="FF0000"/>
                <w:sz w:val="18"/>
                <w:szCs w:val="18"/>
                <w:lang w:val="en-GB" w:eastAsia="zh-CN"/>
              </w:rPr>
              <w:t>XX</w:t>
            </w:r>
          </w:p>
        </w:tc>
        <w:tc>
          <w:tcPr>
            <w:tcW w:w="0" w:type="auto"/>
          </w:tcPr>
          <w:p w:rsidR="0013767D" w:rsidRPr="00CC62DE" w:rsidRDefault="0013767D" w:rsidP="00E01BF4">
            <w:pPr>
              <w:jc w:val="center"/>
              <w:rPr>
                <w:rFonts w:hint="eastAsia"/>
                <w:lang w:eastAsia="zh-CN"/>
              </w:rPr>
            </w:pPr>
            <w:r w:rsidRPr="00CC62DE">
              <w:rPr>
                <w:rFonts w:ascii="Arial" w:hAnsi="Arial" w:cs="Arial" w:hint="eastAsia"/>
                <w:sz w:val="18"/>
                <w:szCs w:val="18"/>
                <w:lang w:val="en-GB" w:eastAsia="zh-CN"/>
              </w:rPr>
              <w:t>0xAA</w:t>
            </w:r>
          </w:p>
        </w:tc>
      </w:tr>
    </w:tbl>
    <w:p w:rsidR="0013767D" w:rsidRDefault="0013767D" w:rsidP="0013767D">
      <w:pPr>
        <w:rPr>
          <w:rFonts w:ascii="Arial" w:hAnsi="Arial" w:cs="Arial" w:hint="eastAsia"/>
          <w:b/>
          <w:sz w:val="21"/>
          <w:szCs w:val="21"/>
          <w:lang w:val="en-GB" w:eastAsia="zh-CN"/>
        </w:rPr>
      </w:pPr>
      <w:r>
        <w:rPr>
          <w:rFonts w:ascii="Arial" w:hAnsi="Arial" w:cs="Arial" w:hint="eastAsia"/>
          <w:b/>
          <w:sz w:val="21"/>
          <w:szCs w:val="21"/>
          <w:lang w:val="en-GB" w:eastAsia="zh-CN"/>
        </w:rPr>
        <w:t>Note: Data5 and Data6 are the steps.</w:t>
      </w:r>
    </w:p>
    <w:p w:rsidR="0013767D" w:rsidRDefault="0013767D" w:rsidP="0013767D">
      <w:pPr>
        <w:rPr>
          <w:rFonts w:ascii="Arial" w:hAnsi="Arial" w:cs="Arial" w:hint="eastAsia"/>
          <w:b/>
          <w:sz w:val="21"/>
          <w:szCs w:val="21"/>
          <w:lang w:val="en-GB" w:eastAsia="zh-CN"/>
        </w:rPr>
      </w:pPr>
      <w:r>
        <w:rPr>
          <w:rFonts w:ascii="Arial" w:hAnsi="Arial" w:cs="Arial" w:hint="eastAsia"/>
          <w:b/>
          <w:sz w:val="21"/>
          <w:szCs w:val="21"/>
          <w:lang w:val="en-GB" w:eastAsia="zh-CN"/>
        </w:rPr>
        <w:t>Data5 = 0 and Data6 = 0, step=0.</w:t>
      </w:r>
    </w:p>
    <w:p w:rsidR="00212AD5" w:rsidRPr="00CC62DE" w:rsidRDefault="00212AD5" w:rsidP="00212AD5">
      <w:pPr>
        <w:rPr>
          <w:rFonts w:ascii="Arial" w:hAnsi="Arial" w:cs="Arial" w:hint="eastAsia"/>
          <w:b/>
          <w:sz w:val="21"/>
          <w:szCs w:val="21"/>
          <w:lang w:val="en-GB" w:eastAsia="zh-CN"/>
        </w:rPr>
      </w:pPr>
    </w:p>
    <w:p w:rsidR="00212AD5" w:rsidRPr="00CC62DE" w:rsidRDefault="00212AD5" w:rsidP="00212AD5">
      <w:pPr>
        <w:rPr>
          <w:rFonts w:ascii="Arial" w:hAnsi="Arial" w:cs="Arial" w:hint="eastAsia"/>
          <w:b/>
          <w:sz w:val="21"/>
          <w:szCs w:val="21"/>
          <w:lang w:val="en-GB" w:eastAsia="zh-CN"/>
        </w:rPr>
      </w:pPr>
      <w:r w:rsidRPr="00CC62DE">
        <w:rPr>
          <w:rFonts w:ascii="Arial" w:hAnsi="Arial" w:cs="Arial"/>
          <w:b/>
          <w:sz w:val="21"/>
          <w:szCs w:val="21"/>
          <w:lang w:val="en-GB" w:eastAsia="zh-CN"/>
        </w:rPr>
        <w:t>The ECU answer with the acknowledgement sent as follow</w:t>
      </w:r>
      <w:r w:rsidRPr="00CC62DE">
        <w:rPr>
          <w:rFonts w:ascii="Arial" w:hAnsi="Arial" w:cs="Arial" w:hint="eastAsia"/>
          <w:b/>
          <w:sz w:val="21"/>
          <w:szCs w:val="21"/>
          <w:lang w:val="en-GB" w:eastAsia="zh-CN"/>
        </w:rPr>
        <w:t>ing</w:t>
      </w:r>
      <w:r w:rsidRPr="00CC62DE">
        <w:rPr>
          <w:rFonts w:ascii="Arial" w:hAnsi="Arial" w:cs="Arial"/>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212AD5" w:rsidRPr="00CC62DE" w:rsidTr="00E84D61">
        <w:trPr>
          <w:trHeight w:val="276"/>
        </w:trPr>
        <w:tc>
          <w:tcPr>
            <w:tcW w:w="0" w:type="auto"/>
            <w:shd w:val="clear" w:color="auto" w:fill="E6E6E6"/>
            <w:vAlign w:val="center"/>
          </w:tcPr>
          <w:p w:rsidR="00212AD5" w:rsidRPr="00CC62DE" w:rsidRDefault="00212AD5" w:rsidP="00E84D61">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Data7</w:t>
            </w:r>
          </w:p>
        </w:tc>
      </w:tr>
      <w:tr w:rsidR="00212AD5" w:rsidRPr="00CC62DE" w:rsidTr="00E84D61">
        <w:trPr>
          <w:trHeight w:val="223"/>
        </w:trPr>
        <w:tc>
          <w:tcPr>
            <w:tcW w:w="0" w:type="auto"/>
            <w:shd w:val="clear" w:color="auto" w:fill="auto"/>
            <w:vAlign w:val="center"/>
          </w:tcPr>
          <w:p w:rsidR="00212AD5" w:rsidRPr="00CC62DE" w:rsidRDefault="00212AD5" w:rsidP="00E84D61">
            <w:pPr>
              <w:jc w:val="center"/>
              <w:rPr>
                <w:rFonts w:ascii="Arial" w:hAnsi="Arial" w:hint="eastAsia"/>
                <w:sz w:val="18"/>
                <w:lang w:eastAsia="zh-CN"/>
              </w:rPr>
            </w:pPr>
            <w:r w:rsidRPr="00CC62DE">
              <w:rPr>
                <w:rFonts w:ascii="Arial" w:hAnsi="Arial"/>
                <w:sz w:val="18"/>
              </w:rPr>
              <w:t>0x774</w:t>
            </w:r>
          </w:p>
        </w:tc>
        <w:tc>
          <w:tcPr>
            <w:tcW w:w="0" w:type="auto"/>
            <w:shd w:val="clear" w:color="auto" w:fill="auto"/>
            <w:vAlign w:val="center"/>
          </w:tcPr>
          <w:p w:rsidR="00212AD5" w:rsidRPr="00CC62DE" w:rsidRDefault="00212AD5" w:rsidP="00E84D61">
            <w:pPr>
              <w:jc w:val="center"/>
              <w:rPr>
                <w:rFonts w:ascii="Arial" w:hAnsi="Arial"/>
                <w:sz w:val="18"/>
                <w:lang w:eastAsia="zh-CN"/>
              </w:rPr>
            </w:pPr>
            <w:r w:rsidRPr="00CC62DE">
              <w:rPr>
                <w:rFonts w:ascii="Arial" w:hAnsi="Arial"/>
                <w:sz w:val="18"/>
              </w:rPr>
              <w:t>0x</w:t>
            </w:r>
            <w:r>
              <w:rPr>
                <w:rFonts w:ascii="Arial" w:hAnsi="Arial" w:hint="eastAsia"/>
                <w:sz w:val="18"/>
                <w:lang w:eastAsia="zh-CN"/>
              </w:rPr>
              <w:t>5B</w:t>
            </w:r>
          </w:p>
        </w:tc>
        <w:tc>
          <w:tcPr>
            <w:tcW w:w="0" w:type="auto"/>
            <w:shd w:val="clear" w:color="auto" w:fill="auto"/>
            <w:vAlign w:val="center"/>
          </w:tcPr>
          <w:p w:rsidR="00212AD5" w:rsidRPr="00CC62DE" w:rsidRDefault="00212AD5" w:rsidP="00E84D61">
            <w:pPr>
              <w:keepNext/>
              <w:jc w:val="center"/>
              <w:rPr>
                <w:rFonts w:ascii="Arial" w:hAnsi="Arial" w:hint="eastAsia"/>
                <w:sz w:val="18"/>
                <w:lang w:val="en-GB" w:eastAsia="zh-CN"/>
              </w:rPr>
            </w:pPr>
            <w:r w:rsidRPr="00CC62DE">
              <w:rPr>
                <w:rFonts w:ascii="Arial" w:hAnsi="Arial"/>
                <w:sz w:val="18"/>
                <w:lang w:val="en-GB"/>
              </w:rPr>
              <w:t>0</w:t>
            </w:r>
            <w:r w:rsidRPr="00CC62DE">
              <w:rPr>
                <w:rFonts w:ascii="Arial" w:hAnsi="Arial" w:hint="eastAsia"/>
                <w:sz w:val="18"/>
                <w:lang w:val="en-GB" w:eastAsia="zh-CN"/>
              </w:rPr>
              <w:t>x0</w:t>
            </w:r>
            <w:r>
              <w:rPr>
                <w:rFonts w:ascii="Arial" w:hAnsi="Arial" w:hint="eastAsia"/>
                <w:sz w:val="18"/>
                <w:lang w:val="en-GB" w:eastAsia="zh-CN"/>
              </w:rPr>
              <w:t>1</w:t>
            </w:r>
          </w:p>
        </w:tc>
        <w:tc>
          <w:tcPr>
            <w:tcW w:w="1036" w:type="dxa"/>
            <w:shd w:val="clear" w:color="auto" w:fill="auto"/>
          </w:tcPr>
          <w:p w:rsidR="00212AD5" w:rsidRPr="00CC62DE" w:rsidRDefault="00212AD5" w:rsidP="00E84D61">
            <w:pPr>
              <w:keepNext/>
              <w:jc w:val="center"/>
              <w:rPr>
                <w:rFonts w:ascii="Arial" w:hAnsi="Arial" w:hint="eastAsia"/>
                <w:sz w:val="18"/>
                <w:lang w:val="en-GB" w:eastAsia="zh-CN"/>
              </w:rPr>
            </w:pPr>
            <w:r>
              <w:rPr>
                <w:rFonts w:ascii="Arial" w:hAnsi="Arial" w:hint="eastAsia"/>
                <w:sz w:val="18"/>
                <w:lang w:val="en-GB" w:eastAsia="zh-CN"/>
              </w:rPr>
              <w:t>0x01</w:t>
            </w:r>
          </w:p>
        </w:tc>
        <w:tc>
          <w:tcPr>
            <w:tcW w:w="0" w:type="auto"/>
          </w:tcPr>
          <w:p w:rsidR="00212AD5" w:rsidRPr="00CC62DE" w:rsidRDefault="00212AD5" w:rsidP="00E84D61">
            <w:pPr>
              <w:jc w:val="center"/>
              <w:rPr>
                <w:rFonts w:ascii="Arial" w:hAnsi="Arial" w:hint="eastAsia"/>
                <w:sz w:val="18"/>
                <w:lang w:val="en-GB" w:eastAsia="zh-CN"/>
              </w:rPr>
            </w:pPr>
            <w:r>
              <w:rPr>
                <w:rFonts w:ascii="Arial" w:hAnsi="Arial" w:hint="eastAsia"/>
                <w:sz w:val="18"/>
                <w:lang w:val="en-GB" w:eastAsia="zh-CN"/>
              </w:rPr>
              <w:t>0x04</w:t>
            </w:r>
          </w:p>
        </w:tc>
        <w:tc>
          <w:tcPr>
            <w:tcW w:w="0" w:type="auto"/>
          </w:tcPr>
          <w:p w:rsidR="00212AD5" w:rsidRPr="00CC62DE" w:rsidRDefault="00212AD5" w:rsidP="00212AD5">
            <w:pPr>
              <w:jc w:val="center"/>
              <w:rPr>
                <w:rFonts w:ascii="Arial" w:hAnsi="Arial"/>
                <w:sz w:val="18"/>
                <w:lang w:val="en-GB" w:eastAsia="zh-CN"/>
              </w:rPr>
            </w:pPr>
            <w:r>
              <w:rPr>
                <w:rFonts w:ascii="Arial" w:hAnsi="Arial" w:hint="eastAsia"/>
                <w:sz w:val="18"/>
                <w:lang w:val="en-GB" w:eastAsia="zh-CN"/>
              </w:rPr>
              <w:t>0x02</w:t>
            </w:r>
          </w:p>
        </w:tc>
        <w:tc>
          <w:tcPr>
            <w:tcW w:w="0" w:type="auto"/>
          </w:tcPr>
          <w:p w:rsidR="00212AD5" w:rsidRPr="00CC62DE" w:rsidRDefault="00212AD5" w:rsidP="00E84D61">
            <w:pPr>
              <w:jc w:val="center"/>
              <w:rPr>
                <w:rFonts w:ascii="Arial" w:hAnsi="Arial"/>
                <w:sz w:val="18"/>
                <w:lang w:val="en-GB" w:eastAsia="zh-CN"/>
              </w:rPr>
            </w:pPr>
            <w:r>
              <w:rPr>
                <w:rFonts w:ascii="Arial" w:hAnsi="Arial" w:hint="eastAsia"/>
                <w:sz w:val="18"/>
                <w:lang w:val="en-GB" w:eastAsia="zh-CN"/>
              </w:rPr>
              <w:t>0x01</w:t>
            </w:r>
          </w:p>
        </w:tc>
        <w:tc>
          <w:tcPr>
            <w:tcW w:w="0" w:type="auto"/>
          </w:tcPr>
          <w:p w:rsidR="00212AD5" w:rsidRPr="00CC62DE" w:rsidRDefault="00212AD5" w:rsidP="00E84D61">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212AD5" w:rsidRPr="00CC62DE" w:rsidRDefault="00212AD5" w:rsidP="00E84D61">
            <w:pPr>
              <w:jc w:val="center"/>
            </w:pPr>
            <w:r w:rsidRPr="00CC62DE">
              <w:rPr>
                <w:rFonts w:ascii="Arial" w:hAnsi="Arial" w:hint="eastAsia"/>
                <w:sz w:val="18"/>
                <w:lang w:val="en-GB" w:eastAsia="zh-CN"/>
              </w:rPr>
              <w:t>--</w:t>
            </w:r>
          </w:p>
        </w:tc>
      </w:tr>
    </w:tbl>
    <w:p w:rsidR="00BA207F" w:rsidRDefault="00BA207F" w:rsidP="00280237">
      <w:pPr>
        <w:spacing w:line="24" w:lineRule="atLeast"/>
        <w:rPr>
          <w:rFonts w:cs="Arial" w:hint="eastAsia"/>
          <w:lang w:eastAsia="zh-CN"/>
        </w:rPr>
      </w:pPr>
    </w:p>
    <w:p w:rsidR="00BA207F" w:rsidRDefault="00BA207F" w:rsidP="00BA207F">
      <w:pPr>
        <w:numPr>
          <w:ilvl w:val="0"/>
          <w:numId w:val="10"/>
        </w:numPr>
        <w:spacing w:line="24" w:lineRule="atLeast"/>
        <w:rPr>
          <w:rFonts w:cs="Arial" w:hint="eastAsia"/>
          <w:lang w:eastAsia="zh-CN"/>
        </w:rPr>
      </w:pPr>
      <w:r>
        <w:rPr>
          <w:rFonts w:cs="Arial" w:hint="eastAsia"/>
          <w:spacing w:val="-1"/>
          <w:szCs w:val="21"/>
          <w:lang w:eastAsia="zh-CN"/>
        </w:rPr>
        <w:t>T</w:t>
      </w:r>
      <w:r>
        <w:rPr>
          <w:rFonts w:cs="Arial" w:hint="eastAsia"/>
          <w:spacing w:val="-1"/>
          <w:szCs w:val="21"/>
        </w:rPr>
        <w:t xml:space="preserve">he </w:t>
      </w:r>
      <w:r w:rsidR="006733E8">
        <w:rPr>
          <w:rFonts w:cs="Arial" w:hint="eastAsia"/>
          <w:spacing w:val="-1"/>
          <w:szCs w:val="21"/>
          <w:lang w:eastAsia="zh-CN"/>
        </w:rPr>
        <w:t>fourth</w:t>
      </w:r>
      <w:r>
        <w:rPr>
          <w:rFonts w:cs="Arial" w:hint="eastAsia"/>
          <w:spacing w:val="-1"/>
          <w:szCs w:val="21"/>
        </w:rPr>
        <w:t xml:space="preserve"> calibrate point</w:t>
      </w:r>
      <w:r>
        <w:rPr>
          <w:rFonts w:cs="Arial" w:hint="eastAsia"/>
          <w:spacing w:val="-1"/>
          <w:szCs w:val="21"/>
          <w:lang w:eastAsia="zh-CN"/>
        </w:rPr>
        <w:t xml:space="preserve"> (</w:t>
      </w:r>
      <w:r>
        <w:rPr>
          <w:rFonts w:cs="Arial"/>
          <w:spacing w:val="-1"/>
          <w:szCs w:val="21"/>
          <w:lang w:eastAsia="zh-CN"/>
        </w:rPr>
        <w:t>“</w:t>
      </w:r>
      <w:r w:rsidR="00212AD5">
        <w:rPr>
          <w:rFonts w:cs="Arial" w:hint="eastAsia"/>
          <w:spacing w:val="-1"/>
          <w:szCs w:val="21"/>
          <w:lang w:eastAsia="zh-CN"/>
        </w:rPr>
        <w:t>100%</w:t>
      </w:r>
      <w:r>
        <w:rPr>
          <w:rFonts w:cs="Arial"/>
          <w:spacing w:val="-1"/>
          <w:szCs w:val="21"/>
          <w:lang w:eastAsia="zh-CN"/>
        </w:rPr>
        <w:t>”</w:t>
      </w:r>
      <w:r>
        <w:rPr>
          <w:rFonts w:cs="Arial" w:hint="eastAsia"/>
          <w:spacing w:val="-1"/>
          <w:szCs w:val="21"/>
          <w:lang w:eastAsia="zh-CN"/>
        </w:rPr>
        <w:t>)</w:t>
      </w:r>
    </w:p>
    <w:p w:rsidR="00BA207F" w:rsidRPr="00CC62DE" w:rsidRDefault="00BA207F" w:rsidP="00BA207F">
      <w:pPr>
        <w:spacing w:line="24" w:lineRule="atLeast"/>
        <w:rPr>
          <w:rFonts w:cs="Arial" w:hint="eastAsia"/>
          <w:lang w:eastAsia="zh-CN"/>
        </w:rPr>
      </w:pPr>
      <w:r w:rsidRPr="00CC62DE">
        <w:rPr>
          <w:rFonts w:cs="Arial"/>
          <w:spacing w:val="-1"/>
          <w:szCs w:val="21"/>
        </w:rPr>
        <w:t>–</w:t>
      </w:r>
      <w:r>
        <w:rPr>
          <w:rFonts w:cs="Arial" w:hint="eastAsia"/>
          <w:spacing w:val="-1"/>
          <w:szCs w:val="21"/>
          <w:lang w:eastAsia="zh-CN"/>
        </w:rPr>
        <w:t>Step 1</w:t>
      </w:r>
      <w:r w:rsidRPr="00CC62DE">
        <w:rPr>
          <w:rFonts w:cs="Arial"/>
          <w:spacing w:val="-1"/>
          <w:szCs w:val="21"/>
        </w:rPr>
        <w:t xml:space="preserve"> </w:t>
      </w:r>
      <w:r>
        <w:rPr>
          <w:rFonts w:cs="Arial" w:hint="eastAsia"/>
          <w:spacing w:val="-1"/>
          <w:szCs w:val="21"/>
        </w:rPr>
        <w:t xml:space="preserve">Get </w:t>
      </w:r>
      <w:r>
        <w:rPr>
          <w:rFonts w:cs="Arial" w:hint="eastAsia"/>
          <w:spacing w:val="-1"/>
          <w:szCs w:val="21"/>
          <w:lang w:eastAsia="zh-CN"/>
        </w:rPr>
        <w:t xml:space="preserve">the </w:t>
      </w:r>
      <w:r>
        <w:rPr>
          <w:rFonts w:cs="Arial" w:hint="eastAsia"/>
          <w:spacing w:val="-1"/>
          <w:szCs w:val="21"/>
        </w:rPr>
        <w:t>calibrate point step</w:t>
      </w:r>
      <w:r>
        <w:rPr>
          <w:rFonts w:cs="Arial" w:hint="eastAsia"/>
          <w:spacing w:val="-1"/>
          <w:szCs w:val="21"/>
          <w:lang w:eastAsia="zh-CN"/>
        </w:rPr>
        <w:t xml:space="preserve"> </w:t>
      </w:r>
    </w:p>
    <w:p w:rsidR="00212AD5" w:rsidRPr="00CC62DE" w:rsidRDefault="00212AD5" w:rsidP="00212AD5">
      <w:pPr>
        <w:rPr>
          <w:rFonts w:ascii="Arial" w:hAnsi="Arial" w:cs="Arial" w:hint="eastAsia"/>
          <w:b/>
          <w:sz w:val="21"/>
          <w:szCs w:val="21"/>
          <w:lang w:val="en-GB" w:eastAsia="zh-CN"/>
        </w:rPr>
      </w:pPr>
      <w:r w:rsidRPr="00CC62DE">
        <w:rPr>
          <w:rFonts w:ascii="Arial" w:hAnsi="Arial" w:cs="Arial"/>
          <w:b/>
          <w:sz w:val="21"/>
          <w:szCs w:val="21"/>
          <w:lang w:val="en-GB" w:eastAsia="zh-CN"/>
        </w:rPr>
        <w:t xml:space="preserve">The following command can be used to </w:t>
      </w:r>
      <w:r w:rsidRPr="006778B2">
        <w:rPr>
          <w:rFonts w:ascii="Arial" w:hAnsi="Arial" w:cs="Arial" w:hint="eastAsia"/>
          <w:b/>
          <w:sz w:val="21"/>
          <w:szCs w:val="21"/>
          <w:lang w:val="en-GB" w:eastAsia="zh-CN"/>
        </w:rPr>
        <w:t>Get the first calibrate point step</w:t>
      </w:r>
      <w:r w:rsidRPr="00CC62DE">
        <w:rPr>
          <w:rFonts w:ascii="Arial" w:hAnsi="Arial" w:cs="Arial" w:hint="eastAsia"/>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212AD5" w:rsidRPr="00CC62DE" w:rsidTr="00E84D61">
        <w:trPr>
          <w:trHeight w:val="276"/>
        </w:trPr>
        <w:tc>
          <w:tcPr>
            <w:tcW w:w="0" w:type="auto"/>
            <w:shd w:val="clear" w:color="auto" w:fill="E6E6E6"/>
            <w:vAlign w:val="center"/>
          </w:tcPr>
          <w:p w:rsidR="00212AD5" w:rsidRPr="00CC62DE" w:rsidRDefault="00212AD5" w:rsidP="00E84D61">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Data7</w:t>
            </w:r>
          </w:p>
        </w:tc>
      </w:tr>
      <w:tr w:rsidR="00212AD5" w:rsidRPr="00CC62DE" w:rsidTr="00E84D61">
        <w:trPr>
          <w:trHeight w:val="243"/>
        </w:trPr>
        <w:tc>
          <w:tcPr>
            <w:tcW w:w="0" w:type="auto"/>
            <w:shd w:val="clear" w:color="auto" w:fill="auto"/>
            <w:vAlign w:val="center"/>
          </w:tcPr>
          <w:p w:rsidR="00212AD5" w:rsidRPr="00CC62DE" w:rsidRDefault="00212AD5" w:rsidP="00E84D61">
            <w:pPr>
              <w:jc w:val="center"/>
              <w:rPr>
                <w:rFonts w:ascii="Arial" w:hAnsi="Arial" w:hint="eastAsia"/>
                <w:sz w:val="18"/>
                <w:lang w:eastAsia="zh-CN"/>
              </w:rPr>
            </w:pPr>
            <w:r w:rsidRPr="00CC62DE">
              <w:rPr>
                <w:rFonts w:ascii="Arial" w:hAnsi="Arial" w:hint="eastAsia"/>
                <w:sz w:val="18"/>
                <w:lang w:eastAsia="zh-CN"/>
              </w:rPr>
              <w:t>0x772</w:t>
            </w:r>
          </w:p>
        </w:tc>
        <w:tc>
          <w:tcPr>
            <w:tcW w:w="0" w:type="auto"/>
            <w:shd w:val="clear" w:color="auto" w:fill="auto"/>
            <w:vAlign w:val="center"/>
          </w:tcPr>
          <w:p w:rsidR="00212AD5" w:rsidRPr="00CC62DE" w:rsidRDefault="00212AD5" w:rsidP="00E84D61">
            <w:pPr>
              <w:jc w:val="center"/>
              <w:rPr>
                <w:rFonts w:ascii="Arial" w:hAnsi="Arial"/>
                <w:sz w:val="18"/>
                <w:lang w:eastAsia="zh-CN"/>
              </w:rPr>
            </w:pPr>
            <w:r w:rsidRPr="00CC62DE">
              <w:rPr>
                <w:rFonts w:ascii="Arial" w:hAnsi="Arial"/>
                <w:sz w:val="18"/>
              </w:rPr>
              <w:t>0x</w:t>
            </w:r>
            <w:r>
              <w:rPr>
                <w:rFonts w:ascii="Arial" w:hAnsi="Arial" w:hint="eastAsia"/>
                <w:sz w:val="18"/>
                <w:lang w:eastAsia="zh-CN"/>
              </w:rPr>
              <w:t>1B</w:t>
            </w:r>
          </w:p>
        </w:tc>
        <w:tc>
          <w:tcPr>
            <w:tcW w:w="0" w:type="auto"/>
            <w:shd w:val="clear" w:color="auto" w:fill="auto"/>
            <w:vAlign w:val="center"/>
          </w:tcPr>
          <w:p w:rsidR="00212AD5" w:rsidRPr="00CC62DE" w:rsidRDefault="00212AD5" w:rsidP="00E84D61">
            <w:pPr>
              <w:keepNext/>
              <w:jc w:val="center"/>
              <w:rPr>
                <w:rFonts w:ascii="Arial" w:hAnsi="Arial"/>
                <w:sz w:val="18"/>
                <w:lang w:val="en-GB" w:eastAsia="zh-CN"/>
              </w:rPr>
            </w:pPr>
            <w:r w:rsidRPr="00CC62DE">
              <w:rPr>
                <w:rFonts w:ascii="Arial" w:hAnsi="Arial"/>
                <w:sz w:val="18"/>
                <w:lang w:val="en-GB"/>
              </w:rPr>
              <w:t>0x</w:t>
            </w:r>
            <w:r w:rsidRPr="00CC62DE">
              <w:rPr>
                <w:rFonts w:ascii="Arial" w:hAnsi="Arial" w:hint="eastAsia"/>
                <w:sz w:val="18"/>
                <w:lang w:val="en-GB" w:eastAsia="zh-CN"/>
              </w:rPr>
              <w:t>0</w:t>
            </w:r>
            <w:r>
              <w:rPr>
                <w:rFonts w:ascii="Arial" w:hAnsi="Arial" w:hint="eastAsia"/>
                <w:sz w:val="18"/>
                <w:lang w:val="en-GB" w:eastAsia="zh-CN"/>
              </w:rPr>
              <w:t>0</w:t>
            </w:r>
          </w:p>
        </w:tc>
        <w:tc>
          <w:tcPr>
            <w:tcW w:w="1036" w:type="dxa"/>
            <w:shd w:val="clear" w:color="auto" w:fill="auto"/>
          </w:tcPr>
          <w:p w:rsidR="00212AD5" w:rsidRPr="00CC62DE" w:rsidRDefault="00212AD5" w:rsidP="00E84D61">
            <w:pPr>
              <w:keepNext/>
              <w:jc w:val="center"/>
              <w:rPr>
                <w:rFonts w:ascii="Arial" w:hAnsi="Arial" w:hint="eastAsia"/>
                <w:sz w:val="18"/>
                <w:lang w:val="en-GB" w:eastAsia="zh-CN"/>
              </w:rPr>
            </w:pPr>
            <w:r w:rsidRPr="00CC62DE">
              <w:rPr>
                <w:rFonts w:ascii="Arial" w:hAnsi="Arial"/>
                <w:sz w:val="18"/>
                <w:lang w:val="en-GB"/>
              </w:rPr>
              <w:t>0x</w:t>
            </w:r>
            <w:r>
              <w:rPr>
                <w:rFonts w:ascii="Arial" w:hAnsi="Arial" w:hint="eastAsia"/>
                <w:sz w:val="18"/>
                <w:lang w:val="en-GB" w:eastAsia="zh-CN"/>
              </w:rPr>
              <w:t>01</w:t>
            </w:r>
          </w:p>
        </w:tc>
        <w:tc>
          <w:tcPr>
            <w:tcW w:w="0" w:type="auto"/>
          </w:tcPr>
          <w:p w:rsidR="00212AD5" w:rsidRPr="00CC62DE" w:rsidRDefault="00212AD5" w:rsidP="00E84D61">
            <w:pPr>
              <w:jc w:val="center"/>
              <w:rPr>
                <w:rFonts w:ascii="Arial" w:hAnsi="Arial" w:hint="eastAsia"/>
                <w:sz w:val="18"/>
                <w:lang w:val="en-GB" w:eastAsia="zh-CN"/>
              </w:rPr>
            </w:pPr>
            <w:r w:rsidRPr="00CC62DE">
              <w:rPr>
                <w:rFonts w:ascii="Arial" w:hAnsi="Arial" w:hint="eastAsia"/>
                <w:sz w:val="18"/>
                <w:lang w:val="en-GB" w:eastAsia="zh-CN"/>
              </w:rPr>
              <w:t>0x</w:t>
            </w:r>
            <w:r>
              <w:rPr>
                <w:rFonts w:ascii="Arial" w:hAnsi="Arial" w:hint="eastAsia"/>
                <w:sz w:val="18"/>
                <w:lang w:val="en-GB" w:eastAsia="zh-CN"/>
              </w:rPr>
              <w:t>04</w:t>
            </w:r>
          </w:p>
        </w:tc>
        <w:tc>
          <w:tcPr>
            <w:tcW w:w="0" w:type="auto"/>
          </w:tcPr>
          <w:p w:rsidR="00212AD5" w:rsidRPr="00CC62DE" w:rsidRDefault="00212AD5" w:rsidP="00212AD5">
            <w:pPr>
              <w:jc w:val="center"/>
              <w:rPr>
                <w:rFonts w:ascii="Arial" w:hAnsi="Arial" w:hint="eastAsia"/>
                <w:sz w:val="18"/>
                <w:lang w:val="en-GB" w:eastAsia="zh-CN"/>
              </w:rPr>
            </w:pPr>
            <w:r w:rsidRPr="00CC62DE">
              <w:rPr>
                <w:rFonts w:ascii="Arial" w:hAnsi="Arial" w:cs="Arial" w:hint="eastAsia"/>
                <w:sz w:val="18"/>
                <w:szCs w:val="18"/>
                <w:lang w:val="en-GB" w:eastAsia="zh-CN"/>
              </w:rPr>
              <w:t>0x</w:t>
            </w:r>
            <w:r>
              <w:rPr>
                <w:rFonts w:ascii="Arial" w:hAnsi="Arial" w:cs="Arial" w:hint="eastAsia"/>
                <w:sz w:val="18"/>
                <w:szCs w:val="18"/>
                <w:lang w:val="en-GB" w:eastAsia="zh-CN"/>
              </w:rPr>
              <w:t>03</w:t>
            </w:r>
          </w:p>
        </w:tc>
        <w:tc>
          <w:tcPr>
            <w:tcW w:w="0" w:type="auto"/>
          </w:tcPr>
          <w:p w:rsidR="00212AD5" w:rsidRPr="00CC62DE" w:rsidRDefault="00212AD5" w:rsidP="00E84D61">
            <w:pPr>
              <w:jc w:val="center"/>
              <w:rPr>
                <w:rFonts w:ascii="Arial" w:hAnsi="Arial" w:hint="eastAsia"/>
                <w:sz w:val="18"/>
                <w:lang w:val="en-GB" w:eastAsia="zh-CN"/>
              </w:rPr>
            </w:pPr>
            <w:r w:rsidRPr="00CC62DE">
              <w:rPr>
                <w:rFonts w:ascii="Arial" w:hAnsi="Arial" w:cs="Arial" w:hint="eastAsia"/>
                <w:sz w:val="18"/>
                <w:szCs w:val="18"/>
                <w:lang w:val="en-GB" w:eastAsia="zh-CN"/>
              </w:rPr>
              <w:t>0xAA</w:t>
            </w:r>
          </w:p>
        </w:tc>
        <w:tc>
          <w:tcPr>
            <w:tcW w:w="0" w:type="auto"/>
          </w:tcPr>
          <w:p w:rsidR="00212AD5" w:rsidRPr="00CC62DE" w:rsidRDefault="00212AD5" w:rsidP="00E84D61">
            <w:pPr>
              <w:jc w:val="center"/>
              <w:rPr>
                <w:rFonts w:hint="eastAsia"/>
                <w:lang w:eastAsia="zh-CN"/>
              </w:rPr>
            </w:pPr>
            <w:r w:rsidRPr="00CC62DE">
              <w:rPr>
                <w:rFonts w:ascii="Arial" w:hAnsi="Arial" w:cs="Arial" w:hint="eastAsia"/>
                <w:sz w:val="18"/>
                <w:szCs w:val="18"/>
                <w:lang w:val="en-GB" w:eastAsia="zh-CN"/>
              </w:rPr>
              <w:t>0xAA</w:t>
            </w:r>
          </w:p>
        </w:tc>
        <w:tc>
          <w:tcPr>
            <w:tcW w:w="0" w:type="auto"/>
          </w:tcPr>
          <w:p w:rsidR="00212AD5" w:rsidRPr="00CC62DE" w:rsidRDefault="00212AD5" w:rsidP="00E84D61">
            <w:pPr>
              <w:jc w:val="center"/>
              <w:rPr>
                <w:rFonts w:hint="eastAsia"/>
                <w:lang w:eastAsia="zh-CN"/>
              </w:rPr>
            </w:pPr>
            <w:r w:rsidRPr="00CC62DE">
              <w:rPr>
                <w:rFonts w:ascii="Arial" w:hAnsi="Arial" w:cs="Arial" w:hint="eastAsia"/>
                <w:sz w:val="18"/>
                <w:szCs w:val="18"/>
                <w:lang w:val="en-GB" w:eastAsia="zh-CN"/>
              </w:rPr>
              <w:t>0xAA</w:t>
            </w:r>
          </w:p>
        </w:tc>
      </w:tr>
    </w:tbl>
    <w:p w:rsidR="00212AD5" w:rsidRPr="00CC62DE" w:rsidRDefault="00212AD5" w:rsidP="00212AD5">
      <w:pPr>
        <w:rPr>
          <w:rFonts w:ascii="Arial" w:hAnsi="Arial" w:cs="Arial" w:hint="eastAsia"/>
          <w:b/>
          <w:sz w:val="21"/>
          <w:szCs w:val="21"/>
          <w:lang w:val="en-GB" w:eastAsia="zh-CN"/>
        </w:rPr>
      </w:pPr>
    </w:p>
    <w:p w:rsidR="00212AD5" w:rsidRPr="00CC62DE" w:rsidRDefault="00212AD5" w:rsidP="00212AD5">
      <w:pPr>
        <w:rPr>
          <w:rFonts w:ascii="Arial" w:hAnsi="Arial" w:cs="Arial" w:hint="eastAsia"/>
          <w:b/>
          <w:sz w:val="21"/>
          <w:szCs w:val="21"/>
          <w:lang w:val="en-GB" w:eastAsia="zh-CN"/>
        </w:rPr>
      </w:pPr>
      <w:r w:rsidRPr="00CC62DE">
        <w:rPr>
          <w:rFonts w:ascii="Arial" w:hAnsi="Arial" w:cs="Arial"/>
          <w:b/>
          <w:sz w:val="21"/>
          <w:szCs w:val="21"/>
          <w:lang w:val="en-GB" w:eastAsia="zh-CN"/>
        </w:rPr>
        <w:t>The ECU answer with the acknowledgement sent as follow</w:t>
      </w:r>
      <w:r w:rsidRPr="00CC62DE">
        <w:rPr>
          <w:rFonts w:ascii="Arial" w:hAnsi="Arial" w:cs="Arial" w:hint="eastAsia"/>
          <w:b/>
          <w:sz w:val="21"/>
          <w:szCs w:val="21"/>
          <w:lang w:val="en-GB" w:eastAsia="zh-CN"/>
        </w:rPr>
        <w:t>ing</w:t>
      </w:r>
      <w:r w:rsidRPr="00CC62DE">
        <w:rPr>
          <w:rFonts w:ascii="Arial" w:hAnsi="Arial" w:cs="Arial"/>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212AD5" w:rsidRPr="00CC62DE" w:rsidTr="00E84D61">
        <w:trPr>
          <w:trHeight w:val="276"/>
        </w:trPr>
        <w:tc>
          <w:tcPr>
            <w:tcW w:w="0" w:type="auto"/>
            <w:shd w:val="clear" w:color="auto" w:fill="E6E6E6"/>
            <w:vAlign w:val="center"/>
          </w:tcPr>
          <w:p w:rsidR="00212AD5" w:rsidRPr="00CC62DE" w:rsidRDefault="00212AD5" w:rsidP="00E84D61">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Data7</w:t>
            </w:r>
          </w:p>
        </w:tc>
      </w:tr>
      <w:tr w:rsidR="00212AD5" w:rsidRPr="00CC62DE" w:rsidTr="00E84D61">
        <w:trPr>
          <w:trHeight w:val="223"/>
        </w:trPr>
        <w:tc>
          <w:tcPr>
            <w:tcW w:w="0" w:type="auto"/>
            <w:shd w:val="clear" w:color="auto" w:fill="auto"/>
            <w:vAlign w:val="center"/>
          </w:tcPr>
          <w:p w:rsidR="00212AD5" w:rsidRPr="00CC62DE" w:rsidRDefault="00212AD5" w:rsidP="00E84D61">
            <w:pPr>
              <w:jc w:val="center"/>
              <w:rPr>
                <w:rFonts w:ascii="Arial" w:hAnsi="Arial" w:hint="eastAsia"/>
                <w:sz w:val="18"/>
                <w:lang w:eastAsia="zh-CN"/>
              </w:rPr>
            </w:pPr>
            <w:r w:rsidRPr="00CC62DE">
              <w:rPr>
                <w:rFonts w:ascii="Arial" w:hAnsi="Arial"/>
                <w:sz w:val="18"/>
              </w:rPr>
              <w:lastRenderedPageBreak/>
              <w:t>0x774</w:t>
            </w:r>
          </w:p>
        </w:tc>
        <w:tc>
          <w:tcPr>
            <w:tcW w:w="0" w:type="auto"/>
            <w:shd w:val="clear" w:color="auto" w:fill="auto"/>
            <w:vAlign w:val="center"/>
          </w:tcPr>
          <w:p w:rsidR="00212AD5" w:rsidRPr="00CC62DE" w:rsidRDefault="00212AD5" w:rsidP="00E84D61">
            <w:pPr>
              <w:jc w:val="center"/>
              <w:rPr>
                <w:rFonts w:ascii="Arial" w:hAnsi="Arial"/>
                <w:sz w:val="18"/>
                <w:lang w:eastAsia="zh-CN"/>
              </w:rPr>
            </w:pPr>
            <w:r w:rsidRPr="00CC62DE">
              <w:rPr>
                <w:rFonts w:ascii="Arial" w:hAnsi="Arial"/>
                <w:sz w:val="18"/>
              </w:rPr>
              <w:t>0x</w:t>
            </w:r>
            <w:r>
              <w:rPr>
                <w:rFonts w:ascii="Arial" w:hAnsi="Arial" w:hint="eastAsia"/>
                <w:sz w:val="18"/>
                <w:lang w:eastAsia="zh-CN"/>
              </w:rPr>
              <w:t>5B</w:t>
            </w:r>
          </w:p>
        </w:tc>
        <w:tc>
          <w:tcPr>
            <w:tcW w:w="0" w:type="auto"/>
            <w:shd w:val="clear" w:color="auto" w:fill="auto"/>
            <w:vAlign w:val="center"/>
          </w:tcPr>
          <w:p w:rsidR="00212AD5" w:rsidRPr="00CC62DE" w:rsidRDefault="00212AD5" w:rsidP="00E84D61">
            <w:pPr>
              <w:keepNext/>
              <w:jc w:val="center"/>
              <w:rPr>
                <w:rFonts w:ascii="Arial" w:hAnsi="Arial" w:hint="eastAsia"/>
                <w:sz w:val="18"/>
                <w:lang w:val="en-GB" w:eastAsia="zh-CN"/>
              </w:rPr>
            </w:pPr>
            <w:r w:rsidRPr="00CC62DE">
              <w:rPr>
                <w:rFonts w:ascii="Arial" w:hAnsi="Arial"/>
                <w:sz w:val="18"/>
                <w:lang w:val="en-GB"/>
              </w:rPr>
              <w:t>0</w:t>
            </w:r>
            <w:r w:rsidRPr="00CC62DE">
              <w:rPr>
                <w:rFonts w:ascii="Arial" w:hAnsi="Arial" w:hint="eastAsia"/>
                <w:sz w:val="18"/>
                <w:lang w:val="en-GB" w:eastAsia="zh-CN"/>
              </w:rPr>
              <w:t>x0</w:t>
            </w:r>
            <w:r>
              <w:rPr>
                <w:rFonts w:ascii="Arial" w:hAnsi="Arial" w:hint="eastAsia"/>
                <w:sz w:val="18"/>
                <w:lang w:val="en-GB" w:eastAsia="zh-CN"/>
              </w:rPr>
              <w:t>0</w:t>
            </w:r>
          </w:p>
        </w:tc>
        <w:tc>
          <w:tcPr>
            <w:tcW w:w="1036" w:type="dxa"/>
            <w:shd w:val="clear" w:color="auto" w:fill="auto"/>
          </w:tcPr>
          <w:p w:rsidR="00212AD5" w:rsidRPr="00CC62DE" w:rsidRDefault="00212AD5" w:rsidP="00E84D61">
            <w:pPr>
              <w:keepNext/>
              <w:jc w:val="center"/>
              <w:rPr>
                <w:rFonts w:ascii="Arial" w:hAnsi="Arial" w:hint="eastAsia"/>
                <w:sz w:val="18"/>
                <w:lang w:val="en-GB" w:eastAsia="zh-CN"/>
              </w:rPr>
            </w:pPr>
            <w:r>
              <w:rPr>
                <w:rFonts w:ascii="Arial" w:hAnsi="Arial" w:hint="eastAsia"/>
                <w:sz w:val="18"/>
                <w:lang w:val="en-GB" w:eastAsia="zh-CN"/>
              </w:rPr>
              <w:t>0x01</w:t>
            </w:r>
          </w:p>
        </w:tc>
        <w:tc>
          <w:tcPr>
            <w:tcW w:w="0" w:type="auto"/>
          </w:tcPr>
          <w:p w:rsidR="00212AD5" w:rsidRPr="00CC62DE" w:rsidRDefault="00212AD5" w:rsidP="00E84D61">
            <w:pPr>
              <w:jc w:val="center"/>
              <w:rPr>
                <w:rFonts w:ascii="Arial" w:hAnsi="Arial" w:hint="eastAsia"/>
                <w:sz w:val="18"/>
                <w:lang w:val="en-GB" w:eastAsia="zh-CN"/>
              </w:rPr>
            </w:pPr>
            <w:r>
              <w:rPr>
                <w:rFonts w:ascii="Arial" w:hAnsi="Arial" w:hint="eastAsia"/>
                <w:sz w:val="18"/>
                <w:lang w:val="en-GB" w:eastAsia="zh-CN"/>
              </w:rPr>
              <w:t>0x04</w:t>
            </w:r>
          </w:p>
        </w:tc>
        <w:tc>
          <w:tcPr>
            <w:tcW w:w="0" w:type="auto"/>
          </w:tcPr>
          <w:p w:rsidR="00212AD5" w:rsidRPr="00CC62DE" w:rsidRDefault="00212AD5" w:rsidP="00212AD5">
            <w:pPr>
              <w:jc w:val="center"/>
              <w:rPr>
                <w:rFonts w:ascii="Arial" w:hAnsi="Arial"/>
                <w:sz w:val="18"/>
                <w:lang w:val="en-GB" w:eastAsia="zh-CN"/>
              </w:rPr>
            </w:pPr>
            <w:r>
              <w:rPr>
                <w:rFonts w:ascii="Arial" w:hAnsi="Arial" w:hint="eastAsia"/>
                <w:sz w:val="18"/>
                <w:lang w:val="en-GB" w:eastAsia="zh-CN"/>
              </w:rPr>
              <w:t>0x03</w:t>
            </w:r>
          </w:p>
        </w:tc>
        <w:tc>
          <w:tcPr>
            <w:tcW w:w="0" w:type="auto"/>
          </w:tcPr>
          <w:p w:rsidR="00212AD5" w:rsidRPr="00BA207F" w:rsidRDefault="00212AD5" w:rsidP="00E84D61">
            <w:pPr>
              <w:jc w:val="center"/>
              <w:rPr>
                <w:rFonts w:ascii="Arial" w:hAnsi="Arial"/>
                <w:color w:val="FF0000"/>
                <w:sz w:val="18"/>
                <w:lang w:val="en-GB" w:eastAsia="zh-CN"/>
              </w:rPr>
            </w:pPr>
            <w:r w:rsidRPr="00BA207F">
              <w:rPr>
                <w:rFonts w:ascii="Arial" w:hAnsi="Arial" w:hint="eastAsia"/>
                <w:color w:val="FF0000"/>
                <w:sz w:val="18"/>
                <w:lang w:val="en-GB" w:eastAsia="zh-CN"/>
              </w:rPr>
              <w:t>0x</w:t>
            </w:r>
            <w:r>
              <w:rPr>
                <w:rFonts w:ascii="Arial" w:hAnsi="Arial" w:hint="eastAsia"/>
                <w:color w:val="FF0000"/>
                <w:sz w:val="18"/>
                <w:lang w:val="en-GB" w:eastAsia="zh-CN"/>
              </w:rPr>
              <w:t>XX</w:t>
            </w:r>
          </w:p>
        </w:tc>
        <w:tc>
          <w:tcPr>
            <w:tcW w:w="0" w:type="auto"/>
          </w:tcPr>
          <w:p w:rsidR="00212AD5" w:rsidRPr="00BA207F" w:rsidRDefault="00212AD5" w:rsidP="00E84D61">
            <w:pPr>
              <w:jc w:val="center"/>
              <w:rPr>
                <w:rFonts w:ascii="Arial" w:hAnsi="Arial"/>
                <w:color w:val="FF0000"/>
                <w:sz w:val="18"/>
                <w:lang w:val="en-GB" w:eastAsia="zh-CN"/>
              </w:rPr>
            </w:pPr>
            <w:r w:rsidRPr="00BA207F">
              <w:rPr>
                <w:rFonts w:ascii="Arial" w:hAnsi="Arial" w:hint="eastAsia"/>
                <w:color w:val="FF0000"/>
                <w:sz w:val="18"/>
                <w:lang w:val="en-GB" w:eastAsia="zh-CN"/>
              </w:rPr>
              <w:t>0x</w:t>
            </w:r>
            <w:r>
              <w:rPr>
                <w:rFonts w:ascii="Arial" w:hAnsi="Arial" w:hint="eastAsia"/>
                <w:color w:val="FF0000"/>
                <w:sz w:val="18"/>
                <w:lang w:val="en-GB" w:eastAsia="zh-CN"/>
              </w:rPr>
              <w:t>XX</w:t>
            </w:r>
          </w:p>
        </w:tc>
        <w:tc>
          <w:tcPr>
            <w:tcW w:w="0" w:type="auto"/>
          </w:tcPr>
          <w:p w:rsidR="00212AD5" w:rsidRPr="00CC62DE" w:rsidRDefault="00212AD5" w:rsidP="00E84D61">
            <w:pPr>
              <w:jc w:val="center"/>
            </w:pPr>
            <w:r w:rsidRPr="00CC62DE">
              <w:rPr>
                <w:rFonts w:ascii="Arial" w:hAnsi="Arial" w:hint="eastAsia"/>
                <w:sz w:val="18"/>
                <w:lang w:val="en-GB" w:eastAsia="zh-CN"/>
              </w:rPr>
              <w:t>--</w:t>
            </w:r>
          </w:p>
        </w:tc>
      </w:tr>
    </w:tbl>
    <w:p w:rsidR="00212AD5" w:rsidRDefault="00212AD5" w:rsidP="00212AD5">
      <w:pPr>
        <w:rPr>
          <w:rFonts w:ascii="Arial" w:hAnsi="Arial" w:cs="Arial" w:hint="eastAsia"/>
          <w:b/>
          <w:sz w:val="21"/>
          <w:szCs w:val="21"/>
          <w:lang w:val="en-GB" w:eastAsia="zh-CN"/>
        </w:rPr>
      </w:pPr>
      <w:r>
        <w:rPr>
          <w:rFonts w:ascii="Arial" w:hAnsi="Arial" w:cs="Arial" w:hint="eastAsia"/>
          <w:b/>
          <w:sz w:val="21"/>
          <w:szCs w:val="21"/>
          <w:lang w:val="en-GB" w:eastAsia="zh-CN"/>
        </w:rPr>
        <w:t>Note: Data5 and Data6 are the steps.</w:t>
      </w:r>
    </w:p>
    <w:p w:rsidR="00212AD5" w:rsidRDefault="00212AD5" w:rsidP="00212AD5">
      <w:pPr>
        <w:rPr>
          <w:rFonts w:ascii="Arial" w:hAnsi="Arial" w:cs="Arial" w:hint="eastAsia"/>
          <w:b/>
          <w:sz w:val="21"/>
          <w:szCs w:val="21"/>
          <w:lang w:val="en-GB" w:eastAsia="zh-CN"/>
        </w:rPr>
      </w:pPr>
      <w:r>
        <w:rPr>
          <w:rFonts w:ascii="Arial" w:hAnsi="Arial" w:cs="Arial" w:hint="eastAsia"/>
          <w:b/>
          <w:sz w:val="21"/>
          <w:szCs w:val="21"/>
          <w:lang w:val="en-GB" w:eastAsia="zh-CN"/>
        </w:rPr>
        <w:t>Data5 = 0 and Data6 = 0, step=0.</w:t>
      </w:r>
    </w:p>
    <w:p w:rsidR="00212AD5" w:rsidRDefault="00212AD5" w:rsidP="00212AD5">
      <w:pPr>
        <w:spacing w:line="24" w:lineRule="atLeast"/>
        <w:rPr>
          <w:rFonts w:cs="Arial" w:hint="eastAsia"/>
          <w:lang w:eastAsia="zh-CN"/>
        </w:rPr>
      </w:pPr>
    </w:p>
    <w:p w:rsidR="00212AD5" w:rsidRDefault="00212AD5" w:rsidP="00212AD5">
      <w:pPr>
        <w:spacing w:line="24" w:lineRule="atLeast"/>
        <w:rPr>
          <w:rFonts w:cs="Arial" w:hint="eastAsia"/>
          <w:lang w:eastAsia="zh-CN"/>
        </w:rPr>
      </w:pPr>
      <w:r w:rsidRPr="00CC62DE">
        <w:rPr>
          <w:rFonts w:cs="Arial"/>
          <w:spacing w:val="-1"/>
          <w:szCs w:val="21"/>
        </w:rPr>
        <w:t>–</w:t>
      </w:r>
      <w:r>
        <w:rPr>
          <w:rFonts w:cs="Arial" w:hint="eastAsia"/>
          <w:spacing w:val="-1"/>
          <w:szCs w:val="21"/>
          <w:lang w:eastAsia="zh-CN"/>
        </w:rPr>
        <w:t xml:space="preserve">Step 2 </w:t>
      </w:r>
      <w:r w:rsidRPr="00FD1D68">
        <w:rPr>
          <w:rFonts w:cs="Arial"/>
          <w:spacing w:val="-1"/>
          <w:szCs w:val="21"/>
        </w:rPr>
        <w:t>Gauge Movement</w:t>
      </w:r>
    </w:p>
    <w:p w:rsidR="00212AD5" w:rsidRPr="00CC62DE" w:rsidRDefault="00212AD5" w:rsidP="00212AD5">
      <w:pPr>
        <w:rPr>
          <w:rFonts w:ascii="Arial" w:hAnsi="Arial" w:cs="Arial" w:hint="eastAsia"/>
          <w:b/>
          <w:sz w:val="21"/>
          <w:szCs w:val="21"/>
          <w:lang w:val="en-GB" w:eastAsia="zh-CN"/>
        </w:rPr>
      </w:pPr>
      <w:r w:rsidRPr="00CC62DE">
        <w:rPr>
          <w:rFonts w:ascii="Arial" w:hAnsi="Arial" w:cs="Arial"/>
          <w:b/>
          <w:sz w:val="21"/>
          <w:szCs w:val="21"/>
          <w:lang w:val="en-GB" w:eastAsia="zh-CN"/>
        </w:rPr>
        <w:t xml:space="preserve">The following command can be used to </w:t>
      </w:r>
      <w:r>
        <w:rPr>
          <w:rFonts w:ascii="Arial" w:hAnsi="Arial" w:cs="Arial" w:hint="eastAsia"/>
          <w:b/>
          <w:sz w:val="21"/>
          <w:szCs w:val="21"/>
          <w:lang w:val="en-GB" w:eastAsia="zh-CN"/>
        </w:rPr>
        <w:t>move the step motor</w:t>
      </w:r>
      <w:r w:rsidRPr="00CC62DE">
        <w:rPr>
          <w:rFonts w:ascii="Arial" w:hAnsi="Arial" w:cs="Arial" w:hint="eastAsia"/>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212AD5" w:rsidRPr="00CC62DE" w:rsidTr="00E84D61">
        <w:trPr>
          <w:trHeight w:val="276"/>
        </w:trPr>
        <w:tc>
          <w:tcPr>
            <w:tcW w:w="0" w:type="auto"/>
            <w:shd w:val="clear" w:color="auto" w:fill="E6E6E6"/>
            <w:vAlign w:val="center"/>
          </w:tcPr>
          <w:p w:rsidR="00212AD5" w:rsidRPr="00CC62DE" w:rsidRDefault="00212AD5" w:rsidP="00E84D61">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Data7</w:t>
            </w:r>
          </w:p>
        </w:tc>
      </w:tr>
      <w:tr w:rsidR="00212AD5" w:rsidRPr="00CC62DE" w:rsidTr="00E84D61">
        <w:trPr>
          <w:trHeight w:val="243"/>
        </w:trPr>
        <w:tc>
          <w:tcPr>
            <w:tcW w:w="0" w:type="auto"/>
            <w:shd w:val="clear" w:color="auto" w:fill="auto"/>
            <w:vAlign w:val="center"/>
          </w:tcPr>
          <w:p w:rsidR="00212AD5" w:rsidRPr="00CC62DE" w:rsidRDefault="00212AD5" w:rsidP="00E84D61">
            <w:pPr>
              <w:jc w:val="center"/>
              <w:rPr>
                <w:rFonts w:ascii="Arial" w:hAnsi="Arial" w:hint="eastAsia"/>
                <w:sz w:val="18"/>
                <w:lang w:eastAsia="zh-CN"/>
              </w:rPr>
            </w:pPr>
            <w:r w:rsidRPr="00CC62DE">
              <w:rPr>
                <w:rFonts w:ascii="Arial" w:hAnsi="Arial" w:hint="eastAsia"/>
                <w:sz w:val="18"/>
                <w:lang w:eastAsia="zh-CN"/>
              </w:rPr>
              <w:t>0x772</w:t>
            </w:r>
          </w:p>
        </w:tc>
        <w:tc>
          <w:tcPr>
            <w:tcW w:w="0" w:type="auto"/>
            <w:shd w:val="clear" w:color="auto" w:fill="auto"/>
            <w:vAlign w:val="center"/>
          </w:tcPr>
          <w:p w:rsidR="00212AD5" w:rsidRPr="00CC62DE" w:rsidRDefault="00212AD5" w:rsidP="00E84D61">
            <w:pPr>
              <w:jc w:val="center"/>
              <w:rPr>
                <w:rFonts w:ascii="Arial" w:hAnsi="Arial"/>
                <w:sz w:val="18"/>
                <w:lang w:eastAsia="zh-CN"/>
              </w:rPr>
            </w:pPr>
            <w:r w:rsidRPr="00CC62DE">
              <w:rPr>
                <w:rFonts w:ascii="Arial" w:hAnsi="Arial"/>
                <w:sz w:val="18"/>
              </w:rPr>
              <w:t>0x</w:t>
            </w:r>
            <w:r>
              <w:rPr>
                <w:rFonts w:ascii="Arial" w:hAnsi="Arial" w:hint="eastAsia"/>
                <w:sz w:val="18"/>
                <w:lang w:eastAsia="zh-CN"/>
              </w:rPr>
              <w:t>30</w:t>
            </w:r>
          </w:p>
        </w:tc>
        <w:tc>
          <w:tcPr>
            <w:tcW w:w="0" w:type="auto"/>
            <w:shd w:val="clear" w:color="auto" w:fill="auto"/>
            <w:vAlign w:val="center"/>
          </w:tcPr>
          <w:p w:rsidR="00212AD5" w:rsidRPr="00CC62DE" w:rsidRDefault="00212AD5" w:rsidP="00E84D61">
            <w:pPr>
              <w:keepNext/>
              <w:jc w:val="center"/>
              <w:rPr>
                <w:rFonts w:ascii="Arial" w:hAnsi="Arial"/>
                <w:sz w:val="18"/>
                <w:lang w:val="en-GB" w:eastAsia="zh-CN"/>
              </w:rPr>
            </w:pPr>
            <w:r w:rsidRPr="00CC62DE">
              <w:rPr>
                <w:rFonts w:ascii="Arial" w:hAnsi="Arial"/>
                <w:sz w:val="18"/>
                <w:lang w:val="en-GB"/>
              </w:rPr>
              <w:t>0x</w:t>
            </w:r>
            <w:r w:rsidRPr="00CC62DE">
              <w:rPr>
                <w:rFonts w:ascii="Arial" w:hAnsi="Arial" w:hint="eastAsia"/>
                <w:sz w:val="18"/>
                <w:lang w:val="en-GB" w:eastAsia="zh-CN"/>
              </w:rPr>
              <w:t>0</w:t>
            </w:r>
            <w:r>
              <w:rPr>
                <w:rFonts w:ascii="Arial" w:hAnsi="Arial" w:hint="eastAsia"/>
                <w:sz w:val="18"/>
                <w:lang w:val="en-GB" w:eastAsia="zh-CN"/>
              </w:rPr>
              <w:t>1</w:t>
            </w:r>
          </w:p>
        </w:tc>
        <w:tc>
          <w:tcPr>
            <w:tcW w:w="1036" w:type="dxa"/>
            <w:shd w:val="clear" w:color="auto" w:fill="auto"/>
          </w:tcPr>
          <w:p w:rsidR="00212AD5" w:rsidRPr="00CC62DE" w:rsidRDefault="00212AD5" w:rsidP="00E84D61">
            <w:pPr>
              <w:keepNext/>
              <w:jc w:val="center"/>
              <w:rPr>
                <w:rFonts w:ascii="Arial" w:hAnsi="Arial" w:hint="eastAsia"/>
                <w:sz w:val="18"/>
                <w:lang w:val="en-GB" w:eastAsia="zh-CN"/>
              </w:rPr>
            </w:pPr>
            <w:r w:rsidRPr="00CC62DE">
              <w:rPr>
                <w:rFonts w:ascii="Arial" w:hAnsi="Arial"/>
                <w:sz w:val="18"/>
                <w:lang w:val="en-GB"/>
              </w:rPr>
              <w:t>0x</w:t>
            </w:r>
            <w:r>
              <w:rPr>
                <w:rFonts w:ascii="Arial" w:hAnsi="Arial" w:hint="eastAsia"/>
                <w:sz w:val="18"/>
                <w:lang w:val="en-GB" w:eastAsia="zh-CN"/>
              </w:rPr>
              <w:t>04</w:t>
            </w:r>
          </w:p>
        </w:tc>
        <w:tc>
          <w:tcPr>
            <w:tcW w:w="0" w:type="auto"/>
          </w:tcPr>
          <w:p w:rsidR="00212AD5" w:rsidRPr="006778B2" w:rsidRDefault="00212AD5" w:rsidP="00E84D61">
            <w:pPr>
              <w:jc w:val="center"/>
              <w:rPr>
                <w:rFonts w:ascii="Arial" w:hAnsi="Arial" w:hint="eastAsia"/>
                <w:color w:val="FF0000"/>
                <w:sz w:val="18"/>
                <w:lang w:val="en-GB" w:eastAsia="zh-CN"/>
              </w:rPr>
            </w:pPr>
            <w:r w:rsidRPr="006778B2">
              <w:rPr>
                <w:rFonts w:ascii="Arial" w:hAnsi="Arial" w:hint="eastAsia"/>
                <w:color w:val="FF0000"/>
                <w:sz w:val="18"/>
                <w:lang w:val="en-GB" w:eastAsia="zh-CN"/>
              </w:rPr>
              <w:t>0x</w:t>
            </w:r>
            <w:r>
              <w:rPr>
                <w:rFonts w:ascii="Arial" w:hAnsi="Arial" w:hint="eastAsia"/>
                <w:color w:val="FF0000"/>
                <w:sz w:val="18"/>
                <w:lang w:val="en-GB" w:eastAsia="zh-CN"/>
              </w:rPr>
              <w:t>XX</w:t>
            </w:r>
          </w:p>
        </w:tc>
        <w:tc>
          <w:tcPr>
            <w:tcW w:w="0" w:type="auto"/>
          </w:tcPr>
          <w:p w:rsidR="00212AD5" w:rsidRPr="006778B2" w:rsidRDefault="00212AD5" w:rsidP="00E84D61">
            <w:pPr>
              <w:jc w:val="center"/>
              <w:rPr>
                <w:rFonts w:ascii="Arial" w:hAnsi="Arial" w:hint="eastAsia"/>
                <w:color w:val="FF0000"/>
                <w:sz w:val="18"/>
                <w:lang w:val="en-GB" w:eastAsia="zh-CN"/>
              </w:rPr>
            </w:pPr>
            <w:r w:rsidRPr="006778B2">
              <w:rPr>
                <w:rFonts w:ascii="Arial" w:hAnsi="Arial" w:cs="Arial" w:hint="eastAsia"/>
                <w:color w:val="FF0000"/>
                <w:sz w:val="18"/>
                <w:szCs w:val="18"/>
                <w:lang w:val="en-GB" w:eastAsia="zh-CN"/>
              </w:rPr>
              <w:t>0x</w:t>
            </w:r>
            <w:r>
              <w:rPr>
                <w:rFonts w:ascii="Arial" w:hAnsi="Arial" w:cs="Arial" w:hint="eastAsia"/>
                <w:color w:val="FF0000"/>
                <w:sz w:val="18"/>
                <w:szCs w:val="18"/>
                <w:lang w:val="en-GB" w:eastAsia="zh-CN"/>
              </w:rPr>
              <w:t>XX</w:t>
            </w:r>
          </w:p>
        </w:tc>
        <w:tc>
          <w:tcPr>
            <w:tcW w:w="0" w:type="auto"/>
          </w:tcPr>
          <w:p w:rsidR="00212AD5" w:rsidRPr="00CC62DE" w:rsidRDefault="00212AD5" w:rsidP="00E84D61">
            <w:pPr>
              <w:jc w:val="center"/>
              <w:rPr>
                <w:rFonts w:ascii="Arial" w:hAnsi="Arial" w:hint="eastAsia"/>
                <w:sz w:val="18"/>
                <w:lang w:val="en-GB" w:eastAsia="zh-CN"/>
              </w:rPr>
            </w:pPr>
            <w:r w:rsidRPr="00CC62DE">
              <w:rPr>
                <w:rFonts w:ascii="Arial" w:hAnsi="Arial" w:cs="Arial" w:hint="eastAsia"/>
                <w:sz w:val="18"/>
                <w:szCs w:val="18"/>
                <w:lang w:val="en-GB" w:eastAsia="zh-CN"/>
              </w:rPr>
              <w:t>0xAA</w:t>
            </w:r>
          </w:p>
        </w:tc>
        <w:tc>
          <w:tcPr>
            <w:tcW w:w="0" w:type="auto"/>
          </w:tcPr>
          <w:p w:rsidR="00212AD5" w:rsidRPr="00CC62DE" w:rsidRDefault="00212AD5" w:rsidP="00E84D61">
            <w:pPr>
              <w:jc w:val="center"/>
              <w:rPr>
                <w:rFonts w:hint="eastAsia"/>
                <w:lang w:eastAsia="zh-CN"/>
              </w:rPr>
            </w:pPr>
            <w:r w:rsidRPr="00CC62DE">
              <w:rPr>
                <w:rFonts w:ascii="Arial" w:hAnsi="Arial" w:cs="Arial" w:hint="eastAsia"/>
                <w:sz w:val="18"/>
                <w:szCs w:val="18"/>
                <w:lang w:val="en-GB" w:eastAsia="zh-CN"/>
              </w:rPr>
              <w:t>0xAA</w:t>
            </w:r>
          </w:p>
        </w:tc>
        <w:tc>
          <w:tcPr>
            <w:tcW w:w="0" w:type="auto"/>
          </w:tcPr>
          <w:p w:rsidR="00212AD5" w:rsidRPr="00CC62DE" w:rsidRDefault="00212AD5" w:rsidP="00E84D61">
            <w:pPr>
              <w:jc w:val="center"/>
              <w:rPr>
                <w:rFonts w:hint="eastAsia"/>
                <w:lang w:eastAsia="zh-CN"/>
              </w:rPr>
            </w:pPr>
            <w:r w:rsidRPr="00CC62DE">
              <w:rPr>
                <w:rFonts w:ascii="Arial" w:hAnsi="Arial" w:cs="Arial" w:hint="eastAsia"/>
                <w:sz w:val="18"/>
                <w:szCs w:val="18"/>
                <w:lang w:val="en-GB" w:eastAsia="zh-CN"/>
              </w:rPr>
              <w:t>0xAA</w:t>
            </w:r>
          </w:p>
        </w:tc>
      </w:tr>
    </w:tbl>
    <w:p w:rsidR="00212AD5" w:rsidRDefault="00212AD5" w:rsidP="00212AD5">
      <w:pPr>
        <w:rPr>
          <w:rFonts w:ascii="Arial" w:hAnsi="Arial" w:cs="Arial" w:hint="eastAsia"/>
          <w:b/>
          <w:sz w:val="21"/>
          <w:szCs w:val="21"/>
          <w:lang w:val="en-GB" w:eastAsia="zh-CN"/>
        </w:rPr>
      </w:pPr>
      <w:r>
        <w:rPr>
          <w:rFonts w:ascii="Arial" w:hAnsi="Arial" w:cs="Arial" w:hint="eastAsia"/>
          <w:b/>
          <w:sz w:val="21"/>
          <w:szCs w:val="21"/>
          <w:lang w:val="en-GB" w:eastAsia="zh-CN"/>
        </w:rPr>
        <w:t>Note: Data3 and Data4 are the steps.</w:t>
      </w:r>
    </w:p>
    <w:p w:rsidR="00212AD5" w:rsidRDefault="00212AD5" w:rsidP="00212AD5">
      <w:pPr>
        <w:rPr>
          <w:rFonts w:ascii="Arial" w:hAnsi="Arial" w:cs="Arial" w:hint="eastAsia"/>
          <w:b/>
          <w:sz w:val="21"/>
          <w:szCs w:val="21"/>
          <w:lang w:val="en-GB" w:eastAsia="zh-CN"/>
        </w:rPr>
      </w:pPr>
      <w:r>
        <w:rPr>
          <w:rFonts w:ascii="Arial" w:hAnsi="Arial" w:cs="Arial" w:hint="eastAsia"/>
          <w:b/>
          <w:sz w:val="21"/>
          <w:szCs w:val="21"/>
          <w:lang w:val="en-GB" w:eastAsia="zh-CN"/>
        </w:rPr>
        <w:t>Data3 = 0 and Data4 = 0, step=0.</w:t>
      </w:r>
    </w:p>
    <w:p w:rsidR="00212AD5" w:rsidRPr="00DA3937" w:rsidRDefault="00212AD5" w:rsidP="00212AD5">
      <w:pPr>
        <w:rPr>
          <w:rFonts w:ascii="Arial" w:hAnsi="Arial" w:cs="Arial" w:hint="eastAsia"/>
          <w:b/>
          <w:sz w:val="21"/>
          <w:szCs w:val="21"/>
          <w:lang w:val="en-GB" w:eastAsia="zh-CN"/>
        </w:rPr>
      </w:pPr>
    </w:p>
    <w:p w:rsidR="00212AD5" w:rsidRPr="00CC62DE" w:rsidRDefault="00212AD5" w:rsidP="00212AD5">
      <w:pPr>
        <w:rPr>
          <w:rFonts w:ascii="Arial" w:hAnsi="Arial" w:cs="Arial" w:hint="eastAsia"/>
          <w:b/>
          <w:sz w:val="21"/>
          <w:szCs w:val="21"/>
          <w:lang w:val="en-GB" w:eastAsia="zh-CN"/>
        </w:rPr>
      </w:pPr>
      <w:r w:rsidRPr="00CC62DE">
        <w:rPr>
          <w:rFonts w:ascii="Arial" w:hAnsi="Arial" w:cs="Arial"/>
          <w:b/>
          <w:sz w:val="21"/>
          <w:szCs w:val="21"/>
          <w:lang w:val="en-GB" w:eastAsia="zh-CN"/>
        </w:rPr>
        <w:t>The ECU answer with the acknowledgement sent as follow</w:t>
      </w:r>
      <w:r w:rsidRPr="00CC62DE">
        <w:rPr>
          <w:rFonts w:ascii="Arial" w:hAnsi="Arial" w:cs="Arial" w:hint="eastAsia"/>
          <w:b/>
          <w:sz w:val="21"/>
          <w:szCs w:val="21"/>
          <w:lang w:val="en-GB" w:eastAsia="zh-CN"/>
        </w:rPr>
        <w:t>ing</w:t>
      </w:r>
      <w:r w:rsidRPr="00CC62DE">
        <w:rPr>
          <w:rFonts w:ascii="Arial" w:hAnsi="Arial" w:cs="Arial"/>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212AD5" w:rsidRPr="00CC62DE" w:rsidTr="00E84D61">
        <w:trPr>
          <w:trHeight w:val="276"/>
        </w:trPr>
        <w:tc>
          <w:tcPr>
            <w:tcW w:w="0" w:type="auto"/>
            <w:shd w:val="clear" w:color="auto" w:fill="E6E6E6"/>
            <w:vAlign w:val="center"/>
          </w:tcPr>
          <w:p w:rsidR="00212AD5" w:rsidRPr="00CC62DE" w:rsidRDefault="00212AD5" w:rsidP="00E84D61">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Data7</w:t>
            </w:r>
          </w:p>
        </w:tc>
      </w:tr>
      <w:tr w:rsidR="00212AD5" w:rsidRPr="00CC62DE" w:rsidTr="00E84D61">
        <w:trPr>
          <w:trHeight w:val="223"/>
        </w:trPr>
        <w:tc>
          <w:tcPr>
            <w:tcW w:w="0" w:type="auto"/>
            <w:shd w:val="clear" w:color="auto" w:fill="auto"/>
            <w:vAlign w:val="center"/>
          </w:tcPr>
          <w:p w:rsidR="00212AD5" w:rsidRPr="00CC62DE" w:rsidRDefault="00212AD5" w:rsidP="00E84D61">
            <w:pPr>
              <w:jc w:val="center"/>
              <w:rPr>
                <w:rFonts w:ascii="Arial" w:hAnsi="Arial" w:hint="eastAsia"/>
                <w:sz w:val="18"/>
                <w:lang w:eastAsia="zh-CN"/>
              </w:rPr>
            </w:pPr>
            <w:r w:rsidRPr="00CC62DE">
              <w:rPr>
                <w:rFonts w:ascii="Arial" w:hAnsi="Arial"/>
                <w:sz w:val="18"/>
              </w:rPr>
              <w:t>0x774</w:t>
            </w:r>
          </w:p>
        </w:tc>
        <w:tc>
          <w:tcPr>
            <w:tcW w:w="0" w:type="auto"/>
            <w:shd w:val="clear" w:color="auto" w:fill="auto"/>
            <w:vAlign w:val="center"/>
          </w:tcPr>
          <w:p w:rsidR="00212AD5" w:rsidRPr="00CC62DE" w:rsidRDefault="00212AD5" w:rsidP="00E84D61">
            <w:pPr>
              <w:jc w:val="center"/>
              <w:rPr>
                <w:rFonts w:ascii="Arial" w:hAnsi="Arial"/>
                <w:sz w:val="18"/>
                <w:lang w:eastAsia="zh-CN"/>
              </w:rPr>
            </w:pPr>
            <w:r w:rsidRPr="00CC62DE">
              <w:rPr>
                <w:rFonts w:ascii="Arial" w:hAnsi="Arial"/>
                <w:sz w:val="18"/>
              </w:rPr>
              <w:t>0x</w:t>
            </w:r>
            <w:r>
              <w:rPr>
                <w:rFonts w:ascii="Arial" w:hAnsi="Arial" w:hint="eastAsia"/>
                <w:sz w:val="18"/>
                <w:lang w:eastAsia="zh-CN"/>
              </w:rPr>
              <w:t>70</w:t>
            </w:r>
          </w:p>
        </w:tc>
        <w:tc>
          <w:tcPr>
            <w:tcW w:w="0" w:type="auto"/>
            <w:shd w:val="clear" w:color="auto" w:fill="auto"/>
            <w:vAlign w:val="center"/>
          </w:tcPr>
          <w:p w:rsidR="00212AD5" w:rsidRPr="00CC62DE" w:rsidRDefault="00212AD5" w:rsidP="00E84D61">
            <w:pPr>
              <w:keepNext/>
              <w:jc w:val="center"/>
              <w:rPr>
                <w:rFonts w:ascii="Arial" w:hAnsi="Arial" w:hint="eastAsia"/>
                <w:sz w:val="18"/>
                <w:lang w:val="en-GB" w:eastAsia="zh-CN"/>
              </w:rPr>
            </w:pPr>
            <w:r w:rsidRPr="00CC62DE">
              <w:rPr>
                <w:rFonts w:ascii="Arial" w:hAnsi="Arial"/>
                <w:sz w:val="18"/>
                <w:lang w:val="en-GB"/>
              </w:rPr>
              <w:t>0</w:t>
            </w:r>
            <w:r w:rsidRPr="00CC62DE">
              <w:rPr>
                <w:rFonts w:ascii="Arial" w:hAnsi="Arial" w:hint="eastAsia"/>
                <w:sz w:val="18"/>
                <w:lang w:val="en-GB" w:eastAsia="zh-CN"/>
              </w:rPr>
              <w:t>x0</w:t>
            </w:r>
            <w:r>
              <w:rPr>
                <w:rFonts w:ascii="Arial" w:hAnsi="Arial" w:hint="eastAsia"/>
                <w:sz w:val="18"/>
                <w:lang w:val="en-GB" w:eastAsia="zh-CN"/>
              </w:rPr>
              <w:t>1</w:t>
            </w:r>
          </w:p>
        </w:tc>
        <w:tc>
          <w:tcPr>
            <w:tcW w:w="1036" w:type="dxa"/>
            <w:shd w:val="clear" w:color="auto" w:fill="auto"/>
          </w:tcPr>
          <w:p w:rsidR="00212AD5" w:rsidRPr="00CC62DE" w:rsidRDefault="00212AD5" w:rsidP="00E84D61">
            <w:pPr>
              <w:keepNext/>
              <w:jc w:val="center"/>
              <w:rPr>
                <w:rFonts w:ascii="Arial" w:hAnsi="Arial" w:hint="eastAsia"/>
                <w:sz w:val="18"/>
                <w:lang w:val="en-GB" w:eastAsia="zh-CN"/>
              </w:rPr>
            </w:pPr>
            <w:r>
              <w:rPr>
                <w:rFonts w:ascii="Arial" w:hAnsi="Arial" w:hint="eastAsia"/>
                <w:sz w:val="18"/>
                <w:lang w:val="en-GB" w:eastAsia="zh-CN"/>
              </w:rPr>
              <w:t>0x01</w:t>
            </w:r>
          </w:p>
        </w:tc>
        <w:tc>
          <w:tcPr>
            <w:tcW w:w="0" w:type="auto"/>
          </w:tcPr>
          <w:p w:rsidR="00212AD5" w:rsidRPr="00CC62DE" w:rsidRDefault="00212AD5" w:rsidP="00E84D61">
            <w:pPr>
              <w:jc w:val="center"/>
              <w:rPr>
                <w:rFonts w:ascii="Arial" w:hAnsi="Arial" w:hint="eastAsia"/>
                <w:sz w:val="18"/>
                <w:lang w:val="en-GB" w:eastAsia="zh-CN"/>
              </w:rPr>
            </w:pPr>
            <w:r w:rsidRPr="00CC62DE">
              <w:rPr>
                <w:rFonts w:ascii="Arial" w:hAnsi="Arial" w:hint="eastAsia"/>
                <w:sz w:val="18"/>
                <w:lang w:val="en-GB" w:eastAsia="zh-CN"/>
              </w:rPr>
              <w:t>--</w:t>
            </w:r>
          </w:p>
        </w:tc>
        <w:tc>
          <w:tcPr>
            <w:tcW w:w="0" w:type="auto"/>
          </w:tcPr>
          <w:p w:rsidR="00212AD5" w:rsidRPr="00CC62DE" w:rsidRDefault="00212AD5" w:rsidP="00E84D61">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212AD5" w:rsidRPr="00CC62DE" w:rsidRDefault="00212AD5" w:rsidP="00E84D61">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212AD5" w:rsidRPr="00CC62DE" w:rsidRDefault="00212AD5" w:rsidP="00E84D61">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212AD5" w:rsidRPr="00CC62DE" w:rsidRDefault="00212AD5" w:rsidP="00E84D61">
            <w:pPr>
              <w:jc w:val="center"/>
            </w:pPr>
            <w:r w:rsidRPr="00CC62DE">
              <w:rPr>
                <w:rFonts w:ascii="Arial" w:hAnsi="Arial" w:hint="eastAsia"/>
                <w:sz w:val="18"/>
                <w:lang w:val="en-GB" w:eastAsia="zh-CN"/>
              </w:rPr>
              <w:t>--</w:t>
            </w:r>
          </w:p>
        </w:tc>
      </w:tr>
    </w:tbl>
    <w:p w:rsidR="00212AD5" w:rsidRDefault="00212AD5" w:rsidP="00212AD5">
      <w:pPr>
        <w:spacing w:line="24" w:lineRule="atLeast"/>
        <w:rPr>
          <w:rFonts w:cs="Arial" w:hint="eastAsia"/>
          <w:lang w:eastAsia="zh-CN"/>
        </w:rPr>
      </w:pPr>
    </w:p>
    <w:p w:rsidR="00212AD5" w:rsidRDefault="00212AD5" w:rsidP="00212AD5">
      <w:pPr>
        <w:spacing w:line="24" w:lineRule="atLeast"/>
        <w:rPr>
          <w:rFonts w:cs="Arial" w:hint="eastAsia"/>
          <w:lang w:eastAsia="zh-CN"/>
        </w:rPr>
      </w:pPr>
      <w:r w:rsidRPr="00CC62DE">
        <w:rPr>
          <w:rFonts w:cs="Arial"/>
          <w:spacing w:val="-1"/>
          <w:szCs w:val="21"/>
        </w:rPr>
        <w:t>–</w:t>
      </w:r>
      <w:r>
        <w:rPr>
          <w:rFonts w:cs="Arial" w:hint="eastAsia"/>
          <w:spacing w:val="-1"/>
          <w:szCs w:val="21"/>
          <w:lang w:eastAsia="zh-CN"/>
        </w:rPr>
        <w:t>Step 3 Write the Motor steps</w:t>
      </w:r>
    </w:p>
    <w:p w:rsidR="0013767D" w:rsidRPr="00CC62DE" w:rsidRDefault="0013767D" w:rsidP="0013767D">
      <w:pPr>
        <w:rPr>
          <w:rFonts w:ascii="Arial" w:hAnsi="Arial" w:cs="Arial" w:hint="eastAsia"/>
          <w:b/>
          <w:sz w:val="21"/>
          <w:szCs w:val="21"/>
          <w:lang w:val="en-GB" w:eastAsia="zh-CN"/>
        </w:rPr>
      </w:pPr>
      <w:r w:rsidRPr="00CC62DE">
        <w:rPr>
          <w:rFonts w:ascii="Arial" w:hAnsi="Arial" w:cs="Arial"/>
          <w:b/>
          <w:sz w:val="21"/>
          <w:szCs w:val="21"/>
          <w:lang w:val="en-GB" w:eastAsia="zh-CN"/>
        </w:rPr>
        <w:t xml:space="preserve">The following command can be used to </w:t>
      </w:r>
      <w:r>
        <w:rPr>
          <w:rFonts w:ascii="Arial" w:hAnsi="Arial" w:cs="Arial" w:hint="eastAsia"/>
          <w:b/>
          <w:sz w:val="21"/>
          <w:szCs w:val="21"/>
          <w:lang w:val="en-GB" w:eastAsia="zh-CN"/>
        </w:rPr>
        <w:t>write the motor setp</w:t>
      </w:r>
      <w:r w:rsidRPr="00CC62DE">
        <w:rPr>
          <w:rFonts w:ascii="Arial" w:hAnsi="Arial" w:cs="Arial" w:hint="eastAsia"/>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13767D" w:rsidRPr="00CC62DE" w:rsidTr="00E01BF4">
        <w:trPr>
          <w:trHeight w:val="276"/>
        </w:trPr>
        <w:tc>
          <w:tcPr>
            <w:tcW w:w="0" w:type="auto"/>
            <w:shd w:val="clear" w:color="auto" w:fill="E6E6E6"/>
            <w:vAlign w:val="center"/>
          </w:tcPr>
          <w:p w:rsidR="0013767D" w:rsidRPr="00CC62DE" w:rsidRDefault="0013767D" w:rsidP="00E01BF4">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13767D" w:rsidRPr="00CC62DE" w:rsidRDefault="0013767D" w:rsidP="00E01BF4">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13767D" w:rsidRPr="00CC62DE" w:rsidRDefault="0013767D" w:rsidP="00E01BF4">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13767D" w:rsidRPr="00CC62DE" w:rsidRDefault="0013767D" w:rsidP="00E01BF4">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13767D" w:rsidRPr="00CC62DE" w:rsidRDefault="0013767D" w:rsidP="00E01BF4">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13767D" w:rsidRPr="00CC62DE" w:rsidRDefault="0013767D" w:rsidP="00E01BF4">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13767D" w:rsidRPr="00CC62DE" w:rsidRDefault="0013767D" w:rsidP="00E01BF4">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13767D" w:rsidRPr="00CC62DE" w:rsidRDefault="0013767D" w:rsidP="00E01BF4">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13767D" w:rsidRPr="00CC62DE" w:rsidRDefault="0013767D" w:rsidP="00E01BF4">
            <w:pPr>
              <w:jc w:val="center"/>
              <w:rPr>
                <w:rFonts w:ascii="Arial" w:hAnsi="Arial" w:hint="eastAsia"/>
                <w:b/>
                <w:sz w:val="18"/>
                <w:lang w:eastAsia="zh-CN"/>
              </w:rPr>
            </w:pPr>
            <w:r w:rsidRPr="00CC62DE">
              <w:rPr>
                <w:rFonts w:ascii="Arial" w:hAnsi="Arial" w:hint="eastAsia"/>
                <w:b/>
                <w:sz w:val="18"/>
                <w:lang w:eastAsia="zh-CN"/>
              </w:rPr>
              <w:t>Data7</w:t>
            </w:r>
          </w:p>
        </w:tc>
      </w:tr>
      <w:tr w:rsidR="0013767D" w:rsidRPr="00CC62DE" w:rsidTr="00E01BF4">
        <w:trPr>
          <w:trHeight w:val="243"/>
        </w:trPr>
        <w:tc>
          <w:tcPr>
            <w:tcW w:w="0" w:type="auto"/>
            <w:shd w:val="clear" w:color="auto" w:fill="auto"/>
            <w:vAlign w:val="center"/>
          </w:tcPr>
          <w:p w:rsidR="0013767D" w:rsidRPr="00CC62DE" w:rsidRDefault="0013767D" w:rsidP="00E01BF4">
            <w:pPr>
              <w:jc w:val="center"/>
              <w:rPr>
                <w:rFonts w:ascii="Arial" w:hAnsi="Arial" w:hint="eastAsia"/>
                <w:sz w:val="18"/>
                <w:lang w:eastAsia="zh-CN"/>
              </w:rPr>
            </w:pPr>
            <w:r w:rsidRPr="00CC62DE">
              <w:rPr>
                <w:rFonts w:ascii="Arial" w:hAnsi="Arial" w:hint="eastAsia"/>
                <w:sz w:val="18"/>
                <w:lang w:eastAsia="zh-CN"/>
              </w:rPr>
              <w:t>0x772</w:t>
            </w:r>
          </w:p>
        </w:tc>
        <w:tc>
          <w:tcPr>
            <w:tcW w:w="0" w:type="auto"/>
            <w:shd w:val="clear" w:color="auto" w:fill="auto"/>
            <w:vAlign w:val="center"/>
          </w:tcPr>
          <w:p w:rsidR="0013767D" w:rsidRPr="00CC62DE" w:rsidRDefault="0013767D" w:rsidP="00E01BF4">
            <w:pPr>
              <w:jc w:val="center"/>
              <w:rPr>
                <w:rFonts w:ascii="Arial" w:hAnsi="Arial"/>
                <w:sz w:val="18"/>
                <w:lang w:eastAsia="zh-CN"/>
              </w:rPr>
            </w:pPr>
            <w:r w:rsidRPr="00CC62DE">
              <w:rPr>
                <w:rFonts w:ascii="Arial" w:hAnsi="Arial"/>
                <w:sz w:val="18"/>
              </w:rPr>
              <w:t>0x</w:t>
            </w:r>
            <w:r>
              <w:rPr>
                <w:rFonts w:ascii="Arial" w:hAnsi="Arial" w:hint="eastAsia"/>
                <w:sz w:val="18"/>
                <w:lang w:eastAsia="zh-CN"/>
              </w:rPr>
              <w:t>1B</w:t>
            </w:r>
          </w:p>
        </w:tc>
        <w:tc>
          <w:tcPr>
            <w:tcW w:w="0" w:type="auto"/>
            <w:shd w:val="clear" w:color="auto" w:fill="auto"/>
            <w:vAlign w:val="center"/>
          </w:tcPr>
          <w:p w:rsidR="0013767D" w:rsidRPr="00CC62DE" w:rsidRDefault="0013767D" w:rsidP="00E01BF4">
            <w:pPr>
              <w:keepNext/>
              <w:jc w:val="center"/>
              <w:rPr>
                <w:rFonts w:ascii="Arial" w:hAnsi="Arial"/>
                <w:sz w:val="18"/>
                <w:lang w:val="en-GB" w:eastAsia="zh-CN"/>
              </w:rPr>
            </w:pPr>
            <w:r w:rsidRPr="00CC62DE">
              <w:rPr>
                <w:rFonts w:ascii="Arial" w:hAnsi="Arial"/>
                <w:sz w:val="18"/>
                <w:lang w:val="en-GB"/>
              </w:rPr>
              <w:t>0x</w:t>
            </w:r>
            <w:r w:rsidRPr="00CC62DE">
              <w:rPr>
                <w:rFonts w:ascii="Arial" w:hAnsi="Arial" w:hint="eastAsia"/>
                <w:sz w:val="18"/>
                <w:lang w:val="en-GB" w:eastAsia="zh-CN"/>
              </w:rPr>
              <w:t>0</w:t>
            </w:r>
            <w:r>
              <w:rPr>
                <w:rFonts w:ascii="Arial" w:hAnsi="Arial" w:hint="eastAsia"/>
                <w:sz w:val="18"/>
                <w:lang w:val="en-GB" w:eastAsia="zh-CN"/>
              </w:rPr>
              <w:t>1</w:t>
            </w:r>
          </w:p>
        </w:tc>
        <w:tc>
          <w:tcPr>
            <w:tcW w:w="1036" w:type="dxa"/>
            <w:shd w:val="clear" w:color="auto" w:fill="auto"/>
          </w:tcPr>
          <w:p w:rsidR="0013767D" w:rsidRPr="00CC62DE" w:rsidRDefault="0013767D" w:rsidP="00E01BF4">
            <w:pPr>
              <w:keepNext/>
              <w:jc w:val="center"/>
              <w:rPr>
                <w:rFonts w:ascii="Arial" w:hAnsi="Arial" w:hint="eastAsia"/>
                <w:sz w:val="18"/>
                <w:lang w:val="en-GB" w:eastAsia="zh-CN"/>
              </w:rPr>
            </w:pPr>
            <w:r w:rsidRPr="00CC62DE">
              <w:rPr>
                <w:rFonts w:ascii="Arial" w:hAnsi="Arial"/>
                <w:sz w:val="18"/>
                <w:lang w:val="en-GB"/>
              </w:rPr>
              <w:t>0x</w:t>
            </w:r>
            <w:r>
              <w:rPr>
                <w:rFonts w:ascii="Arial" w:hAnsi="Arial" w:hint="eastAsia"/>
                <w:sz w:val="18"/>
                <w:lang w:val="en-GB" w:eastAsia="zh-CN"/>
              </w:rPr>
              <w:t>01</w:t>
            </w:r>
          </w:p>
        </w:tc>
        <w:tc>
          <w:tcPr>
            <w:tcW w:w="0" w:type="auto"/>
          </w:tcPr>
          <w:p w:rsidR="0013767D" w:rsidRPr="00CC62DE" w:rsidRDefault="0013767D" w:rsidP="00E01BF4">
            <w:pPr>
              <w:keepNext/>
              <w:jc w:val="center"/>
              <w:rPr>
                <w:rFonts w:ascii="Arial" w:hAnsi="Arial" w:hint="eastAsia"/>
                <w:sz w:val="18"/>
                <w:lang w:val="en-GB" w:eastAsia="zh-CN"/>
              </w:rPr>
            </w:pPr>
            <w:r w:rsidRPr="00CC62DE">
              <w:rPr>
                <w:rFonts w:ascii="Arial" w:hAnsi="Arial"/>
                <w:sz w:val="18"/>
                <w:lang w:val="en-GB"/>
              </w:rPr>
              <w:t>0x</w:t>
            </w:r>
            <w:r>
              <w:rPr>
                <w:rFonts w:ascii="Arial" w:hAnsi="Arial" w:hint="eastAsia"/>
                <w:sz w:val="18"/>
                <w:lang w:val="en-GB" w:eastAsia="zh-CN"/>
              </w:rPr>
              <w:t>04</w:t>
            </w:r>
          </w:p>
        </w:tc>
        <w:tc>
          <w:tcPr>
            <w:tcW w:w="0" w:type="auto"/>
          </w:tcPr>
          <w:p w:rsidR="0013767D" w:rsidRPr="00CC62DE" w:rsidRDefault="0013767D" w:rsidP="0013767D">
            <w:pPr>
              <w:jc w:val="center"/>
              <w:rPr>
                <w:rFonts w:ascii="Arial" w:hAnsi="Arial" w:hint="eastAsia"/>
                <w:sz w:val="18"/>
                <w:lang w:val="en-GB" w:eastAsia="zh-CN"/>
              </w:rPr>
            </w:pPr>
            <w:r w:rsidRPr="00CC62DE">
              <w:rPr>
                <w:rFonts w:ascii="Arial" w:hAnsi="Arial" w:hint="eastAsia"/>
                <w:sz w:val="18"/>
                <w:lang w:val="en-GB" w:eastAsia="zh-CN"/>
              </w:rPr>
              <w:t>0x</w:t>
            </w:r>
            <w:r>
              <w:rPr>
                <w:rFonts w:ascii="Arial" w:hAnsi="Arial" w:hint="eastAsia"/>
                <w:sz w:val="18"/>
                <w:lang w:val="en-GB" w:eastAsia="zh-CN"/>
              </w:rPr>
              <w:t>03</w:t>
            </w:r>
          </w:p>
        </w:tc>
        <w:tc>
          <w:tcPr>
            <w:tcW w:w="0" w:type="auto"/>
          </w:tcPr>
          <w:p w:rsidR="0013767D" w:rsidRPr="00BA207F" w:rsidRDefault="0013767D" w:rsidP="00E01BF4">
            <w:pPr>
              <w:jc w:val="center"/>
              <w:rPr>
                <w:rFonts w:ascii="Arial" w:hAnsi="Arial" w:hint="eastAsia"/>
                <w:color w:val="FF0000"/>
                <w:sz w:val="18"/>
                <w:lang w:val="en-GB" w:eastAsia="zh-CN"/>
              </w:rPr>
            </w:pPr>
            <w:r w:rsidRPr="00BA207F">
              <w:rPr>
                <w:rFonts w:ascii="Arial" w:hAnsi="Arial" w:cs="Arial" w:hint="eastAsia"/>
                <w:color w:val="FF0000"/>
                <w:sz w:val="18"/>
                <w:szCs w:val="18"/>
                <w:lang w:val="en-GB" w:eastAsia="zh-CN"/>
              </w:rPr>
              <w:t>0x</w:t>
            </w:r>
            <w:r>
              <w:rPr>
                <w:rFonts w:ascii="Arial" w:hAnsi="Arial" w:cs="Arial" w:hint="eastAsia"/>
                <w:color w:val="FF0000"/>
                <w:sz w:val="18"/>
                <w:szCs w:val="18"/>
                <w:lang w:val="en-GB" w:eastAsia="zh-CN"/>
              </w:rPr>
              <w:t>XX</w:t>
            </w:r>
          </w:p>
        </w:tc>
        <w:tc>
          <w:tcPr>
            <w:tcW w:w="0" w:type="auto"/>
          </w:tcPr>
          <w:p w:rsidR="0013767D" w:rsidRPr="00BA207F" w:rsidRDefault="0013767D" w:rsidP="00E01BF4">
            <w:pPr>
              <w:jc w:val="center"/>
              <w:rPr>
                <w:rFonts w:ascii="Arial" w:hAnsi="Arial" w:hint="eastAsia"/>
                <w:color w:val="FF0000"/>
                <w:sz w:val="18"/>
                <w:lang w:val="en-GB" w:eastAsia="zh-CN"/>
              </w:rPr>
            </w:pPr>
            <w:r w:rsidRPr="00BA207F">
              <w:rPr>
                <w:rFonts w:ascii="Arial" w:hAnsi="Arial" w:cs="Arial" w:hint="eastAsia"/>
                <w:color w:val="FF0000"/>
                <w:sz w:val="18"/>
                <w:szCs w:val="18"/>
                <w:lang w:val="en-GB" w:eastAsia="zh-CN"/>
              </w:rPr>
              <w:t>0x</w:t>
            </w:r>
            <w:r>
              <w:rPr>
                <w:rFonts w:ascii="Arial" w:hAnsi="Arial" w:cs="Arial" w:hint="eastAsia"/>
                <w:color w:val="FF0000"/>
                <w:sz w:val="18"/>
                <w:szCs w:val="18"/>
                <w:lang w:val="en-GB" w:eastAsia="zh-CN"/>
              </w:rPr>
              <w:t>XX</w:t>
            </w:r>
          </w:p>
        </w:tc>
        <w:tc>
          <w:tcPr>
            <w:tcW w:w="0" w:type="auto"/>
          </w:tcPr>
          <w:p w:rsidR="0013767D" w:rsidRPr="00CC62DE" w:rsidRDefault="0013767D" w:rsidP="00E01BF4">
            <w:pPr>
              <w:jc w:val="center"/>
              <w:rPr>
                <w:rFonts w:hint="eastAsia"/>
                <w:lang w:eastAsia="zh-CN"/>
              </w:rPr>
            </w:pPr>
            <w:r w:rsidRPr="00CC62DE">
              <w:rPr>
                <w:rFonts w:ascii="Arial" w:hAnsi="Arial" w:cs="Arial" w:hint="eastAsia"/>
                <w:sz w:val="18"/>
                <w:szCs w:val="18"/>
                <w:lang w:val="en-GB" w:eastAsia="zh-CN"/>
              </w:rPr>
              <w:t>0xAA</w:t>
            </w:r>
          </w:p>
        </w:tc>
      </w:tr>
    </w:tbl>
    <w:p w:rsidR="0013767D" w:rsidRDefault="0013767D" w:rsidP="0013767D">
      <w:pPr>
        <w:rPr>
          <w:rFonts w:ascii="Arial" w:hAnsi="Arial" w:cs="Arial" w:hint="eastAsia"/>
          <w:b/>
          <w:sz w:val="21"/>
          <w:szCs w:val="21"/>
          <w:lang w:val="en-GB" w:eastAsia="zh-CN"/>
        </w:rPr>
      </w:pPr>
      <w:r>
        <w:rPr>
          <w:rFonts w:ascii="Arial" w:hAnsi="Arial" w:cs="Arial" w:hint="eastAsia"/>
          <w:b/>
          <w:sz w:val="21"/>
          <w:szCs w:val="21"/>
          <w:lang w:val="en-GB" w:eastAsia="zh-CN"/>
        </w:rPr>
        <w:t>Note: Data5 and Data6 are the steps.</w:t>
      </w:r>
    </w:p>
    <w:p w:rsidR="0013767D" w:rsidRDefault="0013767D" w:rsidP="0013767D">
      <w:pPr>
        <w:rPr>
          <w:rFonts w:ascii="Arial" w:hAnsi="Arial" w:cs="Arial" w:hint="eastAsia"/>
          <w:b/>
          <w:sz w:val="21"/>
          <w:szCs w:val="21"/>
          <w:lang w:val="en-GB" w:eastAsia="zh-CN"/>
        </w:rPr>
      </w:pPr>
      <w:r>
        <w:rPr>
          <w:rFonts w:ascii="Arial" w:hAnsi="Arial" w:cs="Arial" w:hint="eastAsia"/>
          <w:b/>
          <w:sz w:val="21"/>
          <w:szCs w:val="21"/>
          <w:lang w:val="en-GB" w:eastAsia="zh-CN"/>
        </w:rPr>
        <w:t>Data5 = 0 and Data6 = 0, step=0.</w:t>
      </w:r>
    </w:p>
    <w:p w:rsidR="00212AD5" w:rsidRPr="00CC62DE" w:rsidRDefault="00212AD5" w:rsidP="00212AD5">
      <w:pPr>
        <w:rPr>
          <w:rFonts w:ascii="Arial" w:hAnsi="Arial" w:cs="Arial" w:hint="eastAsia"/>
          <w:b/>
          <w:sz w:val="21"/>
          <w:szCs w:val="21"/>
          <w:lang w:val="en-GB" w:eastAsia="zh-CN"/>
        </w:rPr>
      </w:pPr>
    </w:p>
    <w:p w:rsidR="00212AD5" w:rsidRPr="00CC62DE" w:rsidRDefault="00212AD5" w:rsidP="00212AD5">
      <w:pPr>
        <w:rPr>
          <w:rFonts w:ascii="Arial" w:hAnsi="Arial" w:cs="Arial" w:hint="eastAsia"/>
          <w:b/>
          <w:sz w:val="21"/>
          <w:szCs w:val="21"/>
          <w:lang w:val="en-GB" w:eastAsia="zh-CN"/>
        </w:rPr>
      </w:pPr>
      <w:r w:rsidRPr="00CC62DE">
        <w:rPr>
          <w:rFonts w:ascii="Arial" w:hAnsi="Arial" w:cs="Arial"/>
          <w:b/>
          <w:sz w:val="21"/>
          <w:szCs w:val="21"/>
          <w:lang w:val="en-GB" w:eastAsia="zh-CN"/>
        </w:rPr>
        <w:t>The ECU answer with the acknowledgement sent as follow</w:t>
      </w:r>
      <w:r w:rsidRPr="00CC62DE">
        <w:rPr>
          <w:rFonts w:ascii="Arial" w:hAnsi="Arial" w:cs="Arial" w:hint="eastAsia"/>
          <w:b/>
          <w:sz w:val="21"/>
          <w:szCs w:val="21"/>
          <w:lang w:val="en-GB" w:eastAsia="zh-CN"/>
        </w:rPr>
        <w:t>ing</w:t>
      </w:r>
      <w:r w:rsidRPr="00CC62DE">
        <w:rPr>
          <w:rFonts w:ascii="Arial" w:hAnsi="Arial" w:cs="Arial"/>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212AD5" w:rsidRPr="00CC62DE" w:rsidTr="00E84D61">
        <w:trPr>
          <w:trHeight w:val="276"/>
        </w:trPr>
        <w:tc>
          <w:tcPr>
            <w:tcW w:w="0" w:type="auto"/>
            <w:shd w:val="clear" w:color="auto" w:fill="E6E6E6"/>
            <w:vAlign w:val="center"/>
          </w:tcPr>
          <w:p w:rsidR="00212AD5" w:rsidRPr="00CC62DE" w:rsidRDefault="00212AD5" w:rsidP="00E84D61">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212AD5" w:rsidRPr="00CC62DE" w:rsidRDefault="00212AD5" w:rsidP="00E84D61">
            <w:pPr>
              <w:jc w:val="center"/>
              <w:rPr>
                <w:rFonts w:ascii="Arial" w:hAnsi="Arial" w:hint="eastAsia"/>
                <w:b/>
                <w:sz w:val="18"/>
                <w:lang w:eastAsia="zh-CN"/>
              </w:rPr>
            </w:pPr>
            <w:r w:rsidRPr="00CC62DE">
              <w:rPr>
                <w:rFonts w:ascii="Arial" w:hAnsi="Arial" w:hint="eastAsia"/>
                <w:b/>
                <w:sz w:val="18"/>
                <w:lang w:eastAsia="zh-CN"/>
              </w:rPr>
              <w:t>Data7</w:t>
            </w:r>
          </w:p>
        </w:tc>
      </w:tr>
      <w:tr w:rsidR="00212AD5" w:rsidRPr="00CC62DE" w:rsidTr="00E84D61">
        <w:trPr>
          <w:trHeight w:val="223"/>
        </w:trPr>
        <w:tc>
          <w:tcPr>
            <w:tcW w:w="0" w:type="auto"/>
            <w:shd w:val="clear" w:color="auto" w:fill="auto"/>
            <w:vAlign w:val="center"/>
          </w:tcPr>
          <w:p w:rsidR="00212AD5" w:rsidRPr="00CC62DE" w:rsidRDefault="00212AD5" w:rsidP="00E84D61">
            <w:pPr>
              <w:jc w:val="center"/>
              <w:rPr>
                <w:rFonts w:ascii="Arial" w:hAnsi="Arial" w:hint="eastAsia"/>
                <w:sz w:val="18"/>
                <w:lang w:eastAsia="zh-CN"/>
              </w:rPr>
            </w:pPr>
            <w:r w:rsidRPr="00CC62DE">
              <w:rPr>
                <w:rFonts w:ascii="Arial" w:hAnsi="Arial"/>
                <w:sz w:val="18"/>
              </w:rPr>
              <w:t>0x774</w:t>
            </w:r>
          </w:p>
        </w:tc>
        <w:tc>
          <w:tcPr>
            <w:tcW w:w="0" w:type="auto"/>
            <w:shd w:val="clear" w:color="auto" w:fill="auto"/>
            <w:vAlign w:val="center"/>
          </w:tcPr>
          <w:p w:rsidR="00212AD5" w:rsidRPr="00CC62DE" w:rsidRDefault="00212AD5" w:rsidP="00E84D61">
            <w:pPr>
              <w:jc w:val="center"/>
              <w:rPr>
                <w:rFonts w:ascii="Arial" w:hAnsi="Arial"/>
                <w:sz w:val="18"/>
                <w:lang w:eastAsia="zh-CN"/>
              </w:rPr>
            </w:pPr>
            <w:r w:rsidRPr="00CC62DE">
              <w:rPr>
                <w:rFonts w:ascii="Arial" w:hAnsi="Arial"/>
                <w:sz w:val="18"/>
              </w:rPr>
              <w:t>0x</w:t>
            </w:r>
            <w:r>
              <w:rPr>
                <w:rFonts w:ascii="Arial" w:hAnsi="Arial" w:hint="eastAsia"/>
                <w:sz w:val="18"/>
                <w:lang w:eastAsia="zh-CN"/>
              </w:rPr>
              <w:t>5B</w:t>
            </w:r>
          </w:p>
        </w:tc>
        <w:tc>
          <w:tcPr>
            <w:tcW w:w="0" w:type="auto"/>
            <w:shd w:val="clear" w:color="auto" w:fill="auto"/>
            <w:vAlign w:val="center"/>
          </w:tcPr>
          <w:p w:rsidR="00212AD5" w:rsidRPr="00CC62DE" w:rsidRDefault="00212AD5" w:rsidP="00E84D61">
            <w:pPr>
              <w:keepNext/>
              <w:jc w:val="center"/>
              <w:rPr>
                <w:rFonts w:ascii="Arial" w:hAnsi="Arial" w:hint="eastAsia"/>
                <w:sz w:val="18"/>
                <w:lang w:val="en-GB" w:eastAsia="zh-CN"/>
              </w:rPr>
            </w:pPr>
            <w:r w:rsidRPr="00CC62DE">
              <w:rPr>
                <w:rFonts w:ascii="Arial" w:hAnsi="Arial"/>
                <w:sz w:val="18"/>
                <w:lang w:val="en-GB"/>
              </w:rPr>
              <w:t>0</w:t>
            </w:r>
            <w:r w:rsidRPr="00CC62DE">
              <w:rPr>
                <w:rFonts w:ascii="Arial" w:hAnsi="Arial" w:hint="eastAsia"/>
                <w:sz w:val="18"/>
                <w:lang w:val="en-GB" w:eastAsia="zh-CN"/>
              </w:rPr>
              <w:t>x0</w:t>
            </w:r>
            <w:r>
              <w:rPr>
                <w:rFonts w:ascii="Arial" w:hAnsi="Arial" w:hint="eastAsia"/>
                <w:sz w:val="18"/>
                <w:lang w:val="en-GB" w:eastAsia="zh-CN"/>
              </w:rPr>
              <w:t>1</w:t>
            </w:r>
          </w:p>
        </w:tc>
        <w:tc>
          <w:tcPr>
            <w:tcW w:w="1036" w:type="dxa"/>
            <w:shd w:val="clear" w:color="auto" w:fill="auto"/>
          </w:tcPr>
          <w:p w:rsidR="00212AD5" w:rsidRPr="00CC62DE" w:rsidRDefault="00212AD5" w:rsidP="00E84D61">
            <w:pPr>
              <w:keepNext/>
              <w:jc w:val="center"/>
              <w:rPr>
                <w:rFonts w:ascii="Arial" w:hAnsi="Arial" w:hint="eastAsia"/>
                <w:sz w:val="18"/>
                <w:lang w:val="en-GB" w:eastAsia="zh-CN"/>
              </w:rPr>
            </w:pPr>
            <w:r>
              <w:rPr>
                <w:rFonts w:ascii="Arial" w:hAnsi="Arial" w:hint="eastAsia"/>
                <w:sz w:val="18"/>
                <w:lang w:val="en-GB" w:eastAsia="zh-CN"/>
              </w:rPr>
              <w:t>0x01</w:t>
            </w:r>
          </w:p>
        </w:tc>
        <w:tc>
          <w:tcPr>
            <w:tcW w:w="0" w:type="auto"/>
          </w:tcPr>
          <w:p w:rsidR="00212AD5" w:rsidRPr="00CC62DE" w:rsidRDefault="00212AD5" w:rsidP="00E84D61">
            <w:pPr>
              <w:jc w:val="center"/>
              <w:rPr>
                <w:rFonts w:ascii="Arial" w:hAnsi="Arial" w:hint="eastAsia"/>
                <w:sz w:val="18"/>
                <w:lang w:val="en-GB" w:eastAsia="zh-CN"/>
              </w:rPr>
            </w:pPr>
            <w:r>
              <w:rPr>
                <w:rFonts w:ascii="Arial" w:hAnsi="Arial" w:hint="eastAsia"/>
                <w:sz w:val="18"/>
                <w:lang w:val="en-GB" w:eastAsia="zh-CN"/>
              </w:rPr>
              <w:t>0x04</w:t>
            </w:r>
          </w:p>
        </w:tc>
        <w:tc>
          <w:tcPr>
            <w:tcW w:w="0" w:type="auto"/>
          </w:tcPr>
          <w:p w:rsidR="00212AD5" w:rsidRPr="00CC62DE" w:rsidRDefault="00212AD5" w:rsidP="00212AD5">
            <w:pPr>
              <w:jc w:val="center"/>
              <w:rPr>
                <w:rFonts w:ascii="Arial" w:hAnsi="Arial"/>
                <w:sz w:val="18"/>
                <w:lang w:val="en-GB" w:eastAsia="zh-CN"/>
              </w:rPr>
            </w:pPr>
            <w:r>
              <w:rPr>
                <w:rFonts w:ascii="Arial" w:hAnsi="Arial" w:hint="eastAsia"/>
                <w:sz w:val="18"/>
                <w:lang w:val="en-GB" w:eastAsia="zh-CN"/>
              </w:rPr>
              <w:t>0x03</w:t>
            </w:r>
          </w:p>
        </w:tc>
        <w:tc>
          <w:tcPr>
            <w:tcW w:w="0" w:type="auto"/>
          </w:tcPr>
          <w:p w:rsidR="00212AD5" w:rsidRPr="00CC62DE" w:rsidRDefault="00212AD5" w:rsidP="00E84D61">
            <w:pPr>
              <w:jc w:val="center"/>
              <w:rPr>
                <w:rFonts w:ascii="Arial" w:hAnsi="Arial"/>
                <w:sz w:val="18"/>
                <w:lang w:val="en-GB" w:eastAsia="zh-CN"/>
              </w:rPr>
            </w:pPr>
            <w:r>
              <w:rPr>
                <w:rFonts w:ascii="Arial" w:hAnsi="Arial" w:hint="eastAsia"/>
                <w:sz w:val="18"/>
                <w:lang w:val="en-GB" w:eastAsia="zh-CN"/>
              </w:rPr>
              <w:t>0x01</w:t>
            </w:r>
          </w:p>
        </w:tc>
        <w:tc>
          <w:tcPr>
            <w:tcW w:w="0" w:type="auto"/>
          </w:tcPr>
          <w:p w:rsidR="00212AD5" w:rsidRPr="00CC62DE" w:rsidRDefault="00212AD5" w:rsidP="00E84D61">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212AD5" w:rsidRPr="00CC62DE" w:rsidRDefault="00212AD5" w:rsidP="00E84D61">
            <w:pPr>
              <w:jc w:val="center"/>
            </w:pPr>
            <w:r w:rsidRPr="00CC62DE">
              <w:rPr>
                <w:rFonts w:ascii="Arial" w:hAnsi="Arial" w:hint="eastAsia"/>
                <w:sz w:val="18"/>
                <w:lang w:val="en-GB" w:eastAsia="zh-CN"/>
              </w:rPr>
              <w:t>--</w:t>
            </w:r>
          </w:p>
        </w:tc>
      </w:tr>
    </w:tbl>
    <w:p w:rsidR="00BA207F" w:rsidRDefault="00BA207F" w:rsidP="00280237">
      <w:pPr>
        <w:spacing w:line="24" w:lineRule="atLeast"/>
        <w:rPr>
          <w:rFonts w:cs="Arial" w:hint="eastAsia"/>
          <w:lang w:eastAsia="zh-CN"/>
        </w:rPr>
      </w:pPr>
    </w:p>
    <w:p w:rsidR="00211B6C" w:rsidRPr="00FD1D68" w:rsidRDefault="00211B6C" w:rsidP="00211B6C">
      <w:pPr>
        <w:pStyle w:val="4"/>
        <w:rPr>
          <w:b/>
          <w:lang w:eastAsia="zh-CN"/>
        </w:rPr>
      </w:pPr>
      <w:r>
        <w:rPr>
          <w:rFonts w:hint="eastAsia"/>
          <w:b/>
          <w:lang w:eastAsia="zh-CN"/>
        </w:rPr>
        <w:t>SOC Gauge</w:t>
      </w:r>
    </w:p>
    <w:p w:rsidR="00211B6C" w:rsidRPr="00FD1D68" w:rsidRDefault="00211B6C" w:rsidP="00211B6C">
      <w:pPr>
        <w:spacing w:line="24" w:lineRule="atLeast"/>
        <w:rPr>
          <w:rFonts w:cs="Arial" w:hint="eastAsia"/>
          <w:lang w:eastAsia="zh-CN"/>
        </w:rPr>
      </w:pPr>
    </w:p>
    <w:p w:rsidR="00211B6C" w:rsidRDefault="00211B6C" w:rsidP="00211B6C">
      <w:pPr>
        <w:spacing w:line="24" w:lineRule="atLeast"/>
        <w:rPr>
          <w:rFonts w:cs="Arial" w:hint="eastAsia"/>
          <w:lang w:eastAsia="zh-CN"/>
        </w:rPr>
      </w:pPr>
      <w:r w:rsidRPr="00CC62DE">
        <w:rPr>
          <w:rFonts w:cs="Arial"/>
        </w:rPr>
        <w:t>Diagnostic Telegrams:</w:t>
      </w:r>
    </w:p>
    <w:p w:rsidR="00211B6C" w:rsidRPr="00CC62DE" w:rsidRDefault="00211B6C" w:rsidP="00211B6C">
      <w:pPr>
        <w:spacing w:line="24" w:lineRule="atLeast"/>
        <w:rPr>
          <w:rFonts w:cs="Arial" w:hint="eastAsia"/>
          <w:lang w:eastAsia="zh-CN"/>
        </w:rPr>
      </w:pPr>
      <w:r w:rsidRPr="00CC62DE">
        <w:rPr>
          <w:rFonts w:cs="Arial"/>
          <w:spacing w:val="-1"/>
          <w:szCs w:val="21"/>
        </w:rPr>
        <w:t xml:space="preserve">• </w:t>
      </w:r>
      <w:r w:rsidRPr="00CC62DE">
        <w:rPr>
          <w:rFonts w:cs="Arial" w:hint="eastAsia"/>
          <w:b/>
          <w:spacing w:val="-1"/>
          <w:szCs w:val="21"/>
          <w:lang w:eastAsia="zh-CN"/>
        </w:rPr>
        <w:t>1</w:t>
      </w:r>
      <w:r w:rsidRPr="00CC62DE">
        <w:rPr>
          <w:rFonts w:cs="Arial"/>
          <w:spacing w:val="-1"/>
          <w:szCs w:val="21"/>
        </w:rPr>
        <w:t xml:space="preserve"> – </w:t>
      </w:r>
      <w:r>
        <w:rPr>
          <w:rFonts w:cs="Arial" w:hint="eastAsia"/>
          <w:spacing w:val="-1"/>
          <w:szCs w:val="21"/>
          <w:lang w:eastAsia="zh-CN"/>
        </w:rPr>
        <w:t>Get the number of calibrate points</w:t>
      </w:r>
    </w:p>
    <w:p w:rsidR="00211B6C" w:rsidRPr="00CC62DE" w:rsidRDefault="00211B6C" w:rsidP="00211B6C">
      <w:pPr>
        <w:rPr>
          <w:rFonts w:ascii="Arial" w:hAnsi="Arial" w:cs="Arial" w:hint="eastAsia"/>
          <w:b/>
          <w:sz w:val="21"/>
          <w:szCs w:val="21"/>
          <w:lang w:val="en-GB" w:eastAsia="zh-CN"/>
        </w:rPr>
      </w:pPr>
      <w:r w:rsidRPr="00CC62DE">
        <w:rPr>
          <w:rFonts w:ascii="Arial" w:hAnsi="Arial" w:cs="Arial"/>
          <w:b/>
          <w:sz w:val="21"/>
          <w:szCs w:val="21"/>
          <w:lang w:val="en-GB" w:eastAsia="zh-CN"/>
        </w:rPr>
        <w:t xml:space="preserve">The following command can be used to </w:t>
      </w:r>
      <w:r>
        <w:rPr>
          <w:rFonts w:ascii="Arial" w:hAnsi="Arial" w:cs="Arial" w:hint="eastAsia"/>
          <w:b/>
          <w:sz w:val="21"/>
          <w:szCs w:val="21"/>
          <w:lang w:val="en-GB" w:eastAsia="zh-CN"/>
        </w:rPr>
        <w:t>get the Number of Calibrate points</w:t>
      </w:r>
      <w:r w:rsidRPr="00CC62DE">
        <w:rPr>
          <w:rFonts w:ascii="Arial" w:hAnsi="Arial" w:cs="Arial" w:hint="eastAsia"/>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211B6C" w:rsidRPr="00CC62DE" w:rsidTr="00E84D61">
        <w:trPr>
          <w:trHeight w:val="276"/>
        </w:trPr>
        <w:tc>
          <w:tcPr>
            <w:tcW w:w="0" w:type="auto"/>
            <w:shd w:val="clear" w:color="auto" w:fill="E6E6E6"/>
            <w:vAlign w:val="center"/>
          </w:tcPr>
          <w:p w:rsidR="00211B6C" w:rsidRPr="00CC62DE" w:rsidRDefault="00211B6C" w:rsidP="00E84D61">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Data7</w:t>
            </w:r>
          </w:p>
        </w:tc>
      </w:tr>
      <w:tr w:rsidR="00211B6C" w:rsidRPr="00CC62DE" w:rsidTr="00E84D61">
        <w:trPr>
          <w:trHeight w:val="243"/>
        </w:trPr>
        <w:tc>
          <w:tcPr>
            <w:tcW w:w="0" w:type="auto"/>
            <w:shd w:val="clear" w:color="auto" w:fill="auto"/>
            <w:vAlign w:val="center"/>
          </w:tcPr>
          <w:p w:rsidR="00211B6C" w:rsidRPr="00CC62DE" w:rsidRDefault="00211B6C" w:rsidP="00E84D61">
            <w:pPr>
              <w:jc w:val="center"/>
              <w:rPr>
                <w:rFonts w:ascii="Arial" w:hAnsi="Arial" w:hint="eastAsia"/>
                <w:sz w:val="18"/>
                <w:lang w:eastAsia="zh-CN"/>
              </w:rPr>
            </w:pPr>
            <w:r w:rsidRPr="00CC62DE">
              <w:rPr>
                <w:rFonts w:ascii="Arial" w:hAnsi="Arial" w:hint="eastAsia"/>
                <w:sz w:val="18"/>
                <w:lang w:eastAsia="zh-CN"/>
              </w:rPr>
              <w:t>0x772</w:t>
            </w:r>
          </w:p>
        </w:tc>
        <w:tc>
          <w:tcPr>
            <w:tcW w:w="0" w:type="auto"/>
            <w:shd w:val="clear" w:color="auto" w:fill="auto"/>
            <w:vAlign w:val="center"/>
          </w:tcPr>
          <w:p w:rsidR="00211B6C" w:rsidRPr="00CC62DE" w:rsidRDefault="00211B6C" w:rsidP="00E84D61">
            <w:pPr>
              <w:jc w:val="center"/>
              <w:rPr>
                <w:rFonts w:ascii="Arial" w:hAnsi="Arial"/>
                <w:sz w:val="18"/>
                <w:lang w:eastAsia="zh-CN"/>
              </w:rPr>
            </w:pPr>
            <w:r w:rsidRPr="00CC62DE">
              <w:rPr>
                <w:rFonts w:ascii="Arial" w:hAnsi="Arial"/>
                <w:sz w:val="18"/>
              </w:rPr>
              <w:t>0x</w:t>
            </w:r>
            <w:r>
              <w:rPr>
                <w:rFonts w:ascii="Arial" w:hAnsi="Arial" w:hint="eastAsia"/>
                <w:sz w:val="18"/>
                <w:lang w:eastAsia="zh-CN"/>
              </w:rPr>
              <w:t>1B</w:t>
            </w:r>
          </w:p>
        </w:tc>
        <w:tc>
          <w:tcPr>
            <w:tcW w:w="0" w:type="auto"/>
            <w:shd w:val="clear" w:color="auto" w:fill="auto"/>
            <w:vAlign w:val="center"/>
          </w:tcPr>
          <w:p w:rsidR="00211B6C" w:rsidRPr="00CC62DE" w:rsidRDefault="00211B6C" w:rsidP="00E84D61">
            <w:pPr>
              <w:keepNext/>
              <w:jc w:val="center"/>
              <w:rPr>
                <w:rFonts w:ascii="Arial" w:hAnsi="Arial"/>
                <w:sz w:val="18"/>
                <w:lang w:val="en-GB" w:eastAsia="zh-CN"/>
              </w:rPr>
            </w:pPr>
            <w:r w:rsidRPr="00CC62DE">
              <w:rPr>
                <w:rFonts w:ascii="Arial" w:hAnsi="Arial"/>
                <w:sz w:val="18"/>
                <w:lang w:val="en-GB"/>
              </w:rPr>
              <w:t>0x</w:t>
            </w:r>
            <w:r w:rsidRPr="00CC62DE">
              <w:rPr>
                <w:rFonts w:ascii="Arial" w:hAnsi="Arial" w:hint="eastAsia"/>
                <w:sz w:val="18"/>
                <w:lang w:val="en-GB" w:eastAsia="zh-CN"/>
              </w:rPr>
              <w:t>0</w:t>
            </w:r>
            <w:r>
              <w:rPr>
                <w:rFonts w:ascii="Arial" w:hAnsi="Arial" w:hint="eastAsia"/>
                <w:sz w:val="18"/>
                <w:lang w:val="en-GB" w:eastAsia="zh-CN"/>
              </w:rPr>
              <w:t>0</w:t>
            </w:r>
          </w:p>
        </w:tc>
        <w:tc>
          <w:tcPr>
            <w:tcW w:w="1036" w:type="dxa"/>
            <w:shd w:val="clear" w:color="auto" w:fill="auto"/>
          </w:tcPr>
          <w:p w:rsidR="00211B6C" w:rsidRPr="00CC62DE" w:rsidRDefault="00211B6C" w:rsidP="00E84D61">
            <w:pPr>
              <w:keepNext/>
              <w:jc w:val="center"/>
              <w:rPr>
                <w:rFonts w:ascii="Arial" w:hAnsi="Arial" w:hint="eastAsia"/>
                <w:sz w:val="18"/>
                <w:lang w:val="en-GB" w:eastAsia="zh-CN"/>
              </w:rPr>
            </w:pPr>
            <w:r w:rsidRPr="00CC62DE">
              <w:rPr>
                <w:rFonts w:ascii="Arial" w:hAnsi="Arial"/>
                <w:sz w:val="18"/>
                <w:lang w:val="en-GB"/>
              </w:rPr>
              <w:t>0x</w:t>
            </w:r>
            <w:r>
              <w:rPr>
                <w:rFonts w:ascii="Arial" w:hAnsi="Arial" w:hint="eastAsia"/>
                <w:sz w:val="18"/>
                <w:lang w:val="en-GB" w:eastAsia="zh-CN"/>
              </w:rPr>
              <w:t>01</w:t>
            </w:r>
          </w:p>
        </w:tc>
        <w:tc>
          <w:tcPr>
            <w:tcW w:w="0" w:type="auto"/>
          </w:tcPr>
          <w:p w:rsidR="00211B6C" w:rsidRPr="00CC62DE" w:rsidRDefault="00211B6C" w:rsidP="00211B6C">
            <w:pPr>
              <w:jc w:val="center"/>
              <w:rPr>
                <w:rFonts w:ascii="Arial" w:hAnsi="Arial" w:hint="eastAsia"/>
                <w:sz w:val="18"/>
                <w:lang w:val="en-GB" w:eastAsia="zh-CN"/>
              </w:rPr>
            </w:pPr>
            <w:r w:rsidRPr="00CC62DE">
              <w:rPr>
                <w:rFonts w:ascii="Arial" w:hAnsi="Arial" w:hint="eastAsia"/>
                <w:sz w:val="18"/>
                <w:lang w:val="en-GB" w:eastAsia="zh-CN"/>
              </w:rPr>
              <w:t>0x</w:t>
            </w:r>
            <w:r>
              <w:rPr>
                <w:rFonts w:ascii="Arial" w:hAnsi="Arial" w:hint="eastAsia"/>
                <w:sz w:val="18"/>
                <w:lang w:val="en-GB" w:eastAsia="zh-CN"/>
              </w:rPr>
              <w:t>45</w:t>
            </w:r>
          </w:p>
        </w:tc>
        <w:tc>
          <w:tcPr>
            <w:tcW w:w="0" w:type="auto"/>
          </w:tcPr>
          <w:p w:rsidR="00211B6C" w:rsidRPr="00CC62DE" w:rsidRDefault="00211B6C" w:rsidP="00E84D61">
            <w:pPr>
              <w:jc w:val="center"/>
              <w:rPr>
                <w:rFonts w:ascii="Arial" w:hAnsi="Arial" w:hint="eastAsia"/>
                <w:sz w:val="18"/>
                <w:lang w:val="en-GB" w:eastAsia="zh-CN"/>
              </w:rPr>
            </w:pPr>
            <w:r w:rsidRPr="00CC62DE">
              <w:rPr>
                <w:rFonts w:ascii="Arial" w:hAnsi="Arial" w:cs="Arial" w:hint="eastAsia"/>
                <w:sz w:val="18"/>
                <w:szCs w:val="18"/>
                <w:lang w:val="en-GB" w:eastAsia="zh-CN"/>
              </w:rPr>
              <w:t>0xAA</w:t>
            </w:r>
          </w:p>
        </w:tc>
        <w:tc>
          <w:tcPr>
            <w:tcW w:w="0" w:type="auto"/>
          </w:tcPr>
          <w:p w:rsidR="00211B6C" w:rsidRPr="00CC62DE" w:rsidRDefault="00211B6C" w:rsidP="00E84D61">
            <w:pPr>
              <w:jc w:val="center"/>
              <w:rPr>
                <w:rFonts w:ascii="Arial" w:hAnsi="Arial" w:hint="eastAsia"/>
                <w:sz w:val="18"/>
                <w:lang w:val="en-GB" w:eastAsia="zh-CN"/>
              </w:rPr>
            </w:pPr>
            <w:r w:rsidRPr="00CC62DE">
              <w:rPr>
                <w:rFonts w:ascii="Arial" w:hAnsi="Arial" w:cs="Arial" w:hint="eastAsia"/>
                <w:sz w:val="18"/>
                <w:szCs w:val="18"/>
                <w:lang w:val="en-GB" w:eastAsia="zh-CN"/>
              </w:rPr>
              <w:t>0xAA</w:t>
            </w:r>
          </w:p>
        </w:tc>
        <w:tc>
          <w:tcPr>
            <w:tcW w:w="0" w:type="auto"/>
          </w:tcPr>
          <w:p w:rsidR="00211B6C" w:rsidRPr="00CC62DE" w:rsidRDefault="00211B6C" w:rsidP="00E84D61">
            <w:pPr>
              <w:jc w:val="center"/>
              <w:rPr>
                <w:rFonts w:hint="eastAsia"/>
                <w:lang w:eastAsia="zh-CN"/>
              </w:rPr>
            </w:pPr>
            <w:r w:rsidRPr="00CC62DE">
              <w:rPr>
                <w:rFonts w:ascii="Arial" w:hAnsi="Arial" w:cs="Arial" w:hint="eastAsia"/>
                <w:sz w:val="18"/>
                <w:szCs w:val="18"/>
                <w:lang w:val="en-GB" w:eastAsia="zh-CN"/>
              </w:rPr>
              <w:t>0xAA</w:t>
            </w:r>
          </w:p>
        </w:tc>
        <w:tc>
          <w:tcPr>
            <w:tcW w:w="0" w:type="auto"/>
          </w:tcPr>
          <w:p w:rsidR="00211B6C" w:rsidRPr="00CC62DE" w:rsidRDefault="00211B6C" w:rsidP="00E84D61">
            <w:pPr>
              <w:jc w:val="center"/>
              <w:rPr>
                <w:rFonts w:hint="eastAsia"/>
                <w:lang w:eastAsia="zh-CN"/>
              </w:rPr>
            </w:pPr>
            <w:r w:rsidRPr="00CC62DE">
              <w:rPr>
                <w:rFonts w:ascii="Arial" w:hAnsi="Arial" w:cs="Arial" w:hint="eastAsia"/>
                <w:sz w:val="18"/>
                <w:szCs w:val="18"/>
                <w:lang w:val="en-GB" w:eastAsia="zh-CN"/>
              </w:rPr>
              <w:t>0xAA</w:t>
            </w:r>
          </w:p>
        </w:tc>
      </w:tr>
    </w:tbl>
    <w:p w:rsidR="00211B6C" w:rsidRPr="00CC62DE" w:rsidRDefault="00211B6C" w:rsidP="00211B6C">
      <w:pPr>
        <w:rPr>
          <w:rFonts w:ascii="Arial" w:hAnsi="Arial" w:cs="Arial" w:hint="eastAsia"/>
          <w:b/>
          <w:sz w:val="21"/>
          <w:szCs w:val="21"/>
          <w:lang w:val="en-GB" w:eastAsia="zh-CN"/>
        </w:rPr>
      </w:pPr>
    </w:p>
    <w:p w:rsidR="00211B6C" w:rsidRPr="00CC62DE" w:rsidRDefault="00211B6C" w:rsidP="00211B6C">
      <w:pPr>
        <w:rPr>
          <w:rFonts w:ascii="Arial" w:hAnsi="Arial" w:cs="Arial" w:hint="eastAsia"/>
          <w:b/>
          <w:sz w:val="21"/>
          <w:szCs w:val="21"/>
          <w:lang w:val="en-GB" w:eastAsia="zh-CN"/>
        </w:rPr>
      </w:pPr>
      <w:r w:rsidRPr="00CC62DE">
        <w:rPr>
          <w:rFonts w:ascii="Arial" w:hAnsi="Arial" w:cs="Arial"/>
          <w:b/>
          <w:sz w:val="21"/>
          <w:szCs w:val="21"/>
          <w:lang w:val="en-GB" w:eastAsia="zh-CN"/>
        </w:rPr>
        <w:t>The ECU answer with the acknowledgement sent as follow</w:t>
      </w:r>
      <w:r w:rsidRPr="00CC62DE">
        <w:rPr>
          <w:rFonts w:ascii="Arial" w:hAnsi="Arial" w:cs="Arial" w:hint="eastAsia"/>
          <w:b/>
          <w:sz w:val="21"/>
          <w:szCs w:val="21"/>
          <w:lang w:val="en-GB" w:eastAsia="zh-CN"/>
        </w:rPr>
        <w:t>ing</w:t>
      </w:r>
      <w:r w:rsidRPr="00CC62DE">
        <w:rPr>
          <w:rFonts w:ascii="Arial" w:hAnsi="Arial" w:cs="Arial"/>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211B6C" w:rsidRPr="00CC62DE" w:rsidTr="00E84D61">
        <w:trPr>
          <w:trHeight w:val="276"/>
        </w:trPr>
        <w:tc>
          <w:tcPr>
            <w:tcW w:w="0" w:type="auto"/>
            <w:shd w:val="clear" w:color="auto" w:fill="E6E6E6"/>
            <w:vAlign w:val="center"/>
          </w:tcPr>
          <w:p w:rsidR="00211B6C" w:rsidRPr="00CC62DE" w:rsidRDefault="00211B6C" w:rsidP="00E84D61">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Data7</w:t>
            </w:r>
          </w:p>
        </w:tc>
      </w:tr>
      <w:tr w:rsidR="00211B6C" w:rsidRPr="00CC62DE" w:rsidTr="00E84D61">
        <w:trPr>
          <w:trHeight w:val="223"/>
        </w:trPr>
        <w:tc>
          <w:tcPr>
            <w:tcW w:w="0" w:type="auto"/>
            <w:shd w:val="clear" w:color="auto" w:fill="auto"/>
            <w:vAlign w:val="center"/>
          </w:tcPr>
          <w:p w:rsidR="00211B6C" w:rsidRPr="00CC62DE" w:rsidRDefault="00211B6C" w:rsidP="00E84D61">
            <w:pPr>
              <w:jc w:val="center"/>
              <w:rPr>
                <w:rFonts w:ascii="Arial" w:hAnsi="Arial" w:hint="eastAsia"/>
                <w:sz w:val="18"/>
                <w:lang w:eastAsia="zh-CN"/>
              </w:rPr>
            </w:pPr>
            <w:r w:rsidRPr="00CC62DE">
              <w:rPr>
                <w:rFonts w:ascii="Arial" w:hAnsi="Arial"/>
                <w:sz w:val="18"/>
              </w:rPr>
              <w:t>0x774</w:t>
            </w:r>
          </w:p>
        </w:tc>
        <w:tc>
          <w:tcPr>
            <w:tcW w:w="0" w:type="auto"/>
            <w:shd w:val="clear" w:color="auto" w:fill="auto"/>
            <w:vAlign w:val="center"/>
          </w:tcPr>
          <w:p w:rsidR="00211B6C" w:rsidRPr="00CC62DE" w:rsidRDefault="00211B6C" w:rsidP="00E84D61">
            <w:pPr>
              <w:jc w:val="center"/>
              <w:rPr>
                <w:rFonts w:ascii="Arial" w:hAnsi="Arial"/>
                <w:sz w:val="18"/>
                <w:lang w:eastAsia="zh-CN"/>
              </w:rPr>
            </w:pPr>
            <w:r w:rsidRPr="00CC62DE">
              <w:rPr>
                <w:rFonts w:ascii="Arial" w:hAnsi="Arial"/>
                <w:sz w:val="18"/>
              </w:rPr>
              <w:t>0x</w:t>
            </w:r>
            <w:r>
              <w:rPr>
                <w:rFonts w:ascii="Arial" w:hAnsi="Arial" w:hint="eastAsia"/>
                <w:sz w:val="18"/>
                <w:lang w:eastAsia="zh-CN"/>
              </w:rPr>
              <w:t>5B</w:t>
            </w:r>
          </w:p>
        </w:tc>
        <w:tc>
          <w:tcPr>
            <w:tcW w:w="0" w:type="auto"/>
            <w:shd w:val="clear" w:color="auto" w:fill="auto"/>
            <w:vAlign w:val="center"/>
          </w:tcPr>
          <w:p w:rsidR="00211B6C" w:rsidRPr="00CC62DE" w:rsidRDefault="00211B6C" w:rsidP="00E84D61">
            <w:pPr>
              <w:keepNext/>
              <w:jc w:val="center"/>
              <w:rPr>
                <w:rFonts w:ascii="Arial" w:hAnsi="Arial" w:hint="eastAsia"/>
                <w:sz w:val="18"/>
                <w:lang w:val="en-GB" w:eastAsia="zh-CN"/>
              </w:rPr>
            </w:pPr>
            <w:r w:rsidRPr="00CC62DE">
              <w:rPr>
                <w:rFonts w:ascii="Arial" w:hAnsi="Arial"/>
                <w:sz w:val="18"/>
                <w:lang w:val="en-GB"/>
              </w:rPr>
              <w:t>0</w:t>
            </w:r>
            <w:r w:rsidRPr="00CC62DE">
              <w:rPr>
                <w:rFonts w:ascii="Arial" w:hAnsi="Arial" w:hint="eastAsia"/>
                <w:sz w:val="18"/>
                <w:lang w:val="en-GB" w:eastAsia="zh-CN"/>
              </w:rPr>
              <w:t>x0</w:t>
            </w:r>
            <w:r>
              <w:rPr>
                <w:rFonts w:ascii="Arial" w:hAnsi="Arial" w:hint="eastAsia"/>
                <w:sz w:val="18"/>
                <w:lang w:val="en-GB" w:eastAsia="zh-CN"/>
              </w:rPr>
              <w:t>0</w:t>
            </w:r>
          </w:p>
        </w:tc>
        <w:tc>
          <w:tcPr>
            <w:tcW w:w="1036" w:type="dxa"/>
            <w:shd w:val="clear" w:color="auto" w:fill="auto"/>
          </w:tcPr>
          <w:p w:rsidR="00211B6C" w:rsidRPr="00CC62DE" w:rsidRDefault="00211B6C" w:rsidP="00E84D61">
            <w:pPr>
              <w:keepNext/>
              <w:jc w:val="center"/>
              <w:rPr>
                <w:rFonts w:ascii="Arial" w:hAnsi="Arial" w:hint="eastAsia"/>
                <w:sz w:val="18"/>
                <w:lang w:val="en-GB" w:eastAsia="zh-CN"/>
              </w:rPr>
            </w:pPr>
            <w:r>
              <w:rPr>
                <w:rFonts w:ascii="Arial" w:hAnsi="Arial" w:hint="eastAsia"/>
                <w:sz w:val="18"/>
                <w:lang w:val="en-GB" w:eastAsia="zh-CN"/>
              </w:rPr>
              <w:t>0x01</w:t>
            </w:r>
          </w:p>
        </w:tc>
        <w:tc>
          <w:tcPr>
            <w:tcW w:w="0" w:type="auto"/>
          </w:tcPr>
          <w:p w:rsidR="00211B6C" w:rsidRPr="00CC62DE" w:rsidRDefault="00211B6C" w:rsidP="00211B6C">
            <w:pPr>
              <w:jc w:val="center"/>
              <w:rPr>
                <w:rFonts w:ascii="Arial" w:hAnsi="Arial" w:hint="eastAsia"/>
                <w:sz w:val="18"/>
                <w:lang w:val="en-GB" w:eastAsia="zh-CN"/>
              </w:rPr>
            </w:pPr>
            <w:r>
              <w:rPr>
                <w:rFonts w:ascii="Arial" w:hAnsi="Arial" w:hint="eastAsia"/>
                <w:sz w:val="18"/>
                <w:lang w:val="en-GB" w:eastAsia="zh-CN"/>
              </w:rPr>
              <w:t>0x45</w:t>
            </w:r>
          </w:p>
        </w:tc>
        <w:tc>
          <w:tcPr>
            <w:tcW w:w="0" w:type="auto"/>
          </w:tcPr>
          <w:p w:rsidR="00211B6C" w:rsidRPr="00CC62DE" w:rsidRDefault="00211B6C" w:rsidP="00211B6C">
            <w:pPr>
              <w:jc w:val="center"/>
              <w:rPr>
                <w:rFonts w:ascii="Arial" w:hAnsi="Arial"/>
                <w:sz w:val="18"/>
                <w:lang w:val="en-GB" w:eastAsia="zh-CN"/>
              </w:rPr>
            </w:pPr>
            <w:r>
              <w:rPr>
                <w:rFonts w:ascii="Arial" w:hAnsi="Arial" w:hint="eastAsia"/>
                <w:sz w:val="18"/>
                <w:lang w:val="en-GB" w:eastAsia="zh-CN"/>
              </w:rPr>
              <w:t>0x03</w:t>
            </w:r>
          </w:p>
        </w:tc>
        <w:tc>
          <w:tcPr>
            <w:tcW w:w="0" w:type="auto"/>
          </w:tcPr>
          <w:p w:rsidR="00211B6C" w:rsidRPr="00CC62DE" w:rsidRDefault="00211B6C" w:rsidP="00E84D61">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211B6C" w:rsidRPr="00CC62DE" w:rsidRDefault="00211B6C" w:rsidP="00E84D61">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211B6C" w:rsidRPr="00CC62DE" w:rsidRDefault="00211B6C" w:rsidP="00E84D61">
            <w:pPr>
              <w:jc w:val="center"/>
            </w:pPr>
            <w:r w:rsidRPr="00CC62DE">
              <w:rPr>
                <w:rFonts w:ascii="Arial" w:hAnsi="Arial" w:hint="eastAsia"/>
                <w:sz w:val="18"/>
                <w:lang w:val="en-GB" w:eastAsia="zh-CN"/>
              </w:rPr>
              <w:t>--</w:t>
            </w:r>
          </w:p>
        </w:tc>
      </w:tr>
    </w:tbl>
    <w:p w:rsidR="00211B6C" w:rsidRDefault="00660496" w:rsidP="00211B6C">
      <w:pPr>
        <w:spacing w:line="24" w:lineRule="atLeast"/>
        <w:rPr>
          <w:rFonts w:cs="Arial" w:hint="eastAsia"/>
          <w:lang w:eastAsia="zh-CN"/>
        </w:rPr>
      </w:pPr>
      <w:r>
        <w:rPr>
          <w:rFonts w:ascii="Arial" w:hAnsi="Arial" w:cs="Arial" w:hint="eastAsia"/>
          <w:b/>
          <w:sz w:val="21"/>
          <w:szCs w:val="21"/>
          <w:lang w:val="en-GB" w:eastAsia="zh-CN"/>
        </w:rPr>
        <w:t>Note: Data4 is the Number of calibrate points</w:t>
      </w:r>
    </w:p>
    <w:p w:rsidR="00660496" w:rsidRDefault="00660496" w:rsidP="00211B6C">
      <w:pPr>
        <w:spacing w:line="24" w:lineRule="atLeast"/>
        <w:rPr>
          <w:rFonts w:cs="Arial" w:hint="eastAsia"/>
          <w:lang w:eastAsia="zh-CN"/>
        </w:rPr>
      </w:pPr>
    </w:p>
    <w:p w:rsidR="00211B6C" w:rsidRPr="00CC62DE" w:rsidRDefault="00211B6C" w:rsidP="00211B6C">
      <w:pPr>
        <w:spacing w:line="24" w:lineRule="atLeast"/>
        <w:rPr>
          <w:rFonts w:cs="Arial" w:hint="eastAsia"/>
          <w:lang w:eastAsia="zh-CN"/>
        </w:rPr>
      </w:pPr>
      <w:r w:rsidRPr="00CC62DE">
        <w:rPr>
          <w:rFonts w:cs="Arial"/>
          <w:spacing w:val="-1"/>
          <w:szCs w:val="21"/>
        </w:rPr>
        <w:t xml:space="preserve">• </w:t>
      </w:r>
      <w:r w:rsidRPr="006778B2">
        <w:rPr>
          <w:rFonts w:cs="Arial" w:hint="eastAsia"/>
          <w:spacing w:val="-1"/>
          <w:szCs w:val="21"/>
        </w:rPr>
        <w:t>2</w:t>
      </w:r>
      <w:r w:rsidRPr="00CC62DE">
        <w:rPr>
          <w:rFonts w:cs="Arial"/>
          <w:spacing w:val="-1"/>
          <w:szCs w:val="21"/>
        </w:rPr>
        <w:t xml:space="preserve"> – </w:t>
      </w:r>
      <w:r>
        <w:rPr>
          <w:rFonts w:cs="Arial" w:hint="eastAsia"/>
          <w:spacing w:val="-1"/>
          <w:szCs w:val="21"/>
          <w:lang w:eastAsia="zh-CN"/>
        </w:rPr>
        <w:t>Began to calibrate</w:t>
      </w:r>
    </w:p>
    <w:p w:rsidR="00211B6C" w:rsidRDefault="00211B6C" w:rsidP="00211B6C">
      <w:pPr>
        <w:numPr>
          <w:ilvl w:val="0"/>
          <w:numId w:val="11"/>
        </w:numPr>
        <w:spacing w:line="24" w:lineRule="atLeast"/>
        <w:rPr>
          <w:rFonts w:cs="Arial" w:hint="eastAsia"/>
          <w:lang w:eastAsia="zh-CN"/>
        </w:rPr>
      </w:pPr>
      <w:r>
        <w:rPr>
          <w:rFonts w:cs="Arial" w:hint="eastAsia"/>
          <w:spacing w:val="-1"/>
          <w:szCs w:val="21"/>
          <w:lang w:eastAsia="zh-CN"/>
        </w:rPr>
        <w:t>T</w:t>
      </w:r>
      <w:r>
        <w:rPr>
          <w:rFonts w:cs="Arial" w:hint="eastAsia"/>
          <w:spacing w:val="-1"/>
          <w:szCs w:val="21"/>
        </w:rPr>
        <w:t>he first calibrate point</w:t>
      </w:r>
      <w:r>
        <w:rPr>
          <w:rFonts w:cs="Arial" w:hint="eastAsia"/>
          <w:spacing w:val="-1"/>
          <w:szCs w:val="21"/>
          <w:lang w:eastAsia="zh-CN"/>
        </w:rPr>
        <w:t xml:space="preserve"> (</w:t>
      </w:r>
      <w:r>
        <w:rPr>
          <w:rFonts w:cs="Arial"/>
          <w:spacing w:val="-1"/>
          <w:szCs w:val="21"/>
          <w:lang w:eastAsia="zh-CN"/>
        </w:rPr>
        <w:t>“</w:t>
      </w:r>
      <w:r>
        <w:rPr>
          <w:rFonts w:cs="Arial" w:hint="eastAsia"/>
          <w:spacing w:val="-1"/>
          <w:szCs w:val="21"/>
          <w:lang w:eastAsia="zh-CN"/>
        </w:rPr>
        <w:t>0%</w:t>
      </w:r>
      <w:r>
        <w:rPr>
          <w:rFonts w:cs="Arial"/>
          <w:spacing w:val="-1"/>
          <w:szCs w:val="21"/>
          <w:lang w:eastAsia="zh-CN"/>
        </w:rPr>
        <w:t>”</w:t>
      </w:r>
      <w:r>
        <w:rPr>
          <w:rFonts w:cs="Arial" w:hint="eastAsia"/>
          <w:spacing w:val="-1"/>
          <w:szCs w:val="21"/>
          <w:lang w:eastAsia="zh-CN"/>
        </w:rPr>
        <w:t>)</w:t>
      </w:r>
    </w:p>
    <w:p w:rsidR="00211B6C" w:rsidRPr="00CC62DE" w:rsidRDefault="00211B6C" w:rsidP="00211B6C">
      <w:pPr>
        <w:spacing w:line="24" w:lineRule="atLeast"/>
        <w:rPr>
          <w:rFonts w:cs="Arial" w:hint="eastAsia"/>
          <w:lang w:eastAsia="zh-CN"/>
        </w:rPr>
      </w:pPr>
      <w:r w:rsidRPr="00CC62DE">
        <w:rPr>
          <w:rFonts w:cs="Arial"/>
          <w:spacing w:val="-1"/>
          <w:szCs w:val="21"/>
        </w:rPr>
        <w:t>–</w:t>
      </w:r>
      <w:r>
        <w:rPr>
          <w:rFonts w:cs="Arial" w:hint="eastAsia"/>
          <w:spacing w:val="-1"/>
          <w:szCs w:val="21"/>
          <w:lang w:eastAsia="zh-CN"/>
        </w:rPr>
        <w:t>Step 1</w:t>
      </w:r>
      <w:r w:rsidRPr="00CC62DE">
        <w:rPr>
          <w:rFonts w:cs="Arial"/>
          <w:spacing w:val="-1"/>
          <w:szCs w:val="21"/>
        </w:rPr>
        <w:t xml:space="preserve"> </w:t>
      </w:r>
      <w:r>
        <w:rPr>
          <w:rFonts w:cs="Arial" w:hint="eastAsia"/>
          <w:spacing w:val="-1"/>
          <w:szCs w:val="21"/>
        </w:rPr>
        <w:t xml:space="preserve">Get </w:t>
      </w:r>
      <w:r>
        <w:rPr>
          <w:rFonts w:cs="Arial" w:hint="eastAsia"/>
          <w:spacing w:val="-1"/>
          <w:szCs w:val="21"/>
          <w:lang w:eastAsia="zh-CN"/>
        </w:rPr>
        <w:t xml:space="preserve">the </w:t>
      </w:r>
      <w:r>
        <w:rPr>
          <w:rFonts w:cs="Arial" w:hint="eastAsia"/>
          <w:spacing w:val="-1"/>
          <w:szCs w:val="21"/>
        </w:rPr>
        <w:t>calibrate point step</w:t>
      </w:r>
      <w:r>
        <w:rPr>
          <w:rFonts w:cs="Arial" w:hint="eastAsia"/>
          <w:spacing w:val="-1"/>
          <w:szCs w:val="21"/>
          <w:lang w:eastAsia="zh-CN"/>
        </w:rPr>
        <w:t xml:space="preserve"> </w:t>
      </w:r>
    </w:p>
    <w:p w:rsidR="00211B6C" w:rsidRPr="00CC62DE" w:rsidRDefault="00211B6C" w:rsidP="00211B6C">
      <w:pPr>
        <w:rPr>
          <w:rFonts w:ascii="Arial" w:hAnsi="Arial" w:cs="Arial" w:hint="eastAsia"/>
          <w:b/>
          <w:sz w:val="21"/>
          <w:szCs w:val="21"/>
          <w:lang w:val="en-GB" w:eastAsia="zh-CN"/>
        </w:rPr>
      </w:pPr>
      <w:r w:rsidRPr="00CC62DE">
        <w:rPr>
          <w:rFonts w:ascii="Arial" w:hAnsi="Arial" w:cs="Arial"/>
          <w:b/>
          <w:sz w:val="21"/>
          <w:szCs w:val="21"/>
          <w:lang w:val="en-GB" w:eastAsia="zh-CN"/>
        </w:rPr>
        <w:t xml:space="preserve">The following command can be used to </w:t>
      </w:r>
      <w:r w:rsidRPr="006778B2">
        <w:rPr>
          <w:rFonts w:ascii="Arial" w:hAnsi="Arial" w:cs="Arial" w:hint="eastAsia"/>
          <w:b/>
          <w:sz w:val="21"/>
          <w:szCs w:val="21"/>
          <w:lang w:val="en-GB" w:eastAsia="zh-CN"/>
        </w:rPr>
        <w:t>Get the first calibrate point step</w:t>
      </w:r>
      <w:r w:rsidRPr="00CC62DE">
        <w:rPr>
          <w:rFonts w:ascii="Arial" w:hAnsi="Arial" w:cs="Arial" w:hint="eastAsia"/>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211B6C" w:rsidRPr="00CC62DE" w:rsidTr="00E84D61">
        <w:trPr>
          <w:trHeight w:val="276"/>
        </w:trPr>
        <w:tc>
          <w:tcPr>
            <w:tcW w:w="0" w:type="auto"/>
            <w:shd w:val="clear" w:color="auto" w:fill="E6E6E6"/>
            <w:vAlign w:val="center"/>
          </w:tcPr>
          <w:p w:rsidR="00211B6C" w:rsidRPr="00CC62DE" w:rsidRDefault="00211B6C" w:rsidP="00E84D61">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Data7</w:t>
            </w:r>
          </w:p>
        </w:tc>
      </w:tr>
      <w:tr w:rsidR="00211B6C" w:rsidRPr="00CC62DE" w:rsidTr="00E84D61">
        <w:trPr>
          <w:trHeight w:val="243"/>
        </w:trPr>
        <w:tc>
          <w:tcPr>
            <w:tcW w:w="0" w:type="auto"/>
            <w:shd w:val="clear" w:color="auto" w:fill="auto"/>
            <w:vAlign w:val="center"/>
          </w:tcPr>
          <w:p w:rsidR="00211B6C" w:rsidRPr="00CC62DE" w:rsidRDefault="00211B6C" w:rsidP="00E84D61">
            <w:pPr>
              <w:jc w:val="center"/>
              <w:rPr>
                <w:rFonts w:ascii="Arial" w:hAnsi="Arial" w:hint="eastAsia"/>
                <w:sz w:val="18"/>
                <w:lang w:eastAsia="zh-CN"/>
              </w:rPr>
            </w:pPr>
            <w:r w:rsidRPr="00CC62DE">
              <w:rPr>
                <w:rFonts w:ascii="Arial" w:hAnsi="Arial" w:hint="eastAsia"/>
                <w:sz w:val="18"/>
                <w:lang w:eastAsia="zh-CN"/>
              </w:rPr>
              <w:t>0x772</w:t>
            </w:r>
          </w:p>
        </w:tc>
        <w:tc>
          <w:tcPr>
            <w:tcW w:w="0" w:type="auto"/>
            <w:shd w:val="clear" w:color="auto" w:fill="auto"/>
            <w:vAlign w:val="center"/>
          </w:tcPr>
          <w:p w:rsidR="00211B6C" w:rsidRPr="00CC62DE" w:rsidRDefault="00211B6C" w:rsidP="00E84D61">
            <w:pPr>
              <w:jc w:val="center"/>
              <w:rPr>
                <w:rFonts w:ascii="Arial" w:hAnsi="Arial"/>
                <w:sz w:val="18"/>
                <w:lang w:eastAsia="zh-CN"/>
              </w:rPr>
            </w:pPr>
            <w:r w:rsidRPr="00CC62DE">
              <w:rPr>
                <w:rFonts w:ascii="Arial" w:hAnsi="Arial"/>
                <w:sz w:val="18"/>
              </w:rPr>
              <w:t>0x</w:t>
            </w:r>
            <w:r>
              <w:rPr>
                <w:rFonts w:ascii="Arial" w:hAnsi="Arial" w:hint="eastAsia"/>
                <w:sz w:val="18"/>
                <w:lang w:eastAsia="zh-CN"/>
              </w:rPr>
              <w:t>1B</w:t>
            </w:r>
          </w:p>
        </w:tc>
        <w:tc>
          <w:tcPr>
            <w:tcW w:w="0" w:type="auto"/>
            <w:shd w:val="clear" w:color="auto" w:fill="auto"/>
            <w:vAlign w:val="center"/>
          </w:tcPr>
          <w:p w:rsidR="00211B6C" w:rsidRPr="00CC62DE" w:rsidRDefault="00211B6C" w:rsidP="00E84D61">
            <w:pPr>
              <w:keepNext/>
              <w:jc w:val="center"/>
              <w:rPr>
                <w:rFonts w:ascii="Arial" w:hAnsi="Arial"/>
                <w:sz w:val="18"/>
                <w:lang w:val="en-GB" w:eastAsia="zh-CN"/>
              </w:rPr>
            </w:pPr>
            <w:r w:rsidRPr="00CC62DE">
              <w:rPr>
                <w:rFonts w:ascii="Arial" w:hAnsi="Arial"/>
                <w:sz w:val="18"/>
                <w:lang w:val="en-GB"/>
              </w:rPr>
              <w:t>0x</w:t>
            </w:r>
            <w:r w:rsidRPr="00CC62DE">
              <w:rPr>
                <w:rFonts w:ascii="Arial" w:hAnsi="Arial" w:hint="eastAsia"/>
                <w:sz w:val="18"/>
                <w:lang w:val="en-GB" w:eastAsia="zh-CN"/>
              </w:rPr>
              <w:t>0</w:t>
            </w:r>
            <w:r>
              <w:rPr>
                <w:rFonts w:ascii="Arial" w:hAnsi="Arial" w:hint="eastAsia"/>
                <w:sz w:val="18"/>
                <w:lang w:val="en-GB" w:eastAsia="zh-CN"/>
              </w:rPr>
              <w:t>0</w:t>
            </w:r>
          </w:p>
        </w:tc>
        <w:tc>
          <w:tcPr>
            <w:tcW w:w="1036" w:type="dxa"/>
            <w:shd w:val="clear" w:color="auto" w:fill="auto"/>
          </w:tcPr>
          <w:p w:rsidR="00211B6C" w:rsidRPr="00CC62DE" w:rsidRDefault="00211B6C" w:rsidP="00E84D61">
            <w:pPr>
              <w:keepNext/>
              <w:jc w:val="center"/>
              <w:rPr>
                <w:rFonts w:ascii="Arial" w:hAnsi="Arial" w:hint="eastAsia"/>
                <w:sz w:val="18"/>
                <w:lang w:val="en-GB" w:eastAsia="zh-CN"/>
              </w:rPr>
            </w:pPr>
            <w:r w:rsidRPr="00CC62DE">
              <w:rPr>
                <w:rFonts w:ascii="Arial" w:hAnsi="Arial"/>
                <w:sz w:val="18"/>
                <w:lang w:val="en-GB"/>
              </w:rPr>
              <w:t>0x</w:t>
            </w:r>
            <w:r>
              <w:rPr>
                <w:rFonts w:ascii="Arial" w:hAnsi="Arial" w:hint="eastAsia"/>
                <w:sz w:val="18"/>
                <w:lang w:val="en-GB" w:eastAsia="zh-CN"/>
              </w:rPr>
              <w:t>01</w:t>
            </w:r>
          </w:p>
        </w:tc>
        <w:tc>
          <w:tcPr>
            <w:tcW w:w="0" w:type="auto"/>
          </w:tcPr>
          <w:p w:rsidR="00211B6C" w:rsidRPr="00CC62DE" w:rsidRDefault="00211B6C" w:rsidP="00211B6C">
            <w:pPr>
              <w:jc w:val="center"/>
              <w:rPr>
                <w:rFonts w:ascii="Arial" w:hAnsi="Arial" w:hint="eastAsia"/>
                <w:sz w:val="18"/>
                <w:lang w:val="en-GB" w:eastAsia="zh-CN"/>
              </w:rPr>
            </w:pPr>
            <w:r w:rsidRPr="00CC62DE">
              <w:rPr>
                <w:rFonts w:ascii="Arial" w:hAnsi="Arial" w:hint="eastAsia"/>
                <w:sz w:val="18"/>
                <w:lang w:val="en-GB" w:eastAsia="zh-CN"/>
              </w:rPr>
              <w:t>0x</w:t>
            </w:r>
            <w:r>
              <w:rPr>
                <w:rFonts w:ascii="Arial" w:hAnsi="Arial" w:hint="eastAsia"/>
                <w:sz w:val="18"/>
                <w:lang w:val="en-GB" w:eastAsia="zh-CN"/>
              </w:rPr>
              <w:t>05</w:t>
            </w:r>
          </w:p>
        </w:tc>
        <w:tc>
          <w:tcPr>
            <w:tcW w:w="0" w:type="auto"/>
          </w:tcPr>
          <w:p w:rsidR="00211B6C" w:rsidRPr="00CC62DE" w:rsidRDefault="00211B6C" w:rsidP="00E84D61">
            <w:pPr>
              <w:jc w:val="center"/>
              <w:rPr>
                <w:rFonts w:ascii="Arial" w:hAnsi="Arial" w:hint="eastAsia"/>
                <w:sz w:val="18"/>
                <w:lang w:val="en-GB" w:eastAsia="zh-CN"/>
              </w:rPr>
            </w:pPr>
            <w:r w:rsidRPr="00CC62DE">
              <w:rPr>
                <w:rFonts w:ascii="Arial" w:hAnsi="Arial" w:cs="Arial" w:hint="eastAsia"/>
                <w:sz w:val="18"/>
                <w:szCs w:val="18"/>
                <w:lang w:val="en-GB" w:eastAsia="zh-CN"/>
              </w:rPr>
              <w:t>0x</w:t>
            </w:r>
            <w:r>
              <w:rPr>
                <w:rFonts w:ascii="Arial" w:hAnsi="Arial" w:cs="Arial" w:hint="eastAsia"/>
                <w:sz w:val="18"/>
                <w:szCs w:val="18"/>
                <w:lang w:val="en-GB" w:eastAsia="zh-CN"/>
              </w:rPr>
              <w:t>00</w:t>
            </w:r>
          </w:p>
        </w:tc>
        <w:tc>
          <w:tcPr>
            <w:tcW w:w="0" w:type="auto"/>
          </w:tcPr>
          <w:p w:rsidR="00211B6C" w:rsidRPr="00CC62DE" w:rsidRDefault="00211B6C" w:rsidP="00E84D61">
            <w:pPr>
              <w:jc w:val="center"/>
              <w:rPr>
                <w:rFonts w:ascii="Arial" w:hAnsi="Arial" w:hint="eastAsia"/>
                <w:sz w:val="18"/>
                <w:lang w:val="en-GB" w:eastAsia="zh-CN"/>
              </w:rPr>
            </w:pPr>
            <w:r w:rsidRPr="00CC62DE">
              <w:rPr>
                <w:rFonts w:ascii="Arial" w:hAnsi="Arial" w:cs="Arial" w:hint="eastAsia"/>
                <w:sz w:val="18"/>
                <w:szCs w:val="18"/>
                <w:lang w:val="en-GB" w:eastAsia="zh-CN"/>
              </w:rPr>
              <w:t>0xAA</w:t>
            </w:r>
          </w:p>
        </w:tc>
        <w:tc>
          <w:tcPr>
            <w:tcW w:w="0" w:type="auto"/>
          </w:tcPr>
          <w:p w:rsidR="00211B6C" w:rsidRPr="00CC62DE" w:rsidRDefault="00211B6C" w:rsidP="00E84D61">
            <w:pPr>
              <w:jc w:val="center"/>
              <w:rPr>
                <w:rFonts w:hint="eastAsia"/>
                <w:lang w:eastAsia="zh-CN"/>
              </w:rPr>
            </w:pPr>
            <w:r w:rsidRPr="00CC62DE">
              <w:rPr>
                <w:rFonts w:ascii="Arial" w:hAnsi="Arial" w:cs="Arial" w:hint="eastAsia"/>
                <w:sz w:val="18"/>
                <w:szCs w:val="18"/>
                <w:lang w:val="en-GB" w:eastAsia="zh-CN"/>
              </w:rPr>
              <w:t>0xAA</w:t>
            </w:r>
          </w:p>
        </w:tc>
        <w:tc>
          <w:tcPr>
            <w:tcW w:w="0" w:type="auto"/>
          </w:tcPr>
          <w:p w:rsidR="00211B6C" w:rsidRPr="00CC62DE" w:rsidRDefault="00211B6C" w:rsidP="00E84D61">
            <w:pPr>
              <w:jc w:val="center"/>
              <w:rPr>
                <w:rFonts w:hint="eastAsia"/>
                <w:lang w:eastAsia="zh-CN"/>
              </w:rPr>
            </w:pPr>
            <w:r w:rsidRPr="00CC62DE">
              <w:rPr>
                <w:rFonts w:ascii="Arial" w:hAnsi="Arial" w:cs="Arial" w:hint="eastAsia"/>
                <w:sz w:val="18"/>
                <w:szCs w:val="18"/>
                <w:lang w:val="en-GB" w:eastAsia="zh-CN"/>
              </w:rPr>
              <w:t>0xAA</w:t>
            </w:r>
          </w:p>
        </w:tc>
      </w:tr>
    </w:tbl>
    <w:p w:rsidR="00211B6C" w:rsidRPr="00CC62DE" w:rsidRDefault="00211B6C" w:rsidP="00211B6C">
      <w:pPr>
        <w:rPr>
          <w:rFonts w:ascii="Arial" w:hAnsi="Arial" w:cs="Arial" w:hint="eastAsia"/>
          <w:b/>
          <w:sz w:val="21"/>
          <w:szCs w:val="21"/>
          <w:lang w:val="en-GB" w:eastAsia="zh-CN"/>
        </w:rPr>
      </w:pPr>
    </w:p>
    <w:p w:rsidR="00211B6C" w:rsidRPr="00CC62DE" w:rsidRDefault="00211B6C" w:rsidP="00211B6C">
      <w:pPr>
        <w:rPr>
          <w:rFonts w:ascii="Arial" w:hAnsi="Arial" w:cs="Arial" w:hint="eastAsia"/>
          <w:b/>
          <w:sz w:val="21"/>
          <w:szCs w:val="21"/>
          <w:lang w:val="en-GB" w:eastAsia="zh-CN"/>
        </w:rPr>
      </w:pPr>
      <w:r w:rsidRPr="00CC62DE">
        <w:rPr>
          <w:rFonts w:ascii="Arial" w:hAnsi="Arial" w:cs="Arial"/>
          <w:b/>
          <w:sz w:val="21"/>
          <w:szCs w:val="21"/>
          <w:lang w:val="en-GB" w:eastAsia="zh-CN"/>
        </w:rPr>
        <w:t>The ECU answer with the acknowledgement sent as follow</w:t>
      </w:r>
      <w:r w:rsidRPr="00CC62DE">
        <w:rPr>
          <w:rFonts w:ascii="Arial" w:hAnsi="Arial" w:cs="Arial" w:hint="eastAsia"/>
          <w:b/>
          <w:sz w:val="21"/>
          <w:szCs w:val="21"/>
          <w:lang w:val="en-GB" w:eastAsia="zh-CN"/>
        </w:rPr>
        <w:t>ing</w:t>
      </w:r>
      <w:r w:rsidRPr="00CC62DE">
        <w:rPr>
          <w:rFonts w:ascii="Arial" w:hAnsi="Arial" w:cs="Arial"/>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211B6C" w:rsidRPr="00CC62DE" w:rsidTr="00E84D61">
        <w:trPr>
          <w:trHeight w:val="276"/>
        </w:trPr>
        <w:tc>
          <w:tcPr>
            <w:tcW w:w="0" w:type="auto"/>
            <w:shd w:val="clear" w:color="auto" w:fill="E6E6E6"/>
            <w:vAlign w:val="center"/>
          </w:tcPr>
          <w:p w:rsidR="00211B6C" w:rsidRPr="00CC62DE" w:rsidRDefault="00211B6C" w:rsidP="00E84D61">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Data7</w:t>
            </w:r>
          </w:p>
        </w:tc>
      </w:tr>
      <w:tr w:rsidR="00211B6C" w:rsidRPr="00CC62DE" w:rsidTr="00E84D61">
        <w:trPr>
          <w:trHeight w:val="223"/>
        </w:trPr>
        <w:tc>
          <w:tcPr>
            <w:tcW w:w="0" w:type="auto"/>
            <w:shd w:val="clear" w:color="auto" w:fill="auto"/>
            <w:vAlign w:val="center"/>
          </w:tcPr>
          <w:p w:rsidR="00211B6C" w:rsidRPr="00CC62DE" w:rsidRDefault="00211B6C" w:rsidP="00E84D61">
            <w:pPr>
              <w:jc w:val="center"/>
              <w:rPr>
                <w:rFonts w:ascii="Arial" w:hAnsi="Arial" w:hint="eastAsia"/>
                <w:sz w:val="18"/>
                <w:lang w:eastAsia="zh-CN"/>
              </w:rPr>
            </w:pPr>
            <w:r w:rsidRPr="00CC62DE">
              <w:rPr>
                <w:rFonts w:ascii="Arial" w:hAnsi="Arial"/>
                <w:sz w:val="18"/>
              </w:rPr>
              <w:t>0x774</w:t>
            </w:r>
          </w:p>
        </w:tc>
        <w:tc>
          <w:tcPr>
            <w:tcW w:w="0" w:type="auto"/>
            <w:shd w:val="clear" w:color="auto" w:fill="auto"/>
            <w:vAlign w:val="center"/>
          </w:tcPr>
          <w:p w:rsidR="00211B6C" w:rsidRPr="00CC62DE" w:rsidRDefault="00211B6C" w:rsidP="00E84D61">
            <w:pPr>
              <w:jc w:val="center"/>
              <w:rPr>
                <w:rFonts w:ascii="Arial" w:hAnsi="Arial"/>
                <w:sz w:val="18"/>
                <w:lang w:eastAsia="zh-CN"/>
              </w:rPr>
            </w:pPr>
            <w:r w:rsidRPr="00CC62DE">
              <w:rPr>
                <w:rFonts w:ascii="Arial" w:hAnsi="Arial"/>
                <w:sz w:val="18"/>
              </w:rPr>
              <w:t>0x</w:t>
            </w:r>
            <w:r>
              <w:rPr>
                <w:rFonts w:ascii="Arial" w:hAnsi="Arial" w:hint="eastAsia"/>
                <w:sz w:val="18"/>
                <w:lang w:eastAsia="zh-CN"/>
              </w:rPr>
              <w:t>5B</w:t>
            </w:r>
          </w:p>
        </w:tc>
        <w:tc>
          <w:tcPr>
            <w:tcW w:w="0" w:type="auto"/>
            <w:shd w:val="clear" w:color="auto" w:fill="auto"/>
            <w:vAlign w:val="center"/>
          </w:tcPr>
          <w:p w:rsidR="00211B6C" w:rsidRPr="00CC62DE" w:rsidRDefault="00211B6C" w:rsidP="00E84D61">
            <w:pPr>
              <w:keepNext/>
              <w:jc w:val="center"/>
              <w:rPr>
                <w:rFonts w:ascii="Arial" w:hAnsi="Arial" w:hint="eastAsia"/>
                <w:sz w:val="18"/>
                <w:lang w:val="en-GB" w:eastAsia="zh-CN"/>
              </w:rPr>
            </w:pPr>
            <w:r w:rsidRPr="00CC62DE">
              <w:rPr>
                <w:rFonts w:ascii="Arial" w:hAnsi="Arial"/>
                <w:sz w:val="18"/>
                <w:lang w:val="en-GB"/>
              </w:rPr>
              <w:t>0</w:t>
            </w:r>
            <w:r w:rsidRPr="00CC62DE">
              <w:rPr>
                <w:rFonts w:ascii="Arial" w:hAnsi="Arial" w:hint="eastAsia"/>
                <w:sz w:val="18"/>
                <w:lang w:val="en-GB" w:eastAsia="zh-CN"/>
              </w:rPr>
              <w:t>x0</w:t>
            </w:r>
            <w:r>
              <w:rPr>
                <w:rFonts w:ascii="Arial" w:hAnsi="Arial" w:hint="eastAsia"/>
                <w:sz w:val="18"/>
                <w:lang w:val="en-GB" w:eastAsia="zh-CN"/>
              </w:rPr>
              <w:t>0</w:t>
            </w:r>
          </w:p>
        </w:tc>
        <w:tc>
          <w:tcPr>
            <w:tcW w:w="1036" w:type="dxa"/>
            <w:shd w:val="clear" w:color="auto" w:fill="auto"/>
          </w:tcPr>
          <w:p w:rsidR="00211B6C" w:rsidRPr="00CC62DE" w:rsidRDefault="00211B6C" w:rsidP="00E84D61">
            <w:pPr>
              <w:keepNext/>
              <w:jc w:val="center"/>
              <w:rPr>
                <w:rFonts w:ascii="Arial" w:hAnsi="Arial" w:hint="eastAsia"/>
                <w:sz w:val="18"/>
                <w:lang w:val="en-GB" w:eastAsia="zh-CN"/>
              </w:rPr>
            </w:pPr>
            <w:r>
              <w:rPr>
                <w:rFonts w:ascii="Arial" w:hAnsi="Arial" w:hint="eastAsia"/>
                <w:sz w:val="18"/>
                <w:lang w:val="en-GB" w:eastAsia="zh-CN"/>
              </w:rPr>
              <w:t>0x01</w:t>
            </w:r>
          </w:p>
        </w:tc>
        <w:tc>
          <w:tcPr>
            <w:tcW w:w="0" w:type="auto"/>
          </w:tcPr>
          <w:p w:rsidR="00211B6C" w:rsidRPr="00CC62DE" w:rsidRDefault="00211B6C" w:rsidP="00211B6C">
            <w:pPr>
              <w:jc w:val="center"/>
              <w:rPr>
                <w:rFonts w:ascii="Arial" w:hAnsi="Arial" w:hint="eastAsia"/>
                <w:sz w:val="18"/>
                <w:lang w:val="en-GB" w:eastAsia="zh-CN"/>
              </w:rPr>
            </w:pPr>
            <w:r>
              <w:rPr>
                <w:rFonts w:ascii="Arial" w:hAnsi="Arial" w:hint="eastAsia"/>
                <w:sz w:val="18"/>
                <w:lang w:val="en-GB" w:eastAsia="zh-CN"/>
              </w:rPr>
              <w:t>0x05</w:t>
            </w:r>
          </w:p>
        </w:tc>
        <w:tc>
          <w:tcPr>
            <w:tcW w:w="0" w:type="auto"/>
          </w:tcPr>
          <w:p w:rsidR="00211B6C" w:rsidRPr="00CC62DE" w:rsidRDefault="00211B6C" w:rsidP="00E84D61">
            <w:pPr>
              <w:jc w:val="center"/>
              <w:rPr>
                <w:rFonts w:ascii="Arial" w:hAnsi="Arial"/>
                <w:sz w:val="18"/>
                <w:lang w:val="en-GB" w:eastAsia="zh-CN"/>
              </w:rPr>
            </w:pPr>
            <w:r>
              <w:rPr>
                <w:rFonts w:ascii="Arial" w:hAnsi="Arial" w:hint="eastAsia"/>
                <w:sz w:val="18"/>
                <w:lang w:val="en-GB" w:eastAsia="zh-CN"/>
              </w:rPr>
              <w:t>0x00</w:t>
            </w:r>
          </w:p>
        </w:tc>
        <w:tc>
          <w:tcPr>
            <w:tcW w:w="0" w:type="auto"/>
          </w:tcPr>
          <w:p w:rsidR="00211B6C" w:rsidRPr="00BA207F" w:rsidRDefault="00211B6C" w:rsidP="00E84D61">
            <w:pPr>
              <w:jc w:val="center"/>
              <w:rPr>
                <w:rFonts w:ascii="Arial" w:hAnsi="Arial"/>
                <w:color w:val="FF0000"/>
                <w:sz w:val="18"/>
                <w:lang w:val="en-GB" w:eastAsia="zh-CN"/>
              </w:rPr>
            </w:pPr>
            <w:r w:rsidRPr="00BA207F">
              <w:rPr>
                <w:rFonts w:ascii="Arial" w:hAnsi="Arial" w:hint="eastAsia"/>
                <w:color w:val="FF0000"/>
                <w:sz w:val="18"/>
                <w:lang w:val="en-GB" w:eastAsia="zh-CN"/>
              </w:rPr>
              <w:t>0x</w:t>
            </w:r>
            <w:r>
              <w:rPr>
                <w:rFonts w:ascii="Arial" w:hAnsi="Arial" w:hint="eastAsia"/>
                <w:color w:val="FF0000"/>
                <w:sz w:val="18"/>
                <w:lang w:val="en-GB" w:eastAsia="zh-CN"/>
              </w:rPr>
              <w:t>XX</w:t>
            </w:r>
          </w:p>
        </w:tc>
        <w:tc>
          <w:tcPr>
            <w:tcW w:w="0" w:type="auto"/>
          </w:tcPr>
          <w:p w:rsidR="00211B6C" w:rsidRPr="00BA207F" w:rsidRDefault="00211B6C" w:rsidP="00E84D61">
            <w:pPr>
              <w:jc w:val="center"/>
              <w:rPr>
                <w:rFonts w:ascii="Arial" w:hAnsi="Arial"/>
                <w:color w:val="FF0000"/>
                <w:sz w:val="18"/>
                <w:lang w:val="en-GB" w:eastAsia="zh-CN"/>
              </w:rPr>
            </w:pPr>
            <w:r w:rsidRPr="00BA207F">
              <w:rPr>
                <w:rFonts w:ascii="Arial" w:hAnsi="Arial" w:hint="eastAsia"/>
                <w:color w:val="FF0000"/>
                <w:sz w:val="18"/>
                <w:lang w:val="en-GB" w:eastAsia="zh-CN"/>
              </w:rPr>
              <w:t>0x</w:t>
            </w:r>
            <w:r>
              <w:rPr>
                <w:rFonts w:ascii="Arial" w:hAnsi="Arial" w:hint="eastAsia"/>
                <w:color w:val="FF0000"/>
                <w:sz w:val="18"/>
                <w:lang w:val="en-GB" w:eastAsia="zh-CN"/>
              </w:rPr>
              <w:t>XX</w:t>
            </w:r>
          </w:p>
        </w:tc>
        <w:tc>
          <w:tcPr>
            <w:tcW w:w="0" w:type="auto"/>
          </w:tcPr>
          <w:p w:rsidR="00211B6C" w:rsidRPr="00CC62DE" w:rsidRDefault="00211B6C" w:rsidP="00E84D61">
            <w:pPr>
              <w:jc w:val="center"/>
            </w:pPr>
            <w:r w:rsidRPr="00CC62DE">
              <w:rPr>
                <w:rFonts w:ascii="Arial" w:hAnsi="Arial" w:hint="eastAsia"/>
                <w:sz w:val="18"/>
                <w:lang w:val="en-GB" w:eastAsia="zh-CN"/>
              </w:rPr>
              <w:t>--</w:t>
            </w:r>
          </w:p>
        </w:tc>
      </w:tr>
    </w:tbl>
    <w:p w:rsidR="00211B6C" w:rsidRDefault="00211B6C" w:rsidP="00211B6C">
      <w:pPr>
        <w:rPr>
          <w:rFonts w:ascii="Arial" w:hAnsi="Arial" w:cs="Arial" w:hint="eastAsia"/>
          <w:b/>
          <w:sz w:val="21"/>
          <w:szCs w:val="21"/>
          <w:lang w:val="en-GB" w:eastAsia="zh-CN"/>
        </w:rPr>
      </w:pPr>
      <w:r>
        <w:rPr>
          <w:rFonts w:ascii="Arial" w:hAnsi="Arial" w:cs="Arial" w:hint="eastAsia"/>
          <w:b/>
          <w:sz w:val="21"/>
          <w:szCs w:val="21"/>
          <w:lang w:val="en-GB" w:eastAsia="zh-CN"/>
        </w:rPr>
        <w:t>Note: Data5 and Data6 are the steps.</w:t>
      </w:r>
    </w:p>
    <w:p w:rsidR="00211B6C" w:rsidRDefault="00211B6C" w:rsidP="00211B6C">
      <w:pPr>
        <w:rPr>
          <w:rFonts w:ascii="Arial" w:hAnsi="Arial" w:cs="Arial" w:hint="eastAsia"/>
          <w:b/>
          <w:sz w:val="21"/>
          <w:szCs w:val="21"/>
          <w:lang w:val="en-GB" w:eastAsia="zh-CN"/>
        </w:rPr>
      </w:pPr>
      <w:r>
        <w:rPr>
          <w:rFonts w:ascii="Arial" w:hAnsi="Arial" w:cs="Arial" w:hint="eastAsia"/>
          <w:b/>
          <w:sz w:val="21"/>
          <w:szCs w:val="21"/>
          <w:lang w:val="en-GB" w:eastAsia="zh-CN"/>
        </w:rPr>
        <w:t>Data5 = 0 and Data6 = 0, step=0.</w:t>
      </w:r>
    </w:p>
    <w:p w:rsidR="00211B6C" w:rsidRDefault="00211B6C" w:rsidP="00211B6C">
      <w:pPr>
        <w:spacing w:line="24" w:lineRule="atLeast"/>
        <w:rPr>
          <w:rFonts w:cs="Arial" w:hint="eastAsia"/>
          <w:lang w:eastAsia="zh-CN"/>
        </w:rPr>
      </w:pPr>
    </w:p>
    <w:p w:rsidR="00211B6C" w:rsidRDefault="00211B6C" w:rsidP="00211B6C">
      <w:pPr>
        <w:spacing w:line="24" w:lineRule="atLeast"/>
        <w:rPr>
          <w:rFonts w:cs="Arial" w:hint="eastAsia"/>
          <w:lang w:eastAsia="zh-CN"/>
        </w:rPr>
      </w:pPr>
      <w:r w:rsidRPr="00CC62DE">
        <w:rPr>
          <w:rFonts w:cs="Arial"/>
          <w:spacing w:val="-1"/>
          <w:szCs w:val="21"/>
        </w:rPr>
        <w:t>–</w:t>
      </w:r>
      <w:r>
        <w:rPr>
          <w:rFonts w:cs="Arial" w:hint="eastAsia"/>
          <w:spacing w:val="-1"/>
          <w:szCs w:val="21"/>
          <w:lang w:eastAsia="zh-CN"/>
        </w:rPr>
        <w:t xml:space="preserve">Step 2 </w:t>
      </w:r>
      <w:r w:rsidRPr="00FD1D68">
        <w:rPr>
          <w:rFonts w:cs="Arial"/>
          <w:spacing w:val="-1"/>
          <w:szCs w:val="21"/>
        </w:rPr>
        <w:t>Gauge Movement</w:t>
      </w:r>
    </w:p>
    <w:p w:rsidR="00211B6C" w:rsidRPr="00CC62DE" w:rsidRDefault="00211B6C" w:rsidP="00211B6C">
      <w:pPr>
        <w:rPr>
          <w:rFonts w:ascii="Arial" w:hAnsi="Arial" w:cs="Arial" w:hint="eastAsia"/>
          <w:b/>
          <w:sz w:val="21"/>
          <w:szCs w:val="21"/>
          <w:lang w:val="en-GB" w:eastAsia="zh-CN"/>
        </w:rPr>
      </w:pPr>
      <w:r w:rsidRPr="00CC62DE">
        <w:rPr>
          <w:rFonts w:ascii="Arial" w:hAnsi="Arial" w:cs="Arial"/>
          <w:b/>
          <w:sz w:val="21"/>
          <w:szCs w:val="21"/>
          <w:lang w:val="en-GB" w:eastAsia="zh-CN"/>
        </w:rPr>
        <w:t xml:space="preserve">The following command can be used to </w:t>
      </w:r>
      <w:r>
        <w:rPr>
          <w:rFonts w:ascii="Arial" w:hAnsi="Arial" w:cs="Arial" w:hint="eastAsia"/>
          <w:b/>
          <w:sz w:val="21"/>
          <w:szCs w:val="21"/>
          <w:lang w:val="en-GB" w:eastAsia="zh-CN"/>
        </w:rPr>
        <w:t>move the step motor</w:t>
      </w:r>
      <w:r w:rsidRPr="00CC62DE">
        <w:rPr>
          <w:rFonts w:ascii="Arial" w:hAnsi="Arial" w:cs="Arial" w:hint="eastAsia"/>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211B6C" w:rsidRPr="00CC62DE" w:rsidTr="00E84D61">
        <w:trPr>
          <w:trHeight w:val="276"/>
        </w:trPr>
        <w:tc>
          <w:tcPr>
            <w:tcW w:w="0" w:type="auto"/>
            <w:shd w:val="clear" w:color="auto" w:fill="E6E6E6"/>
            <w:vAlign w:val="center"/>
          </w:tcPr>
          <w:p w:rsidR="00211B6C" w:rsidRPr="00CC62DE" w:rsidRDefault="00211B6C" w:rsidP="00E84D61">
            <w:pPr>
              <w:jc w:val="center"/>
              <w:rPr>
                <w:rFonts w:ascii="Arial" w:hAnsi="Arial" w:cs="Arial"/>
                <w:b/>
                <w:sz w:val="18"/>
                <w:szCs w:val="18"/>
                <w:lang w:eastAsia="zh-CN"/>
              </w:rPr>
            </w:pPr>
            <w:r w:rsidRPr="00CC62DE">
              <w:rPr>
                <w:rFonts w:ascii="Arial" w:hAnsi="Arial" w:cs="Arial" w:hint="eastAsia"/>
                <w:b/>
                <w:sz w:val="18"/>
                <w:szCs w:val="18"/>
                <w:lang w:eastAsia="zh-CN"/>
              </w:rPr>
              <w:lastRenderedPageBreak/>
              <w:t>Can ID(STD)</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Data7</w:t>
            </w:r>
          </w:p>
        </w:tc>
      </w:tr>
      <w:tr w:rsidR="00211B6C" w:rsidRPr="00CC62DE" w:rsidTr="00E84D61">
        <w:trPr>
          <w:trHeight w:val="243"/>
        </w:trPr>
        <w:tc>
          <w:tcPr>
            <w:tcW w:w="0" w:type="auto"/>
            <w:shd w:val="clear" w:color="auto" w:fill="auto"/>
            <w:vAlign w:val="center"/>
          </w:tcPr>
          <w:p w:rsidR="00211B6C" w:rsidRPr="00CC62DE" w:rsidRDefault="00211B6C" w:rsidP="00E84D61">
            <w:pPr>
              <w:jc w:val="center"/>
              <w:rPr>
                <w:rFonts w:ascii="Arial" w:hAnsi="Arial" w:hint="eastAsia"/>
                <w:sz w:val="18"/>
                <w:lang w:eastAsia="zh-CN"/>
              </w:rPr>
            </w:pPr>
            <w:r w:rsidRPr="00CC62DE">
              <w:rPr>
                <w:rFonts w:ascii="Arial" w:hAnsi="Arial" w:hint="eastAsia"/>
                <w:sz w:val="18"/>
                <w:lang w:eastAsia="zh-CN"/>
              </w:rPr>
              <w:t>0x772</w:t>
            </w:r>
          </w:p>
        </w:tc>
        <w:tc>
          <w:tcPr>
            <w:tcW w:w="0" w:type="auto"/>
            <w:shd w:val="clear" w:color="auto" w:fill="auto"/>
            <w:vAlign w:val="center"/>
          </w:tcPr>
          <w:p w:rsidR="00211B6C" w:rsidRPr="00CC62DE" w:rsidRDefault="00211B6C" w:rsidP="00E84D61">
            <w:pPr>
              <w:jc w:val="center"/>
              <w:rPr>
                <w:rFonts w:ascii="Arial" w:hAnsi="Arial"/>
                <w:sz w:val="18"/>
                <w:lang w:eastAsia="zh-CN"/>
              </w:rPr>
            </w:pPr>
            <w:r w:rsidRPr="00CC62DE">
              <w:rPr>
                <w:rFonts w:ascii="Arial" w:hAnsi="Arial"/>
                <w:sz w:val="18"/>
              </w:rPr>
              <w:t>0x</w:t>
            </w:r>
            <w:r>
              <w:rPr>
                <w:rFonts w:ascii="Arial" w:hAnsi="Arial" w:hint="eastAsia"/>
                <w:sz w:val="18"/>
                <w:lang w:eastAsia="zh-CN"/>
              </w:rPr>
              <w:t>30</w:t>
            </w:r>
          </w:p>
        </w:tc>
        <w:tc>
          <w:tcPr>
            <w:tcW w:w="0" w:type="auto"/>
            <w:shd w:val="clear" w:color="auto" w:fill="auto"/>
            <w:vAlign w:val="center"/>
          </w:tcPr>
          <w:p w:rsidR="00211B6C" w:rsidRPr="00CC62DE" w:rsidRDefault="00211B6C" w:rsidP="00E84D61">
            <w:pPr>
              <w:keepNext/>
              <w:jc w:val="center"/>
              <w:rPr>
                <w:rFonts w:ascii="Arial" w:hAnsi="Arial"/>
                <w:sz w:val="18"/>
                <w:lang w:val="en-GB" w:eastAsia="zh-CN"/>
              </w:rPr>
            </w:pPr>
            <w:r w:rsidRPr="00CC62DE">
              <w:rPr>
                <w:rFonts w:ascii="Arial" w:hAnsi="Arial"/>
                <w:sz w:val="18"/>
                <w:lang w:val="en-GB"/>
              </w:rPr>
              <w:t>0x</w:t>
            </w:r>
            <w:r w:rsidRPr="00CC62DE">
              <w:rPr>
                <w:rFonts w:ascii="Arial" w:hAnsi="Arial" w:hint="eastAsia"/>
                <w:sz w:val="18"/>
                <w:lang w:val="en-GB" w:eastAsia="zh-CN"/>
              </w:rPr>
              <w:t>0</w:t>
            </w:r>
            <w:r>
              <w:rPr>
                <w:rFonts w:ascii="Arial" w:hAnsi="Arial" w:hint="eastAsia"/>
                <w:sz w:val="18"/>
                <w:lang w:val="en-GB" w:eastAsia="zh-CN"/>
              </w:rPr>
              <w:t>1</w:t>
            </w:r>
          </w:p>
        </w:tc>
        <w:tc>
          <w:tcPr>
            <w:tcW w:w="1036" w:type="dxa"/>
            <w:shd w:val="clear" w:color="auto" w:fill="auto"/>
          </w:tcPr>
          <w:p w:rsidR="00211B6C" w:rsidRPr="00CC62DE" w:rsidRDefault="00211B6C" w:rsidP="00211B6C">
            <w:pPr>
              <w:keepNext/>
              <w:jc w:val="center"/>
              <w:rPr>
                <w:rFonts w:ascii="Arial" w:hAnsi="Arial" w:hint="eastAsia"/>
                <w:sz w:val="18"/>
                <w:lang w:val="en-GB" w:eastAsia="zh-CN"/>
              </w:rPr>
            </w:pPr>
            <w:r w:rsidRPr="00CC62DE">
              <w:rPr>
                <w:rFonts w:ascii="Arial" w:hAnsi="Arial"/>
                <w:sz w:val="18"/>
                <w:lang w:val="en-GB"/>
              </w:rPr>
              <w:t>0x</w:t>
            </w:r>
            <w:r>
              <w:rPr>
                <w:rFonts w:ascii="Arial" w:hAnsi="Arial" w:hint="eastAsia"/>
                <w:sz w:val="18"/>
                <w:lang w:val="en-GB" w:eastAsia="zh-CN"/>
              </w:rPr>
              <w:t>05</w:t>
            </w:r>
          </w:p>
        </w:tc>
        <w:tc>
          <w:tcPr>
            <w:tcW w:w="0" w:type="auto"/>
          </w:tcPr>
          <w:p w:rsidR="00211B6C" w:rsidRPr="006778B2" w:rsidRDefault="00211B6C" w:rsidP="00E84D61">
            <w:pPr>
              <w:jc w:val="center"/>
              <w:rPr>
                <w:rFonts w:ascii="Arial" w:hAnsi="Arial" w:hint="eastAsia"/>
                <w:color w:val="FF0000"/>
                <w:sz w:val="18"/>
                <w:lang w:val="en-GB" w:eastAsia="zh-CN"/>
              </w:rPr>
            </w:pPr>
            <w:r w:rsidRPr="006778B2">
              <w:rPr>
                <w:rFonts w:ascii="Arial" w:hAnsi="Arial" w:hint="eastAsia"/>
                <w:color w:val="FF0000"/>
                <w:sz w:val="18"/>
                <w:lang w:val="en-GB" w:eastAsia="zh-CN"/>
              </w:rPr>
              <w:t>0x</w:t>
            </w:r>
            <w:r>
              <w:rPr>
                <w:rFonts w:ascii="Arial" w:hAnsi="Arial" w:hint="eastAsia"/>
                <w:color w:val="FF0000"/>
                <w:sz w:val="18"/>
                <w:lang w:val="en-GB" w:eastAsia="zh-CN"/>
              </w:rPr>
              <w:t>XX</w:t>
            </w:r>
          </w:p>
        </w:tc>
        <w:tc>
          <w:tcPr>
            <w:tcW w:w="0" w:type="auto"/>
          </w:tcPr>
          <w:p w:rsidR="00211B6C" w:rsidRPr="006778B2" w:rsidRDefault="00211B6C" w:rsidP="00E84D61">
            <w:pPr>
              <w:jc w:val="center"/>
              <w:rPr>
                <w:rFonts w:ascii="Arial" w:hAnsi="Arial" w:hint="eastAsia"/>
                <w:color w:val="FF0000"/>
                <w:sz w:val="18"/>
                <w:lang w:val="en-GB" w:eastAsia="zh-CN"/>
              </w:rPr>
            </w:pPr>
            <w:r w:rsidRPr="006778B2">
              <w:rPr>
                <w:rFonts w:ascii="Arial" w:hAnsi="Arial" w:cs="Arial" w:hint="eastAsia"/>
                <w:color w:val="FF0000"/>
                <w:sz w:val="18"/>
                <w:szCs w:val="18"/>
                <w:lang w:val="en-GB" w:eastAsia="zh-CN"/>
              </w:rPr>
              <w:t>0x</w:t>
            </w:r>
            <w:r>
              <w:rPr>
                <w:rFonts w:ascii="Arial" w:hAnsi="Arial" w:cs="Arial" w:hint="eastAsia"/>
                <w:color w:val="FF0000"/>
                <w:sz w:val="18"/>
                <w:szCs w:val="18"/>
                <w:lang w:val="en-GB" w:eastAsia="zh-CN"/>
              </w:rPr>
              <w:t>XX</w:t>
            </w:r>
          </w:p>
        </w:tc>
        <w:tc>
          <w:tcPr>
            <w:tcW w:w="0" w:type="auto"/>
          </w:tcPr>
          <w:p w:rsidR="00211B6C" w:rsidRPr="00CC62DE" w:rsidRDefault="00211B6C" w:rsidP="00E84D61">
            <w:pPr>
              <w:jc w:val="center"/>
              <w:rPr>
                <w:rFonts w:ascii="Arial" w:hAnsi="Arial" w:hint="eastAsia"/>
                <w:sz w:val="18"/>
                <w:lang w:val="en-GB" w:eastAsia="zh-CN"/>
              </w:rPr>
            </w:pPr>
            <w:r w:rsidRPr="00CC62DE">
              <w:rPr>
                <w:rFonts w:ascii="Arial" w:hAnsi="Arial" w:cs="Arial" w:hint="eastAsia"/>
                <w:sz w:val="18"/>
                <w:szCs w:val="18"/>
                <w:lang w:val="en-GB" w:eastAsia="zh-CN"/>
              </w:rPr>
              <w:t>0xAA</w:t>
            </w:r>
          </w:p>
        </w:tc>
        <w:tc>
          <w:tcPr>
            <w:tcW w:w="0" w:type="auto"/>
          </w:tcPr>
          <w:p w:rsidR="00211B6C" w:rsidRPr="00CC62DE" w:rsidRDefault="00211B6C" w:rsidP="00E84D61">
            <w:pPr>
              <w:jc w:val="center"/>
              <w:rPr>
                <w:rFonts w:hint="eastAsia"/>
                <w:lang w:eastAsia="zh-CN"/>
              </w:rPr>
            </w:pPr>
            <w:r w:rsidRPr="00CC62DE">
              <w:rPr>
                <w:rFonts w:ascii="Arial" w:hAnsi="Arial" w:cs="Arial" w:hint="eastAsia"/>
                <w:sz w:val="18"/>
                <w:szCs w:val="18"/>
                <w:lang w:val="en-GB" w:eastAsia="zh-CN"/>
              </w:rPr>
              <w:t>0xAA</w:t>
            </w:r>
          </w:p>
        </w:tc>
        <w:tc>
          <w:tcPr>
            <w:tcW w:w="0" w:type="auto"/>
          </w:tcPr>
          <w:p w:rsidR="00211B6C" w:rsidRPr="00CC62DE" w:rsidRDefault="00211B6C" w:rsidP="00E84D61">
            <w:pPr>
              <w:jc w:val="center"/>
              <w:rPr>
                <w:rFonts w:hint="eastAsia"/>
                <w:lang w:eastAsia="zh-CN"/>
              </w:rPr>
            </w:pPr>
            <w:r w:rsidRPr="00CC62DE">
              <w:rPr>
                <w:rFonts w:ascii="Arial" w:hAnsi="Arial" w:cs="Arial" w:hint="eastAsia"/>
                <w:sz w:val="18"/>
                <w:szCs w:val="18"/>
                <w:lang w:val="en-GB" w:eastAsia="zh-CN"/>
              </w:rPr>
              <w:t>0xAA</w:t>
            </w:r>
          </w:p>
        </w:tc>
      </w:tr>
    </w:tbl>
    <w:p w:rsidR="00211B6C" w:rsidRDefault="00211B6C" w:rsidP="00211B6C">
      <w:pPr>
        <w:rPr>
          <w:rFonts w:ascii="Arial" w:hAnsi="Arial" w:cs="Arial" w:hint="eastAsia"/>
          <w:b/>
          <w:sz w:val="21"/>
          <w:szCs w:val="21"/>
          <w:lang w:val="en-GB" w:eastAsia="zh-CN"/>
        </w:rPr>
      </w:pPr>
      <w:r>
        <w:rPr>
          <w:rFonts w:ascii="Arial" w:hAnsi="Arial" w:cs="Arial" w:hint="eastAsia"/>
          <w:b/>
          <w:sz w:val="21"/>
          <w:szCs w:val="21"/>
          <w:lang w:val="en-GB" w:eastAsia="zh-CN"/>
        </w:rPr>
        <w:t>Note: Data3 and Data4 are the steps.</w:t>
      </w:r>
    </w:p>
    <w:p w:rsidR="00211B6C" w:rsidRDefault="00211B6C" w:rsidP="00211B6C">
      <w:pPr>
        <w:rPr>
          <w:rFonts w:ascii="Arial" w:hAnsi="Arial" w:cs="Arial" w:hint="eastAsia"/>
          <w:b/>
          <w:sz w:val="21"/>
          <w:szCs w:val="21"/>
          <w:lang w:val="en-GB" w:eastAsia="zh-CN"/>
        </w:rPr>
      </w:pPr>
      <w:r>
        <w:rPr>
          <w:rFonts w:ascii="Arial" w:hAnsi="Arial" w:cs="Arial" w:hint="eastAsia"/>
          <w:b/>
          <w:sz w:val="21"/>
          <w:szCs w:val="21"/>
          <w:lang w:val="en-GB" w:eastAsia="zh-CN"/>
        </w:rPr>
        <w:t>Data3 = 0 and Data4 = 0, step=0.</w:t>
      </w:r>
    </w:p>
    <w:p w:rsidR="00211B6C" w:rsidRPr="00DA3937" w:rsidRDefault="00211B6C" w:rsidP="00211B6C">
      <w:pPr>
        <w:rPr>
          <w:rFonts w:ascii="Arial" w:hAnsi="Arial" w:cs="Arial" w:hint="eastAsia"/>
          <w:b/>
          <w:sz w:val="21"/>
          <w:szCs w:val="21"/>
          <w:lang w:val="en-GB" w:eastAsia="zh-CN"/>
        </w:rPr>
      </w:pPr>
    </w:p>
    <w:p w:rsidR="00211B6C" w:rsidRPr="00CC62DE" w:rsidRDefault="00211B6C" w:rsidP="00211B6C">
      <w:pPr>
        <w:rPr>
          <w:rFonts w:ascii="Arial" w:hAnsi="Arial" w:cs="Arial" w:hint="eastAsia"/>
          <w:b/>
          <w:sz w:val="21"/>
          <w:szCs w:val="21"/>
          <w:lang w:val="en-GB" w:eastAsia="zh-CN"/>
        </w:rPr>
      </w:pPr>
      <w:r w:rsidRPr="00CC62DE">
        <w:rPr>
          <w:rFonts w:ascii="Arial" w:hAnsi="Arial" w:cs="Arial"/>
          <w:b/>
          <w:sz w:val="21"/>
          <w:szCs w:val="21"/>
          <w:lang w:val="en-GB" w:eastAsia="zh-CN"/>
        </w:rPr>
        <w:t>The ECU answer with the acknowledgement sent as follow</w:t>
      </w:r>
      <w:r w:rsidRPr="00CC62DE">
        <w:rPr>
          <w:rFonts w:ascii="Arial" w:hAnsi="Arial" w:cs="Arial" w:hint="eastAsia"/>
          <w:b/>
          <w:sz w:val="21"/>
          <w:szCs w:val="21"/>
          <w:lang w:val="en-GB" w:eastAsia="zh-CN"/>
        </w:rPr>
        <w:t>ing</w:t>
      </w:r>
      <w:r w:rsidRPr="00CC62DE">
        <w:rPr>
          <w:rFonts w:ascii="Arial" w:hAnsi="Arial" w:cs="Arial"/>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211B6C" w:rsidRPr="00CC62DE" w:rsidTr="00E84D61">
        <w:trPr>
          <w:trHeight w:val="276"/>
        </w:trPr>
        <w:tc>
          <w:tcPr>
            <w:tcW w:w="0" w:type="auto"/>
            <w:shd w:val="clear" w:color="auto" w:fill="E6E6E6"/>
            <w:vAlign w:val="center"/>
          </w:tcPr>
          <w:p w:rsidR="00211B6C" w:rsidRPr="00CC62DE" w:rsidRDefault="00211B6C" w:rsidP="00E84D61">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Data7</w:t>
            </w:r>
          </w:p>
        </w:tc>
      </w:tr>
      <w:tr w:rsidR="00211B6C" w:rsidRPr="00CC62DE" w:rsidTr="00E84D61">
        <w:trPr>
          <w:trHeight w:val="223"/>
        </w:trPr>
        <w:tc>
          <w:tcPr>
            <w:tcW w:w="0" w:type="auto"/>
            <w:shd w:val="clear" w:color="auto" w:fill="auto"/>
            <w:vAlign w:val="center"/>
          </w:tcPr>
          <w:p w:rsidR="00211B6C" w:rsidRPr="00CC62DE" w:rsidRDefault="00211B6C" w:rsidP="00E84D61">
            <w:pPr>
              <w:jc w:val="center"/>
              <w:rPr>
                <w:rFonts w:ascii="Arial" w:hAnsi="Arial" w:hint="eastAsia"/>
                <w:sz w:val="18"/>
                <w:lang w:eastAsia="zh-CN"/>
              </w:rPr>
            </w:pPr>
            <w:r w:rsidRPr="00CC62DE">
              <w:rPr>
                <w:rFonts w:ascii="Arial" w:hAnsi="Arial"/>
                <w:sz w:val="18"/>
              </w:rPr>
              <w:t>0x774</w:t>
            </w:r>
          </w:p>
        </w:tc>
        <w:tc>
          <w:tcPr>
            <w:tcW w:w="0" w:type="auto"/>
            <w:shd w:val="clear" w:color="auto" w:fill="auto"/>
            <w:vAlign w:val="center"/>
          </w:tcPr>
          <w:p w:rsidR="00211B6C" w:rsidRPr="00CC62DE" w:rsidRDefault="00211B6C" w:rsidP="00E84D61">
            <w:pPr>
              <w:jc w:val="center"/>
              <w:rPr>
                <w:rFonts w:ascii="Arial" w:hAnsi="Arial"/>
                <w:sz w:val="18"/>
                <w:lang w:eastAsia="zh-CN"/>
              </w:rPr>
            </w:pPr>
            <w:r w:rsidRPr="00CC62DE">
              <w:rPr>
                <w:rFonts w:ascii="Arial" w:hAnsi="Arial"/>
                <w:sz w:val="18"/>
              </w:rPr>
              <w:t>0x</w:t>
            </w:r>
            <w:r>
              <w:rPr>
                <w:rFonts w:ascii="Arial" w:hAnsi="Arial" w:hint="eastAsia"/>
                <w:sz w:val="18"/>
                <w:lang w:eastAsia="zh-CN"/>
              </w:rPr>
              <w:t>70</w:t>
            </w:r>
          </w:p>
        </w:tc>
        <w:tc>
          <w:tcPr>
            <w:tcW w:w="0" w:type="auto"/>
            <w:shd w:val="clear" w:color="auto" w:fill="auto"/>
            <w:vAlign w:val="center"/>
          </w:tcPr>
          <w:p w:rsidR="00211B6C" w:rsidRPr="00CC62DE" w:rsidRDefault="00211B6C" w:rsidP="00E84D61">
            <w:pPr>
              <w:keepNext/>
              <w:jc w:val="center"/>
              <w:rPr>
                <w:rFonts w:ascii="Arial" w:hAnsi="Arial" w:hint="eastAsia"/>
                <w:sz w:val="18"/>
                <w:lang w:val="en-GB" w:eastAsia="zh-CN"/>
              </w:rPr>
            </w:pPr>
            <w:r w:rsidRPr="00CC62DE">
              <w:rPr>
                <w:rFonts w:ascii="Arial" w:hAnsi="Arial"/>
                <w:sz w:val="18"/>
                <w:lang w:val="en-GB"/>
              </w:rPr>
              <w:t>0</w:t>
            </w:r>
            <w:r w:rsidRPr="00CC62DE">
              <w:rPr>
                <w:rFonts w:ascii="Arial" w:hAnsi="Arial" w:hint="eastAsia"/>
                <w:sz w:val="18"/>
                <w:lang w:val="en-GB" w:eastAsia="zh-CN"/>
              </w:rPr>
              <w:t>x0</w:t>
            </w:r>
            <w:r>
              <w:rPr>
                <w:rFonts w:ascii="Arial" w:hAnsi="Arial" w:hint="eastAsia"/>
                <w:sz w:val="18"/>
                <w:lang w:val="en-GB" w:eastAsia="zh-CN"/>
              </w:rPr>
              <w:t>1</w:t>
            </w:r>
          </w:p>
        </w:tc>
        <w:tc>
          <w:tcPr>
            <w:tcW w:w="1036" w:type="dxa"/>
            <w:shd w:val="clear" w:color="auto" w:fill="auto"/>
          </w:tcPr>
          <w:p w:rsidR="00211B6C" w:rsidRPr="00CC62DE" w:rsidRDefault="00211B6C" w:rsidP="00E84D61">
            <w:pPr>
              <w:keepNext/>
              <w:jc w:val="center"/>
              <w:rPr>
                <w:rFonts w:ascii="Arial" w:hAnsi="Arial" w:hint="eastAsia"/>
                <w:sz w:val="18"/>
                <w:lang w:val="en-GB" w:eastAsia="zh-CN"/>
              </w:rPr>
            </w:pPr>
            <w:r>
              <w:rPr>
                <w:rFonts w:ascii="Arial" w:hAnsi="Arial" w:hint="eastAsia"/>
                <w:sz w:val="18"/>
                <w:lang w:val="en-GB" w:eastAsia="zh-CN"/>
              </w:rPr>
              <w:t>0x01</w:t>
            </w:r>
          </w:p>
        </w:tc>
        <w:tc>
          <w:tcPr>
            <w:tcW w:w="0" w:type="auto"/>
          </w:tcPr>
          <w:p w:rsidR="00211B6C" w:rsidRPr="00CC62DE" w:rsidRDefault="00211B6C" w:rsidP="00E84D61">
            <w:pPr>
              <w:jc w:val="center"/>
              <w:rPr>
                <w:rFonts w:ascii="Arial" w:hAnsi="Arial" w:hint="eastAsia"/>
                <w:sz w:val="18"/>
                <w:lang w:val="en-GB" w:eastAsia="zh-CN"/>
              </w:rPr>
            </w:pPr>
            <w:r w:rsidRPr="00CC62DE">
              <w:rPr>
                <w:rFonts w:ascii="Arial" w:hAnsi="Arial" w:hint="eastAsia"/>
                <w:sz w:val="18"/>
                <w:lang w:val="en-GB" w:eastAsia="zh-CN"/>
              </w:rPr>
              <w:t>--</w:t>
            </w:r>
          </w:p>
        </w:tc>
        <w:tc>
          <w:tcPr>
            <w:tcW w:w="0" w:type="auto"/>
          </w:tcPr>
          <w:p w:rsidR="00211B6C" w:rsidRPr="00CC62DE" w:rsidRDefault="00211B6C" w:rsidP="00E84D61">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211B6C" w:rsidRPr="00CC62DE" w:rsidRDefault="00211B6C" w:rsidP="00E84D61">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211B6C" w:rsidRPr="00CC62DE" w:rsidRDefault="00211B6C" w:rsidP="00E84D61">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211B6C" w:rsidRPr="00CC62DE" w:rsidRDefault="00211B6C" w:rsidP="00E84D61">
            <w:pPr>
              <w:jc w:val="center"/>
            </w:pPr>
            <w:r w:rsidRPr="00CC62DE">
              <w:rPr>
                <w:rFonts w:ascii="Arial" w:hAnsi="Arial" w:hint="eastAsia"/>
                <w:sz w:val="18"/>
                <w:lang w:val="en-GB" w:eastAsia="zh-CN"/>
              </w:rPr>
              <w:t>--</w:t>
            </w:r>
          </w:p>
        </w:tc>
      </w:tr>
    </w:tbl>
    <w:p w:rsidR="00211B6C" w:rsidRDefault="00211B6C" w:rsidP="00211B6C">
      <w:pPr>
        <w:spacing w:line="24" w:lineRule="atLeast"/>
        <w:rPr>
          <w:rFonts w:cs="Arial" w:hint="eastAsia"/>
          <w:lang w:eastAsia="zh-CN"/>
        </w:rPr>
      </w:pPr>
    </w:p>
    <w:p w:rsidR="00211B6C" w:rsidRDefault="00211B6C" w:rsidP="00211B6C">
      <w:pPr>
        <w:spacing w:line="24" w:lineRule="atLeast"/>
        <w:rPr>
          <w:rFonts w:cs="Arial" w:hint="eastAsia"/>
          <w:lang w:eastAsia="zh-CN"/>
        </w:rPr>
      </w:pPr>
      <w:r w:rsidRPr="00CC62DE">
        <w:rPr>
          <w:rFonts w:cs="Arial"/>
          <w:spacing w:val="-1"/>
          <w:szCs w:val="21"/>
        </w:rPr>
        <w:t>–</w:t>
      </w:r>
      <w:r>
        <w:rPr>
          <w:rFonts w:cs="Arial" w:hint="eastAsia"/>
          <w:spacing w:val="-1"/>
          <w:szCs w:val="21"/>
          <w:lang w:eastAsia="zh-CN"/>
        </w:rPr>
        <w:t>Step 3 Write the Motor steps</w:t>
      </w:r>
    </w:p>
    <w:p w:rsidR="00211B6C" w:rsidRPr="00CC62DE" w:rsidRDefault="00211B6C" w:rsidP="00211B6C">
      <w:pPr>
        <w:rPr>
          <w:rFonts w:ascii="Arial" w:hAnsi="Arial" w:cs="Arial" w:hint="eastAsia"/>
          <w:b/>
          <w:sz w:val="21"/>
          <w:szCs w:val="21"/>
          <w:lang w:val="en-GB" w:eastAsia="zh-CN"/>
        </w:rPr>
      </w:pPr>
      <w:r w:rsidRPr="00CC62DE">
        <w:rPr>
          <w:rFonts w:ascii="Arial" w:hAnsi="Arial" w:cs="Arial"/>
          <w:b/>
          <w:sz w:val="21"/>
          <w:szCs w:val="21"/>
          <w:lang w:val="en-GB" w:eastAsia="zh-CN"/>
        </w:rPr>
        <w:t xml:space="preserve">The following command can be used to </w:t>
      </w:r>
      <w:r>
        <w:rPr>
          <w:rFonts w:ascii="Arial" w:hAnsi="Arial" w:cs="Arial" w:hint="eastAsia"/>
          <w:b/>
          <w:sz w:val="21"/>
          <w:szCs w:val="21"/>
          <w:lang w:val="en-GB" w:eastAsia="zh-CN"/>
        </w:rPr>
        <w:t>write the motor setp</w:t>
      </w:r>
      <w:r w:rsidRPr="00CC62DE">
        <w:rPr>
          <w:rFonts w:ascii="Arial" w:hAnsi="Arial" w:cs="Arial" w:hint="eastAsia"/>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211B6C" w:rsidRPr="00CC62DE" w:rsidTr="00E84D61">
        <w:trPr>
          <w:trHeight w:val="276"/>
        </w:trPr>
        <w:tc>
          <w:tcPr>
            <w:tcW w:w="0" w:type="auto"/>
            <w:shd w:val="clear" w:color="auto" w:fill="E6E6E6"/>
            <w:vAlign w:val="center"/>
          </w:tcPr>
          <w:p w:rsidR="00211B6C" w:rsidRPr="00CC62DE" w:rsidRDefault="00211B6C" w:rsidP="00E84D61">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Data7</w:t>
            </w:r>
          </w:p>
        </w:tc>
      </w:tr>
      <w:tr w:rsidR="0013767D" w:rsidRPr="00CC62DE" w:rsidTr="00E84D61">
        <w:trPr>
          <w:trHeight w:val="243"/>
        </w:trPr>
        <w:tc>
          <w:tcPr>
            <w:tcW w:w="0" w:type="auto"/>
            <w:shd w:val="clear" w:color="auto" w:fill="auto"/>
            <w:vAlign w:val="center"/>
          </w:tcPr>
          <w:p w:rsidR="0013767D" w:rsidRPr="00CC62DE" w:rsidRDefault="0013767D" w:rsidP="00E84D61">
            <w:pPr>
              <w:jc w:val="center"/>
              <w:rPr>
                <w:rFonts w:ascii="Arial" w:hAnsi="Arial" w:hint="eastAsia"/>
                <w:sz w:val="18"/>
                <w:lang w:eastAsia="zh-CN"/>
              </w:rPr>
            </w:pPr>
            <w:r w:rsidRPr="00CC62DE">
              <w:rPr>
                <w:rFonts w:ascii="Arial" w:hAnsi="Arial" w:hint="eastAsia"/>
                <w:sz w:val="18"/>
                <w:lang w:eastAsia="zh-CN"/>
              </w:rPr>
              <w:t>0x772</w:t>
            </w:r>
          </w:p>
        </w:tc>
        <w:tc>
          <w:tcPr>
            <w:tcW w:w="0" w:type="auto"/>
            <w:shd w:val="clear" w:color="auto" w:fill="auto"/>
            <w:vAlign w:val="center"/>
          </w:tcPr>
          <w:p w:rsidR="0013767D" w:rsidRPr="00CC62DE" w:rsidRDefault="0013767D" w:rsidP="00E84D61">
            <w:pPr>
              <w:jc w:val="center"/>
              <w:rPr>
                <w:rFonts w:ascii="Arial" w:hAnsi="Arial"/>
                <w:sz w:val="18"/>
                <w:lang w:eastAsia="zh-CN"/>
              </w:rPr>
            </w:pPr>
            <w:r w:rsidRPr="00CC62DE">
              <w:rPr>
                <w:rFonts w:ascii="Arial" w:hAnsi="Arial"/>
                <w:sz w:val="18"/>
              </w:rPr>
              <w:t>0x</w:t>
            </w:r>
            <w:r>
              <w:rPr>
                <w:rFonts w:ascii="Arial" w:hAnsi="Arial" w:hint="eastAsia"/>
                <w:sz w:val="18"/>
                <w:lang w:eastAsia="zh-CN"/>
              </w:rPr>
              <w:t>1B</w:t>
            </w:r>
          </w:p>
        </w:tc>
        <w:tc>
          <w:tcPr>
            <w:tcW w:w="0" w:type="auto"/>
            <w:shd w:val="clear" w:color="auto" w:fill="auto"/>
            <w:vAlign w:val="center"/>
          </w:tcPr>
          <w:p w:rsidR="0013767D" w:rsidRPr="00CC62DE" w:rsidRDefault="0013767D" w:rsidP="00E84D61">
            <w:pPr>
              <w:keepNext/>
              <w:jc w:val="center"/>
              <w:rPr>
                <w:rFonts w:ascii="Arial" w:hAnsi="Arial"/>
                <w:sz w:val="18"/>
                <w:lang w:val="en-GB" w:eastAsia="zh-CN"/>
              </w:rPr>
            </w:pPr>
            <w:r w:rsidRPr="00CC62DE">
              <w:rPr>
                <w:rFonts w:ascii="Arial" w:hAnsi="Arial"/>
                <w:sz w:val="18"/>
                <w:lang w:val="en-GB"/>
              </w:rPr>
              <w:t>0x</w:t>
            </w:r>
            <w:r w:rsidRPr="00CC62DE">
              <w:rPr>
                <w:rFonts w:ascii="Arial" w:hAnsi="Arial" w:hint="eastAsia"/>
                <w:sz w:val="18"/>
                <w:lang w:val="en-GB" w:eastAsia="zh-CN"/>
              </w:rPr>
              <w:t>0</w:t>
            </w:r>
            <w:r>
              <w:rPr>
                <w:rFonts w:ascii="Arial" w:hAnsi="Arial" w:hint="eastAsia"/>
                <w:sz w:val="18"/>
                <w:lang w:val="en-GB" w:eastAsia="zh-CN"/>
              </w:rPr>
              <w:t>1</w:t>
            </w:r>
          </w:p>
        </w:tc>
        <w:tc>
          <w:tcPr>
            <w:tcW w:w="1036" w:type="dxa"/>
            <w:shd w:val="clear" w:color="auto" w:fill="auto"/>
          </w:tcPr>
          <w:p w:rsidR="0013767D" w:rsidRPr="00CC62DE" w:rsidRDefault="0013767D" w:rsidP="0013767D">
            <w:pPr>
              <w:keepNext/>
              <w:jc w:val="center"/>
              <w:rPr>
                <w:rFonts w:ascii="Arial" w:hAnsi="Arial" w:hint="eastAsia"/>
                <w:sz w:val="18"/>
                <w:lang w:val="en-GB" w:eastAsia="zh-CN"/>
              </w:rPr>
            </w:pPr>
            <w:r w:rsidRPr="00CC62DE">
              <w:rPr>
                <w:rFonts w:ascii="Arial" w:hAnsi="Arial"/>
                <w:sz w:val="18"/>
                <w:lang w:val="en-GB"/>
              </w:rPr>
              <w:t>0x</w:t>
            </w:r>
            <w:r>
              <w:rPr>
                <w:rFonts w:ascii="Arial" w:hAnsi="Arial" w:hint="eastAsia"/>
                <w:sz w:val="18"/>
                <w:lang w:val="en-GB" w:eastAsia="zh-CN"/>
              </w:rPr>
              <w:t>01</w:t>
            </w:r>
          </w:p>
        </w:tc>
        <w:tc>
          <w:tcPr>
            <w:tcW w:w="0" w:type="auto"/>
          </w:tcPr>
          <w:p w:rsidR="0013767D" w:rsidRPr="00CC62DE" w:rsidRDefault="0013767D" w:rsidP="00E01BF4">
            <w:pPr>
              <w:keepNext/>
              <w:jc w:val="center"/>
              <w:rPr>
                <w:rFonts w:ascii="Arial" w:hAnsi="Arial" w:hint="eastAsia"/>
                <w:sz w:val="18"/>
                <w:lang w:val="en-GB" w:eastAsia="zh-CN"/>
              </w:rPr>
            </w:pPr>
            <w:r w:rsidRPr="00CC62DE">
              <w:rPr>
                <w:rFonts w:ascii="Arial" w:hAnsi="Arial"/>
                <w:sz w:val="18"/>
                <w:lang w:val="en-GB"/>
              </w:rPr>
              <w:t>0x</w:t>
            </w:r>
            <w:r>
              <w:rPr>
                <w:rFonts w:ascii="Arial" w:hAnsi="Arial" w:hint="eastAsia"/>
                <w:sz w:val="18"/>
                <w:lang w:val="en-GB" w:eastAsia="zh-CN"/>
              </w:rPr>
              <w:t>05</w:t>
            </w:r>
          </w:p>
        </w:tc>
        <w:tc>
          <w:tcPr>
            <w:tcW w:w="0" w:type="auto"/>
          </w:tcPr>
          <w:p w:rsidR="0013767D" w:rsidRPr="00CC62DE" w:rsidRDefault="0013767D" w:rsidP="00E01BF4">
            <w:pPr>
              <w:jc w:val="center"/>
              <w:rPr>
                <w:rFonts w:ascii="Arial" w:hAnsi="Arial" w:hint="eastAsia"/>
                <w:sz w:val="18"/>
                <w:lang w:val="en-GB" w:eastAsia="zh-CN"/>
              </w:rPr>
            </w:pPr>
            <w:r w:rsidRPr="00CC62DE">
              <w:rPr>
                <w:rFonts w:ascii="Arial" w:hAnsi="Arial" w:hint="eastAsia"/>
                <w:sz w:val="18"/>
                <w:lang w:val="en-GB" w:eastAsia="zh-CN"/>
              </w:rPr>
              <w:t>0x</w:t>
            </w:r>
            <w:r>
              <w:rPr>
                <w:rFonts w:ascii="Arial" w:hAnsi="Arial" w:hint="eastAsia"/>
                <w:sz w:val="18"/>
                <w:lang w:val="en-GB" w:eastAsia="zh-CN"/>
              </w:rPr>
              <w:t>00</w:t>
            </w:r>
          </w:p>
        </w:tc>
        <w:tc>
          <w:tcPr>
            <w:tcW w:w="0" w:type="auto"/>
          </w:tcPr>
          <w:p w:rsidR="0013767D" w:rsidRPr="00BA207F" w:rsidRDefault="0013767D" w:rsidP="00E01BF4">
            <w:pPr>
              <w:jc w:val="center"/>
              <w:rPr>
                <w:rFonts w:ascii="Arial" w:hAnsi="Arial" w:hint="eastAsia"/>
                <w:color w:val="FF0000"/>
                <w:sz w:val="18"/>
                <w:lang w:val="en-GB" w:eastAsia="zh-CN"/>
              </w:rPr>
            </w:pPr>
            <w:r w:rsidRPr="00BA207F">
              <w:rPr>
                <w:rFonts w:ascii="Arial" w:hAnsi="Arial" w:cs="Arial" w:hint="eastAsia"/>
                <w:color w:val="FF0000"/>
                <w:sz w:val="18"/>
                <w:szCs w:val="18"/>
                <w:lang w:val="en-GB" w:eastAsia="zh-CN"/>
              </w:rPr>
              <w:t>0x</w:t>
            </w:r>
            <w:r>
              <w:rPr>
                <w:rFonts w:ascii="Arial" w:hAnsi="Arial" w:cs="Arial" w:hint="eastAsia"/>
                <w:color w:val="FF0000"/>
                <w:sz w:val="18"/>
                <w:szCs w:val="18"/>
                <w:lang w:val="en-GB" w:eastAsia="zh-CN"/>
              </w:rPr>
              <w:t>XX</w:t>
            </w:r>
          </w:p>
        </w:tc>
        <w:tc>
          <w:tcPr>
            <w:tcW w:w="0" w:type="auto"/>
          </w:tcPr>
          <w:p w:rsidR="0013767D" w:rsidRPr="00BA207F" w:rsidRDefault="0013767D" w:rsidP="00E01BF4">
            <w:pPr>
              <w:jc w:val="center"/>
              <w:rPr>
                <w:rFonts w:ascii="Arial" w:hAnsi="Arial" w:hint="eastAsia"/>
                <w:color w:val="FF0000"/>
                <w:sz w:val="18"/>
                <w:lang w:val="en-GB" w:eastAsia="zh-CN"/>
              </w:rPr>
            </w:pPr>
            <w:r w:rsidRPr="00BA207F">
              <w:rPr>
                <w:rFonts w:ascii="Arial" w:hAnsi="Arial" w:cs="Arial" w:hint="eastAsia"/>
                <w:color w:val="FF0000"/>
                <w:sz w:val="18"/>
                <w:szCs w:val="18"/>
                <w:lang w:val="en-GB" w:eastAsia="zh-CN"/>
              </w:rPr>
              <w:t>0x</w:t>
            </w:r>
            <w:r>
              <w:rPr>
                <w:rFonts w:ascii="Arial" w:hAnsi="Arial" w:cs="Arial" w:hint="eastAsia"/>
                <w:color w:val="FF0000"/>
                <w:sz w:val="18"/>
                <w:szCs w:val="18"/>
                <w:lang w:val="en-GB" w:eastAsia="zh-CN"/>
              </w:rPr>
              <w:t>XX</w:t>
            </w:r>
          </w:p>
        </w:tc>
        <w:tc>
          <w:tcPr>
            <w:tcW w:w="0" w:type="auto"/>
          </w:tcPr>
          <w:p w:rsidR="0013767D" w:rsidRPr="00CC62DE" w:rsidRDefault="0013767D" w:rsidP="00E84D61">
            <w:pPr>
              <w:jc w:val="center"/>
              <w:rPr>
                <w:rFonts w:hint="eastAsia"/>
                <w:lang w:eastAsia="zh-CN"/>
              </w:rPr>
            </w:pPr>
            <w:r w:rsidRPr="00CC62DE">
              <w:rPr>
                <w:rFonts w:ascii="Arial" w:hAnsi="Arial" w:cs="Arial" w:hint="eastAsia"/>
                <w:sz w:val="18"/>
                <w:szCs w:val="18"/>
                <w:lang w:val="en-GB" w:eastAsia="zh-CN"/>
              </w:rPr>
              <w:t>0xAA</w:t>
            </w:r>
          </w:p>
        </w:tc>
      </w:tr>
    </w:tbl>
    <w:p w:rsidR="00211B6C" w:rsidRDefault="00211B6C" w:rsidP="00211B6C">
      <w:pPr>
        <w:rPr>
          <w:rFonts w:ascii="Arial" w:hAnsi="Arial" w:cs="Arial" w:hint="eastAsia"/>
          <w:b/>
          <w:sz w:val="21"/>
          <w:szCs w:val="21"/>
          <w:lang w:val="en-GB" w:eastAsia="zh-CN"/>
        </w:rPr>
      </w:pPr>
      <w:r>
        <w:rPr>
          <w:rFonts w:ascii="Arial" w:hAnsi="Arial" w:cs="Arial" w:hint="eastAsia"/>
          <w:b/>
          <w:sz w:val="21"/>
          <w:szCs w:val="21"/>
          <w:lang w:val="en-GB" w:eastAsia="zh-CN"/>
        </w:rPr>
        <w:t>Note: Data</w:t>
      </w:r>
      <w:r w:rsidR="0013767D">
        <w:rPr>
          <w:rFonts w:ascii="Arial" w:hAnsi="Arial" w:cs="Arial" w:hint="eastAsia"/>
          <w:b/>
          <w:sz w:val="21"/>
          <w:szCs w:val="21"/>
          <w:lang w:val="en-GB" w:eastAsia="zh-CN"/>
        </w:rPr>
        <w:t>5</w:t>
      </w:r>
      <w:r>
        <w:rPr>
          <w:rFonts w:ascii="Arial" w:hAnsi="Arial" w:cs="Arial" w:hint="eastAsia"/>
          <w:b/>
          <w:sz w:val="21"/>
          <w:szCs w:val="21"/>
          <w:lang w:val="en-GB" w:eastAsia="zh-CN"/>
        </w:rPr>
        <w:t xml:space="preserve"> and Data</w:t>
      </w:r>
      <w:r w:rsidR="0013767D">
        <w:rPr>
          <w:rFonts w:ascii="Arial" w:hAnsi="Arial" w:cs="Arial" w:hint="eastAsia"/>
          <w:b/>
          <w:sz w:val="21"/>
          <w:szCs w:val="21"/>
          <w:lang w:val="en-GB" w:eastAsia="zh-CN"/>
        </w:rPr>
        <w:t>6</w:t>
      </w:r>
      <w:r>
        <w:rPr>
          <w:rFonts w:ascii="Arial" w:hAnsi="Arial" w:cs="Arial" w:hint="eastAsia"/>
          <w:b/>
          <w:sz w:val="21"/>
          <w:szCs w:val="21"/>
          <w:lang w:val="en-GB" w:eastAsia="zh-CN"/>
        </w:rPr>
        <w:t xml:space="preserve"> are the steps.</w:t>
      </w:r>
    </w:p>
    <w:p w:rsidR="00211B6C" w:rsidRDefault="00211B6C" w:rsidP="00211B6C">
      <w:pPr>
        <w:rPr>
          <w:rFonts w:ascii="Arial" w:hAnsi="Arial" w:cs="Arial" w:hint="eastAsia"/>
          <w:b/>
          <w:sz w:val="21"/>
          <w:szCs w:val="21"/>
          <w:lang w:val="en-GB" w:eastAsia="zh-CN"/>
        </w:rPr>
      </w:pPr>
      <w:r>
        <w:rPr>
          <w:rFonts w:ascii="Arial" w:hAnsi="Arial" w:cs="Arial" w:hint="eastAsia"/>
          <w:b/>
          <w:sz w:val="21"/>
          <w:szCs w:val="21"/>
          <w:lang w:val="en-GB" w:eastAsia="zh-CN"/>
        </w:rPr>
        <w:t>Data</w:t>
      </w:r>
      <w:r w:rsidR="0013767D">
        <w:rPr>
          <w:rFonts w:ascii="Arial" w:hAnsi="Arial" w:cs="Arial" w:hint="eastAsia"/>
          <w:b/>
          <w:sz w:val="21"/>
          <w:szCs w:val="21"/>
          <w:lang w:val="en-GB" w:eastAsia="zh-CN"/>
        </w:rPr>
        <w:t>5</w:t>
      </w:r>
      <w:r>
        <w:rPr>
          <w:rFonts w:ascii="Arial" w:hAnsi="Arial" w:cs="Arial" w:hint="eastAsia"/>
          <w:b/>
          <w:sz w:val="21"/>
          <w:szCs w:val="21"/>
          <w:lang w:val="en-GB" w:eastAsia="zh-CN"/>
        </w:rPr>
        <w:t xml:space="preserve"> = 0 and Data</w:t>
      </w:r>
      <w:r w:rsidR="0013767D">
        <w:rPr>
          <w:rFonts w:ascii="Arial" w:hAnsi="Arial" w:cs="Arial" w:hint="eastAsia"/>
          <w:b/>
          <w:sz w:val="21"/>
          <w:szCs w:val="21"/>
          <w:lang w:val="en-GB" w:eastAsia="zh-CN"/>
        </w:rPr>
        <w:t>6</w:t>
      </w:r>
      <w:r>
        <w:rPr>
          <w:rFonts w:ascii="Arial" w:hAnsi="Arial" w:cs="Arial" w:hint="eastAsia"/>
          <w:b/>
          <w:sz w:val="21"/>
          <w:szCs w:val="21"/>
          <w:lang w:val="en-GB" w:eastAsia="zh-CN"/>
        </w:rPr>
        <w:t xml:space="preserve"> = 0, step=0.</w:t>
      </w:r>
    </w:p>
    <w:p w:rsidR="00211B6C" w:rsidRPr="00CC62DE" w:rsidRDefault="00211B6C" w:rsidP="00211B6C">
      <w:pPr>
        <w:rPr>
          <w:rFonts w:ascii="Arial" w:hAnsi="Arial" w:cs="Arial" w:hint="eastAsia"/>
          <w:b/>
          <w:sz w:val="21"/>
          <w:szCs w:val="21"/>
          <w:lang w:val="en-GB" w:eastAsia="zh-CN"/>
        </w:rPr>
      </w:pPr>
    </w:p>
    <w:p w:rsidR="00211B6C" w:rsidRPr="00CC62DE" w:rsidRDefault="00211B6C" w:rsidP="00211B6C">
      <w:pPr>
        <w:rPr>
          <w:rFonts w:ascii="Arial" w:hAnsi="Arial" w:cs="Arial" w:hint="eastAsia"/>
          <w:b/>
          <w:sz w:val="21"/>
          <w:szCs w:val="21"/>
          <w:lang w:val="en-GB" w:eastAsia="zh-CN"/>
        </w:rPr>
      </w:pPr>
      <w:r w:rsidRPr="00CC62DE">
        <w:rPr>
          <w:rFonts w:ascii="Arial" w:hAnsi="Arial" w:cs="Arial"/>
          <w:b/>
          <w:sz w:val="21"/>
          <w:szCs w:val="21"/>
          <w:lang w:val="en-GB" w:eastAsia="zh-CN"/>
        </w:rPr>
        <w:t>The ECU answer with the acknowledgement sent as follow</w:t>
      </w:r>
      <w:r w:rsidRPr="00CC62DE">
        <w:rPr>
          <w:rFonts w:ascii="Arial" w:hAnsi="Arial" w:cs="Arial" w:hint="eastAsia"/>
          <w:b/>
          <w:sz w:val="21"/>
          <w:szCs w:val="21"/>
          <w:lang w:val="en-GB" w:eastAsia="zh-CN"/>
        </w:rPr>
        <w:t>ing</w:t>
      </w:r>
      <w:r w:rsidRPr="00CC62DE">
        <w:rPr>
          <w:rFonts w:ascii="Arial" w:hAnsi="Arial" w:cs="Arial"/>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211B6C" w:rsidRPr="00CC62DE" w:rsidTr="00E84D61">
        <w:trPr>
          <w:trHeight w:val="276"/>
        </w:trPr>
        <w:tc>
          <w:tcPr>
            <w:tcW w:w="0" w:type="auto"/>
            <w:shd w:val="clear" w:color="auto" w:fill="E6E6E6"/>
            <w:vAlign w:val="center"/>
          </w:tcPr>
          <w:p w:rsidR="00211B6C" w:rsidRPr="00CC62DE" w:rsidRDefault="00211B6C" w:rsidP="00E84D61">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Data7</w:t>
            </w:r>
          </w:p>
        </w:tc>
      </w:tr>
      <w:tr w:rsidR="00211B6C" w:rsidRPr="00CC62DE" w:rsidTr="00E84D61">
        <w:trPr>
          <w:trHeight w:val="223"/>
        </w:trPr>
        <w:tc>
          <w:tcPr>
            <w:tcW w:w="0" w:type="auto"/>
            <w:shd w:val="clear" w:color="auto" w:fill="auto"/>
            <w:vAlign w:val="center"/>
          </w:tcPr>
          <w:p w:rsidR="00211B6C" w:rsidRPr="00CC62DE" w:rsidRDefault="00211B6C" w:rsidP="00E84D61">
            <w:pPr>
              <w:jc w:val="center"/>
              <w:rPr>
                <w:rFonts w:ascii="Arial" w:hAnsi="Arial" w:hint="eastAsia"/>
                <w:sz w:val="18"/>
                <w:lang w:eastAsia="zh-CN"/>
              </w:rPr>
            </w:pPr>
            <w:r w:rsidRPr="00CC62DE">
              <w:rPr>
                <w:rFonts w:ascii="Arial" w:hAnsi="Arial"/>
                <w:sz w:val="18"/>
              </w:rPr>
              <w:t>0x774</w:t>
            </w:r>
          </w:p>
        </w:tc>
        <w:tc>
          <w:tcPr>
            <w:tcW w:w="0" w:type="auto"/>
            <w:shd w:val="clear" w:color="auto" w:fill="auto"/>
            <w:vAlign w:val="center"/>
          </w:tcPr>
          <w:p w:rsidR="00211B6C" w:rsidRPr="00CC62DE" w:rsidRDefault="00211B6C" w:rsidP="00E84D61">
            <w:pPr>
              <w:jc w:val="center"/>
              <w:rPr>
                <w:rFonts w:ascii="Arial" w:hAnsi="Arial"/>
                <w:sz w:val="18"/>
                <w:lang w:eastAsia="zh-CN"/>
              </w:rPr>
            </w:pPr>
            <w:r w:rsidRPr="00CC62DE">
              <w:rPr>
                <w:rFonts w:ascii="Arial" w:hAnsi="Arial"/>
                <w:sz w:val="18"/>
              </w:rPr>
              <w:t>0x</w:t>
            </w:r>
            <w:r>
              <w:rPr>
                <w:rFonts w:ascii="Arial" w:hAnsi="Arial" w:hint="eastAsia"/>
                <w:sz w:val="18"/>
                <w:lang w:eastAsia="zh-CN"/>
              </w:rPr>
              <w:t>5B</w:t>
            </w:r>
          </w:p>
        </w:tc>
        <w:tc>
          <w:tcPr>
            <w:tcW w:w="0" w:type="auto"/>
            <w:shd w:val="clear" w:color="auto" w:fill="auto"/>
            <w:vAlign w:val="center"/>
          </w:tcPr>
          <w:p w:rsidR="00211B6C" w:rsidRPr="00CC62DE" w:rsidRDefault="00211B6C" w:rsidP="00E84D61">
            <w:pPr>
              <w:keepNext/>
              <w:jc w:val="center"/>
              <w:rPr>
                <w:rFonts w:ascii="Arial" w:hAnsi="Arial" w:hint="eastAsia"/>
                <w:sz w:val="18"/>
                <w:lang w:val="en-GB" w:eastAsia="zh-CN"/>
              </w:rPr>
            </w:pPr>
            <w:r w:rsidRPr="00CC62DE">
              <w:rPr>
                <w:rFonts w:ascii="Arial" w:hAnsi="Arial"/>
                <w:sz w:val="18"/>
                <w:lang w:val="en-GB"/>
              </w:rPr>
              <w:t>0</w:t>
            </w:r>
            <w:r w:rsidRPr="00CC62DE">
              <w:rPr>
                <w:rFonts w:ascii="Arial" w:hAnsi="Arial" w:hint="eastAsia"/>
                <w:sz w:val="18"/>
                <w:lang w:val="en-GB" w:eastAsia="zh-CN"/>
              </w:rPr>
              <w:t>x0</w:t>
            </w:r>
            <w:r>
              <w:rPr>
                <w:rFonts w:ascii="Arial" w:hAnsi="Arial" w:hint="eastAsia"/>
                <w:sz w:val="18"/>
                <w:lang w:val="en-GB" w:eastAsia="zh-CN"/>
              </w:rPr>
              <w:t>1</w:t>
            </w:r>
          </w:p>
        </w:tc>
        <w:tc>
          <w:tcPr>
            <w:tcW w:w="1036" w:type="dxa"/>
            <w:shd w:val="clear" w:color="auto" w:fill="auto"/>
          </w:tcPr>
          <w:p w:rsidR="00211B6C" w:rsidRPr="00CC62DE" w:rsidRDefault="00211B6C" w:rsidP="00E84D61">
            <w:pPr>
              <w:keepNext/>
              <w:jc w:val="center"/>
              <w:rPr>
                <w:rFonts w:ascii="Arial" w:hAnsi="Arial" w:hint="eastAsia"/>
                <w:sz w:val="18"/>
                <w:lang w:val="en-GB" w:eastAsia="zh-CN"/>
              </w:rPr>
            </w:pPr>
            <w:r>
              <w:rPr>
                <w:rFonts w:ascii="Arial" w:hAnsi="Arial" w:hint="eastAsia"/>
                <w:sz w:val="18"/>
                <w:lang w:val="en-GB" w:eastAsia="zh-CN"/>
              </w:rPr>
              <w:t>0x01</w:t>
            </w:r>
          </w:p>
        </w:tc>
        <w:tc>
          <w:tcPr>
            <w:tcW w:w="0" w:type="auto"/>
          </w:tcPr>
          <w:p w:rsidR="00211B6C" w:rsidRPr="00CC62DE" w:rsidRDefault="00211B6C" w:rsidP="00211B6C">
            <w:pPr>
              <w:jc w:val="center"/>
              <w:rPr>
                <w:rFonts w:ascii="Arial" w:hAnsi="Arial" w:hint="eastAsia"/>
                <w:sz w:val="18"/>
                <w:lang w:val="en-GB" w:eastAsia="zh-CN"/>
              </w:rPr>
            </w:pPr>
            <w:r>
              <w:rPr>
                <w:rFonts w:ascii="Arial" w:hAnsi="Arial" w:hint="eastAsia"/>
                <w:sz w:val="18"/>
                <w:lang w:val="en-GB" w:eastAsia="zh-CN"/>
              </w:rPr>
              <w:t>0x05</w:t>
            </w:r>
          </w:p>
        </w:tc>
        <w:tc>
          <w:tcPr>
            <w:tcW w:w="0" w:type="auto"/>
          </w:tcPr>
          <w:p w:rsidR="00211B6C" w:rsidRPr="00CC62DE" w:rsidRDefault="00211B6C" w:rsidP="00E84D61">
            <w:pPr>
              <w:jc w:val="center"/>
              <w:rPr>
                <w:rFonts w:ascii="Arial" w:hAnsi="Arial"/>
                <w:sz w:val="18"/>
                <w:lang w:val="en-GB" w:eastAsia="zh-CN"/>
              </w:rPr>
            </w:pPr>
            <w:r>
              <w:rPr>
                <w:rFonts w:ascii="Arial" w:hAnsi="Arial" w:hint="eastAsia"/>
                <w:sz w:val="18"/>
                <w:lang w:val="en-GB" w:eastAsia="zh-CN"/>
              </w:rPr>
              <w:t>0x00</w:t>
            </w:r>
          </w:p>
        </w:tc>
        <w:tc>
          <w:tcPr>
            <w:tcW w:w="0" w:type="auto"/>
          </w:tcPr>
          <w:p w:rsidR="00211B6C" w:rsidRPr="00CC62DE" w:rsidRDefault="00211B6C" w:rsidP="00E84D61">
            <w:pPr>
              <w:jc w:val="center"/>
              <w:rPr>
                <w:rFonts w:ascii="Arial" w:hAnsi="Arial"/>
                <w:sz w:val="18"/>
                <w:lang w:val="en-GB" w:eastAsia="zh-CN"/>
              </w:rPr>
            </w:pPr>
            <w:r>
              <w:rPr>
                <w:rFonts w:ascii="Arial" w:hAnsi="Arial" w:hint="eastAsia"/>
                <w:sz w:val="18"/>
                <w:lang w:val="en-GB" w:eastAsia="zh-CN"/>
              </w:rPr>
              <w:t>0x01</w:t>
            </w:r>
          </w:p>
        </w:tc>
        <w:tc>
          <w:tcPr>
            <w:tcW w:w="0" w:type="auto"/>
          </w:tcPr>
          <w:p w:rsidR="00211B6C" w:rsidRPr="00CC62DE" w:rsidRDefault="00211B6C" w:rsidP="00E84D61">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211B6C" w:rsidRPr="00CC62DE" w:rsidRDefault="00211B6C" w:rsidP="00E84D61">
            <w:pPr>
              <w:jc w:val="center"/>
            </w:pPr>
            <w:r w:rsidRPr="00CC62DE">
              <w:rPr>
                <w:rFonts w:ascii="Arial" w:hAnsi="Arial" w:hint="eastAsia"/>
                <w:sz w:val="18"/>
                <w:lang w:val="en-GB" w:eastAsia="zh-CN"/>
              </w:rPr>
              <w:t>--</w:t>
            </w:r>
          </w:p>
        </w:tc>
      </w:tr>
    </w:tbl>
    <w:p w:rsidR="00211B6C" w:rsidRDefault="00211B6C" w:rsidP="00211B6C">
      <w:pPr>
        <w:spacing w:line="24" w:lineRule="atLeast"/>
        <w:rPr>
          <w:rFonts w:cs="Arial" w:hint="eastAsia"/>
          <w:lang w:eastAsia="zh-CN"/>
        </w:rPr>
      </w:pPr>
    </w:p>
    <w:p w:rsidR="00211B6C" w:rsidRDefault="00211B6C" w:rsidP="00211B6C">
      <w:pPr>
        <w:numPr>
          <w:ilvl w:val="0"/>
          <w:numId w:val="11"/>
        </w:numPr>
        <w:spacing w:line="24" w:lineRule="atLeast"/>
        <w:rPr>
          <w:rFonts w:cs="Arial" w:hint="eastAsia"/>
          <w:lang w:eastAsia="zh-CN"/>
        </w:rPr>
      </w:pPr>
      <w:r>
        <w:rPr>
          <w:rFonts w:cs="Arial" w:hint="eastAsia"/>
          <w:spacing w:val="-1"/>
          <w:szCs w:val="21"/>
          <w:lang w:eastAsia="zh-CN"/>
        </w:rPr>
        <w:t>T</w:t>
      </w:r>
      <w:r>
        <w:rPr>
          <w:rFonts w:cs="Arial" w:hint="eastAsia"/>
          <w:spacing w:val="-1"/>
          <w:szCs w:val="21"/>
        </w:rPr>
        <w:t xml:space="preserve">he </w:t>
      </w:r>
      <w:r>
        <w:rPr>
          <w:rFonts w:cs="Arial" w:hint="eastAsia"/>
          <w:spacing w:val="-1"/>
          <w:szCs w:val="21"/>
          <w:lang w:eastAsia="zh-CN"/>
        </w:rPr>
        <w:t>second</w:t>
      </w:r>
      <w:r>
        <w:rPr>
          <w:rFonts w:cs="Arial" w:hint="eastAsia"/>
          <w:spacing w:val="-1"/>
          <w:szCs w:val="21"/>
        </w:rPr>
        <w:t xml:space="preserve"> calibrate point</w:t>
      </w:r>
      <w:r>
        <w:rPr>
          <w:rFonts w:cs="Arial" w:hint="eastAsia"/>
          <w:spacing w:val="-1"/>
          <w:szCs w:val="21"/>
          <w:lang w:eastAsia="zh-CN"/>
        </w:rPr>
        <w:t xml:space="preserve"> (</w:t>
      </w:r>
      <w:r>
        <w:rPr>
          <w:rFonts w:cs="Arial"/>
          <w:spacing w:val="-1"/>
          <w:szCs w:val="21"/>
          <w:lang w:eastAsia="zh-CN"/>
        </w:rPr>
        <w:t>“</w:t>
      </w:r>
      <w:r>
        <w:rPr>
          <w:rFonts w:cs="Arial" w:hint="eastAsia"/>
          <w:spacing w:val="-1"/>
          <w:szCs w:val="21"/>
          <w:lang w:eastAsia="zh-CN"/>
        </w:rPr>
        <w:t>60%</w:t>
      </w:r>
      <w:r>
        <w:rPr>
          <w:rFonts w:cs="Arial"/>
          <w:spacing w:val="-1"/>
          <w:szCs w:val="21"/>
          <w:lang w:eastAsia="zh-CN"/>
        </w:rPr>
        <w:t>”</w:t>
      </w:r>
      <w:r>
        <w:rPr>
          <w:rFonts w:cs="Arial" w:hint="eastAsia"/>
          <w:spacing w:val="-1"/>
          <w:szCs w:val="21"/>
          <w:lang w:eastAsia="zh-CN"/>
        </w:rPr>
        <w:t>)</w:t>
      </w:r>
    </w:p>
    <w:p w:rsidR="00211B6C" w:rsidRPr="00CC62DE" w:rsidRDefault="00211B6C" w:rsidP="00211B6C">
      <w:pPr>
        <w:spacing w:line="24" w:lineRule="atLeast"/>
        <w:rPr>
          <w:rFonts w:cs="Arial" w:hint="eastAsia"/>
          <w:lang w:eastAsia="zh-CN"/>
        </w:rPr>
      </w:pPr>
      <w:r w:rsidRPr="00CC62DE">
        <w:rPr>
          <w:rFonts w:cs="Arial"/>
          <w:spacing w:val="-1"/>
          <w:szCs w:val="21"/>
        </w:rPr>
        <w:t>–</w:t>
      </w:r>
      <w:r>
        <w:rPr>
          <w:rFonts w:cs="Arial" w:hint="eastAsia"/>
          <w:spacing w:val="-1"/>
          <w:szCs w:val="21"/>
          <w:lang w:eastAsia="zh-CN"/>
        </w:rPr>
        <w:t>Step 1</w:t>
      </w:r>
      <w:r w:rsidRPr="00CC62DE">
        <w:rPr>
          <w:rFonts w:cs="Arial"/>
          <w:spacing w:val="-1"/>
          <w:szCs w:val="21"/>
        </w:rPr>
        <w:t xml:space="preserve"> </w:t>
      </w:r>
      <w:r>
        <w:rPr>
          <w:rFonts w:cs="Arial" w:hint="eastAsia"/>
          <w:spacing w:val="-1"/>
          <w:szCs w:val="21"/>
        </w:rPr>
        <w:t xml:space="preserve">Get </w:t>
      </w:r>
      <w:r>
        <w:rPr>
          <w:rFonts w:cs="Arial" w:hint="eastAsia"/>
          <w:spacing w:val="-1"/>
          <w:szCs w:val="21"/>
          <w:lang w:eastAsia="zh-CN"/>
        </w:rPr>
        <w:t xml:space="preserve">the </w:t>
      </w:r>
      <w:r>
        <w:rPr>
          <w:rFonts w:cs="Arial" w:hint="eastAsia"/>
          <w:spacing w:val="-1"/>
          <w:szCs w:val="21"/>
        </w:rPr>
        <w:t>calibrate point step</w:t>
      </w:r>
      <w:r>
        <w:rPr>
          <w:rFonts w:cs="Arial" w:hint="eastAsia"/>
          <w:spacing w:val="-1"/>
          <w:szCs w:val="21"/>
          <w:lang w:eastAsia="zh-CN"/>
        </w:rPr>
        <w:t xml:space="preserve"> </w:t>
      </w:r>
    </w:p>
    <w:p w:rsidR="00211B6C" w:rsidRPr="00CC62DE" w:rsidRDefault="00211B6C" w:rsidP="00211B6C">
      <w:pPr>
        <w:rPr>
          <w:rFonts w:ascii="Arial" w:hAnsi="Arial" w:cs="Arial" w:hint="eastAsia"/>
          <w:b/>
          <w:sz w:val="21"/>
          <w:szCs w:val="21"/>
          <w:lang w:val="en-GB" w:eastAsia="zh-CN"/>
        </w:rPr>
      </w:pPr>
      <w:r w:rsidRPr="00CC62DE">
        <w:rPr>
          <w:rFonts w:ascii="Arial" w:hAnsi="Arial" w:cs="Arial"/>
          <w:b/>
          <w:sz w:val="21"/>
          <w:szCs w:val="21"/>
          <w:lang w:val="en-GB" w:eastAsia="zh-CN"/>
        </w:rPr>
        <w:t xml:space="preserve">The following command can be used to </w:t>
      </w:r>
      <w:r w:rsidRPr="006778B2">
        <w:rPr>
          <w:rFonts w:ascii="Arial" w:hAnsi="Arial" w:cs="Arial" w:hint="eastAsia"/>
          <w:b/>
          <w:sz w:val="21"/>
          <w:szCs w:val="21"/>
          <w:lang w:val="en-GB" w:eastAsia="zh-CN"/>
        </w:rPr>
        <w:t>Get the first calibrate point step</w:t>
      </w:r>
      <w:r w:rsidRPr="00CC62DE">
        <w:rPr>
          <w:rFonts w:ascii="Arial" w:hAnsi="Arial" w:cs="Arial" w:hint="eastAsia"/>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211B6C" w:rsidRPr="00CC62DE" w:rsidTr="00E84D61">
        <w:trPr>
          <w:trHeight w:val="276"/>
        </w:trPr>
        <w:tc>
          <w:tcPr>
            <w:tcW w:w="0" w:type="auto"/>
            <w:shd w:val="clear" w:color="auto" w:fill="E6E6E6"/>
            <w:vAlign w:val="center"/>
          </w:tcPr>
          <w:p w:rsidR="00211B6C" w:rsidRPr="00CC62DE" w:rsidRDefault="00211B6C" w:rsidP="00E84D61">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Data7</w:t>
            </w:r>
          </w:p>
        </w:tc>
      </w:tr>
      <w:tr w:rsidR="00211B6C" w:rsidRPr="00CC62DE" w:rsidTr="00E84D61">
        <w:trPr>
          <w:trHeight w:val="243"/>
        </w:trPr>
        <w:tc>
          <w:tcPr>
            <w:tcW w:w="0" w:type="auto"/>
            <w:shd w:val="clear" w:color="auto" w:fill="auto"/>
            <w:vAlign w:val="center"/>
          </w:tcPr>
          <w:p w:rsidR="00211B6C" w:rsidRPr="00CC62DE" w:rsidRDefault="00211B6C" w:rsidP="00E84D61">
            <w:pPr>
              <w:jc w:val="center"/>
              <w:rPr>
                <w:rFonts w:ascii="Arial" w:hAnsi="Arial" w:hint="eastAsia"/>
                <w:sz w:val="18"/>
                <w:lang w:eastAsia="zh-CN"/>
              </w:rPr>
            </w:pPr>
            <w:r w:rsidRPr="00CC62DE">
              <w:rPr>
                <w:rFonts w:ascii="Arial" w:hAnsi="Arial" w:hint="eastAsia"/>
                <w:sz w:val="18"/>
                <w:lang w:eastAsia="zh-CN"/>
              </w:rPr>
              <w:t>0x772</w:t>
            </w:r>
          </w:p>
        </w:tc>
        <w:tc>
          <w:tcPr>
            <w:tcW w:w="0" w:type="auto"/>
            <w:shd w:val="clear" w:color="auto" w:fill="auto"/>
            <w:vAlign w:val="center"/>
          </w:tcPr>
          <w:p w:rsidR="00211B6C" w:rsidRPr="00CC62DE" w:rsidRDefault="00211B6C" w:rsidP="00E84D61">
            <w:pPr>
              <w:jc w:val="center"/>
              <w:rPr>
                <w:rFonts w:ascii="Arial" w:hAnsi="Arial"/>
                <w:sz w:val="18"/>
                <w:lang w:eastAsia="zh-CN"/>
              </w:rPr>
            </w:pPr>
            <w:r w:rsidRPr="00CC62DE">
              <w:rPr>
                <w:rFonts w:ascii="Arial" w:hAnsi="Arial"/>
                <w:sz w:val="18"/>
              </w:rPr>
              <w:t>0x</w:t>
            </w:r>
            <w:r>
              <w:rPr>
                <w:rFonts w:ascii="Arial" w:hAnsi="Arial" w:hint="eastAsia"/>
                <w:sz w:val="18"/>
                <w:lang w:eastAsia="zh-CN"/>
              </w:rPr>
              <w:t>1B</w:t>
            </w:r>
          </w:p>
        </w:tc>
        <w:tc>
          <w:tcPr>
            <w:tcW w:w="0" w:type="auto"/>
            <w:shd w:val="clear" w:color="auto" w:fill="auto"/>
            <w:vAlign w:val="center"/>
          </w:tcPr>
          <w:p w:rsidR="00211B6C" w:rsidRPr="00CC62DE" w:rsidRDefault="00211B6C" w:rsidP="00E84D61">
            <w:pPr>
              <w:keepNext/>
              <w:jc w:val="center"/>
              <w:rPr>
                <w:rFonts w:ascii="Arial" w:hAnsi="Arial"/>
                <w:sz w:val="18"/>
                <w:lang w:val="en-GB" w:eastAsia="zh-CN"/>
              </w:rPr>
            </w:pPr>
            <w:r w:rsidRPr="00CC62DE">
              <w:rPr>
                <w:rFonts w:ascii="Arial" w:hAnsi="Arial"/>
                <w:sz w:val="18"/>
                <w:lang w:val="en-GB"/>
              </w:rPr>
              <w:t>0x</w:t>
            </w:r>
            <w:r w:rsidRPr="00CC62DE">
              <w:rPr>
                <w:rFonts w:ascii="Arial" w:hAnsi="Arial" w:hint="eastAsia"/>
                <w:sz w:val="18"/>
                <w:lang w:val="en-GB" w:eastAsia="zh-CN"/>
              </w:rPr>
              <w:t>0</w:t>
            </w:r>
            <w:r>
              <w:rPr>
                <w:rFonts w:ascii="Arial" w:hAnsi="Arial" w:hint="eastAsia"/>
                <w:sz w:val="18"/>
                <w:lang w:val="en-GB" w:eastAsia="zh-CN"/>
              </w:rPr>
              <w:t>0</w:t>
            </w:r>
          </w:p>
        </w:tc>
        <w:tc>
          <w:tcPr>
            <w:tcW w:w="1036" w:type="dxa"/>
            <w:shd w:val="clear" w:color="auto" w:fill="auto"/>
          </w:tcPr>
          <w:p w:rsidR="00211B6C" w:rsidRPr="00CC62DE" w:rsidRDefault="00211B6C" w:rsidP="00E84D61">
            <w:pPr>
              <w:keepNext/>
              <w:jc w:val="center"/>
              <w:rPr>
                <w:rFonts w:ascii="Arial" w:hAnsi="Arial" w:hint="eastAsia"/>
                <w:sz w:val="18"/>
                <w:lang w:val="en-GB" w:eastAsia="zh-CN"/>
              </w:rPr>
            </w:pPr>
            <w:r w:rsidRPr="00CC62DE">
              <w:rPr>
                <w:rFonts w:ascii="Arial" w:hAnsi="Arial"/>
                <w:sz w:val="18"/>
                <w:lang w:val="en-GB"/>
              </w:rPr>
              <w:t>0x</w:t>
            </w:r>
            <w:r>
              <w:rPr>
                <w:rFonts w:ascii="Arial" w:hAnsi="Arial" w:hint="eastAsia"/>
                <w:sz w:val="18"/>
                <w:lang w:val="en-GB" w:eastAsia="zh-CN"/>
              </w:rPr>
              <w:t>01</w:t>
            </w:r>
          </w:p>
        </w:tc>
        <w:tc>
          <w:tcPr>
            <w:tcW w:w="0" w:type="auto"/>
          </w:tcPr>
          <w:p w:rsidR="00211B6C" w:rsidRPr="00CC62DE" w:rsidRDefault="00211B6C" w:rsidP="00211B6C">
            <w:pPr>
              <w:jc w:val="center"/>
              <w:rPr>
                <w:rFonts w:ascii="Arial" w:hAnsi="Arial" w:hint="eastAsia"/>
                <w:sz w:val="18"/>
                <w:lang w:val="en-GB" w:eastAsia="zh-CN"/>
              </w:rPr>
            </w:pPr>
            <w:r w:rsidRPr="00CC62DE">
              <w:rPr>
                <w:rFonts w:ascii="Arial" w:hAnsi="Arial" w:hint="eastAsia"/>
                <w:sz w:val="18"/>
                <w:lang w:val="en-GB" w:eastAsia="zh-CN"/>
              </w:rPr>
              <w:t>0x</w:t>
            </w:r>
            <w:r>
              <w:rPr>
                <w:rFonts w:ascii="Arial" w:hAnsi="Arial" w:hint="eastAsia"/>
                <w:sz w:val="18"/>
                <w:lang w:val="en-GB" w:eastAsia="zh-CN"/>
              </w:rPr>
              <w:t>05</w:t>
            </w:r>
          </w:p>
        </w:tc>
        <w:tc>
          <w:tcPr>
            <w:tcW w:w="0" w:type="auto"/>
          </w:tcPr>
          <w:p w:rsidR="00211B6C" w:rsidRPr="00CC62DE" w:rsidRDefault="00211B6C" w:rsidP="00E84D61">
            <w:pPr>
              <w:jc w:val="center"/>
              <w:rPr>
                <w:rFonts w:ascii="Arial" w:hAnsi="Arial" w:hint="eastAsia"/>
                <w:sz w:val="18"/>
                <w:lang w:val="en-GB" w:eastAsia="zh-CN"/>
              </w:rPr>
            </w:pPr>
            <w:r w:rsidRPr="00CC62DE">
              <w:rPr>
                <w:rFonts w:ascii="Arial" w:hAnsi="Arial" w:cs="Arial" w:hint="eastAsia"/>
                <w:sz w:val="18"/>
                <w:szCs w:val="18"/>
                <w:lang w:val="en-GB" w:eastAsia="zh-CN"/>
              </w:rPr>
              <w:t>0x</w:t>
            </w:r>
            <w:r>
              <w:rPr>
                <w:rFonts w:ascii="Arial" w:hAnsi="Arial" w:cs="Arial" w:hint="eastAsia"/>
                <w:sz w:val="18"/>
                <w:szCs w:val="18"/>
                <w:lang w:val="en-GB" w:eastAsia="zh-CN"/>
              </w:rPr>
              <w:t>01</w:t>
            </w:r>
          </w:p>
        </w:tc>
        <w:tc>
          <w:tcPr>
            <w:tcW w:w="0" w:type="auto"/>
          </w:tcPr>
          <w:p w:rsidR="00211B6C" w:rsidRPr="00CC62DE" w:rsidRDefault="00211B6C" w:rsidP="00E84D61">
            <w:pPr>
              <w:jc w:val="center"/>
              <w:rPr>
                <w:rFonts w:ascii="Arial" w:hAnsi="Arial" w:hint="eastAsia"/>
                <w:sz w:val="18"/>
                <w:lang w:val="en-GB" w:eastAsia="zh-CN"/>
              </w:rPr>
            </w:pPr>
            <w:r w:rsidRPr="00CC62DE">
              <w:rPr>
                <w:rFonts w:ascii="Arial" w:hAnsi="Arial" w:cs="Arial" w:hint="eastAsia"/>
                <w:sz w:val="18"/>
                <w:szCs w:val="18"/>
                <w:lang w:val="en-GB" w:eastAsia="zh-CN"/>
              </w:rPr>
              <w:t>0xAA</w:t>
            </w:r>
          </w:p>
        </w:tc>
        <w:tc>
          <w:tcPr>
            <w:tcW w:w="0" w:type="auto"/>
          </w:tcPr>
          <w:p w:rsidR="00211B6C" w:rsidRPr="00CC62DE" w:rsidRDefault="00211B6C" w:rsidP="00E84D61">
            <w:pPr>
              <w:jc w:val="center"/>
              <w:rPr>
                <w:rFonts w:hint="eastAsia"/>
                <w:lang w:eastAsia="zh-CN"/>
              </w:rPr>
            </w:pPr>
            <w:r w:rsidRPr="00CC62DE">
              <w:rPr>
                <w:rFonts w:ascii="Arial" w:hAnsi="Arial" w:cs="Arial" w:hint="eastAsia"/>
                <w:sz w:val="18"/>
                <w:szCs w:val="18"/>
                <w:lang w:val="en-GB" w:eastAsia="zh-CN"/>
              </w:rPr>
              <w:t>0xAA</w:t>
            </w:r>
          </w:p>
        </w:tc>
        <w:tc>
          <w:tcPr>
            <w:tcW w:w="0" w:type="auto"/>
          </w:tcPr>
          <w:p w:rsidR="00211B6C" w:rsidRPr="00CC62DE" w:rsidRDefault="00211B6C" w:rsidP="00E84D61">
            <w:pPr>
              <w:jc w:val="center"/>
              <w:rPr>
                <w:rFonts w:hint="eastAsia"/>
                <w:lang w:eastAsia="zh-CN"/>
              </w:rPr>
            </w:pPr>
            <w:r w:rsidRPr="00CC62DE">
              <w:rPr>
                <w:rFonts w:ascii="Arial" w:hAnsi="Arial" w:cs="Arial" w:hint="eastAsia"/>
                <w:sz w:val="18"/>
                <w:szCs w:val="18"/>
                <w:lang w:val="en-GB" w:eastAsia="zh-CN"/>
              </w:rPr>
              <w:t>0xAA</w:t>
            </w:r>
          </w:p>
        </w:tc>
      </w:tr>
    </w:tbl>
    <w:p w:rsidR="00211B6C" w:rsidRPr="00CC62DE" w:rsidRDefault="00211B6C" w:rsidP="00211B6C">
      <w:pPr>
        <w:rPr>
          <w:rFonts w:ascii="Arial" w:hAnsi="Arial" w:cs="Arial" w:hint="eastAsia"/>
          <w:b/>
          <w:sz w:val="21"/>
          <w:szCs w:val="21"/>
          <w:lang w:val="en-GB" w:eastAsia="zh-CN"/>
        </w:rPr>
      </w:pPr>
    </w:p>
    <w:p w:rsidR="00211B6C" w:rsidRPr="00CC62DE" w:rsidRDefault="00211B6C" w:rsidP="00211B6C">
      <w:pPr>
        <w:rPr>
          <w:rFonts w:ascii="Arial" w:hAnsi="Arial" w:cs="Arial" w:hint="eastAsia"/>
          <w:b/>
          <w:sz w:val="21"/>
          <w:szCs w:val="21"/>
          <w:lang w:val="en-GB" w:eastAsia="zh-CN"/>
        </w:rPr>
      </w:pPr>
      <w:r w:rsidRPr="00CC62DE">
        <w:rPr>
          <w:rFonts w:ascii="Arial" w:hAnsi="Arial" w:cs="Arial"/>
          <w:b/>
          <w:sz w:val="21"/>
          <w:szCs w:val="21"/>
          <w:lang w:val="en-GB" w:eastAsia="zh-CN"/>
        </w:rPr>
        <w:t>The ECU answer with the acknowledgement sent as follow</w:t>
      </w:r>
      <w:r w:rsidRPr="00CC62DE">
        <w:rPr>
          <w:rFonts w:ascii="Arial" w:hAnsi="Arial" w:cs="Arial" w:hint="eastAsia"/>
          <w:b/>
          <w:sz w:val="21"/>
          <w:szCs w:val="21"/>
          <w:lang w:val="en-GB" w:eastAsia="zh-CN"/>
        </w:rPr>
        <w:t>ing</w:t>
      </w:r>
      <w:r w:rsidRPr="00CC62DE">
        <w:rPr>
          <w:rFonts w:ascii="Arial" w:hAnsi="Arial" w:cs="Arial"/>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211B6C" w:rsidRPr="00CC62DE" w:rsidTr="00E84D61">
        <w:trPr>
          <w:trHeight w:val="276"/>
        </w:trPr>
        <w:tc>
          <w:tcPr>
            <w:tcW w:w="0" w:type="auto"/>
            <w:shd w:val="clear" w:color="auto" w:fill="E6E6E6"/>
            <w:vAlign w:val="center"/>
          </w:tcPr>
          <w:p w:rsidR="00211B6C" w:rsidRPr="00CC62DE" w:rsidRDefault="00211B6C" w:rsidP="00E84D61">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Data7</w:t>
            </w:r>
          </w:p>
        </w:tc>
      </w:tr>
      <w:tr w:rsidR="00211B6C" w:rsidRPr="00CC62DE" w:rsidTr="00E84D61">
        <w:trPr>
          <w:trHeight w:val="223"/>
        </w:trPr>
        <w:tc>
          <w:tcPr>
            <w:tcW w:w="0" w:type="auto"/>
            <w:shd w:val="clear" w:color="auto" w:fill="auto"/>
            <w:vAlign w:val="center"/>
          </w:tcPr>
          <w:p w:rsidR="00211B6C" w:rsidRPr="00CC62DE" w:rsidRDefault="00211B6C" w:rsidP="00E84D61">
            <w:pPr>
              <w:jc w:val="center"/>
              <w:rPr>
                <w:rFonts w:ascii="Arial" w:hAnsi="Arial" w:hint="eastAsia"/>
                <w:sz w:val="18"/>
                <w:lang w:eastAsia="zh-CN"/>
              </w:rPr>
            </w:pPr>
            <w:r w:rsidRPr="00CC62DE">
              <w:rPr>
                <w:rFonts w:ascii="Arial" w:hAnsi="Arial"/>
                <w:sz w:val="18"/>
              </w:rPr>
              <w:t>0x774</w:t>
            </w:r>
          </w:p>
        </w:tc>
        <w:tc>
          <w:tcPr>
            <w:tcW w:w="0" w:type="auto"/>
            <w:shd w:val="clear" w:color="auto" w:fill="auto"/>
            <w:vAlign w:val="center"/>
          </w:tcPr>
          <w:p w:rsidR="00211B6C" w:rsidRPr="00CC62DE" w:rsidRDefault="00211B6C" w:rsidP="00E84D61">
            <w:pPr>
              <w:jc w:val="center"/>
              <w:rPr>
                <w:rFonts w:ascii="Arial" w:hAnsi="Arial"/>
                <w:sz w:val="18"/>
                <w:lang w:eastAsia="zh-CN"/>
              </w:rPr>
            </w:pPr>
            <w:r w:rsidRPr="00CC62DE">
              <w:rPr>
                <w:rFonts w:ascii="Arial" w:hAnsi="Arial"/>
                <w:sz w:val="18"/>
              </w:rPr>
              <w:t>0x</w:t>
            </w:r>
            <w:r>
              <w:rPr>
                <w:rFonts w:ascii="Arial" w:hAnsi="Arial" w:hint="eastAsia"/>
                <w:sz w:val="18"/>
                <w:lang w:eastAsia="zh-CN"/>
              </w:rPr>
              <w:t>5B</w:t>
            </w:r>
          </w:p>
        </w:tc>
        <w:tc>
          <w:tcPr>
            <w:tcW w:w="0" w:type="auto"/>
            <w:shd w:val="clear" w:color="auto" w:fill="auto"/>
            <w:vAlign w:val="center"/>
          </w:tcPr>
          <w:p w:rsidR="00211B6C" w:rsidRPr="00CC62DE" w:rsidRDefault="00211B6C" w:rsidP="00E84D61">
            <w:pPr>
              <w:keepNext/>
              <w:jc w:val="center"/>
              <w:rPr>
                <w:rFonts w:ascii="Arial" w:hAnsi="Arial" w:hint="eastAsia"/>
                <w:sz w:val="18"/>
                <w:lang w:val="en-GB" w:eastAsia="zh-CN"/>
              </w:rPr>
            </w:pPr>
            <w:r w:rsidRPr="00CC62DE">
              <w:rPr>
                <w:rFonts w:ascii="Arial" w:hAnsi="Arial"/>
                <w:sz w:val="18"/>
                <w:lang w:val="en-GB"/>
              </w:rPr>
              <w:t>0</w:t>
            </w:r>
            <w:r w:rsidRPr="00CC62DE">
              <w:rPr>
                <w:rFonts w:ascii="Arial" w:hAnsi="Arial" w:hint="eastAsia"/>
                <w:sz w:val="18"/>
                <w:lang w:val="en-GB" w:eastAsia="zh-CN"/>
              </w:rPr>
              <w:t>x0</w:t>
            </w:r>
            <w:r>
              <w:rPr>
                <w:rFonts w:ascii="Arial" w:hAnsi="Arial" w:hint="eastAsia"/>
                <w:sz w:val="18"/>
                <w:lang w:val="en-GB" w:eastAsia="zh-CN"/>
              </w:rPr>
              <w:t>0</w:t>
            </w:r>
          </w:p>
        </w:tc>
        <w:tc>
          <w:tcPr>
            <w:tcW w:w="1036" w:type="dxa"/>
            <w:shd w:val="clear" w:color="auto" w:fill="auto"/>
          </w:tcPr>
          <w:p w:rsidR="00211B6C" w:rsidRPr="00CC62DE" w:rsidRDefault="00211B6C" w:rsidP="00E84D61">
            <w:pPr>
              <w:keepNext/>
              <w:jc w:val="center"/>
              <w:rPr>
                <w:rFonts w:ascii="Arial" w:hAnsi="Arial" w:hint="eastAsia"/>
                <w:sz w:val="18"/>
                <w:lang w:val="en-GB" w:eastAsia="zh-CN"/>
              </w:rPr>
            </w:pPr>
            <w:r>
              <w:rPr>
                <w:rFonts w:ascii="Arial" w:hAnsi="Arial" w:hint="eastAsia"/>
                <w:sz w:val="18"/>
                <w:lang w:val="en-GB" w:eastAsia="zh-CN"/>
              </w:rPr>
              <w:t>0x01</w:t>
            </w:r>
          </w:p>
        </w:tc>
        <w:tc>
          <w:tcPr>
            <w:tcW w:w="0" w:type="auto"/>
          </w:tcPr>
          <w:p w:rsidR="00211B6C" w:rsidRPr="00CC62DE" w:rsidRDefault="00211B6C" w:rsidP="00211B6C">
            <w:pPr>
              <w:jc w:val="center"/>
              <w:rPr>
                <w:rFonts w:ascii="Arial" w:hAnsi="Arial" w:hint="eastAsia"/>
                <w:sz w:val="18"/>
                <w:lang w:val="en-GB" w:eastAsia="zh-CN"/>
              </w:rPr>
            </w:pPr>
            <w:r>
              <w:rPr>
                <w:rFonts w:ascii="Arial" w:hAnsi="Arial" w:hint="eastAsia"/>
                <w:sz w:val="18"/>
                <w:lang w:val="en-GB" w:eastAsia="zh-CN"/>
              </w:rPr>
              <w:t>0x05</w:t>
            </w:r>
          </w:p>
        </w:tc>
        <w:tc>
          <w:tcPr>
            <w:tcW w:w="0" w:type="auto"/>
          </w:tcPr>
          <w:p w:rsidR="00211B6C" w:rsidRPr="00CC62DE" w:rsidRDefault="00211B6C" w:rsidP="00E84D61">
            <w:pPr>
              <w:jc w:val="center"/>
              <w:rPr>
                <w:rFonts w:ascii="Arial" w:hAnsi="Arial"/>
                <w:sz w:val="18"/>
                <w:lang w:val="en-GB" w:eastAsia="zh-CN"/>
              </w:rPr>
            </w:pPr>
            <w:r>
              <w:rPr>
                <w:rFonts w:ascii="Arial" w:hAnsi="Arial" w:hint="eastAsia"/>
                <w:sz w:val="18"/>
                <w:lang w:val="en-GB" w:eastAsia="zh-CN"/>
              </w:rPr>
              <w:t>0x01</w:t>
            </w:r>
          </w:p>
        </w:tc>
        <w:tc>
          <w:tcPr>
            <w:tcW w:w="0" w:type="auto"/>
          </w:tcPr>
          <w:p w:rsidR="00211B6C" w:rsidRPr="00BA207F" w:rsidRDefault="00211B6C" w:rsidP="00E84D61">
            <w:pPr>
              <w:jc w:val="center"/>
              <w:rPr>
                <w:rFonts w:ascii="Arial" w:hAnsi="Arial"/>
                <w:color w:val="FF0000"/>
                <w:sz w:val="18"/>
                <w:lang w:val="en-GB" w:eastAsia="zh-CN"/>
              </w:rPr>
            </w:pPr>
            <w:r w:rsidRPr="00BA207F">
              <w:rPr>
                <w:rFonts w:ascii="Arial" w:hAnsi="Arial" w:hint="eastAsia"/>
                <w:color w:val="FF0000"/>
                <w:sz w:val="18"/>
                <w:lang w:val="en-GB" w:eastAsia="zh-CN"/>
              </w:rPr>
              <w:t>0x</w:t>
            </w:r>
            <w:r>
              <w:rPr>
                <w:rFonts w:ascii="Arial" w:hAnsi="Arial" w:hint="eastAsia"/>
                <w:color w:val="FF0000"/>
                <w:sz w:val="18"/>
                <w:lang w:val="en-GB" w:eastAsia="zh-CN"/>
              </w:rPr>
              <w:t>XX</w:t>
            </w:r>
          </w:p>
        </w:tc>
        <w:tc>
          <w:tcPr>
            <w:tcW w:w="0" w:type="auto"/>
          </w:tcPr>
          <w:p w:rsidR="00211B6C" w:rsidRPr="00BA207F" w:rsidRDefault="00211B6C" w:rsidP="00E84D61">
            <w:pPr>
              <w:jc w:val="center"/>
              <w:rPr>
                <w:rFonts w:ascii="Arial" w:hAnsi="Arial"/>
                <w:color w:val="FF0000"/>
                <w:sz w:val="18"/>
                <w:lang w:val="en-GB" w:eastAsia="zh-CN"/>
              </w:rPr>
            </w:pPr>
            <w:r w:rsidRPr="00BA207F">
              <w:rPr>
                <w:rFonts w:ascii="Arial" w:hAnsi="Arial" w:hint="eastAsia"/>
                <w:color w:val="FF0000"/>
                <w:sz w:val="18"/>
                <w:lang w:val="en-GB" w:eastAsia="zh-CN"/>
              </w:rPr>
              <w:t>0x</w:t>
            </w:r>
            <w:r>
              <w:rPr>
                <w:rFonts w:ascii="Arial" w:hAnsi="Arial" w:hint="eastAsia"/>
                <w:color w:val="FF0000"/>
                <w:sz w:val="18"/>
                <w:lang w:val="en-GB" w:eastAsia="zh-CN"/>
              </w:rPr>
              <w:t>XX</w:t>
            </w:r>
          </w:p>
        </w:tc>
        <w:tc>
          <w:tcPr>
            <w:tcW w:w="0" w:type="auto"/>
          </w:tcPr>
          <w:p w:rsidR="00211B6C" w:rsidRPr="00CC62DE" w:rsidRDefault="00211B6C" w:rsidP="00E84D61">
            <w:pPr>
              <w:jc w:val="center"/>
            </w:pPr>
            <w:r w:rsidRPr="00CC62DE">
              <w:rPr>
                <w:rFonts w:ascii="Arial" w:hAnsi="Arial" w:hint="eastAsia"/>
                <w:sz w:val="18"/>
                <w:lang w:val="en-GB" w:eastAsia="zh-CN"/>
              </w:rPr>
              <w:t>--</w:t>
            </w:r>
          </w:p>
        </w:tc>
      </w:tr>
    </w:tbl>
    <w:p w:rsidR="00211B6C" w:rsidRDefault="00211B6C" w:rsidP="00211B6C">
      <w:pPr>
        <w:rPr>
          <w:rFonts w:ascii="Arial" w:hAnsi="Arial" w:cs="Arial" w:hint="eastAsia"/>
          <w:b/>
          <w:sz w:val="21"/>
          <w:szCs w:val="21"/>
          <w:lang w:val="en-GB" w:eastAsia="zh-CN"/>
        </w:rPr>
      </w:pPr>
      <w:r>
        <w:rPr>
          <w:rFonts w:ascii="Arial" w:hAnsi="Arial" w:cs="Arial" w:hint="eastAsia"/>
          <w:b/>
          <w:sz w:val="21"/>
          <w:szCs w:val="21"/>
          <w:lang w:val="en-GB" w:eastAsia="zh-CN"/>
        </w:rPr>
        <w:t>Note: Data5 and Data6 are the steps.</w:t>
      </w:r>
    </w:p>
    <w:p w:rsidR="00211B6C" w:rsidRDefault="00211B6C" w:rsidP="00211B6C">
      <w:pPr>
        <w:rPr>
          <w:rFonts w:ascii="Arial" w:hAnsi="Arial" w:cs="Arial" w:hint="eastAsia"/>
          <w:b/>
          <w:sz w:val="21"/>
          <w:szCs w:val="21"/>
          <w:lang w:val="en-GB" w:eastAsia="zh-CN"/>
        </w:rPr>
      </w:pPr>
      <w:r>
        <w:rPr>
          <w:rFonts w:ascii="Arial" w:hAnsi="Arial" w:cs="Arial" w:hint="eastAsia"/>
          <w:b/>
          <w:sz w:val="21"/>
          <w:szCs w:val="21"/>
          <w:lang w:val="en-GB" w:eastAsia="zh-CN"/>
        </w:rPr>
        <w:t>Data5 = 0 and Data6 = 0, step=0.</w:t>
      </w:r>
    </w:p>
    <w:p w:rsidR="00211B6C" w:rsidRDefault="00211B6C" w:rsidP="00211B6C">
      <w:pPr>
        <w:spacing w:line="24" w:lineRule="atLeast"/>
        <w:rPr>
          <w:rFonts w:cs="Arial" w:hint="eastAsia"/>
          <w:lang w:eastAsia="zh-CN"/>
        </w:rPr>
      </w:pPr>
    </w:p>
    <w:p w:rsidR="00211B6C" w:rsidRDefault="00211B6C" w:rsidP="00211B6C">
      <w:pPr>
        <w:spacing w:line="24" w:lineRule="atLeast"/>
        <w:rPr>
          <w:rFonts w:cs="Arial" w:hint="eastAsia"/>
          <w:lang w:eastAsia="zh-CN"/>
        </w:rPr>
      </w:pPr>
      <w:r w:rsidRPr="00CC62DE">
        <w:rPr>
          <w:rFonts w:cs="Arial"/>
          <w:spacing w:val="-1"/>
          <w:szCs w:val="21"/>
        </w:rPr>
        <w:t>–</w:t>
      </w:r>
      <w:r>
        <w:rPr>
          <w:rFonts w:cs="Arial" w:hint="eastAsia"/>
          <w:spacing w:val="-1"/>
          <w:szCs w:val="21"/>
          <w:lang w:eastAsia="zh-CN"/>
        </w:rPr>
        <w:t xml:space="preserve">Step 2 </w:t>
      </w:r>
      <w:r w:rsidRPr="00FD1D68">
        <w:rPr>
          <w:rFonts w:cs="Arial"/>
          <w:spacing w:val="-1"/>
          <w:szCs w:val="21"/>
        </w:rPr>
        <w:t>Gauge Movement</w:t>
      </w:r>
    </w:p>
    <w:p w:rsidR="00211B6C" w:rsidRPr="00CC62DE" w:rsidRDefault="00211B6C" w:rsidP="00211B6C">
      <w:pPr>
        <w:rPr>
          <w:rFonts w:ascii="Arial" w:hAnsi="Arial" w:cs="Arial" w:hint="eastAsia"/>
          <w:b/>
          <w:sz w:val="21"/>
          <w:szCs w:val="21"/>
          <w:lang w:val="en-GB" w:eastAsia="zh-CN"/>
        </w:rPr>
      </w:pPr>
      <w:r w:rsidRPr="00CC62DE">
        <w:rPr>
          <w:rFonts w:ascii="Arial" w:hAnsi="Arial" w:cs="Arial"/>
          <w:b/>
          <w:sz w:val="21"/>
          <w:szCs w:val="21"/>
          <w:lang w:val="en-GB" w:eastAsia="zh-CN"/>
        </w:rPr>
        <w:t xml:space="preserve">The following command can be used to </w:t>
      </w:r>
      <w:r>
        <w:rPr>
          <w:rFonts w:ascii="Arial" w:hAnsi="Arial" w:cs="Arial" w:hint="eastAsia"/>
          <w:b/>
          <w:sz w:val="21"/>
          <w:szCs w:val="21"/>
          <w:lang w:val="en-GB" w:eastAsia="zh-CN"/>
        </w:rPr>
        <w:t>move the step motor</w:t>
      </w:r>
      <w:r w:rsidRPr="00CC62DE">
        <w:rPr>
          <w:rFonts w:ascii="Arial" w:hAnsi="Arial" w:cs="Arial" w:hint="eastAsia"/>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211B6C" w:rsidRPr="00CC62DE" w:rsidTr="00E84D61">
        <w:trPr>
          <w:trHeight w:val="276"/>
        </w:trPr>
        <w:tc>
          <w:tcPr>
            <w:tcW w:w="0" w:type="auto"/>
            <w:shd w:val="clear" w:color="auto" w:fill="E6E6E6"/>
            <w:vAlign w:val="center"/>
          </w:tcPr>
          <w:p w:rsidR="00211B6C" w:rsidRPr="00CC62DE" w:rsidRDefault="00211B6C" w:rsidP="00E84D61">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Data7</w:t>
            </w:r>
          </w:p>
        </w:tc>
      </w:tr>
      <w:tr w:rsidR="00211B6C" w:rsidRPr="00CC62DE" w:rsidTr="00E84D61">
        <w:trPr>
          <w:trHeight w:val="243"/>
        </w:trPr>
        <w:tc>
          <w:tcPr>
            <w:tcW w:w="0" w:type="auto"/>
            <w:shd w:val="clear" w:color="auto" w:fill="auto"/>
            <w:vAlign w:val="center"/>
          </w:tcPr>
          <w:p w:rsidR="00211B6C" w:rsidRPr="00CC62DE" w:rsidRDefault="00211B6C" w:rsidP="00E84D61">
            <w:pPr>
              <w:jc w:val="center"/>
              <w:rPr>
                <w:rFonts w:ascii="Arial" w:hAnsi="Arial" w:hint="eastAsia"/>
                <w:sz w:val="18"/>
                <w:lang w:eastAsia="zh-CN"/>
              </w:rPr>
            </w:pPr>
            <w:r w:rsidRPr="00CC62DE">
              <w:rPr>
                <w:rFonts w:ascii="Arial" w:hAnsi="Arial" w:hint="eastAsia"/>
                <w:sz w:val="18"/>
                <w:lang w:eastAsia="zh-CN"/>
              </w:rPr>
              <w:t>0x772</w:t>
            </w:r>
          </w:p>
        </w:tc>
        <w:tc>
          <w:tcPr>
            <w:tcW w:w="0" w:type="auto"/>
            <w:shd w:val="clear" w:color="auto" w:fill="auto"/>
            <w:vAlign w:val="center"/>
          </w:tcPr>
          <w:p w:rsidR="00211B6C" w:rsidRPr="00CC62DE" w:rsidRDefault="00211B6C" w:rsidP="00E84D61">
            <w:pPr>
              <w:jc w:val="center"/>
              <w:rPr>
                <w:rFonts w:ascii="Arial" w:hAnsi="Arial"/>
                <w:sz w:val="18"/>
                <w:lang w:eastAsia="zh-CN"/>
              </w:rPr>
            </w:pPr>
            <w:r w:rsidRPr="00CC62DE">
              <w:rPr>
                <w:rFonts w:ascii="Arial" w:hAnsi="Arial"/>
                <w:sz w:val="18"/>
              </w:rPr>
              <w:t>0x</w:t>
            </w:r>
            <w:r>
              <w:rPr>
                <w:rFonts w:ascii="Arial" w:hAnsi="Arial" w:hint="eastAsia"/>
                <w:sz w:val="18"/>
                <w:lang w:eastAsia="zh-CN"/>
              </w:rPr>
              <w:t>30</w:t>
            </w:r>
          </w:p>
        </w:tc>
        <w:tc>
          <w:tcPr>
            <w:tcW w:w="0" w:type="auto"/>
            <w:shd w:val="clear" w:color="auto" w:fill="auto"/>
            <w:vAlign w:val="center"/>
          </w:tcPr>
          <w:p w:rsidR="00211B6C" w:rsidRPr="00CC62DE" w:rsidRDefault="00211B6C" w:rsidP="00E84D61">
            <w:pPr>
              <w:keepNext/>
              <w:jc w:val="center"/>
              <w:rPr>
                <w:rFonts w:ascii="Arial" w:hAnsi="Arial"/>
                <w:sz w:val="18"/>
                <w:lang w:val="en-GB" w:eastAsia="zh-CN"/>
              </w:rPr>
            </w:pPr>
            <w:r w:rsidRPr="00CC62DE">
              <w:rPr>
                <w:rFonts w:ascii="Arial" w:hAnsi="Arial"/>
                <w:sz w:val="18"/>
                <w:lang w:val="en-GB"/>
              </w:rPr>
              <w:t>0x</w:t>
            </w:r>
            <w:r w:rsidRPr="00CC62DE">
              <w:rPr>
                <w:rFonts w:ascii="Arial" w:hAnsi="Arial" w:hint="eastAsia"/>
                <w:sz w:val="18"/>
                <w:lang w:val="en-GB" w:eastAsia="zh-CN"/>
              </w:rPr>
              <w:t>0</w:t>
            </w:r>
            <w:r>
              <w:rPr>
                <w:rFonts w:ascii="Arial" w:hAnsi="Arial" w:hint="eastAsia"/>
                <w:sz w:val="18"/>
                <w:lang w:val="en-GB" w:eastAsia="zh-CN"/>
              </w:rPr>
              <w:t>1</w:t>
            </w:r>
          </w:p>
        </w:tc>
        <w:tc>
          <w:tcPr>
            <w:tcW w:w="1036" w:type="dxa"/>
            <w:shd w:val="clear" w:color="auto" w:fill="auto"/>
          </w:tcPr>
          <w:p w:rsidR="00211B6C" w:rsidRPr="00CC62DE" w:rsidRDefault="00211B6C" w:rsidP="00211B6C">
            <w:pPr>
              <w:keepNext/>
              <w:jc w:val="center"/>
              <w:rPr>
                <w:rFonts w:ascii="Arial" w:hAnsi="Arial" w:hint="eastAsia"/>
                <w:sz w:val="18"/>
                <w:lang w:val="en-GB" w:eastAsia="zh-CN"/>
              </w:rPr>
            </w:pPr>
            <w:r w:rsidRPr="00CC62DE">
              <w:rPr>
                <w:rFonts w:ascii="Arial" w:hAnsi="Arial"/>
                <w:sz w:val="18"/>
                <w:lang w:val="en-GB"/>
              </w:rPr>
              <w:t>0x</w:t>
            </w:r>
            <w:r>
              <w:rPr>
                <w:rFonts w:ascii="Arial" w:hAnsi="Arial" w:hint="eastAsia"/>
                <w:sz w:val="18"/>
                <w:lang w:val="en-GB" w:eastAsia="zh-CN"/>
              </w:rPr>
              <w:t>05</w:t>
            </w:r>
          </w:p>
        </w:tc>
        <w:tc>
          <w:tcPr>
            <w:tcW w:w="0" w:type="auto"/>
          </w:tcPr>
          <w:p w:rsidR="00211B6C" w:rsidRPr="006778B2" w:rsidRDefault="00211B6C" w:rsidP="00E84D61">
            <w:pPr>
              <w:jc w:val="center"/>
              <w:rPr>
                <w:rFonts w:ascii="Arial" w:hAnsi="Arial" w:hint="eastAsia"/>
                <w:color w:val="FF0000"/>
                <w:sz w:val="18"/>
                <w:lang w:val="en-GB" w:eastAsia="zh-CN"/>
              </w:rPr>
            </w:pPr>
            <w:r w:rsidRPr="006778B2">
              <w:rPr>
                <w:rFonts w:ascii="Arial" w:hAnsi="Arial" w:hint="eastAsia"/>
                <w:color w:val="FF0000"/>
                <w:sz w:val="18"/>
                <w:lang w:val="en-GB" w:eastAsia="zh-CN"/>
              </w:rPr>
              <w:t>0x</w:t>
            </w:r>
            <w:r>
              <w:rPr>
                <w:rFonts w:ascii="Arial" w:hAnsi="Arial" w:hint="eastAsia"/>
                <w:color w:val="FF0000"/>
                <w:sz w:val="18"/>
                <w:lang w:val="en-GB" w:eastAsia="zh-CN"/>
              </w:rPr>
              <w:t>XX</w:t>
            </w:r>
          </w:p>
        </w:tc>
        <w:tc>
          <w:tcPr>
            <w:tcW w:w="0" w:type="auto"/>
          </w:tcPr>
          <w:p w:rsidR="00211B6C" w:rsidRPr="006778B2" w:rsidRDefault="00211B6C" w:rsidP="00E84D61">
            <w:pPr>
              <w:jc w:val="center"/>
              <w:rPr>
                <w:rFonts w:ascii="Arial" w:hAnsi="Arial" w:hint="eastAsia"/>
                <w:color w:val="FF0000"/>
                <w:sz w:val="18"/>
                <w:lang w:val="en-GB" w:eastAsia="zh-CN"/>
              </w:rPr>
            </w:pPr>
            <w:r w:rsidRPr="006778B2">
              <w:rPr>
                <w:rFonts w:ascii="Arial" w:hAnsi="Arial" w:cs="Arial" w:hint="eastAsia"/>
                <w:color w:val="FF0000"/>
                <w:sz w:val="18"/>
                <w:szCs w:val="18"/>
                <w:lang w:val="en-GB" w:eastAsia="zh-CN"/>
              </w:rPr>
              <w:t>0x</w:t>
            </w:r>
            <w:r>
              <w:rPr>
                <w:rFonts w:ascii="Arial" w:hAnsi="Arial" w:cs="Arial" w:hint="eastAsia"/>
                <w:color w:val="FF0000"/>
                <w:sz w:val="18"/>
                <w:szCs w:val="18"/>
                <w:lang w:val="en-GB" w:eastAsia="zh-CN"/>
              </w:rPr>
              <w:t>XX</w:t>
            </w:r>
          </w:p>
        </w:tc>
        <w:tc>
          <w:tcPr>
            <w:tcW w:w="0" w:type="auto"/>
          </w:tcPr>
          <w:p w:rsidR="00211B6C" w:rsidRPr="00CC62DE" w:rsidRDefault="00211B6C" w:rsidP="00E84D61">
            <w:pPr>
              <w:jc w:val="center"/>
              <w:rPr>
                <w:rFonts w:ascii="Arial" w:hAnsi="Arial" w:hint="eastAsia"/>
                <w:sz w:val="18"/>
                <w:lang w:val="en-GB" w:eastAsia="zh-CN"/>
              </w:rPr>
            </w:pPr>
            <w:r w:rsidRPr="00CC62DE">
              <w:rPr>
                <w:rFonts w:ascii="Arial" w:hAnsi="Arial" w:cs="Arial" w:hint="eastAsia"/>
                <w:sz w:val="18"/>
                <w:szCs w:val="18"/>
                <w:lang w:val="en-GB" w:eastAsia="zh-CN"/>
              </w:rPr>
              <w:t>0xAA</w:t>
            </w:r>
          </w:p>
        </w:tc>
        <w:tc>
          <w:tcPr>
            <w:tcW w:w="0" w:type="auto"/>
          </w:tcPr>
          <w:p w:rsidR="00211B6C" w:rsidRPr="00CC62DE" w:rsidRDefault="00211B6C" w:rsidP="00E84D61">
            <w:pPr>
              <w:jc w:val="center"/>
              <w:rPr>
                <w:rFonts w:hint="eastAsia"/>
                <w:lang w:eastAsia="zh-CN"/>
              </w:rPr>
            </w:pPr>
            <w:r w:rsidRPr="00CC62DE">
              <w:rPr>
                <w:rFonts w:ascii="Arial" w:hAnsi="Arial" w:cs="Arial" w:hint="eastAsia"/>
                <w:sz w:val="18"/>
                <w:szCs w:val="18"/>
                <w:lang w:val="en-GB" w:eastAsia="zh-CN"/>
              </w:rPr>
              <w:t>0xAA</w:t>
            </w:r>
          </w:p>
        </w:tc>
        <w:tc>
          <w:tcPr>
            <w:tcW w:w="0" w:type="auto"/>
          </w:tcPr>
          <w:p w:rsidR="00211B6C" w:rsidRPr="00CC62DE" w:rsidRDefault="00211B6C" w:rsidP="00E84D61">
            <w:pPr>
              <w:jc w:val="center"/>
              <w:rPr>
                <w:rFonts w:hint="eastAsia"/>
                <w:lang w:eastAsia="zh-CN"/>
              </w:rPr>
            </w:pPr>
            <w:r w:rsidRPr="00CC62DE">
              <w:rPr>
                <w:rFonts w:ascii="Arial" w:hAnsi="Arial" w:cs="Arial" w:hint="eastAsia"/>
                <w:sz w:val="18"/>
                <w:szCs w:val="18"/>
                <w:lang w:val="en-GB" w:eastAsia="zh-CN"/>
              </w:rPr>
              <w:t>0xAA</w:t>
            </w:r>
          </w:p>
        </w:tc>
      </w:tr>
    </w:tbl>
    <w:p w:rsidR="00211B6C" w:rsidRDefault="00211B6C" w:rsidP="00211B6C">
      <w:pPr>
        <w:rPr>
          <w:rFonts w:ascii="Arial" w:hAnsi="Arial" w:cs="Arial" w:hint="eastAsia"/>
          <w:b/>
          <w:sz w:val="21"/>
          <w:szCs w:val="21"/>
          <w:lang w:val="en-GB" w:eastAsia="zh-CN"/>
        </w:rPr>
      </w:pPr>
      <w:r>
        <w:rPr>
          <w:rFonts w:ascii="Arial" w:hAnsi="Arial" w:cs="Arial" w:hint="eastAsia"/>
          <w:b/>
          <w:sz w:val="21"/>
          <w:szCs w:val="21"/>
          <w:lang w:val="en-GB" w:eastAsia="zh-CN"/>
        </w:rPr>
        <w:t>Note: Data3 and Data4 are the steps.</w:t>
      </w:r>
    </w:p>
    <w:p w:rsidR="00211B6C" w:rsidRDefault="00211B6C" w:rsidP="00211B6C">
      <w:pPr>
        <w:rPr>
          <w:rFonts w:ascii="Arial" w:hAnsi="Arial" w:cs="Arial" w:hint="eastAsia"/>
          <w:b/>
          <w:sz w:val="21"/>
          <w:szCs w:val="21"/>
          <w:lang w:val="en-GB" w:eastAsia="zh-CN"/>
        </w:rPr>
      </w:pPr>
      <w:r>
        <w:rPr>
          <w:rFonts w:ascii="Arial" w:hAnsi="Arial" w:cs="Arial" w:hint="eastAsia"/>
          <w:b/>
          <w:sz w:val="21"/>
          <w:szCs w:val="21"/>
          <w:lang w:val="en-GB" w:eastAsia="zh-CN"/>
        </w:rPr>
        <w:t>Data3 = 0 and Data4 = 0, step=0.</w:t>
      </w:r>
    </w:p>
    <w:p w:rsidR="00211B6C" w:rsidRPr="00DA3937" w:rsidRDefault="00211B6C" w:rsidP="00211B6C">
      <w:pPr>
        <w:rPr>
          <w:rFonts w:ascii="Arial" w:hAnsi="Arial" w:cs="Arial" w:hint="eastAsia"/>
          <w:b/>
          <w:sz w:val="21"/>
          <w:szCs w:val="21"/>
          <w:lang w:val="en-GB" w:eastAsia="zh-CN"/>
        </w:rPr>
      </w:pPr>
    </w:p>
    <w:p w:rsidR="00211B6C" w:rsidRPr="00CC62DE" w:rsidRDefault="00211B6C" w:rsidP="00211B6C">
      <w:pPr>
        <w:rPr>
          <w:rFonts w:ascii="Arial" w:hAnsi="Arial" w:cs="Arial" w:hint="eastAsia"/>
          <w:b/>
          <w:sz w:val="21"/>
          <w:szCs w:val="21"/>
          <w:lang w:val="en-GB" w:eastAsia="zh-CN"/>
        </w:rPr>
      </w:pPr>
      <w:r w:rsidRPr="00CC62DE">
        <w:rPr>
          <w:rFonts w:ascii="Arial" w:hAnsi="Arial" w:cs="Arial"/>
          <w:b/>
          <w:sz w:val="21"/>
          <w:szCs w:val="21"/>
          <w:lang w:val="en-GB" w:eastAsia="zh-CN"/>
        </w:rPr>
        <w:t>The ECU answer with the acknowledgement sent as follow</w:t>
      </w:r>
      <w:r w:rsidRPr="00CC62DE">
        <w:rPr>
          <w:rFonts w:ascii="Arial" w:hAnsi="Arial" w:cs="Arial" w:hint="eastAsia"/>
          <w:b/>
          <w:sz w:val="21"/>
          <w:szCs w:val="21"/>
          <w:lang w:val="en-GB" w:eastAsia="zh-CN"/>
        </w:rPr>
        <w:t>ing</w:t>
      </w:r>
      <w:r w:rsidRPr="00CC62DE">
        <w:rPr>
          <w:rFonts w:ascii="Arial" w:hAnsi="Arial" w:cs="Arial"/>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211B6C" w:rsidRPr="00CC62DE" w:rsidTr="00E84D61">
        <w:trPr>
          <w:trHeight w:val="276"/>
        </w:trPr>
        <w:tc>
          <w:tcPr>
            <w:tcW w:w="0" w:type="auto"/>
            <w:shd w:val="clear" w:color="auto" w:fill="E6E6E6"/>
            <w:vAlign w:val="center"/>
          </w:tcPr>
          <w:p w:rsidR="00211B6C" w:rsidRPr="00CC62DE" w:rsidRDefault="00211B6C" w:rsidP="00E84D61">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Data7</w:t>
            </w:r>
          </w:p>
        </w:tc>
      </w:tr>
      <w:tr w:rsidR="00211B6C" w:rsidRPr="00CC62DE" w:rsidTr="00E84D61">
        <w:trPr>
          <w:trHeight w:val="223"/>
        </w:trPr>
        <w:tc>
          <w:tcPr>
            <w:tcW w:w="0" w:type="auto"/>
            <w:shd w:val="clear" w:color="auto" w:fill="auto"/>
            <w:vAlign w:val="center"/>
          </w:tcPr>
          <w:p w:rsidR="00211B6C" w:rsidRPr="00CC62DE" w:rsidRDefault="00211B6C" w:rsidP="00E84D61">
            <w:pPr>
              <w:jc w:val="center"/>
              <w:rPr>
                <w:rFonts w:ascii="Arial" w:hAnsi="Arial" w:hint="eastAsia"/>
                <w:sz w:val="18"/>
                <w:lang w:eastAsia="zh-CN"/>
              </w:rPr>
            </w:pPr>
            <w:r w:rsidRPr="00CC62DE">
              <w:rPr>
                <w:rFonts w:ascii="Arial" w:hAnsi="Arial"/>
                <w:sz w:val="18"/>
              </w:rPr>
              <w:t>0x774</w:t>
            </w:r>
          </w:p>
        </w:tc>
        <w:tc>
          <w:tcPr>
            <w:tcW w:w="0" w:type="auto"/>
            <w:shd w:val="clear" w:color="auto" w:fill="auto"/>
            <w:vAlign w:val="center"/>
          </w:tcPr>
          <w:p w:rsidR="00211B6C" w:rsidRPr="00CC62DE" w:rsidRDefault="00211B6C" w:rsidP="00E84D61">
            <w:pPr>
              <w:jc w:val="center"/>
              <w:rPr>
                <w:rFonts w:ascii="Arial" w:hAnsi="Arial"/>
                <w:sz w:val="18"/>
                <w:lang w:eastAsia="zh-CN"/>
              </w:rPr>
            </w:pPr>
            <w:r w:rsidRPr="00CC62DE">
              <w:rPr>
                <w:rFonts w:ascii="Arial" w:hAnsi="Arial"/>
                <w:sz w:val="18"/>
              </w:rPr>
              <w:t>0x</w:t>
            </w:r>
            <w:r>
              <w:rPr>
                <w:rFonts w:ascii="Arial" w:hAnsi="Arial" w:hint="eastAsia"/>
                <w:sz w:val="18"/>
                <w:lang w:eastAsia="zh-CN"/>
              </w:rPr>
              <w:t>70</w:t>
            </w:r>
          </w:p>
        </w:tc>
        <w:tc>
          <w:tcPr>
            <w:tcW w:w="0" w:type="auto"/>
            <w:shd w:val="clear" w:color="auto" w:fill="auto"/>
            <w:vAlign w:val="center"/>
          </w:tcPr>
          <w:p w:rsidR="00211B6C" w:rsidRPr="00CC62DE" w:rsidRDefault="00211B6C" w:rsidP="00E84D61">
            <w:pPr>
              <w:keepNext/>
              <w:jc w:val="center"/>
              <w:rPr>
                <w:rFonts w:ascii="Arial" w:hAnsi="Arial" w:hint="eastAsia"/>
                <w:sz w:val="18"/>
                <w:lang w:val="en-GB" w:eastAsia="zh-CN"/>
              </w:rPr>
            </w:pPr>
            <w:r w:rsidRPr="00CC62DE">
              <w:rPr>
                <w:rFonts w:ascii="Arial" w:hAnsi="Arial"/>
                <w:sz w:val="18"/>
                <w:lang w:val="en-GB"/>
              </w:rPr>
              <w:t>0</w:t>
            </w:r>
            <w:r w:rsidRPr="00CC62DE">
              <w:rPr>
                <w:rFonts w:ascii="Arial" w:hAnsi="Arial" w:hint="eastAsia"/>
                <w:sz w:val="18"/>
                <w:lang w:val="en-GB" w:eastAsia="zh-CN"/>
              </w:rPr>
              <w:t>x0</w:t>
            </w:r>
            <w:r>
              <w:rPr>
                <w:rFonts w:ascii="Arial" w:hAnsi="Arial" w:hint="eastAsia"/>
                <w:sz w:val="18"/>
                <w:lang w:val="en-GB" w:eastAsia="zh-CN"/>
              </w:rPr>
              <w:t>1</w:t>
            </w:r>
          </w:p>
        </w:tc>
        <w:tc>
          <w:tcPr>
            <w:tcW w:w="1036" w:type="dxa"/>
            <w:shd w:val="clear" w:color="auto" w:fill="auto"/>
          </w:tcPr>
          <w:p w:rsidR="00211B6C" w:rsidRPr="00CC62DE" w:rsidRDefault="00211B6C" w:rsidP="00E84D61">
            <w:pPr>
              <w:keepNext/>
              <w:jc w:val="center"/>
              <w:rPr>
                <w:rFonts w:ascii="Arial" w:hAnsi="Arial" w:hint="eastAsia"/>
                <w:sz w:val="18"/>
                <w:lang w:val="en-GB" w:eastAsia="zh-CN"/>
              </w:rPr>
            </w:pPr>
            <w:r>
              <w:rPr>
                <w:rFonts w:ascii="Arial" w:hAnsi="Arial" w:hint="eastAsia"/>
                <w:sz w:val="18"/>
                <w:lang w:val="en-GB" w:eastAsia="zh-CN"/>
              </w:rPr>
              <w:t>0x01</w:t>
            </w:r>
          </w:p>
        </w:tc>
        <w:tc>
          <w:tcPr>
            <w:tcW w:w="0" w:type="auto"/>
          </w:tcPr>
          <w:p w:rsidR="00211B6C" w:rsidRPr="00CC62DE" w:rsidRDefault="00211B6C" w:rsidP="00E84D61">
            <w:pPr>
              <w:jc w:val="center"/>
              <w:rPr>
                <w:rFonts w:ascii="Arial" w:hAnsi="Arial" w:hint="eastAsia"/>
                <w:sz w:val="18"/>
                <w:lang w:val="en-GB" w:eastAsia="zh-CN"/>
              </w:rPr>
            </w:pPr>
            <w:r w:rsidRPr="00CC62DE">
              <w:rPr>
                <w:rFonts w:ascii="Arial" w:hAnsi="Arial" w:hint="eastAsia"/>
                <w:sz w:val="18"/>
                <w:lang w:val="en-GB" w:eastAsia="zh-CN"/>
              </w:rPr>
              <w:t>--</w:t>
            </w:r>
          </w:p>
        </w:tc>
        <w:tc>
          <w:tcPr>
            <w:tcW w:w="0" w:type="auto"/>
          </w:tcPr>
          <w:p w:rsidR="00211B6C" w:rsidRPr="00CC62DE" w:rsidRDefault="00211B6C" w:rsidP="00E84D61">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211B6C" w:rsidRPr="00CC62DE" w:rsidRDefault="00211B6C" w:rsidP="00E84D61">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211B6C" w:rsidRPr="00CC62DE" w:rsidRDefault="00211B6C" w:rsidP="00E84D61">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211B6C" w:rsidRPr="00CC62DE" w:rsidRDefault="00211B6C" w:rsidP="00E84D61">
            <w:pPr>
              <w:jc w:val="center"/>
            </w:pPr>
            <w:r w:rsidRPr="00CC62DE">
              <w:rPr>
                <w:rFonts w:ascii="Arial" w:hAnsi="Arial" w:hint="eastAsia"/>
                <w:sz w:val="18"/>
                <w:lang w:val="en-GB" w:eastAsia="zh-CN"/>
              </w:rPr>
              <w:t>--</w:t>
            </w:r>
          </w:p>
        </w:tc>
      </w:tr>
    </w:tbl>
    <w:p w:rsidR="00211B6C" w:rsidRDefault="00211B6C" w:rsidP="00211B6C">
      <w:pPr>
        <w:spacing w:line="24" w:lineRule="atLeast"/>
        <w:rPr>
          <w:rFonts w:cs="Arial" w:hint="eastAsia"/>
          <w:lang w:eastAsia="zh-CN"/>
        </w:rPr>
      </w:pPr>
    </w:p>
    <w:p w:rsidR="00211B6C" w:rsidRDefault="00211B6C" w:rsidP="00211B6C">
      <w:pPr>
        <w:spacing w:line="24" w:lineRule="atLeast"/>
        <w:rPr>
          <w:rFonts w:cs="Arial" w:hint="eastAsia"/>
          <w:lang w:eastAsia="zh-CN"/>
        </w:rPr>
      </w:pPr>
      <w:r w:rsidRPr="00CC62DE">
        <w:rPr>
          <w:rFonts w:cs="Arial"/>
          <w:spacing w:val="-1"/>
          <w:szCs w:val="21"/>
        </w:rPr>
        <w:t>–</w:t>
      </w:r>
      <w:r>
        <w:rPr>
          <w:rFonts w:cs="Arial" w:hint="eastAsia"/>
          <w:spacing w:val="-1"/>
          <w:szCs w:val="21"/>
          <w:lang w:eastAsia="zh-CN"/>
        </w:rPr>
        <w:t>Step 3 Write the Motor steps</w:t>
      </w:r>
    </w:p>
    <w:p w:rsidR="0013767D" w:rsidRPr="00CC62DE" w:rsidRDefault="0013767D" w:rsidP="0013767D">
      <w:pPr>
        <w:rPr>
          <w:rFonts w:ascii="Arial" w:hAnsi="Arial" w:cs="Arial" w:hint="eastAsia"/>
          <w:b/>
          <w:sz w:val="21"/>
          <w:szCs w:val="21"/>
          <w:lang w:val="en-GB" w:eastAsia="zh-CN"/>
        </w:rPr>
      </w:pPr>
      <w:r w:rsidRPr="00CC62DE">
        <w:rPr>
          <w:rFonts w:ascii="Arial" w:hAnsi="Arial" w:cs="Arial"/>
          <w:b/>
          <w:sz w:val="21"/>
          <w:szCs w:val="21"/>
          <w:lang w:val="en-GB" w:eastAsia="zh-CN"/>
        </w:rPr>
        <w:t xml:space="preserve">The following command can be used to </w:t>
      </w:r>
      <w:r>
        <w:rPr>
          <w:rFonts w:ascii="Arial" w:hAnsi="Arial" w:cs="Arial" w:hint="eastAsia"/>
          <w:b/>
          <w:sz w:val="21"/>
          <w:szCs w:val="21"/>
          <w:lang w:val="en-GB" w:eastAsia="zh-CN"/>
        </w:rPr>
        <w:t>write the motor setp</w:t>
      </w:r>
      <w:r w:rsidRPr="00CC62DE">
        <w:rPr>
          <w:rFonts w:ascii="Arial" w:hAnsi="Arial" w:cs="Arial" w:hint="eastAsia"/>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13767D" w:rsidRPr="00CC62DE" w:rsidTr="00E01BF4">
        <w:trPr>
          <w:trHeight w:val="276"/>
        </w:trPr>
        <w:tc>
          <w:tcPr>
            <w:tcW w:w="0" w:type="auto"/>
            <w:shd w:val="clear" w:color="auto" w:fill="E6E6E6"/>
            <w:vAlign w:val="center"/>
          </w:tcPr>
          <w:p w:rsidR="0013767D" w:rsidRPr="00CC62DE" w:rsidRDefault="0013767D" w:rsidP="00E01BF4">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13767D" w:rsidRPr="00CC62DE" w:rsidRDefault="0013767D" w:rsidP="00E01BF4">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13767D" w:rsidRPr="00CC62DE" w:rsidRDefault="0013767D" w:rsidP="00E01BF4">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13767D" w:rsidRPr="00CC62DE" w:rsidRDefault="0013767D" w:rsidP="00E01BF4">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13767D" w:rsidRPr="00CC62DE" w:rsidRDefault="0013767D" w:rsidP="00E01BF4">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13767D" w:rsidRPr="00CC62DE" w:rsidRDefault="0013767D" w:rsidP="00E01BF4">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13767D" w:rsidRPr="00CC62DE" w:rsidRDefault="0013767D" w:rsidP="00E01BF4">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13767D" w:rsidRPr="00CC62DE" w:rsidRDefault="0013767D" w:rsidP="00E01BF4">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13767D" w:rsidRPr="00CC62DE" w:rsidRDefault="0013767D" w:rsidP="00E01BF4">
            <w:pPr>
              <w:jc w:val="center"/>
              <w:rPr>
                <w:rFonts w:ascii="Arial" w:hAnsi="Arial" w:hint="eastAsia"/>
                <w:b/>
                <w:sz w:val="18"/>
                <w:lang w:eastAsia="zh-CN"/>
              </w:rPr>
            </w:pPr>
            <w:r w:rsidRPr="00CC62DE">
              <w:rPr>
                <w:rFonts w:ascii="Arial" w:hAnsi="Arial" w:hint="eastAsia"/>
                <w:b/>
                <w:sz w:val="18"/>
                <w:lang w:eastAsia="zh-CN"/>
              </w:rPr>
              <w:t>Data7</w:t>
            </w:r>
          </w:p>
        </w:tc>
      </w:tr>
      <w:tr w:rsidR="0013767D" w:rsidRPr="00CC62DE" w:rsidTr="00E01BF4">
        <w:trPr>
          <w:trHeight w:val="243"/>
        </w:trPr>
        <w:tc>
          <w:tcPr>
            <w:tcW w:w="0" w:type="auto"/>
            <w:shd w:val="clear" w:color="auto" w:fill="auto"/>
            <w:vAlign w:val="center"/>
          </w:tcPr>
          <w:p w:rsidR="0013767D" w:rsidRPr="00CC62DE" w:rsidRDefault="0013767D" w:rsidP="00E01BF4">
            <w:pPr>
              <w:jc w:val="center"/>
              <w:rPr>
                <w:rFonts w:ascii="Arial" w:hAnsi="Arial" w:hint="eastAsia"/>
                <w:sz w:val="18"/>
                <w:lang w:eastAsia="zh-CN"/>
              </w:rPr>
            </w:pPr>
            <w:r w:rsidRPr="00CC62DE">
              <w:rPr>
                <w:rFonts w:ascii="Arial" w:hAnsi="Arial" w:hint="eastAsia"/>
                <w:sz w:val="18"/>
                <w:lang w:eastAsia="zh-CN"/>
              </w:rPr>
              <w:t>0x772</w:t>
            </w:r>
          </w:p>
        </w:tc>
        <w:tc>
          <w:tcPr>
            <w:tcW w:w="0" w:type="auto"/>
            <w:shd w:val="clear" w:color="auto" w:fill="auto"/>
            <w:vAlign w:val="center"/>
          </w:tcPr>
          <w:p w:rsidR="0013767D" w:rsidRPr="00CC62DE" w:rsidRDefault="0013767D" w:rsidP="00E01BF4">
            <w:pPr>
              <w:jc w:val="center"/>
              <w:rPr>
                <w:rFonts w:ascii="Arial" w:hAnsi="Arial"/>
                <w:sz w:val="18"/>
                <w:lang w:eastAsia="zh-CN"/>
              </w:rPr>
            </w:pPr>
            <w:r w:rsidRPr="00CC62DE">
              <w:rPr>
                <w:rFonts w:ascii="Arial" w:hAnsi="Arial"/>
                <w:sz w:val="18"/>
              </w:rPr>
              <w:t>0x</w:t>
            </w:r>
            <w:r>
              <w:rPr>
                <w:rFonts w:ascii="Arial" w:hAnsi="Arial" w:hint="eastAsia"/>
                <w:sz w:val="18"/>
                <w:lang w:eastAsia="zh-CN"/>
              </w:rPr>
              <w:t>1B</w:t>
            </w:r>
          </w:p>
        </w:tc>
        <w:tc>
          <w:tcPr>
            <w:tcW w:w="0" w:type="auto"/>
            <w:shd w:val="clear" w:color="auto" w:fill="auto"/>
            <w:vAlign w:val="center"/>
          </w:tcPr>
          <w:p w:rsidR="0013767D" w:rsidRPr="00CC62DE" w:rsidRDefault="0013767D" w:rsidP="00E01BF4">
            <w:pPr>
              <w:keepNext/>
              <w:jc w:val="center"/>
              <w:rPr>
                <w:rFonts w:ascii="Arial" w:hAnsi="Arial"/>
                <w:sz w:val="18"/>
                <w:lang w:val="en-GB" w:eastAsia="zh-CN"/>
              </w:rPr>
            </w:pPr>
            <w:r w:rsidRPr="00CC62DE">
              <w:rPr>
                <w:rFonts w:ascii="Arial" w:hAnsi="Arial"/>
                <w:sz w:val="18"/>
                <w:lang w:val="en-GB"/>
              </w:rPr>
              <w:t>0x</w:t>
            </w:r>
            <w:r w:rsidRPr="00CC62DE">
              <w:rPr>
                <w:rFonts w:ascii="Arial" w:hAnsi="Arial" w:hint="eastAsia"/>
                <w:sz w:val="18"/>
                <w:lang w:val="en-GB" w:eastAsia="zh-CN"/>
              </w:rPr>
              <w:t>0</w:t>
            </w:r>
            <w:r>
              <w:rPr>
                <w:rFonts w:ascii="Arial" w:hAnsi="Arial" w:hint="eastAsia"/>
                <w:sz w:val="18"/>
                <w:lang w:val="en-GB" w:eastAsia="zh-CN"/>
              </w:rPr>
              <w:t>1</w:t>
            </w:r>
          </w:p>
        </w:tc>
        <w:tc>
          <w:tcPr>
            <w:tcW w:w="1036" w:type="dxa"/>
            <w:shd w:val="clear" w:color="auto" w:fill="auto"/>
          </w:tcPr>
          <w:p w:rsidR="0013767D" w:rsidRPr="00CC62DE" w:rsidRDefault="0013767D" w:rsidP="00E01BF4">
            <w:pPr>
              <w:keepNext/>
              <w:jc w:val="center"/>
              <w:rPr>
                <w:rFonts w:ascii="Arial" w:hAnsi="Arial" w:hint="eastAsia"/>
                <w:sz w:val="18"/>
                <w:lang w:val="en-GB" w:eastAsia="zh-CN"/>
              </w:rPr>
            </w:pPr>
            <w:r w:rsidRPr="00CC62DE">
              <w:rPr>
                <w:rFonts w:ascii="Arial" w:hAnsi="Arial"/>
                <w:sz w:val="18"/>
                <w:lang w:val="en-GB"/>
              </w:rPr>
              <w:t>0x</w:t>
            </w:r>
            <w:r>
              <w:rPr>
                <w:rFonts w:ascii="Arial" w:hAnsi="Arial" w:hint="eastAsia"/>
                <w:sz w:val="18"/>
                <w:lang w:val="en-GB" w:eastAsia="zh-CN"/>
              </w:rPr>
              <w:t>01</w:t>
            </w:r>
          </w:p>
        </w:tc>
        <w:tc>
          <w:tcPr>
            <w:tcW w:w="0" w:type="auto"/>
          </w:tcPr>
          <w:p w:rsidR="0013767D" w:rsidRPr="00CC62DE" w:rsidRDefault="0013767D" w:rsidP="00E01BF4">
            <w:pPr>
              <w:keepNext/>
              <w:jc w:val="center"/>
              <w:rPr>
                <w:rFonts w:ascii="Arial" w:hAnsi="Arial" w:hint="eastAsia"/>
                <w:sz w:val="18"/>
                <w:lang w:val="en-GB" w:eastAsia="zh-CN"/>
              </w:rPr>
            </w:pPr>
            <w:r w:rsidRPr="00CC62DE">
              <w:rPr>
                <w:rFonts w:ascii="Arial" w:hAnsi="Arial"/>
                <w:sz w:val="18"/>
                <w:lang w:val="en-GB"/>
              </w:rPr>
              <w:t>0x</w:t>
            </w:r>
            <w:r>
              <w:rPr>
                <w:rFonts w:ascii="Arial" w:hAnsi="Arial" w:hint="eastAsia"/>
                <w:sz w:val="18"/>
                <w:lang w:val="en-GB" w:eastAsia="zh-CN"/>
              </w:rPr>
              <w:t>05</w:t>
            </w:r>
          </w:p>
        </w:tc>
        <w:tc>
          <w:tcPr>
            <w:tcW w:w="0" w:type="auto"/>
          </w:tcPr>
          <w:p w:rsidR="0013767D" w:rsidRPr="00CC62DE" w:rsidRDefault="0013767D" w:rsidP="0013767D">
            <w:pPr>
              <w:jc w:val="center"/>
              <w:rPr>
                <w:rFonts w:ascii="Arial" w:hAnsi="Arial" w:hint="eastAsia"/>
                <w:sz w:val="18"/>
                <w:lang w:val="en-GB" w:eastAsia="zh-CN"/>
              </w:rPr>
            </w:pPr>
            <w:r w:rsidRPr="00CC62DE">
              <w:rPr>
                <w:rFonts w:ascii="Arial" w:hAnsi="Arial" w:hint="eastAsia"/>
                <w:sz w:val="18"/>
                <w:lang w:val="en-GB" w:eastAsia="zh-CN"/>
              </w:rPr>
              <w:t>0x</w:t>
            </w:r>
            <w:r>
              <w:rPr>
                <w:rFonts w:ascii="Arial" w:hAnsi="Arial" w:hint="eastAsia"/>
                <w:sz w:val="18"/>
                <w:lang w:val="en-GB" w:eastAsia="zh-CN"/>
              </w:rPr>
              <w:t>01</w:t>
            </w:r>
          </w:p>
        </w:tc>
        <w:tc>
          <w:tcPr>
            <w:tcW w:w="0" w:type="auto"/>
          </w:tcPr>
          <w:p w:rsidR="0013767D" w:rsidRPr="00BA207F" w:rsidRDefault="0013767D" w:rsidP="00E01BF4">
            <w:pPr>
              <w:jc w:val="center"/>
              <w:rPr>
                <w:rFonts w:ascii="Arial" w:hAnsi="Arial" w:hint="eastAsia"/>
                <w:color w:val="FF0000"/>
                <w:sz w:val="18"/>
                <w:lang w:val="en-GB" w:eastAsia="zh-CN"/>
              </w:rPr>
            </w:pPr>
            <w:r w:rsidRPr="00BA207F">
              <w:rPr>
                <w:rFonts w:ascii="Arial" w:hAnsi="Arial" w:cs="Arial" w:hint="eastAsia"/>
                <w:color w:val="FF0000"/>
                <w:sz w:val="18"/>
                <w:szCs w:val="18"/>
                <w:lang w:val="en-GB" w:eastAsia="zh-CN"/>
              </w:rPr>
              <w:t>0x</w:t>
            </w:r>
            <w:r>
              <w:rPr>
                <w:rFonts w:ascii="Arial" w:hAnsi="Arial" w:cs="Arial" w:hint="eastAsia"/>
                <w:color w:val="FF0000"/>
                <w:sz w:val="18"/>
                <w:szCs w:val="18"/>
                <w:lang w:val="en-GB" w:eastAsia="zh-CN"/>
              </w:rPr>
              <w:t>XX</w:t>
            </w:r>
          </w:p>
        </w:tc>
        <w:tc>
          <w:tcPr>
            <w:tcW w:w="0" w:type="auto"/>
          </w:tcPr>
          <w:p w:rsidR="0013767D" w:rsidRPr="00BA207F" w:rsidRDefault="0013767D" w:rsidP="00E01BF4">
            <w:pPr>
              <w:jc w:val="center"/>
              <w:rPr>
                <w:rFonts w:ascii="Arial" w:hAnsi="Arial" w:hint="eastAsia"/>
                <w:color w:val="FF0000"/>
                <w:sz w:val="18"/>
                <w:lang w:val="en-GB" w:eastAsia="zh-CN"/>
              </w:rPr>
            </w:pPr>
            <w:r w:rsidRPr="00BA207F">
              <w:rPr>
                <w:rFonts w:ascii="Arial" w:hAnsi="Arial" w:cs="Arial" w:hint="eastAsia"/>
                <w:color w:val="FF0000"/>
                <w:sz w:val="18"/>
                <w:szCs w:val="18"/>
                <w:lang w:val="en-GB" w:eastAsia="zh-CN"/>
              </w:rPr>
              <w:t>0x</w:t>
            </w:r>
            <w:r>
              <w:rPr>
                <w:rFonts w:ascii="Arial" w:hAnsi="Arial" w:cs="Arial" w:hint="eastAsia"/>
                <w:color w:val="FF0000"/>
                <w:sz w:val="18"/>
                <w:szCs w:val="18"/>
                <w:lang w:val="en-GB" w:eastAsia="zh-CN"/>
              </w:rPr>
              <w:t>XX</w:t>
            </w:r>
          </w:p>
        </w:tc>
        <w:tc>
          <w:tcPr>
            <w:tcW w:w="0" w:type="auto"/>
          </w:tcPr>
          <w:p w:rsidR="0013767D" w:rsidRPr="00CC62DE" w:rsidRDefault="0013767D" w:rsidP="00E01BF4">
            <w:pPr>
              <w:jc w:val="center"/>
              <w:rPr>
                <w:rFonts w:hint="eastAsia"/>
                <w:lang w:eastAsia="zh-CN"/>
              </w:rPr>
            </w:pPr>
            <w:r w:rsidRPr="00CC62DE">
              <w:rPr>
                <w:rFonts w:ascii="Arial" w:hAnsi="Arial" w:cs="Arial" w:hint="eastAsia"/>
                <w:sz w:val="18"/>
                <w:szCs w:val="18"/>
                <w:lang w:val="en-GB" w:eastAsia="zh-CN"/>
              </w:rPr>
              <w:t>0xAA</w:t>
            </w:r>
          </w:p>
        </w:tc>
      </w:tr>
    </w:tbl>
    <w:p w:rsidR="0013767D" w:rsidRDefault="0013767D" w:rsidP="0013767D">
      <w:pPr>
        <w:rPr>
          <w:rFonts w:ascii="Arial" w:hAnsi="Arial" w:cs="Arial" w:hint="eastAsia"/>
          <w:b/>
          <w:sz w:val="21"/>
          <w:szCs w:val="21"/>
          <w:lang w:val="en-GB" w:eastAsia="zh-CN"/>
        </w:rPr>
      </w:pPr>
      <w:r>
        <w:rPr>
          <w:rFonts w:ascii="Arial" w:hAnsi="Arial" w:cs="Arial" w:hint="eastAsia"/>
          <w:b/>
          <w:sz w:val="21"/>
          <w:szCs w:val="21"/>
          <w:lang w:val="en-GB" w:eastAsia="zh-CN"/>
        </w:rPr>
        <w:t>Note: Data5 and Data6 are the steps.</w:t>
      </w:r>
    </w:p>
    <w:p w:rsidR="0013767D" w:rsidRDefault="0013767D" w:rsidP="0013767D">
      <w:pPr>
        <w:rPr>
          <w:rFonts w:ascii="Arial" w:hAnsi="Arial" w:cs="Arial" w:hint="eastAsia"/>
          <w:b/>
          <w:sz w:val="21"/>
          <w:szCs w:val="21"/>
          <w:lang w:val="en-GB" w:eastAsia="zh-CN"/>
        </w:rPr>
      </w:pPr>
      <w:r>
        <w:rPr>
          <w:rFonts w:ascii="Arial" w:hAnsi="Arial" w:cs="Arial" w:hint="eastAsia"/>
          <w:b/>
          <w:sz w:val="21"/>
          <w:szCs w:val="21"/>
          <w:lang w:val="en-GB" w:eastAsia="zh-CN"/>
        </w:rPr>
        <w:t>Data5 = 0 and Data6 = 0, step=0.</w:t>
      </w:r>
    </w:p>
    <w:p w:rsidR="00211B6C" w:rsidRPr="00CC62DE" w:rsidRDefault="00211B6C" w:rsidP="00211B6C">
      <w:pPr>
        <w:rPr>
          <w:rFonts w:ascii="Arial" w:hAnsi="Arial" w:cs="Arial" w:hint="eastAsia"/>
          <w:b/>
          <w:sz w:val="21"/>
          <w:szCs w:val="21"/>
          <w:lang w:val="en-GB" w:eastAsia="zh-CN"/>
        </w:rPr>
      </w:pPr>
    </w:p>
    <w:p w:rsidR="00211B6C" w:rsidRPr="00CC62DE" w:rsidRDefault="00211B6C" w:rsidP="00211B6C">
      <w:pPr>
        <w:rPr>
          <w:rFonts w:ascii="Arial" w:hAnsi="Arial" w:cs="Arial" w:hint="eastAsia"/>
          <w:b/>
          <w:sz w:val="21"/>
          <w:szCs w:val="21"/>
          <w:lang w:val="en-GB" w:eastAsia="zh-CN"/>
        </w:rPr>
      </w:pPr>
      <w:r w:rsidRPr="00CC62DE">
        <w:rPr>
          <w:rFonts w:ascii="Arial" w:hAnsi="Arial" w:cs="Arial"/>
          <w:b/>
          <w:sz w:val="21"/>
          <w:szCs w:val="21"/>
          <w:lang w:val="en-GB" w:eastAsia="zh-CN"/>
        </w:rPr>
        <w:t>The ECU answer with the acknowledgement sent as follow</w:t>
      </w:r>
      <w:r w:rsidRPr="00CC62DE">
        <w:rPr>
          <w:rFonts w:ascii="Arial" w:hAnsi="Arial" w:cs="Arial" w:hint="eastAsia"/>
          <w:b/>
          <w:sz w:val="21"/>
          <w:szCs w:val="21"/>
          <w:lang w:val="en-GB" w:eastAsia="zh-CN"/>
        </w:rPr>
        <w:t>ing</w:t>
      </w:r>
      <w:r w:rsidRPr="00CC62DE">
        <w:rPr>
          <w:rFonts w:ascii="Arial" w:hAnsi="Arial" w:cs="Arial"/>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211B6C" w:rsidRPr="00CC62DE" w:rsidTr="00E84D61">
        <w:trPr>
          <w:trHeight w:val="276"/>
        </w:trPr>
        <w:tc>
          <w:tcPr>
            <w:tcW w:w="0" w:type="auto"/>
            <w:shd w:val="clear" w:color="auto" w:fill="E6E6E6"/>
            <w:vAlign w:val="center"/>
          </w:tcPr>
          <w:p w:rsidR="00211B6C" w:rsidRPr="00CC62DE" w:rsidRDefault="00211B6C" w:rsidP="00E84D61">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Data7</w:t>
            </w:r>
          </w:p>
        </w:tc>
      </w:tr>
      <w:tr w:rsidR="00211B6C" w:rsidRPr="00CC62DE" w:rsidTr="00E84D61">
        <w:trPr>
          <w:trHeight w:val="223"/>
        </w:trPr>
        <w:tc>
          <w:tcPr>
            <w:tcW w:w="0" w:type="auto"/>
            <w:shd w:val="clear" w:color="auto" w:fill="auto"/>
            <w:vAlign w:val="center"/>
          </w:tcPr>
          <w:p w:rsidR="00211B6C" w:rsidRPr="00CC62DE" w:rsidRDefault="00211B6C" w:rsidP="00E84D61">
            <w:pPr>
              <w:jc w:val="center"/>
              <w:rPr>
                <w:rFonts w:ascii="Arial" w:hAnsi="Arial" w:hint="eastAsia"/>
                <w:sz w:val="18"/>
                <w:lang w:eastAsia="zh-CN"/>
              </w:rPr>
            </w:pPr>
            <w:r w:rsidRPr="00CC62DE">
              <w:rPr>
                <w:rFonts w:ascii="Arial" w:hAnsi="Arial"/>
                <w:sz w:val="18"/>
              </w:rPr>
              <w:t>0x774</w:t>
            </w:r>
          </w:p>
        </w:tc>
        <w:tc>
          <w:tcPr>
            <w:tcW w:w="0" w:type="auto"/>
            <w:shd w:val="clear" w:color="auto" w:fill="auto"/>
            <w:vAlign w:val="center"/>
          </w:tcPr>
          <w:p w:rsidR="00211B6C" w:rsidRPr="00CC62DE" w:rsidRDefault="00211B6C" w:rsidP="00E84D61">
            <w:pPr>
              <w:jc w:val="center"/>
              <w:rPr>
                <w:rFonts w:ascii="Arial" w:hAnsi="Arial"/>
                <w:sz w:val="18"/>
                <w:lang w:eastAsia="zh-CN"/>
              </w:rPr>
            </w:pPr>
            <w:r w:rsidRPr="00CC62DE">
              <w:rPr>
                <w:rFonts w:ascii="Arial" w:hAnsi="Arial"/>
                <w:sz w:val="18"/>
              </w:rPr>
              <w:t>0x</w:t>
            </w:r>
            <w:r>
              <w:rPr>
                <w:rFonts w:ascii="Arial" w:hAnsi="Arial" w:hint="eastAsia"/>
                <w:sz w:val="18"/>
                <w:lang w:eastAsia="zh-CN"/>
              </w:rPr>
              <w:t>5B</w:t>
            </w:r>
          </w:p>
        </w:tc>
        <w:tc>
          <w:tcPr>
            <w:tcW w:w="0" w:type="auto"/>
            <w:shd w:val="clear" w:color="auto" w:fill="auto"/>
            <w:vAlign w:val="center"/>
          </w:tcPr>
          <w:p w:rsidR="00211B6C" w:rsidRPr="00CC62DE" w:rsidRDefault="00211B6C" w:rsidP="00E84D61">
            <w:pPr>
              <w:keepNext/>
              <w:jc w:val="center"/>
              <w:rPr>
                <w:rFonts w:ascii="Arial" w:hAnsi="Arial" w:hint="eastAsia"/>
                <w:sz w:val="18"/>
                <w:lang w:val="en-GB" w:eastAsia="zh-CN"/>
              </w:rPr>
            </w:pPr>
            <w:r w:rsidRPr="00CC62DE">
              <w:rPr>
                <w:rFonts w:ascii="Arial" w:hAnsi="Arial"/>
                <w:sz w:val="18"/>
                <w:lang w:val="en-GB"/>
              </w:rPr>
              <w:t>0</w:t>
            </w:r>
            <w:r w:rsidRPr="00CC62DE">
              <w:rPr>
                <w:rFonts w:ascii="Arial" w:hAnsi="Arial" w:hint="eastAsia"/>
                <w:sz w:val="18"/>
                <w:lang w:val="en-GB" w:eastAsia="zh-CN"/>
              </w:rPr>
              <w:t>x0</w:t>
            </w:r>
            <w:r>
              <w:rPr>
                <w:rFonts w:ascii="Arial" w:hAnsi="Arial" w:hint="eastAsia"/>
                <w:sz w:val="18"/>
                <w:lang w:val="en-GB" w:eastAsia="zh-CN"/>
              </w:rPr>
              <w:t>1</w:t>
            </w:r>
          </w:p>
        </w:tc>
        <w:tc>
          <w:tcPr>
            <w:tcW w:w="1036" w:type="dxa"/>
            <w:shd w:val="clear" w:color="auto" w:fill="auto"/>
          </w:tcPr>
          <w:p w:rsidR="00211B6C" w:rsidRPr="00CC62DE" w:rsidRDefault="00211B6C" w:rsidP="00E84D61">
            <w:pPr>
              <w:keepNext/>
              <w:jc w:val="center"/>
              <w:rPr>
                <w:rFonts w:ascii="Arial" w:hAnsi="Arial" w:hint="eastAsia"/>
                <w:sz w:val="18"/>
                <w:lang w:val="en-GB" w:eastAsia="zh-CN"/>
              </w:rPr>
            </w:pPr>
            <w:r>
              <w:rPr>
                <w:rFonts w:ascii="Arial" w:hAnsi="Arial" w:hint="eastAsia"/>
                <w:sz w:val="18"/>
                <w:lang w:val="en-GB" w:eastAsia="zh-CN"/>
              </w:rPr>
              <w:t>0x01</w:t>
            </w:r>
          </w:p>
        </w:tc>
        <w:tc>
          <w:tcPr>
            <w:tcW w:w="0" w:type="auto"/>
          </w:tcPr>
          <w:p w:rsidR="00211B6C" w:rsidRPr="00CC62DE" w:rsidRDefault="00211B6C" w:rsidP="00211B6C">
            <w:pPr>
              <w:jc w:val="center"/>
              <w:rPr>
                <w:rFonts w:ascii="Arial" w:hAnsi="Arial" w:hint="eastAsia"/>
                <w:sz w:val="18"/>
                <w:lang w:val="en-GB" w:eastAsia="zh-CN"/>
              </w:rPr>
            </w:pPr>
            <w:r>
              <w:rPr>
                <w:rFonts w:ascii="Arial" w:hAnsi="Arial" w:hint="eastAsia"/>
                <w:sz w:val="18"/>
                <w:lang w:val="en-GB" w:eastAsia="zh-CN"/>
              </w:rPr>
              <w:t>0x05</w:t>
            </w:r>
          </w:p>
        </w:tc>
        <w:tc>
          <w:tcPr>
            <w:tcW w:w="0" w:type="auto"/>
          </w:tcPr>
          <w:p w:rsidR="00211B6C" w:rsidRPr="00CC62DE" w:rsidRDefault="00211B6C" w:rsidP="00E84D61">
            <w:pPr>
              <w:jc w:val="center"/>
              <w:rPr>
                <w:rFonts w:ascii="Arial" w:hAnsi="Arial"/>
                <w:sz w:val="18"/>
                <w:lang w:val="en-GB" w:eastAsia="zh-CN"/>
              </w:rPr>
            </w:pPr>
            <w:r>
              <w:rPr>
                <w:rFonts w:ascii="Arial" w:hAnsi="Arial" w:hint="eastAsia"/>
                <w:sz w:val="18"/>
                <w:lang w:val="en-GB" w:eastAsia="zh-CN"/>
              </w:rPr>
              <w:t>0x01</w:t>
            </w:r>
          </w:p>
        </w:tc>
        <w:tc>
          <w:tcPr>
            <w:tcW w:w="0" w:type="auto"/>
          </w:tcPr>
          <w:p w:rsidR="00211B6C" w:rsidRPr="00CC62DE" w:rsidRDefault="00211B6C" w:rsidP="00E84D61">
            <w:pPr>
              <w:jc w:val="center"/>
              <w:rPr>
                <w:rFonts w:ascii="Arial" w:hAnsi="Arial"/>
                <w:sz w:val="18"/>
                <w:lang w:val="en-GB" w:eastAsia="zh-CN"/>
              </w:rPr>
            </w:pPr>
            <w:r>
              <w:rPr>
                <w:rFonts w:ascii="Arial" w:hAnsi="Arial" w:hint="eastAsia"/>
                <w:sz w:val="18"/>
                <w:lang w:val="en-GB" w:eastAsia="zh-CN"/>
              </w:rPr>
              <w:t>0x01</w:t>
            </w:r>
          </w:p>
        </w:tc>
        <w:tc>
          <w:tcPr>
            <w:tcW w:w="0" w:type="auto"/>
          </w:tcPr>
          <w:p w:rsidR="00211B6C" w:rsidRPr="00CC62DE" w:rsidRDefault="00211B6C" w:rsidP="00E84D61">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211B6C" w:rsidRPr="00CC62DE" w:rsidRDefault="00211B6C" w:rsidP="00E84D61">
            <w:pPr>
              <w:jc w:val="center"/>
            </w:pPr>
            <w:r w:rsidRPr="00CC62DE">
              <w:rPr>
                <w:rFonts w:ascii="Arial" w:hAnsi="Arial" w:hint="eastAsia"/>
                <w:sz w:val="18"/>
                <w:lang w:val="en-GB" w:eastAsia="zh-CN"/>
              </w:rPr>
              <w:t>--</w:t>
            </w:r>
          </w:p>
        </w:tc>
      </w:tr>
    </w:tbl>
    <w:p w:rsidR="00211B6C" w:rsidRDefault="00211B6C" w:rsidP="00211B6C">
      <w:pPr>
        <w:spacing w:line="24" w:lineRule="atLeast"/>
        <w:rPr>
          <w:rFonts w:cs="Arial" w:hint="eastAsia"/>
          <w:lang w:eastAsia="zh-CN"/>
        </w:rPr>
      </w:pPr>
    </w:p>
    <w:p w:rsidR="00211B6C" w:rsidRDefault="00211B6C" w:rsidP="00211B6C">
      <w:pPr>
        <w:numPr>
          <w:ilvl w:val="0"/>
          <w:numId w:val="11"/>
        </w:numPr>
        <w:spacing w:line="24" w:lineRule="atLeast"/>
        <w:rPr>
          <w:rFonts w:cs="Arial" w:hint="eastAsia"/>
          <w:lang w:eastAsia="zh-CN"/>
        </w:rPr>
      </w:pPr>
      <w:r>
        <w:rPr>
          <w:rFonts w:cs="Arial" w:hint="eastAsia"/>
          <w:spacing w:val="-1"/>
          <w:szCs w:val="21"/>
          <w:lang w:eastAsia="zh-CN"/>
        </w:rPr>
        <w:t>T</w:t>
      </w:r>
      <w:r>
        <w:rPr>
          <w:rFonts w:cs="Arial" w:hint="eastAsia"/>
          <w:spacing w:val="-1"/>
          <w:szCs w:val="21"/>
        </w:rPr>
        <w:t xml:space="preserve">he </w:t>
      </w:r>
      <w:r w:rsidR="006733E8">
        <w:rPr>
          <w:rFonts w:cs="Arial" w:hint="eastAsia"/>
          <w:spacing w:val="-1"/>
          <w:szCs w:val="21"/>
          <w:lang w:eastAsia="zh-CN"/>
        </w:rPr>
        <w:t>thirdly</w:t>
      </w:r>
      <w:r>
        <w:rPr>
          <w:rFonts w:cs="Arial" w:hint="eastAsia"/>
          <w:spacing w:val="-1"/>
          <w:szCs w:val="21"/>
        </w:rPr>
        <w:t xml:space="preserve"> calibrate point</w:t>
      </w:r>
      <w:r>
        <w:rPr>
          <w:rFonts w:cs="Arial" w:hint="eastAsia"/>
          <w:spacing w:val="-1"/>
          <w:szCs w:val="21"/>
          <w:lang w:eastAsia="zh-CN"/>
        </w:rPr>
        <w:t xml:space="preserve"> (</w:t>
      </w:r>
      <w:r>
        <w:rPr>
          <w:rFonts w:cs="Arial"/>
          <w:spacing w:val="-1"/>
          <w:szCs w:val="21"/>
          <w:lang w:eastAsia="zh-CN"/>
        </w:rPr>
        <w:t>“</w:t>
      </w:r>
      <w:r>
        <w:rPr>
          <w:rFonts w:cs="Arial" w:hint="eastAsia"/>
          <w:spacing w:val="-1"/>
          <w:szCs w:val="21"/>
          <w:lang w:eastAsia="zh-CN"/>
        </w:rPr>
        <w:t>100%</w:t>
      </w:r>
      <w:r>
        <w:rPr>
          <w:rFonts w:cs="Arial"/>
          <w:spacing w:val="-1"/>
          <w:szCs w:val="21"/>
          <w:lang w:eastAsia="zh-CN"/>
        </w:rPr>
        <w:t>”</w:t>
      </w:r>
      <w:r>
        <w:rPr>
          <w:rFonts w:cs="Arial" w:hint="eastAsia"/>
          <w:spacing w:val="-1"/>
          <w:szCs w:val="21"/>
          <w:lang w:eastAsia="zh-CN"/>
        </w:rPr>
        <w:t>)</w:t>
      </w:r>
    </w:p>
    <w:p w:rsidR="00211B6C" w:rsidRPr="00CC62DE" w:rsidRDefault="00211B6C" w:rsidP="00211B6C">
      <w:pPr>
        <w:spacing w:line="24" w:lineRule="atLeast"/>
        <w:rPr>
          <w:rFonts w:cs="Arial" w:hint="eastAsia"/>
          <w:lang w:eastAsia="zh-CN"/>
        </w:rPr>
      </w:pPr>
      <w:r w:rsidRPr="00CC62DE">
        <w:rPr>
          <w:rFonts w:cs="Arial"/>
          <w:spacing w:val="-1"/>
          <w:szCs w:val="21"/>
        </w:rPr>
        <w:lastRenderedPageBreak/>
        <w:t>–</w:t>
      </w:r>
      <w:r>
        <w:rPr>
          <w:rFonts w:cs="Arial" w:hint="eastAsia"/>
          <w:spacing w:val="-1"/>
          <w:szCs w:val="21"/>
          <w:lang w:eastAsia="zh-CN"/>
        </w:rPr>
        <w:t>Step 1</w:t>
      </w:r>
      <w:r w:rsidRPr="00CC62DE">
        <w:rPr>
          <w:rFonts w:cs="Arial"/>
          <w:spacing w:val="-1"/>
          <w:szCs w:val="21"/>
        </w:rPr>
        <w:t xml:space="preserve"> </w:t>
      </w:r>
      <w:r>
        <w:rPr>
          <w:rFonts w:cs="Arial" w:hint="eastAsia"/>
          <w:spacing w:val="-1"/>
          <w:szCs w:val="21"/>
        </w:rPr>
        <w:t xml:space="preserve">Get </w:t>
      </w:r>
      <w:r>
        <w:rPr>
          <w:rFonts w:cs="Arial" w:hint="eastAsia"/>
          <w:spacing w:val="-1"/>
          <w:szCs w:val="21"/>
          <w:lang w:eastAsia="zh-CN"/>
        </w:rPr>
        <w:t xml:space="preserve">the </w:t>
      </w:r>
      <w:r>
        <w:rPr>
          <w:rFonts w:cs="Arial" w:hint="eastAsia"/>
          <w:spacing w:val="-1"/>
          <w:szCs w:val="21"/>
        </w:rPr>
        <w:t>calibrate point step</w:t>
      </w:r>
      <w:r>
        <w:rPr>
          <w:rFonts w:cs="Arial" w:hint="eastAsia"/>
          <w:spacing w:val="-1"/>
          <w:szCs w:val="21"/>
          <w:lang w:eastAsia="zh-CN"/>
        </w:rPr>
        <w:t xml:space="preserve"> </w:t>
      </w:r>
    </w:p>
    <w:p w:rsidR="00211B6C" w:rsidRPr="00CC62DE" w:rsidRDefault="00211B6C" w:rsidP="00211B6C">
      <w:pPr>
        <w:rPr>
          <w:rFonts w:ascii="Arial" w:hAnsi="Arial" w:cs="Arial" w:hint="eastAsia"/>
          <w:b/>
          <w:sz w:val="21"/>
          <w:szCs w:val="21"/>
          <w:lang w:val="en-GB" w:eastAsia="zh-CN"/>
        </w:rPr>
      </w:pPr>
      <w:r w:rsidRPr="00CC62DE">
        <w:rPr>
          <w:rFonts w:ascii="Arial" w:hAnsi="Arial" w:cs="Arial"/>
          <w:b/>
          <w:sz w:val="21"/>
          <w:szCs w:val="21"/>
          <w:lang w:val="en-GB" w:eastAsia="zh-CN"/>
        </w:rPr>
        <w:t xml:space="preserve">The following command can be used to </w:t>
      </w:r>
      <w:r w:rsidRPr="006778B2">
        <w:rPr>
          <w:rFonts w:ascii="Arial" w:hAnsi="Arial" w:cs="Arial" w:hint="eastAsia"/>
          <w:b/>
          <w:sz w:val="21"/>
          <w:szCs w:val="21"/>
          <w:lang w:val="en-GB" w:eastAsia="zh-CN"/>
        </w:rPr>
        <w:t>Get the first calibrate point step</w:t>
      </w:r>
      <w:r w:rsidRPr="00CC62DE">
        <w:rPr>
          <w:rFonts w:ascii="Arial" w:hAnsi="Arial" w:cs="Arial" w:hint="eastAsia"/>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211B6C" w:rsidRPr="00CC62DE" w:rsidTr="00E84D61">
        <w:trPr>
          <w:trHeight w:val="276"/>
        </w:trPr>
        <w:tc>
          <w:tcPr>
            <w:tcW w:w="0" w:type="auto"/>
            <w:shd w:val="clear" w:color="auto" w:fill="E6E6E6"/>
            <w:vAlign w:val="center"/>
          </w:tcPr>
          <w:p w:rsidR="00211B6C" w:rsidRPr="00CC62DE" w:rsidRDefault="00211B6C" w:rsidP="00E84D61">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Data7</w:t>
            </w:r>
          </w:p>
        </w:tc>
      </w:tr>
      <w:tr w:rsidR="00211B6C" w:rsidRPr="00CC62DE" w:rsidTr="00E84D61">
        <w:trPr>
          <w:trHeight w:val="243"/>
        </w:trPr>
        <w:tc>
          <w:tcPr>
            <w:tcW w:w="0" w:type="auto"/>
            <w:shd w:val="clear" w:color="auto" w:fill="auto"/>
            <w:vAlign w:val="center"/>
          </w:tcPr>
          <w:p w:rsidR="00211B6C" w:rsidRPr="00CC62DE" w:rsidRDefault="00211B6C" w:rsidP="00E84D61">
            <w:pPr>
              <w:jc w:val="center"/>
              <w:rPr>
                <w:rFonts w:ascii="Arial" w:hAnsi="Arial" w:hint="eastAsia"/>
                <w:sz w:val="18"/>
                <w:lang w:eastAsia="zh-CN"/>
              </w:rPr>
            </w:pPr>
            <w:r w:rsidRPr="00CC62DE">
              <w:rPr>
                <w:rFonts w:ascii="Arial" w:hAnsi="Arial" w:hint="eastAsia"/>
                <w:sz w:val="18"/>
                <w:lang w:eastAsia="zh-CN"/>
              </w:rPr>
              <w:t>0x772</w:t>
            </w:r>
          </w:p>
        </w:tc>
        <w:tc>
          <w:tcPr>
            <w:tcW w:w="0" w:type="auto"/>
            <w:shd w:val="clear" w:color="auto" w:fill="auto"/>
            <w:vAlign w:val="center"/>
          </w:tcPr>
          <w:p w:rsidR="00211B6C" w:rsidRPr="00CC62DE" w:rsidRDefault="00211B6C" w:rsidP="00E84D61">
            <w:pPr>
              <w:jc w:val="center"/>
              <w:rPr>
                <w:rFonts w:ascii="Arial" w:hAnsi="Arial"/>
                <w:sz w:val="18"/>
                <w:lang w:eastAsia="zh-CN"/>
              </w:rPr>
            </w:pPr>
            <w:r w:rsidRPr="00CC62DE">
              <w:rPr>
                <w:rFonts w:ascii="Arial" w:hAnsi="Arial"/>
                <w:sz w:val="18"/>
              </w:rPr>
              <w:t>0x</w:t>
            </w:r>
            <w:r>
              <w:rPr>
                <w:rFonts w:ascii="Arial" w:hAnsi="Arial" w:hint="eastAsia"/>
                <w:sz w:val="18"/>
                <w:lang w:eastAsia="zh-CN"/>
              </w:rPr>
              <w:t>1B</w:t>
            </w:r>
          </w:p>
        </w:tc>
        <w:tc>
          <w:tcPr>
            <w:tcW w:w="0" w:type="auto"/>
            <w:shd w:val="clear" w:color="auto" w:fill="auto"/>
            <w:vAlign w:val="center"/>
          </w:tcPr>
          <w:p w:rsidR="00211B6C" w:rsidRPr="00CC62DE" w:rsidRDefault="00211B6C" w:rsidP="00E84D61">
            <w:pPr>
              <w:keepNext/>
              <w:jc w:val="center"/>
              <w:rPr>
                <w:rFonts w:ascii="Arial" w:hAnsi="Arial"/>
                <w:sz w:val="18"/>
                <w:lang w:val="en-GB" w:eastAsia="zh-CN"/>
              </w:rPr>
            </w:pPr>
            <w:r w:rsidRPr="00CC62DE">
              <w:rPr>
                <w:rFonts w:ascii="Arial" w:hAnsi="Arial"/>
                <w:sz w:val="18"/>
                <w:lang w:val="en-GB"/>
              </w:rPr>
              <w:t>0x</w:t>
            </w:r>
            <w:r w:rsidRPr="00CC62DE">
              <w:rPr>
                <w:rFonts w:ascii="Arial" w:hAnsi="Arial" w:hint="eastAsia"/>
                <w:sz w:val="18"/>
                <w:lang w:val="en-GB" w:eastAsia="zh-CN"/>
              </w:rPr>
              <w:t>0</w:t>
            </w:r>
            <w:r>
              <w:rPr>
                <w:rFonts w:ascii="Arial" w:hAnsi="Arial" w:hint="eastAsia"/>
                <w:sz w:val="18"/>
                <w:lang w:val="en-GB" w:eastAsia="zh-CN"/>
              </w:rPr>
              <w:t>0</w:t>
            </w:r>
          </w:p>
        </w:tc>
        <w:tc>
          <w:tcPr>
            <w:tcW w:w="1036" w:type="dxa"/>
            <w:shd w:val="clear" w:color="auto" w:fill="auto"/>
          </w:tcPr>
          <w:p w:rsidR="00211B6C" w:rsidRPr="00CC62DE" w:rsidRDefault="00211B6C" w:rsidP="00E84D61">
            <w:pPr>
              <w:keepNext/>
              <w:jc w:val="center"/>
              <w:rPr>
                <w:rFonts w:ascii="Arial" w:hAnsi="Arial" w:hint="eastAsia"/>
                <w:sz w:val="18"/>
                <w:lang w:val="en-GB" w:eastAsia="zh-CN"/>
              </w:rPr>
            </w:pPr>
            <w:r w:rsidRPr="00CC62DE">
              <w:rPr>
                <w:rFonts w:ascii="Arial" w:hAnsi="Arial"/>
                <w:sz w:val="18"/>
                <w:lang w:val="en-GB"/>
              </w:rPr>
              <w:t>0x</w:t>
            </w:r>
            <w:r>
              <w:rPr>
                <w:rFonts w:ascii="Arial" w:hAnsi="Arial" w:hint="eastAsia"/>
                <w:sz w:val="18"/>
                <w:lang w:val="en-GB" w:eastAsia="zh-CN"/>
              </w:rPr>
              <w:t>01</w:t>
            </w:r>
          </w:p>
        </w:tc>
        <w:tc>
          <w:tcPr>
            <w:tcW w:w="0" w:type="auto"/>
          </w:tcPr>
          <w:p w:rsidR="00211B6C" w:rsidRPr="00CC62DE" w:rsidRDefault="00211B6C" w:rsidP="00211B6C">
            <w:pPr>
              <w:jc w:val="center"/>
              <w:rPr>
                <w:rFonts w:ascii="Arial" w:hAnsi="Arial" w:hint="eastAsia"/>
                <w:sz w:val="18"/>
                <w:lang w:val="en-GB" w:eastAsia="zh-CN"/>
              </w:rPr>
            </w:pPr>
            <w:r w:rsidRPr="00CC62DE">
              <w:rPr>
                <w:rFonts w:ascii="Arial" w:hAnsi="Arial" w:hint="eastAsia"/>
                <w:sz w:val="18"/>
                <w:lang w:val="en-GB" w:eastAsia="zh-CN"/>
              </w:rPr>
              <w:t>0x</w:t>
            </w:r>
            <w:r>
              <w:rPr>
                <w:rFonts w:ascii="Arial" w:hAnsi="Arial" w:hint="eastAsia"/>
                <w:sz w:val="18"/>
                <w:lang w:val="en-GB" w:eastAsia="zh-CN"/>
              </w:rPr>
              <w:t>05</w:t>
            </w:r>
          </w:p>
        </w:tc>
        <w:tc>
          <w:tcPr>
            <w:tcW w:w="0" w:type="auto"/>
          </w:tcPr>
          <w:p w:rsidR="00211B6C" w:rsidRPr="00CC62DE" w:rsidRDefault="00211B6C" w:rsidP="00E84D61">
            <w:pPr>
              <w:jc w:val="center"/>
              <w:rPr>
                <w:rFonts w:ascii="Arial" w:hAnsi="Arial" w:hint="eastAsia"/>
                <w:sz w:val="18"/>
                <w:lang w:val="en-GB" w:eastAsia="zh-CN"/>
              </w:rPr>
            </w:pPr>
            <w:r w:rsidRPr="00CC62DE">
              <w:rPr>
                <w:rFonts w:ascii="Arial" w:hAnsi="Arial" w:cs="Arial" w:hint="eastAsia"/>
                <w:sz w:val="18"/>
                <w:szCs w:val="18"/>
                <w:lang w:val="en-GB" w:eastAsia="zh-CN"/>
              </w:rPr>
              <w:t>0x</w:t>
            </w:r>
            <w:r>
              <w:rPr>
                <w:rFonts w:ascii="Arial" w:hAnsi="Arial" w:cs="Arial" w:hint="eastAsia"/>
                <w:sz w:val="18"/>
                <w:szCs w:val="18"/>
                <w:lang w:val="en-GB" w:eastAsia="zh-CN"/>
              </w:rPr>
              <w:t>02</w:t>
            </w:r>
          </w:p>
        </w:tc>
        <w:tc>
          <w:tcPr>
            <w:tcW w:w="0" w:type="auto"/>
          </w:tcPr>
          <w:p w:rsidR="00211B6C" w:rsidRPr="00CC62DE" w:rsidRDefault="00211B6C" w:rsidP="00E84D61">
            <w:pPr>
              <w:jc w:val="center"/>
              <w:rPr>
                <w:rFonts w:ascii="Arial" w:hAnsi="Arial" w:hint="eastAsia"/>
                <w:sz w:val="18"/>
                <w:lang w:val="en-GB" w:eastAsia="zh-CN"/>
              </w:rPr>
            </w:pPr>
            <w:r w:rsidRPr="00CC62DE">
              <w:rPr>
                <w:rFonts w:ascii="Arial" w:hAnsi="Arial" w:cs="Arial" w:hint="eastAsia"/>
                <w:sz w:val="18"/>
                <w:szCs w:val="18"/>
                <w:lang w:val="en-GB" w:eastAsia="zh-CN"/>
              </w:rPr>
              <w:t>0xAA</w:t>
            </w:r>
          </w:p>
        </w:tc>
        <w:tc>
          <w:tcPr>
            <w:tcW w:w="0" w:type="auto"/>
          </w:tcPr>
          <w:p w:rsidR="00211B6C" w:rsidRPr="00CC62DE" w:rsidRDefault="00211B6C" w:rsidP="00E84D61">
            <w:pPr>
              <w:jc w:val="center"/>
              <w:rPr>
                <w:rFonts w:hint="eastAsia"/>
                <w:lang w:eastAsia="zh-CN"/>
              </w:rPr>
            </w:pPr>
            <w:r w:rsidRPr="00CC62DE">
              <w:rPr>
                <w:rFonts w:ascii="Arial" w:hAnsi="Arial" w:cs="Arial" w:hint="eastAsia"/>
                <w:sz w:val="18"/>
                <w:szCs w:val="18"/>
                <w:lang w:val="en-GB" w:eastAsia="zh-CN"/>
              </w:rPr>
              <w:t>0xAA</w:t>
            </w:r>
          </w:p>
        </w:tc>
        <w:tc>
          <w:tcPr>
            <w:tcW w:w="0" w:type="auto"/>
          </w:tcPr>
          <w:p w:rsidR="00211B6C" w:rsidRPr="00CC62DE" w:rsidRDefault="00211B6C" w:rsidP="00E84D61">
            <w:pPr>
              <w:jc w:val="center"/>
              <w:rPr>
                <w:rFonts w:hint="eastAsia"/>
                <w:lang w:eastAsia="zh-CN"/>
              </w:rPr>
            </w:pPr>
            <w:r w:rsidRPr="00CC62DE">
              <w:rPr>
                <w:rFonts w:ascii="Arial" w:hAnsi="Arial" w:cs="Arial" w:hint="eastAsia"/>
                <w:sz w:val="18"/>
                <w:szCs w:val="18"/>
                <w:lang w:val="en-GB" w:eastAsia="zh-CN"/>
              </w:rPr>
              <w:t>0xAA</w:t>
            </w:r>
          </w:p>
        </w:tc>
      </w:tr>
    </w:tbl>
    <w:p w:rsidR="00211B6C" w:rsidRPr="00CC62DE" w:rsidRDefault="00211B6C" w:rsidP="00211B6C">
      <w:pPr>
        <w:rPr>
          <w:rFonts w:ascii="Arial" w:hAnsi="Arial" w:cs="Arial" w:hint="eastAsia"/>
          <w:b/>
          <w:sz w:val="21"/>
          <w:szCs w:val="21"/>
          <w:lang w:val="en-GB" w:eastAsia="zh-CN"/>
        </w:rPr>
      </w:pPr>
    </w:p>
    <w:p w:rsidR="00211B6C" w:rsidRPr="00CC62DE" w:rsidRDefault="00211B6C" w:rsidP="00211B6C">
      <w:pPr>
        <w:rPr>
          <w:rFonts w:ascii="Arial" w:hAnsi="Arial" w:cs="Arial" w:hint="eastAsia"/>
          <w:b/>
          <w:sz w:val="21"/>
          <w:szCs w:val="21"/>
          <w:lang w:val="en-GB" w:eastAsia="zh-CN"/>
        </w:rPr>
      </w:pPr>
      <w:r w:rsidRPr="00CC62DE">
        <w:rPr>
          <w:rFonts w:ascii="Arial" w:hAnsi="Arial" w:cs="Arial"/>
          <w:b/>
          <w:sz w:val="21"/>
          <w:szCs w:val="21"/>
          <w:lang w:val="en-GB" w:eastAsia="zh-CN"/>
        </w:rPr>
        <w:t>The ECU answer with the acknowledgement sent as follow</w:t>
      </w:r>
      <w:r w:rsidRPr="00CC62DE">
        <w:rPr>
          <w:rFonts w:ascii="Arial" w:hAnsi="Arial" w:cs="Arial" w:hint="eastAsia"/>
          <w:b/>
          <w:sz w:val="21"/>
          <w:szCs w:val="21"/>
          <w:lang w:val="en-GB" w:eastAsia="zh-CN"/>
        </w:rPr>
        <w:t>ing</w:t>
      </w:r>
      <w:r w:rsidRPr="00CC62DE">
        <w:rPr>
          <w:rFonts w:ascii="Arial" w:hAnsi="Arial" w:cs="Arial"/>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211B6C" w:rsidRPr="00CC62DE" w:rsidTr="00E84D61">
        <w:trPr>
          <w:trHeight w:val="276"/>
        </w:trPr>
        <w:tc>
          <w:tcPr>
            <w:tcW w:w="0" w:type="auto"/>
            <w:shd w:val="clear" w:color="auto" w:fill="E6E6E6"/>
            <w:vAlign w:val="center"/>
          </w:tcPr>
          <w:p w:rsidR="00211B6C" w:rsidRPr="00CC62DE" w:rsidRDefault="00211B6C" w:rsidP="00E84D61">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Data7</w:t>
            </w:r>
          </w:p>
        </w:tc>
      </w:tr>
      <w:tr w:rsidR="00211B6C" w:rsidRPr="00CC62DE" w:rsidTr="00E84D61">
        <w:trPr>
          <w:trHeight w:val="223"/>
        </w:trPr>
        <w:tc>
          <w:tcPr>
            <w:tcW w:w="0" w:type="auto"/>
            <w:shd w:val="clear" w:color="auto" w:fill="auto"/>
            <w:vAlign w:val="center"/>
          </w:tcPr>
          <w:p w:rsidR="00211B6C" w:rsidRPr="00CC62DE" w:rsidRDefault="00211B6C" w:rsidP="00E84D61">
            <w:pPr>
              <w:jc w:val="center"/>
              <w:rPr>
                <w:rFonts w:ascii="Arial" w:hAnsi="Arial" w:hint="eastAsia"/>
                <w:sz w:val="18"/>
                <w:lang w:eastAsia="zh-CN"/>
              </w:rPr>
            </w:pPr>
            <w:r w:rsidRPr="00CC62DE">
              <w:rPr>
                <w:rFonts w:ascii="Arial" w:hAnsi="Arial"/>
                <w:sz w:val="18"/>
              </w:rPr>
              <w:t>0x774</w:t>
            </w:r>
          </w:p>
        </w:tc>
        <w:tc>
          <w:tcPr>
            <w:tcW w:w="0" w:type="auto"/>
            <w:shd w:val="clear" w:color="auto" w:fill="auto"/>
            <w:vAlign w:val="center"/>
          </w:tcPr>
          <w:p w:rsidR="00211B6C" w:rsidRPr="00CC62DE" w:rsidRDefault="00211B6C" w:rsidP="00E84D61">
            <w:pPr>
              <w:jc w:val="center"/>
              <w:rPr>
                <w:rFonts w:ascii="Arial" w:hAnsi="Arial"/>
                <w:sz w:val="18"/>
                <w:lang w:eastAsia="zh-CN"/>
              </w:rPr>
            </w:pPr>
            <w:r w:rsidRPr="00CC62DE">
              <w:rPr>
                <w:rFonts w:ascii="Arial" w:hAnsi="Arial"/>
                <w:sz w:val="18"/>
              </w:rPr>
              <w:t>0x</w:t>
            </w:r>
            <w:r>
              <w:rPr>
                <w:rFonts w:ascii="Arial" w:hAnsi="Arial" w:hint="eastAsia"/>
                <w:sz w:val="18"/>
                <w:lang w:eastAsia="zh-CN"/>
              </w:rPr>
              <w:t>5B</w:t>
            </w:r>
          </w:p>
        </w:tc>
        <w:tc>
          <w:tcPr>
            <w:tcW w:w="0" w:type="auto"/>
            <w:shd w:val="clear" w:color="auto" w:fill="auto"/>
            <w:vAlign w:val="center"/>
          </w:tcPr>
          <w:p w:rsidR="00211B6C" w:rsidRPr="00CC62DE" w:rsidRDefault="00211B6C" w:rsidP="00E84D61">
            <w:pPr>
              <w:keepNext/>
              <w:jc w:val="center"/>
              <w:rPr>
                <w:rFonts w:ascii="Arial" w:hAnsi="Arial" w:hint="eastAsia"/>
                <w:sz w:val="18"/>
                <w:lang w:val="en-GB" w:eastAsia="zh-CN"/>
              </w:rPr>
            </w:pPr>
            <w:r w:rsidRPr="00CC62DE">
              <w:rPr>
                <w:rFonts w:ascii="Arial" w:hAnsi="Arial"/>
                <w:sz w:val="18"/>
                <w:lang w:val="en-GB"/>
              </w:rPr>
              <w:t>0</w:t>
            </w:r>
            <w:r w:rsidRPr="00CC62DE">
              <w:rPr>
                <w:rFonts w:ascii="Arial" w:hAnsi="Arial" w:hint="eastAsia"/>
                <w:sz w:val="18"/>
                <w:lang w:val="en-GB" w:eastAsia="zh-CN"/>
              </w:rPr>
              <w:t>x0</w:t>
            </w:r>
            <w:r>
              <w:rPr>
                <w:rFonts w:ascii="Arial" w:hAnsi="Arial" w:hint="eastAsia"/>
                <w:sz w:val="18"/>
                <w:lang w:val="en-GB" w:eastAsia="zh-CN"/>
              </w:rPr>
              <w:t>0</w:t>
            </w:r>
          </w:p>
        </w:tc>
        <w:tc>
          <w:tcPr>
            <w:tcW w:w="1036" w:type="dxa"/>
            <w:shd w:val="clear" w:color="auto" w:fill="auto"/>
          </w:tcPr>
          <w:p w:rsidR="00211B6C" w:rsidRPr="00CC62DE" w:rsidRDefault="00211B6C" w:rsidP="00E84D61">
            <w:pPr>
              <w:keepNext/>
              <w:jc w:val="center"/>
              <w:rPr>
                <w:rFonts w:ascii="Arial" w:hAnsi="Arial" w:hint="eastAsia"/>
                <w:sz w:val="18"/>
                <w:lang w:val="en-GB" w:eastAsia="zh-CN"/>
              </w:rPr>
            </w:pPr>
            <w:r>
              <w:rPr>
                <w:rFonts w:ascii="Arial" w:hAnsi="Arial" w:hint="eastAsia"/>
                <w:sz w:val="18"/>
                <w:lang w:val="en-GB" w:eastAsia="zh-CN"/>
              </w:rPr>
              <w:t>0x01</w:t>
            </w:r>
          </w:p>
        </w:tc>
        <w:tc>
          <w:tcPr>
            <w:tcW w:w="0" w:type="auto"/>
          </w:tcPr>
          <w:p w:rsidR="00211B6C" w:rsidRPr="00CC62DE" w:rsidRDefault="00211B6C" w:rsidP="00211B6C">
            <w:pPr>
              <w:jc w:val="center"/>
              <w:rPr>
                <w:rFonts w:ascii="Arial" w:hAnsi="Arial" w:hint="eastAsia"/>
                <w:sz w:val="18"/>
                <w:lang w:val="en-GB" w:eastAsia="zh-CN"/>
              </w:rPr>
            </w:pPr>
            <w:r>
              <w:rPr>
                <w:rFonts w:ascii="Arial" w:hAnsi="Arial" w:hint="eastAsia"/>
                <w:sz w:val="18"/>
                <w:lang w:val="en-GB" w:eastAsia="zh-CN"/>
              </w:rPr>
              <w:t>0x05</w:t>
            </w:r>
          </w:p>
        </w:tc>
        <w:tc>
          <w:tcPr>
            <w:tcW w:w="0" w:type="auto"/>
          </w:tcPr>
          <w:p w:rsidR="00211B6C" w:rsidRPr="00CC62DE" w:rsidRDefault="00211B6C" w:rsidP="00E84D61">
            <w:pPr>
              <w:jc w:val="center"/>
              <w:rPr>
                <w:rFonts w:ascii="Arial" w:hAnsi="Arial"/>
                <w:sz w:val="18"/>
                <w:lang w:val="en-GB" w:eastAsia="zh-CN"/>
              </w:rPr>
            </w:pPr>
            <w:r>
              <w:rPr>
                <w:rFonts w:ascii="Arial" w:hAnsi="Arial" w:hint="eastAsia"/>
                <w:sz w:val="18"/>
                <w:lang w:val="en-GB" w:eastAsia="zh-CN"/>
              </w:rPr>
              <w:t>0x02</w:t>
            </w:r>
          </w:p>
        </w:tc>
        <w:tc>
          <w:tcPr>
            <w:tcW w:w="0" w:type="auto"/>
          </w:tcPr>
          <w:p w:rsidR="00211B6C" w:rsidRPr="00BA207F" w:rsidRDefault="00211B6C" w:rsidP="00E84D61">
            <w:pPr>
              <w:jc w:val="center"/>
              <w:rPr>
                <w:rFonts w:ascii="Arial" w:hAnsi="Arial"/>
                <w:color w:val="FF0000"/>
                <w:sz w:val="18"/>
                <w:lang w:val="en-GB" w:eastAsia="zh-CN"/>
              </w:rPr>
            </w:pPr>
            <w:r w:rsidRPr="00BA207F">
              <w:rPr>
                <w:rFonts w:ascii="Arial" w:hAnsi="Arial" w:hint="eastAsia"/>
                <w:color w:val="FF0000"/>
                <w:sz w:val="18"/>
                <w:lang w:val="en-GB" w:eastAsia="zh-CN"/>
              </w:rPr>
              <w:t>0x</w:t>
            </w:r>
            <w:r>
              <w:rPr>
                <w:rFonts w:ascii="Arial" w:hAnsi="Arial" w:hint="eastAsia"/>
                <w:color w:val="FF0000"/>
                <w:sz w:val="18"/>
                <w:lang w:val="en-GB" w:eastAsia="zh-CN"/>
              </w:rPr>
              <w:t>XX</w:t>
            </w:r>
          </w:p>
        </w:tc>
        <w:tc>
          <w:tcPr>
            <w:tcW w:w="0" w:type="auto"/>
          </w:tcPr>
          <w:p w:rsidR="00211B6C" w:rsidRPr="00BA207F" w:rsidRDefault="00211B6C" w:rsidP="00E84D61">
            <w:pPr>
              <w:jc w:val="center"/>
              <w:rPr>
                <w:rFonts w:ascii="Arial" w:hAnsi="Arial"/>
                <w:color w:val="FF0000"/>
                <w:sz w:val="18"/>
                <w:lang w:val="en-GB" w:eastAsia="zh-CN"/>
              </w:rPr>
            </w:pPr>
            <w:r w:rsidRPr="00BA207F">
              <w:rPr>
                <w:rFonts w:ascii="Arial" w:hAnsi="Arial" w:hint="eastAsia"/>
                <w:color w:val="FF0000"/>
                <w:sz w:val="18"/>
                <w:lang w:val="en-GB" w:eastAsia="zh-CN"/>
              </w:rPr>
              <w:t>0x</w:t>
            </w:r>
            <w:r>
              <w:rPr>
                <w:rFonts w:ascii="Arial" w:hAnsi="Arial" w:hint="eastAsia"/>
                <w:color w:val="FF0000"/>
                <w:sz w:val="18"/>
                <w:lang w:val="en-GB" w:eastAsia="zh-CN"/>
              </w:rPr>
              <w:t>XX</w:t>
            </w:r>
          </w:p>
        </w:tc>
        <w:tc>
          <w:tcPr>
            <w:tcW w:w="0" w:type="auto"/>
          </w:tcPr>
          <w:p w:rsidR="00211B6C" w:rsidRPr="00CC62DE" w:rsidRDefault="00211B6C" w:rsidP="00E84D61">
            <w:pPr>
              <w:jc w:val="center"/>
            </w:pPr>
            <w:r w:rsidRPr="00CC62DE">
              <w:rPr>
                <w:rFonts w:ascii="Arial" w:hAnsi="Arial" w:hint="eastAsia"/>
                <w:sz w:val="18"/>
                <w:lang w:val="en-GB" w:eastAsia="zh-CN"/>
              </w:rPr>
              <w:t>--</w:t>
            </w:r>
          </w:p>
        </w:tc>
      </w:tr>
    </w:tbl>
    <w:p w:rsidR="00211B6C" w:rsidRDefault="00211B6C" w:rsidP="00211B6C">
      <w:pPr>
        <w:rPr>
          <w:rFonts w:ascii="Arial" w:hAnsi="Arial" w:cs="Arial" w:hint="eastAsia"/>
          <w:b/>
          <w:sz w:val="21"/>
          <w:szCs w:val="21"/>
          <w:lang w:val="en-GB" w:eastAsia="zh-CN"/>
        </w:rPr>
      </w:pPr>
      <w:r>
        <w:rPr>
          <w:rFonts w:ascii="Arial" w:hAnsi="Arial" w:cs="Arial" w:hint="eastAsia"/>
          <w:b/>
          <w:sz w:val="21"/>
          <w:szCs w:val="21"/>
          <w:lang w:val="en-GB" w:eastAsia="zh-CN"/>
        </w:rPr>
        <w:t>Note: Data5 and Data6 are the steps.</w:t>
      </w:r>
    </w:p>
    <w:p w:rsidR="00211B6C" w:rsidRDefault="00211B6C" w:rsidP="00211B6C">
      <w:pPr>
        <w:rPr>
          <w:rFonts w:ascii="Arial" w:hAnsi="Arial" w:cs="Arial" w:hint="eastAsia"/>
          <w:b/>
          <w:sz w:val="21"/>
          <w:szCs w:val="21"/>
          <w:lang w:val="en-GB" w:eastAsia="zh-CN"/>
        </w:rPr>
      </w:pPr>
      <w:r>
        <w:rPr>
          <w:rFonts w:ascii="Arial" w:hAnsi="Arial" w:cs="Arial" w:hint="eastAsia"/>
          <w:b/>
          <w:sz w:val="21"/>
          <w:szCs w:val="21"/>
          <w:lang w:val="en-GB" w:eastAsia="zh-CN"/>
        </w:rPr>
        <w:t>Data5 = 0 and Data6 = 0, step=0.</w:t>
      </w:r>
    </w:p>
    <w:p w:rsidR="00211B6C" w:rsidRDefault="00211B6C" w:rsidP="00211B6C">
      <w:pPr>
        <w:spacing w:line="24" w:lineRule="atLeast"/>
        <w:rPr>
          <w:rFonts w:cs="Arial" w:hint="eastAsia"/>
          <w:lang w:eastAsia="zh-CN"/>
        </w:rPr>
      </w:pPr>
    </w:p>
    <w:p w:rsidR="00211B6C" w:rsidRDefault="00211B6C" w:rsidP="00211B6C">
      <w:pPr>
        <w:spacing w:line="24" w:lineRule="atLeast"/>
        <w:rPr>
          <w:rFonts w:cs="Arial" w:hint="eastAsia"/>
          <w:lang w:eastAsia="zh-CN"/>
        </w:rPr>
      </w:pPr>
      <w:r w:rsidRPr="00CC62DE">
        <w:rPr>
          <w:rFonts w:cs="Arial"/>
          <w:spacing w:val="-1"/>
          <w:szCs w:val="21"/>
        </w:rPr>
        <w:t>–</w:t>
      </w:r>
      <w:r>
        <w:rPr>
          <w:rFonts w:cs="Arial" w:hint="eastAsia"/>
          <w:spacing w:val="-1"/>
          <w:szCs w:val="21"/>
          <w:lang w:eastAsia="zh-CN"/>
        </w:rPr>
        <w:t xml:space="preserve">Step 2 </w:t>
      </w:r>
      <w:r w:rsidRPr="00FD1D68">
        <w:rPr>
          <w:rFonts w:cs="Arial"/>
          <w:spacing w:val="-1"/>
          <w:szCs w:val="21"/>
        </w:rPr>
        <w:t>Gauge Movement</w:t>
      </w:r>
    </w:p>
    <w:p w:rsidR="00211B6C" w:rsidRPr="00CC62DE" w:rsidRDefault="00211B6C" w:rsidP="00211B6C">
      <w:pPr>
        <w:rPr>
          <w:rFonts w:ascii="Arial" w:hAnsi="Arial" w:cs="Arial" w:hint="eastAsia"/>
          <w:b/>
          <w:sz w:val="21"/>
          <w:szCs w:val="21"/>
          <w:lang w:val="en-GB" w:eastAsia="zh-CN"/>
        </w:rPr>
      </w:pPr>
      <w:r w:rsidRPr="00CC62DE">
        <w:rPr>
          <w:rFonts w:ascii="Arial" w:hAnsi="Arial" w:cs="Arial"/>
          <w:b/>
          <w:sz w:val="21"/>
          <w:szCs w:val="21"/>
          <w:lang w:val="en-GB" w:eastAsia="zh-CN"/>
        </w:rPr>
        <w:t xml:space="preserve">The following command can be used to </w:t>
      </w:r>
      <w:r>
        <w:rPr>
          <w:rFonts w:ascii="Arial" w:hAnsi="Arial" w:cs="Arial" w:hint="eastAsia"/>
          <w:b/>
          <w:sz w:val="21"/>
          <w:szCs w:val="21"/>
          <w:lang w:val="en-GB" w:eastAsia="zh-CN"/>
        </w:rPr>
        <w:t>move the step motor</w:t>
      </w:r>
      <w:r w:rsidRPr="00CC62DE">
        <w:rPr>
          <w:rFonts w:ascii="Arial" w:hAnsi="Arial" w:cs="Arial" w:hint="eastAsia"/>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211B6C" w:rsidRPr="00CC62DE" w:rsidTr="00E84D61">
        <w:trPr>
          <w:trHeight w:val="276"/>
        </w:trPr>
        <w:tc>
          <w:tcPr>
            <w:tcW w:w="0" w:type="auto"/>
            <w:shd w:val="clear" w:color="auto" w:fill="E6E6E6"/>
            <w:vAlign w:val="center"/>
          </w:tcPr>
          <w:p w:rsidR="00211B6C" w:rsidRPr="00CC62DE" w:rsidRDefault="00211B6C" w:rsidP="00E84D61">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Data7</w:t>
            </w:r>
          </w:p>
        </w:tc>
      </w:tr>
      <w:tr w:rsidR="00211B6C" w:rsidRPr="00CC62DE" w:rsidTr="00E84D61">
        <w:trPr>
          <w:trHeight w:val="243"/>
        </w:trPr>
        <w:tc>
          <w:tcPr>
            <w:tcW w:w="0" w:type="auto"/>
            <w:shd w:val="clear" w:color="auto" w:fill="auto"/>
            <w:vAlign w:val="center"/>
          </w:tcPr>
          <w:p w:rsidR="00211B6C" w:rsidRPr="00CC62DE" w:rsidRDefault="00211B6C" w:rsidP="00E84D61">
            <w:pPr>
              <w:jc w:val="center"/>
              <w:rPr>
                <w:rFonts w:ascii="Arial" w:hAnsi="Arial" w:hint="eastAsia"/>
                <w:sz w:val="18"/>
                <w:lang w:eastAsia="zh-CN"/>
              </w:rPr>
            </w:pPr>
            <w:r w:rsidRPr="00CC62DE">
              <w:rPr>
                <w:rFonts w:ascii="Arial" w:hAnsi="Arial" w:hint="eastAsia"/>
                <w:sz w:val="18"/>
                <w:lang w:eastAsia="zh-CN"/>
              </w:rPr>
              <w:t>0x772</w:t>
            </w:r>
          </w:p>
        </w:tc>
        <w:tc>
          <w:tcPr>
            <w:tcW w:w="0" w:type="auto"/>
            <w:shd w:val="clear" w:color="auto" w:fill="auto"/>
            <w:vAlign w:val="center"/>
          </w:tcPr>
          <w:p w:rsidR="00211B6C" w:rsidRPr="00CC62DE" w:rsidRDefault="00211B6C" w:rsidP="00E84D61">
            <w:pPr>
              <w:jc w:val="center"/>
              <w:rPr>
                <w:rFonts w:ascii="Arial" w:hAnsi="Arial"/>
                <w:sz w:val="18"/>
                <w:lang w:eastAsia="zh-CN"/>
              </w:rPr>
            </w:pPr>
            <w:r w:rsidRPr="00CC62DE">
              <w:rPr>
                <w:rFonts w:ascii="Arial" w:hAnsi="Arial"/>
                <w:sz w:val="18"/>
              </w:rPr>
              <w:t>0x</w:t>
            </w:r>
            <w:r>
              <w:rPr>
                <w:rFonts w:ascii="Arial" w:hAnsi="Arial" w:hint="eastAsia"/>
                <w:sz w:val="18"/>
                <w:lang w:eastAsia="zh-CN"/>
              </w:rPr>
              <w:t>30</w:t>
            </w:r>
          </w:p>
        </w:tc>
        <w:tc>
          <w:tcPr>
            <w:tcW w:w="0" w:type="auto"/>
            <w:shd w:val="clear" w:color="auto" w:fill="auto"/>
            <w:vAlign w:val="center"/>
          </w:tcPr>
          <w:p w:rsidR="00211B6C" w:rsidRPr="00CC62DE" w:rsidRDefault="00211B6C" w:rsidP="00E84D61">
            <w:pPr>
              <w:keepNext/>
              <w:jc w:val="center"/>
              <w:rPr>
                <w:rFonts w:ascii="Arial" w:hAnsi="Arial"/>
                <w:sz w:val="18"/>
                <w:lang w:val="en-GB" w:eastAsia="zh-CN"/>
              </w:rPr>
            </w:pPr>
            <w:r w:rsidRPr="00CC62DE">
              <w:rPr>
                <w:rFonts w:ascii="Arial" w:hAnsi="Arial"/>
                <w:sz w:val="18"/>
                <w:lang w:val="en-GB"/>
              </w:rPr>
              <w:t>0x</w:t>
            </w:r>
            <w:r w:rsidRPr="00CC62DE">
              <w:rPr>
                <w:rFonts w:ascii="Arial" w:hAnsi="Arial" w:hint="eastAsia"/>
                <w:sz w:val="18"/>
                <w:lang w:val="en-GB" w:eastAsia="zh-CN"/>
              </w:rPr>
              <w:t>0</w:t>
            </w:r>
            <w:r>
              <w:rPr>
                <w:rFonts w:ascii="Arial" w:hAnsi="Arial" w:hint="eastAsia"/>
                <w:sz w:val="18"/>
                <w:lang w:val="en-GB" w:eastAsia="zh-CN"/>
              </w:rPr>
              <w:t>1</w:t>
            </w:r>
          </w:p>
        </w:tc>
        <w:tc>
          <w:tcPr>
            <w:tcW w:w="1036" w:type="dxa"/>
            <w:shd w:val="clear" w:color="auto" w:fill="auto"/>
          </w:tcPr>
          <w:p w:rsidR="00211B6C" w:rsidRPr="00CC62DE" w:rsidRDefault="00211B6C" w:rsidP="00211B6C">
            <w:pPr>
              <w:keepNext/>
              <w:jc w:val="center"/>
              <w:rPr>
                <w:rFonts w:ascii="Arial" w:hAnsi="Arial" w:hint="eastAsia"/>
                <w:sz w:val="18"/>
                <w:lang w:val="en-GB" w:eastAsia="zh-CN"/>
              </w:rPr>
            </w:pPr>
            <w:r w:rsidRPr="00CC62DE">
              <w:rPr>
                <w:rFonts w:ascii="Arial" w:hAnsi="Arial"/>
                <w:sz w:val="18"/>
                <w:lang w:val="en-GB"/>
              </w:rPr>
              <w:t>0x</w:t>
            </w:r>
            <w:r>
              <w:rPr>
                <w:rFonts w:ascii="Arial" w:hAnsi="Arial" w:hint="eastAsia"/>
                <w:sz w:val="18"/>
                <w:lang w:val="en-GB" w:eastAsia="zh-CN"/>
              </w:rPr>
              <w:t>05</w:t>
            </w:r>
          </w:p>
        </w:tc>
        <w:tc>
          <w:tcPr>
            <w:tcW w:w="0" w:type="auto"/>
          </w:tcPr>
          <w:p w:rsidR="00211B6C" w:rsidRPr="006778B2" w:rsidRDefault="00211B6C" w:rsidP="00E84D61">
            <w:pPr>
              <w:jc w:val="center"/>
              <w:rPr>
                <w:rFonts w:ascii="Arial" w:hAnsi="Arial" w:hint="eastAsia"/>
                <w:color w:val="FF0000"/>
                <w:sz w:val="18"/>
                <w:lang w:val="en-GB" w:eastAsia="zh-CN"/>
              </w:rPr>
            </w:pPr>
            <w:r w:rsidRPr="006778B2">
              <w:rPr>
                <w:rFonts w:ascii="Arial" w:hAnsi="Arial" w:hint="eastAsia"/>
                <w:color w:val="FF0000"/>
                <w:sz w:val="18"/>
                <w:lang w:val="en-GB" w:eastAsia="zh-CN"/>
              </w:rPr>
              <w:t>0x</w:t>
            </w:r>
            <w:r>
              <w:rPr>
                <w:rFonts w:ascii="Arial" w:hAnsi="Arial" w:hint="eastAsia"/>
                <w:color w:val="FF0000"/>
                <w:sz w:val="18"/>
                <w:lang w:val="en-GB" w:eastAsia="zh-CN"/>
              </w:rPr>
              <w:t>XX</w:t>
            </w:r>
          </w:p>
        </w:tc>
        <w:tc>
          <w:tcPr>
            <w:tcW w:w="0" w:type="auto"/>
          </w:tcPr>
          <w:p w:rsidR="00211B6C" w:rsidRPr="006778B2" w:rsidRDefault="00211B6C" w:rsidP="00E84D61">
            <w:pPr>
              <w:jc w:val="center"/>
              <w:rPr>
                <w:rFonts w:ascii="Arial" w:hAnsi="Arial" w:hint="eastAsia"/>
                <w:color w:val="FF0000"/>
                <w:sz w:val="18"/>
                <w:lang w:val="en-GB" w:eastAsia="zh-CN"/>
              </w:rPr>
            </w:pPr>
            <w:r w:rsidRPr="006778B2">
              <w:rPr>
                <w:rFonts w:ascii="Arial" w:hAnsi="Arial" w:cs="Arial" w:hint="eastAsia"/>
                <w:color w:val="FF0000"/>
                <w:sz w:val="18"/>
                <w:szCs w:val="18"/>
                <w:lang w:val="en-GB" w:eastAsia="zh-CN"/>
              </w:rPr>
              <w:t>0x</w:t>
            </w:r>
            <w:r>
              <w:rPr>
                <w:rFonts w:ascii="Arial" w:hAnsi="Arial" w:cs="Arial" w:hint="eastAsia"/>
                <w:color w:val="FF0000"/>
                <w:sz w:val="18"/>
                <w:szCs w:val="18"/>
                <w:lang w:val="en-GB" w:eastAsia="zh-CN"/>
              </w:rPr>
              <w:t>XX</w:t>
            </w:r>
          </w:p>
        </w:tc>
        <w:tc>
          <w:tcPr>
            <w:tcW w:w="0" w:type="auto"/>
          </w:tcPr>
          <w:p w:rsidR="00211B6C" w:rsidRPr="00CC62DE" w:rsidRDefault="00211B6C" w:rsidP="00E84D61">
            <w:pPr>
              <w:jc w:val="center"/>
              <w:rPr>
                <w:rFonts w:ascii="Arial" w:hAnsi="Arial" w:hint="eastAsia"/>
                <w:sz w:val="18"/>
                <w:lang w:val="en-GB" w:eastAsia="zh-CN"/>
              </w:rPr>
            </w:pPr>
            <w:r w:rsidRPr="00CC62DE">
              <w:rPr>
                <w:rFonts w:ascii="Arial" w:hAnsi="Arial" w:cs="Arial" w:hint="eastAsia"/>
                <w:sz w:val="18"/>
                <w:szCs w:val="18"/>
                <w:lang w:val="en-GB" w:eastAsia="zh-CN"/>
              </w:rPr>
              <w:t>0xAA</w:t>
            </w:r>
          </w:p>
        </w:tc>
        <w:tc>
          <w:tcPr>
            <w:tcW w:w="0" w:type="auto"/>
          </w:tcPr>
          <w:p w:rsidR="00211B6C" w:rsidRPr="00CC62DE" w:rsidRDefault="00211B6C" w:rsidP="00E84D61">
            <w:pPr>
              <w:jc w:val="center"/>
              <w:rPr>
                <w:rFonts w:hint="eastAsia"/>
                <w:lang w:eastAsia="zh-CN"/>
              </w:rPr>
            </w:pPr>
            <w:r w:rsidRPr="00CC62DE">
              <w:rPr>
                <w:rFonts w:ascii="Arial" w:hAnsi="Arial" w:cs="Arial" w:hint="eastAsia"/>
                <w:sz w:val="18"/>
                <w:szCs w:val="18"/>
                <w:lang w:val="en-GB" w:eastAsia="zh-CN"/>
              </w:rPr>
              <w:t>0xAA</w:t>
            </w:r>
          </w:p>
        </w:tc>
        <w:tc>
          <w:tcPr>
            <w:tcW w:w="0" w:type="auto"/>
          </w:tcPr>
          <w:p w:rsidR="00211B6C" w:rsidRPr="00CC62DE" w:rsidRDefault="00211B6C" w:rsidP="00E84D61">
            <w:pPr>
              <w:jc w:val="center"/>
              <w:rPr>
                <w:rFonts w:hint="eastAsia"/>
                <w:lang w:eastAsia="zh-CN"/>
              </w:rPr>
            </w:pPr>
            <w:r w:rsidRPr="00CC62DE">
              <w:rPr>
                <w:rFonts w:ascii="Arial" w:hAnsi="Arial" w:cs="Arial" w:hint="eastAsia"/>
                <w:sz w:val="18"/>
                <w:szCs w:val="18"/>
                <w:lang w:val="en-GB" w:eastAsia="zh-CN"/>
              </w:rPr>
              <w:t>0xAA</w:t>
            </w:r>
          </w:p>
        </w:tc>
      </w:tr>
    </w:tbl>
    <w:p w:rsidR="00211B6C" w:rsidRDefault="00211B6C" w:rsidP="00211B6C">
      <w:pPr>
        <w:rPr>
          <w:rFonts w:ascii="Arial" w:hAnsi="Arial" w:cs="Arial" w:hint="eastAsia"/>
          <w:b/>
          <w:sz w:val="21"/>
          <w:szCs w:val="21"/>
          <w:lang w:val="en-GB" w:eastAsia="zh-CN"/>
        </w:rPr>
      </w:pPr>
      <w:r>
        <w:rPr>
          <w:rFonts w:ascii="Arial" w:hAnsi="Arial" w:cs="Arial" w:hint="eastAsia"/>
          <w:b/>
          <w:sz w:val="21"/>
          <w:szCs w:val="21"/>
          <w:lang w:val="en-GB" w:eastAsia="zh-CN"/>
        </w:rPr>
        <w:t>Note: Data3 and Data4 are the steps.</w:t>
      </w:r>
    </w:p>
    <w:p w:rsidR="00211B6C" w:rsidRDefault="00211B6C" w:rsidP="00211B6C">
      <w:pPr>
        <w:rPr>
          <w:rFonts w:ascii="Arial" w:hAnsi="Arial" w:cs="Arial" w:hint="eastAsia"/>
          <w:b/>
          <w:sz w:val="21"/>
          <w:szCs w:val="21"/>
          <w:lang w:val="en-GB" w:eastAsia="zh-CN"/>
        </w:rPr>
      </w:pPr>
      <w:r>
        <w:rPr>
          <w:rFonts w:ascii="Arial" w:hAnsi="Arial" w:cs="Arial" w:hint="eastAsia"/>
          <w:b/>
          <w:sz w:val="21"/>
          <w:szCs w:val="21"/>
          <w:lang w:val="en-GB" w:eastAsia="zh-CN"/>
        </w:rPr>
        <w:t>Data3 = 0 and Data4 = 0, step=0.</w:t>
      </w:r>
    </w:p>
    <w:p w:rsidR="00211B6C" w:rsidRPr="00DA3937" w:rsidRDefault="00211B6C" w:rsidP="00211B6C">
      <w:pPr>
        <w:rPr>
          <w:rFonts w:ascii="Arial" w:hAnsi="Arial" w:cs="Arial" w:hint="eastAsia"/>
          <w:b/>
          <w:sz w:val="21"/>
          <w:szCs w:val="21"/>
          <w:lang w:val="en-GB" w:eastAsia="zh-CN"/>
        </w:rPr>
      </w:pPr>
    </w:p>
    <w:p w:rsidR="00211B6C" w:rsidRPr="00CC62DE" w:rsidRDefault="00211B6C" w:rsidP="00211B6C">
      <w:pPr>
        <w:rPr>
          <w:rFonts w:ascii="Arial" w:hAnsi="Arial" w:cs="Arial" w:hint="eastAsia"/>
          <w:b/>
          <w:sz w:val="21"/>
          <w:szCs w:val="21"/>
          <w:lang w:val="en-GB" w:eastAsia="zh-CN"/>
        </w:rPr>
      </w:pPr>
      <w:r w:rsidRPr="00CC62DE">
        <w:rPr>
          <w:rFonts w:ascii="Arial" w:hAnsi="Arial" w:cs="Arial"/>
          <w:b/>
          <w:sz w:val="21"/>
          <w:szCs w:val="21"/>
          <w:lang w:val="en-GB" w:eastAsia="zh-CN"/>
        </w:rPr>
        <w:t>The ECU answer with the acknowledgement sent as follow</w:t>
      </w:r>
      <w:r w:rsidRPr="00CC62DE">
        <w:rPr>
          <w:rFonts w:ascii="Arial" w:hAnsi="Arial" w:cs="Arial" w:hint="eastAsia"/>
          <w:b/>
          <w:sz w:val="21"/>
          <w:szCs w:val="21"/>
          <w:lang w:val="en-GB" w:eastAsia="zh-CN"/>
        </w:rPr>
        <w:t>ing</w:t>
      </w:r>
      <w:r w:rsidRPr="00CC62DE">
        <w:rPr>
          <w:rFonts w:ascii="Arial" w:hAnsi="Arial" w:cs="Arial"/>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211B6C" w:rsidRPr="00CC62DE" w:rsidTr="00E84D61">
        <w:trPr>
          <w:trHeight w:val="276"/>
        </w:trPr>
        <w:tc>
          <w:tcPr>
            <w:tcW w:w="0" w:type="auto"/>
            <w:shd w:val="clear" w:color="auto" w:fill="E6E6E6"/>
            <w:vAlign w:val="center"/>
          </w:tcPr>
          <w:p w:rsidR="00211B6C" w:rsidRPr="00CC62DE" w:rsidRDefault="00211B6C" w:rsidP="00E84D61">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Data7</w:t>
            </w:r>
          </w:p>
        </w:tc>
      </w:tr>
      <w:tr w:rsidR="00211B6C" w:rsidRPr="00CC62DE" w:rsidTr="00E84D61">
        <w:trPr>
          <w:trHeight w:val="223"/>
        </w:trPr>
        <w:tc>
          <w:tcPr>
            <w:tcW w:w="0" w:type="auto"/>
            <w:shd w:val="clear" w:color="auto" w:fill="auto"/>
            <w:vAlign w:val="center"/>
          </w:tcPr>
          <w:p w:rsidR="00211B6C" w:rsidRPr="00CC62DE" w:rsidRDefault="00211B6C" w:rsidP="00E84D61">
            <w:pPr>
              <w:jc w:val="center"/>
              <w:rPr>
                <w:rFonts w:ascii="Arial" w:hAnsi="Arial" w:hint="eastAsia"/>
                <w:sz w:val="18"/>
                <w:lang w:eastAsia="zh-CN"/>
              </w:rPr>
            </w:pPr>
            <w:r w:rsidRPr="00CC62DE">
              <w:rPr>
                <w:rFonts w:ascii="Arial" w:hAnsi="Arial"/>
                <w:sz w:val="18"/>
              </w:rPr>
              <w:t>0x774</w:t>
            </w:r>
          </w:p>
        </w:tc>
        <w:tc>
          <w:tcPr>
            <w:tcW w:w="0" w:type="auto"/>
            <w:shd w:val="clear" w:color="auto" w:fill="auto"/>
            <w:vAlign w:val="center"/>
          </w:tcPr>
          <w:p w:rsidR="00211B6C" w:rsidRPr="00CC62DE" w:rsidRDefault="00211B6C" w:rsidP="00E84D61">
            <w:pPr>
              <w:jc w:val="center"/>
              <w:rPr>
                <w:rFonts w:ascii="Arial" w:hAnsi="Arial"/>
                <w:sz w:val="18"/>
                <w:lang w:eastAsia="zh-CN"/>
              </w:rPr>
            </w:pPr>
            <w:r w:rsidRPr="00CC62DE">
              <w:rPr>
                <w:rFonts w:ascii="Arial" w:hAnsi="Arial"/>
                <w:sz w:val="18"/>
              </w:rPr>
              <w:t>0x</w:t>
            </w:r>
            <w:r>
              <w:rPr>
                <w:rFonts w:ascii="Arial" w:hAnsi="Arial" w:hint="eastAsia"/>
                <w:sz w:val="18"/>
                <w:lang w:eastAsia="zh-CN"/>
              </w:rPr>
              <w:t>70</w:t>
            </w:r>
          </w:p>
        </w:tc>
        <w:tc>
          <w:tcPr>
            <w:tcW w:w="0" w:type="auto"/>
            <w:shd w:val="clear" w:color="auto" w:fill="auto"/>
            <w:vAlign w:val="center"/>
          </w:tcPr>
          <w:p w:rsidR="00211B6C" w:rsidRPr="00CC62DE" w:rsidRDefault="00211B6C" w:rsidP="00E84D61">
            <w:pPr>
              <w:keepNext/>
              <w:jc w:val="center"/>
              <w:rPr>
                <w:rFonts w:ascii="Arial" w:hAnsi="Arial" w:hint="eastAsia"/>
                <w:sz w:val="18"/>
                <w:lang w:val="en-GB" w:eastAsia="zh-CN"/>
              </w:rPr>
            </w:pPr>
            <w:r w:rsidRPr="00CC62DE">
              <w:rPr>
                <w:rFonts w:ascii="Arial" w:hAnsi="Arial"/>
                <w:sz w:val="18"/>
                <w:lang w:val="en-GB"/>
              </w:rPr>
              <w:t>0</w:t>
            </w:r>
            <w:r w:rsidRPr="00CC62DE">
              <w:rPr>
                <w:rFonts w:ascii="Arial" w:hAnsi="Arial" w:hint="eastAsia"/>
                <w:sz w:val="18"/>
                <w:lang w:val="en-GB" w:eastAsia="zh-CN"/>
              </w:rPr>
              <w:t>x0</w:t>
            </w:r>
            <w:r>
              <w:rPr>
                <w:rFonts w:ascii="Arial" w:hAnsi="Arial" w:hint="eastAsia"/>
                <w:sz w:val="18"/>
                <w:lang w:val="en-GB" w:eastAsia="zh-CN"/>
              </w:rPr>
              <w:t>1</w:t>
            </w:r>
          </w:p>
        </w:tc>
        <w:tc>
          <w:tcPr>
            <w:tcW w:w="1036" w:type="dxa"/>
            <w:shd w:val="clear" w:color="auto" w:fill="auto"/>
          </w:tcPr>
          <w:p w:rsidR="00211B6C" w:rsidRPr="00CC62DE" w:rsidRDefault="00211B6C" w:rsidP="00E84D61">
            <w:pPr>
              <w:keepNext/>
              <w:jc w:val="center"/>
              <w:rPr>
                <w:rFonts w:ascii="Arial" w:hAnsi="Arial" w:hint="eastAsia"/>
                <w:sz w:val="18"/>
                <w:lang w:val="en-GB" w:eastAsia="zh-CN"/>
              </w:rPr>
            </w:pPr>
            <w:r>
              <w:rPr>
                <w:rFonts w:ascii="Arial" w:hAnsi="Arial" w:hint="eastAsia"/>
                <w:sz w:val="18"/>
                <w:lang w:val="en-GB" w:eastAsia="zh-CN"/>
              </w:rPr>
              <w:t>0x01</w:t>
            </w:r>
          </w:p>
        </w:tc>
        <w:tc>
          <w:tcPr>
            <w:tcW w:w="0" w:type="auto"/>
          </w:tcPr>
          <w:p w:rsidR="00211B6C" w:rsidRPr="00CC62DE" w:rsidRDefault="00211B6C" w:rsidP="00E84D61">
            <w:pPr>
              <w:jc w:val="center"/>
              <w:rPr>
                <w:rFonts w:ascii="Arial" w:hAnsi="Arial" w:hint="eastAsia"/>
                <w:sz w:val="18"/>
                <w:lang w:val="en-GB" w:eastAsia="zh-CN"/>
              </w:rPr>
            </w:pPr>
            <w:r w:rsidRPr="00CC62DE">
              <w:rPr>
                <w:rFonts w:ascii="Arial" w:hAnsi="Arial" w:hint="eastAsia"/>
                <w:sz w:val="18"/>
                <w:lang w:val="en-GB" w:eastAsia="zh-CN"/>
              </w:rPr>
              <w:t>--</w:t>
            </w:r>
          </w:p>
        </w:tc>
        <w:tc>
          <w:tcPr>
            <w:tcW w:w="0" w:type="auto"/>
          </w:tcPr>
          <w:p w:rsidR="00211B6C" w:rsidRPr="00CC62DE" w:rsidRDefault="00211B6C" w:rsidP="00E84D61">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211B6C" w:rsidRPr="00CC62DE" w:rsidRDefault="00211B6C" w:rsidP="00E84D61">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211B6C" w:rsidRPr="00CC62DE" w:rsidRDefault="00211B6C" w:rsidP="00E84D61">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211B6C" w:rsidRPr="00CC62DE" w:rsidRDefault="00211B6C" w:rsidP="00E84D61">
            <w:pPr>
              <w:jc w:val="center"/>
            </w:pPr>
            <w:r w:rsidRPr="00CC62DE">
              <w:rPr>
                <w:rFonts w:ascii="Arial" w:hAnsi="Arial" w:hint="eastAsia"/>
                <w:sz w:val="18"/>
                <w:lang w:val="en-GB" w:eastAsia="zh-CN"/>
              </w:rPr>
              <w:t>--</w:t>
            </w:r>
          </w:p>
        </w:tc>
      </w:tr>
    </w:tbl>
    <w:p w:rsidR="00211B6C" w:rsidRDefault="00211B6C" w:rsidP="00211B6C">
      <w:pPr>
        <w:spacing w:line="24" w:lineRule="atLeast"/>
        <w:rPr>
          <w:rFonts w:cs="Arial" w:hint="eastAsia"/>
          <w:lang w:eastAsia="zh-CN"/>
        </w:rPr>
      </w:pPr>
    </w:p>
    <w:p w:rsidR="00211B6C" w:rsidRDefault="00211B6C" w:rsidP="00211B6C">
      <w:pPr>
        <w:spacing w:line="24" w:lineRule="atLeast"/>
        <w:rPr>
          <w:rFonts w:cs="Arial" w:hint="eastAsia"/>
          <w:lang w:eastAsia="zh-CN"/>
        </w:rPr>
      </w:pPr>
      <w:r w:rsidRPr="00CC62DE">
        <w:rPr>
          <w:rFonts w:cs="Arial"/>
          <w:spacing w:val="-1"/>
          <w:szCs w:val="21"/>
        </w:rPr>
        <w:t>–</w:t>
      </w:r>
      <w:r>
        <w:rPr>
          <w:rFonts w:cs="Arial" w:hint="eastAsia"/>
          <w:spacing w:val="-1"/>
          <w:szCs w:val="21"/>
          <w:lang w:eastAsia="zh-CN"/>
        </w:rPr>
        <w:t>Step 3 Write the Motor steps</w:t>
      </w:r>
    </w:p>
    <w:p w:rsidR="0013767D" w:rsidRPr="00CC62DE" w:rsidRDefault="0013767D" w:rsidP="0013767D">
      <w:pPr>
        <w:rPr>
          <w:rFonts w:ascii="Arial" w:hAnsi="Arial" w:cs="Arial" w:hint="eastAsia"/>
          <w:b/>
          <w:sz w:val="21"/>
          <w:szCs w:val="21"/>
          <w:lang w:val="en-GB" w:eastAsia="zh-CN"/>
        </w:rPr>
      </w:pPr>
      <w:r w:rsidRPr="00CC62DE">
        <w:rPr>
          <w:rFonts w:ascii="Arial" w:hAnsi="Arial" w:cs="Arial"/>
          <w:b/>
          <w:sz w:val="21"/>
          <w:szCs w:val="21"/>
          <w:lang w:val="en-GB" w:eastAsia="zh-CN"/>
        </w:rPr>
        <w:t xml:space="preserve">The following command can be used to </w:t>
      </w:r>
      <w:r>
        <w:rPr>
          <w:rFonts w:ascii="Arial" w:hAnsi="Arial" w:cs="Arial" w:hint="eastAsia"/>
          <w:b/>
          <w:sz w:val="21"/>
          <w:szCs w:val="21"/>
          <w:lang w:val="en-GB" w:eastAsia="zh-CN"/>
        </w:rPr>
        <w:t>write the motor setp</w:t>
      </w:r>
      <w:r w:rsidRPr="00CC62DE">
        <w:rPr>
          <w:rFonts w:ascii="Arial" w:hAnsi="Arial" w:cs="Arial" w:hint="eastAsia"/>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13767D" w:rsidRPr="00CC62DE" w:rsidTr="00E01BF4">
        <w:trPr>
          <w:trHeight w:val="276"/>
        </w:trPr>
        <w:tc>
          <w:tcPr>
            <w:tcW w:w="0" w:type="auto"/>
            <w:shd w:val="clear" w:color="auto" w:fill="E6E6E6"/>
            <w:vAlign w:val="center"/>
          </w:tcPr>
          <w:p w:rsidR="0013767D" w:rsidRPr="00CC62DE" w:rsidRDefault="0013767D" w:rsidP="00E01BF4">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13767D" w:rsidRPr="00CC62DE" w:rsidRDefault="0013767D" w:rsidP="00E01BF4">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13767D" w:rsidRPr="00CC62DE" w:rsidRDefault="0013767D" w:rsidP="00E01BF4">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13767D" w:rsidRPr="00CC62DE" w:rsidRDefault="0013767D" w:rsidP="00E01BF4">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13767D" w:rsidRPr="00CC62DE" w:rsidRDefault="0013767D" w:rsidP="00E01BF4">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13767D" w:rsidRPr="00CC62DE" w:rsidRDefault="0013767D" w:rsidP="00E01BF4">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13767D" w:rsidRPr="00CC62DE" w:rsidRDefault="0013767D" w:rsidP="00E01BF4">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13767D" w:rsidRPr="00CC62DE" w:rsidRDefault="0013767D" w:rsidP="00E01BF4">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13767D" w:rsidRPr="00CC62DE" w:rsidRDefault="0013767D" w:rsidP="00E01BF4">
            <w:pPr>
              <w:jc w:val="center"/>
              <w:rPr>
                <w:rFonts w:ascii="Arial" w:hAnsi="Arial" w:hint="eastAsia"/>
                <w:b/>
                <w:sz w:val="18"/>
                <w:lang w:eastAsia="zh-CN"/>
              </w:rPr>
            </w:pPr>
            <w:r w:rsidRPr="00CC62DE">
              <w:rPr>
                <w:rFonts w:ascii="Arial" w:hAnsi="Arial" w:hint="eastAsia"/>
                <w:b/>
                <w:sz w:val="18"/>
                <w:lang w:eastAsia="zh-CN"/>
              </w:rPr>
              <w:t>Data7</w:t>
            </w:r>
          </w:p>
        </w:tc>
      </w:tr>
      <w:tr w:rsidR="0013767D" w:rsidRPr="00CC62DE" w:rsidTr="00E01BF4">
        <w:trPr>
          <w:trHeight w:val="243"/>
        </w:trPr>
        <w:tc>
          <w:tcPr>
            <w:tcW w:w="0" w:type="auto"/>
            <w:shd w:val="clear" w:color="auto" w:fill="auto"/>
            <w:vAlign w:val="center"/>
          </w:tcPr>
          <w:p w:rsidR="0013767D" w:rsidRPr="00CC62DE" w:rsidRDefault="0013767D" w:rsidP="00E01BF4">
            <w:pPr>
              <w:jc w:val="center"/>
              <w:rPr>
                <w:rFonts w:ascii="Arial" w:hAnsi="Arial" w:hint="eastAsia"/>
                <w:sz w:val="18"/>
                <w:lang w:eastAsia="zh-CN"/>
              </w:rPr>
            </w:pPr>
            <w:r w:rsidRPr="00CC62DE">
              <w:rPr>
                <w:rFonts w:ascii="Arial" w:hAnsi="Arial" w:hint="eastAsia"/>
                <w:sz w:val="18"/>
                <w:lang w:eastAsia="zh-CN"/>
              </w:rPr>
              <w:t>0x772</w:t>
            </w:r>
          </w:p>
        </w:tc>
        <w:tc>
          <w:tcPr>
            <w:tcW w:w="0" w:type="auto"/>
            <w:shd w:val="clear" w:color="auto" w:fill="auto"/>
            <w:vAlign w:val="center"/>
          </w:tcPr>
          <w:p w:rsidR="0013767D" w:rsidRPr="00CC62DE" w:rsidRDefault="0013767D" w:rsidP="00E01BF4">
            <w:pPr>
              <w:jc w:val="center"/>
              <w:rPr>
                <w:rFonts w:ascii="Arial" w:hAnsi="Arial"/>
                <w:sz w:val="18"/>
                <w:lang w:eastAsia="zh-CN"/>
              </w:rPr>
            </w:pPr>
            <w:r w:rsidRPr="00CC62DE">
              <w:rPr>
                <w:rFonts w:ascii="Arial" w:hAnsi="Arial"/>
                <w:sz w:val="18"/>
              </w:rPr>
              <w:t>0x</w:t>
            </w:r>
            <w:r>
              <w:rPr>
                <w:rFonts w:ascii="Arial" w:hAnsi="Arial" w:hint="eastAsia"/>
                <w:sz w:val="18"/>
                <w:lang w:eastAsia="zh-CN"/>
              </w:rPr>
              <w:t>1B</w:t>
            </w:r>
          </w:p>
        </w:tc>
        <w:tc>
          <w:tcPr>
            <w:tcW w:w="0" w:type="auto"/>
            <w:shd w:val="clear" w:color="auto" w:fill="auto"/>
            <w:vAlign w:val="center"/>
          </w:tcPr>
          <w:p w:rsidR="0013767D" w:rsidRPr="00CC62DE" w:rsidRDefault="0013767D" w:rsidP="00E01BF4">
            <w:pPr>
              <w:keepNext/>
              <w:jc w:val="center"/>
              <w:rPr>
                <w:rFonts w:ascii="Arial" w:hAnsi="Arial"/>
                <w:sz w:val="18"/>
                <w:lang w:val="en-GB" w:eastAsia="zh-CN"/>
              </w:rPr>
            </w:pPr>
            <w:r w:rsidRPr="00CC62DE">
              <w:rPr>
                <w:rFonts w:ascii="Arial" w:hAnsi="Arial"/>
                <w:sz w:val="18"/>
                <w:lang w:val="en-GB"/>
              </w:rPr>
              <w:t>0x</w:t>
            </w:r>
            <w:r w:rsidRPr="00CC62DE">
              <w:rPr>
                <w:rFonts w:ascii="Arial" w:hAnsi="Arial" w:hint="eastAsia"/>
                <w:sz w:val="18"/>
                <w:lang w:val="en-GB" w:eastAsia="zh-CN"/>
              </w:rPr>
              <w:t>0</w:t>
            </w:r>
            <w:r>
              <w:rPr>
                <w:rFonts w:ascii="Arial" w:hAnsi="Arial" w:hint="eastAsia"/>
                <w:sz w:val="18"/>
                <w:lang w:val="en-GB" w:eastAsia="zh-CN"/>
              </w:rPr>
              <w:t>1</w:t>
            </w:r>
          </w:p>
        </w:tc>
        <w:tc>
          <w:tcPr>
            <w:tcW w:w="1036" w:type="dxa"/>
            <w:shd w:val="clear" w:color="auto" w:fill="auto"/>
          </w:tcPr>
          <w:p w:rsidR="0013767D" w:rsidRPr="00CC62DE" w:rsidRDefault="0013767D" w:rsidP="00E01BF4">
            <w:pPr>
              <w:keepNext/>
              <w:jc w:val="center"/>
              <w:rPr>
                <w:rFonts w:ascii="Arial" w:hAnsi="Arial" w:hint="eastAsia"/>
                <w:sz w:val="18"/>
                <w:lang w:val="en-GB" w:eastAsia="zh-CN"/>
              </w:rPr>
            </w:pPr>
            <w:r w:rsidRPr="00CC62DE">
              <w:rPr>
                <w:rFonts w:ascii="Arial" w:hAnsi="Arial"/>
                <w:sz w:val="18"/>
                <w:lang w:val="en-GB"/>
              </w:rPr>
              <w:t>0x</w:t>
            </w:r>
            <w:r>
              <w:rPr>
                <w:rFonts w:ascii="Arial" w:hAnsi="Arial" w:hint="eastAsia"/>
                <w:sz w:val="18"/>
                <w:lang w:val="en-GB" w:eastAsia="zh-CN"/>
              </w:rPr>
              <w:t>01</w:t>
            </w:r>
          </w:p>
        </w:tc>
        <w:tc>
          <w:tcPr>
            <w:tcW w:w="0" w:type="auto"/>
          </w:tcPr>
          <w:p w:rsidR="0013767D" w:rsidRPr="00CC62DE" w:rsidRDefault="0013767D" w:rsidP="00E01BF4">
            <w:pPr>
              <w:keepNext/>
              <w:jc w:val="center"/>
              <w:rPr>
                <w:rFonts w:ascii="Arial" w:hAnsi="Arial" w:hint="eastAsia"/>
                <w:sz w:val="18"/>
                <w:lang w:val="en-GB" w:eastAsia="zh-CN"/>
              </w:rPr>
            </w:pPr>
            <w:r w:rsidRPr="00CC62DE">
              <w:rPr>
                <w:rFonts w:ascii="Arial" w:hAnsi="Arial"/>
                <w:sz w:val="18"/>
                <w:lang w:val="en-GB"/>
              </w:rPr>
              <w:t>0x</w:t>
            </w:r>
            <w:r>
              <w:rPr>
                <w:rFonts w:ascii="Arial" w:hAnsi="Arial" w:hint="eastAsia"/>
                <w:sz w:val="18"/>
                <w:lang w:val="en-GB" w:eastAsia="zh-CN"/>
              </w:rPr>
              <w:t>05</w:t>
            </w:r>
          </w:p>
        </w:tc>
        <w:tc>
          <w:tcPr>
            <w:tcW w:w="0" w:type="auto"/>
          </w:tcPr>
          <w:p w:rsidR="0013767D" w:rsidRPr="00CC62DE" w:rsidRDefault="0013767D" w:rsidP="0013767D">
            <w:pPr>
              <w:jc w:val="center"/>
              <w:rPr>
                <w:rFonts w:ascii="Arial" w:hAnsi="Arial" w:hint="eastAsia"/>
                <w:sz w:val="18"/>
                <w:lang w:val="en-GB" w:eastAsia="zh-CN"/>
              </w:rPr>
            </w:pPr>
            <w:r w:rsidRPr="00CC62DE">
              <w:rPr>
                <w:rFonts w:ascii="Arial" w:hAnsi="Arial" w:hint="eastAsia"/>
                <w:sz w:val="18"/>
                <w:lang w:val="en-GB" w:eastAsia="zh-CN"/>
              </w:rPr>
              <w:t>0x</w:t>
            </w:r>
            <w:r>
              <w:rPr>
                <w:rFonts w:ascii="Arial" w:hAnsi="Arial" w:hint="eastAsia"/>
                <w:sz w:val="18"/>
                <w:lang w:val="en-GB" w:eastAsia="zh-CN"/>
              </w:rPr>
              <w:t>02</w:t>
            </w:r>
          </w:p>
        </w:tc>
        <w:tc>
          <w:tcPr>
            <w:tcW w:w="0" w:type="auto"/>
          </w:tcPr>
          <w:p w:rsidR="0013767D" w:rsidRPr="00BA207F" w:rsidRDefault="0013767D" w:rsidP="00E01BF4">
            <w:pPr>
              <w:jc w:val="center"/>
              <w:rPr>
                <w:rFonts w:ascii="Arial" w:hAnsi="Arial" w:hint="eastAsia"/>
                <w:color w:val="FF0000"/>
                <w:sz w:val="18"/>
                <w:lang w:val="en-GB" w:eastAsia="zh-CN"/>
              </w:rPr>
            </w:pPr>
            <w:r w:rsidRPr="00BA207F">
              <w:rPr>
                <w:rFonts w:ascii="Arial" w:hAnsi="Arial" w:cs="Arial" w:hint="eastAsia"/>
                <w:color w:val="FF0000"/>
                <w:sz w:val="18"/>
                <w:szCs w:val="18"/>
                <w:lang w:val="en-GB" w:eastAsia="zh-CN"/>
              </w:rPr>
              <w:t>0x</w:t>
            </w:r>
            <w:r>
              <w:rPr>
                <w:rFonts w:ascii="Arial" w:hAnsi="Arial" w:cs="Arial" w:hint="eastAsia"/>
                <w:color w:val="FF0000"/>
                <w:sz w:val="18"/>
                <w:szCs w:val="18"/>
                <w:lang w:val="en-GB" w:eastAsia="zh-CN"/>
              </w:rPr>
              <w:t>XX</w:t>
            </w:r>
          </w:p>
        </w:tc>
        <w:tc>
          <w:tcPr>
            <w:tcW w:w="0" w:type="auto"/>
          </w:tcPr>
          <w:p w:rsidR="0013767D" w:rsidRPr="00BA207F" w:rsidRDefault="0013767D" w:rsidP="00E01BF4">
            <w:pPr>
              <w:jc w:val="center"/>
              <w:rPr>
                <w:rFonts w:ascii="Arial" w:hAnsi="Arial" w:hint="eastAsia"/>
                <w:color w:val="FF0000"/>
                <w:sz w:val="18"/>
                <w:lang w:val="en-GB" w:eastAsia="zh-CN"/>
              </w:rPr>
            </w:pPr>
            <w:r w:rsidRPr="00BA207F">
              <w:rPr>
                <w:rFonts w:ascii="Arial" w:hAnsi="Arial" w:cs="Arial" w:hint="eastAsia"/>
                <w:color w:val="FF0000"/>
                <w:sz w:val="18"/>
                <w:szCs w:val="18"/>
                <w:lang w:val="en-GB" w:eastAsia="zh-CN"/>
              </w:rPr>
              <w:t>0x</w:t>
            </w:r>
            <w:r>
              <w:rPr>
                <w:rFonts w:ascii="Arial" w:hAnsi="Arial" w:cs="Arial" w:hint="eastAsia"/>
                <w:color w:val="FF0000"/>
                <w:sz w:val="18"/>
                <w:szCs w:val="18"/>
                <w:lang w:val="en-GB" w:eastAsia="zh-CN"/>
              </w:rPr>
              <w:t>XX</w:t>
            </w:r>
          </w:p>
        </w:tc>
        <w:tc>
          <w:tcPr>
            <w:tcW w:w="0" w:type="auto"/>
          </w:tcPr>
          <w:p w:rsidR="0013767D" w:rsidRPr="00CC62DE" w:rsidRDefault="0013767D" w:rsidP="00E01BF4">
            <w:pPr>
              <w:jc w:val="center"/>
              <w:rPr>
                <w:rFonts w:hint="eastAsia"/>
                <w:lang w:eastAsia="zh-CN"/>
              </w:rPr>
            </w:pPr>
            <w:r w:rsidRPr="00CC62DE">
              <w:rPr>
                <w:rFonts w:ascii="Arial" w:hAnsi="Arial" w:cs="Arial" w:hint="eastAsia"/>
                <w:sz w:val="18"/>
                <w:szCs w:val="18"/>
                <w:lang w:val="en-GB" w:eastAsia="zh-CN"/>
              </w:rPr>
              <w:t>0xAA</w:t>
            </w:r>
          </w:p>
        </w:tc>
      </w:tr>
    </w:tbl>
    <w:p w:rsidR="0013767D" w:rsidRDefault="0013767D" w:rsidP="0013767D">
      <w:pPr>
        <w:rPr>
          <w:rFonts w:ascii="Arial" w:hAnsi="Arial" w:cs="Arial" w:hint="eastAsia"/>
          <w:b/>
          <w:sz w:val="21"/>
          <w:szCs w:val="21"/>
          <w:lang w:val="en-GB" w:eastAsia="zh-CN"/>
        </w:rPr>
      </w:pPr>
      <w:r>
        <w:rPr>
          <w:rFonts w:ascii="Arial" w:hAnsi="Arial" w:cs="Arial" w:hint="eastAsia"/>
          <w:b/>
          <w:sz w:val="21"/>
          <w:szCs w:val="21"/>
          <w:lang w:val="en-GB" w:eastAsia="zh-CN"/>
        </w:rPr>
        <w:t>Note: Data5 and Data6 are the steps.</w:t>
      </w:r>
    </w:p>
    <w:p w:rsidR="0013767D" w:rsidRDefault="0013767D" w:rsidP="0013767D">
      <w:pPr>
        <w:rPr>
          <w:rFonts w:ascii="Arial" w:hAnsi="Arial" w:cs="Arial" w:hint="eastAsia"/>
          <w:b/>
          <w:sz w:val="21"/>
          <w:szCs w:val="21"/>
          <w:lang w:val="en-GB" w:eastAsia="zh-CN"/>
        </w:rPr>
      </w:pPr>
      <w:r>
        <w:rPr>
          <w:rFonts w:ascii="Arial" w:hAnsi="Arial" w:cs="Arial" w:hint="eastAsia"/>
          <w:b/>
          <w:sz w:val="21"/>
          <w:szCs w:val="21"/>
          <w:lang w:val="en-GB" w:eastAsia="zh-CN"/>
        </w:rPr>
        <w:t>Data5 = 0 and Data6 = 0, step=0.</w:t>
      </w:r>
    </w:p>
    <w:p w:rsidR="00211B6C" w:rsidRPr="00CC62DE" w:rsidRDefault="00211B6C" w:rsidP="00211B6C">
      <w:pPr>
        <w:rPr>
          <w:rFonts w:ascii="Arial" w:hAnsi="Arial" w:cs="Arial" w:hint="eastAsia"/>
          <w:b/>
          <w:sz w:val="21"/>
          <w:szCs w:val="21"/>
          <w:lang w:val="en-GB" w:eastAsia="zh-CN"/>
        </w:rPr>
      </w:pPr>
    </w:p>
    <w:p w:rsidR="00211B6C" w:rsidRPr="00CC62DE" w:rsidRDefault="00211B6C" w:rsidP="00211B6C">
      <w:pPr>
        <w:rPr>
          <w:rFonts w:ascii="Arial" w:hAnsi="Arial" w:cs="Arial" w:hint="eastAsia"/>
          <w:b/>
          <w:sz w:val="21"/>
          <w:szCs w:val="21"/>
          <w:lang w:val="en-GB" w:eastAsia="zh-CN"/>
        </w:rPr>
      </w:pPr>
      <w:r w:rsidRPr="00CC62DE">
        <w:rPr>
          <w:rFonts w:ascii="Arial" w:hAnsi="Arial" w:cs="Arial"/>
          <w:b/>
          <w:sz w:val="21"/>
          <w:szCs w:val="21"/>
          <w:lang w:val="en-GB" w:eastAsia="zh-CN"/>
        </w:rPr>
        <w:t>The ECU answer with the acknowledgement sent as follow</w:t>
      </w:r>
      <w:r w:rsidRPr="00CC62DE">
        <w:rPr>
          <w:rFonts w:ascii="Arial" w:hAnsi="Arial" w:cs="Arial" w:hint="eastAsia"/>
          <w:b/>
          <w:sz w:val="21"/>
          <w:szCs w:val="21"/>
          <w:lang w:val="en-GB" w:eastAsia="zh-CN"/>
        </w:rPr>
        <w:t>ing</w:t>
      </w:r>
      <w:r w:rsidRPr="00CC62DE">
        <w:rPr>
          <w:rFonts w:ascii="Arial" w:hAnsi="Arial" w:cs="Arial"/>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211B6C" w:rsidRPr="00CC62DE" w:rsidTr="00E84D61">
        <w:trPr>
          <w:trHeight w:val="276"/>
        </w:trPr>
        <w:tc>
          <w:tcPr>
            <w:tcW w:w="0" w:type="auto"/>
            <w:shd w:val="clear" w:color="auto" w:fill="E6E6E6"/>
            <w:vAlign w:val="center"/>
          </w:tcPr>
          <w:p w:rsidR="00211B6C" w:rsidRPr="00CC62DE" w:rsidRDefault="00211B6C" w:rsidP="00E84D61">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211B6C" w:rsidRPr="00CC62DE" w:rsidRDefault="00211B6C" w:rsidP="00E84D61">
            <w:pPr>
              <w:jc w:val="center"/>
              <w:rPr>
                <w:rFonts w:ascii="Arial" w:hAnsi="Arial" w:hint="eastAsia"/>
                <w:b/>
                <w:sz w:val="18"/>
                <w:lang w:eastAsia="zh-CN"/>
              </w:rPr>
            </w:pPr>
            <w:r w:rsidRPr="00CC62DE">
              <w:rPr>
                <w:rFonts w:ascii="Arial" w:hAnsi="Arial" w:hint="eastAsia"/>
                <w:b/>
                <w:sz w:val="18"/>
                <w:lang w:eastAsia="zh-CN"/>
              </w:rPr>
              <w:t>Data7</w:t>
            </w:r>
          </w:p>
        </w:tc>
      </w:tr>
      <w:tr w:rsidR="00211B6C" w:rsidRPr="00CC62DE" w:rsidTr="00E84D61">
        <w:trPr>
          <w:trHeight w:val="223"/>
        </w:trPr>
        <w:tc>
          <w:tcPr>
            <w:tcW w:w="0" w:type="auto"/>
            <w:shd w:val="clear" w:color="auto" w:fill="auto"/>
            <w:vAlign w:val="center"/>
          </w:tcPr>
          <w:p w:rsidR="00211B6C" w:rsidRPr="00CC62DE" w:rsidRDefault="00211B6C" w:rsidP="00E84D61">
            <w:pPr>
              <w:jc w:val="center"/>
              <w:rPr>
                <w:rFonts w:ascii="Arial" w:hAnsi="Arial" w:hint="eastAsia"/>
                <w:sz w:val="18"/>
                <w:lang w:eastAsia="zh-CN"/>
              </w:rPr>
            </w:pPr>
            <w:r w:rsidRPr="00CC62DE">
              <w:rPr>
                <w:rFonts w:ascii="Arial" w:hAnsi="Arial"/>
                <w:sz w:val="18"/>
              </w:rPr>
              <w:t>0x774</w:t>
            </w:r>
          </w:p>
        </w:tc>
        <w:tc>
          <w:tcPr>
            <w:tcW w:w="0" w:type="auto"/>
            <w:shd w:val="clear" w:color="auto" w:fill="auto"/>
            <w:vAlign w:val="center"/>
          </w:tcPr>
          <w:p w:rsidR="00211B6C" w:rsidRPr="00CC62DE" w:rsidRDefault="00211B6C" w:rsidP="00E84D61">
            <w:pPr>
              <w:jc w:val="center"/>
              <w:rPr>
                <w:rFonts w:ascii="Arial" w:hAnsi="Arial"/>
                <w:sz w:val="18"/>
                <w:lang w:eastAsia="zh-CN"/>
              </w:rPr>
            </w:pPr>
            <w:r w:rsidRPr="00CC62DE">
              <w:rPr>
                <w:rFonts w:ascii="Arial" w:hAnsi="Arial"/>
                <w:sz w:val="18"/>
              </w:rPr>
              <w:t>0x</w:t>
            </w:r>
            <w:r>
              <w:rPr>
                <w:rFonts w:ascii="Arial" w:hAnsi="Arial" w:hint="eastAsia"/>
                <w:sz w:val="18"/>
                <w:lang w:eastAsia="zh-CN"/>
              </w:rPr>
              <w:t>5B</w:t>
            </w:r>
          </w:p>
        </w:tc>
        <w:tc>
          <w:tcPr>
            <w:tcW w:w="0" w:type="auto"/>
            <w:shd w:val="clear" w:color="auto" w:fill="auto"/>
            <w:vAlign w:val="center"/>
          </w:tcPr>
          <w:p w:rsidR="00211B6C" w:rsidRPr="00CC62DE" w:rsidRDefault="00211B6C" w:rsidP="00E84D61">
            <w:pPr>
              <w:keepNext/>
              <w:jc w:val="center"/>
              <w:rPr>
                <w:rFonts w:ascii="Arial" w:hAnsi="Arial" w:hint="eastAsia"/>
                <w:sz w:val="18"/>
                <w:lang w:val="en-GB" w:eastAsia="zh-CN"/>
              </w:rPr>
            </w:pPr>
            <w:r w:rsidRPr="00CC62DE">
              <w:rPr>
                <w:rFonts w:ascii="Arial" w:hAnsi="Arial"/>
                <w:sz w:val="18"/>
                <w:lang w:val="en-GB"/>
              </w:rPr>
              <w:t>0</w:t>
            </w:r>
            <w:r w:rsidRPr="00CC62DE">
              <w:rPr>
                <w:rFonts w:ascii="Arial" w:hAnsi="Arial" w:hint="eastAsia"/>
                <w:sz w:val="18"/>
                <w:lang w:val="en-GB" w:eastAsia="zh-CN"/>
              </w:rPr>
              <w:t>x0</w:t>
            </w:r>
            <w:r>
              <w:rPr>
                <w:rFonts w:ascii="Arial" w:hAnsi="Arial" w:hint="eastAsia"/>
                <w:sz w:val="18"/>
                <w:lang w:val="en-GB" w:eastAsia="zh-CN"/>
              </w:rPr>
              <w:t>1</w:t>
            </w:r>
          </w:p>
        </w:tc>
        <w:tc>
          <w:tcPr>
            <w:tcW w:w="1036" w:type="dxa"/>
            <w:shd w:val="clear" w:color="auto" w:fill="auto"/>
          </w:tcPr>
          <w:p w:rsidR="00211B6C" w:rsidRPr="00CC62DE" w:rsidRDefault="00211B6C" w:rsidP="00E84D61">
            <w:pPr>
              <w:keepNext/>
              <w:jc w:val="center"/>
              <w:rPr>
                <w:rFonts w:ascii="Arial" w:hAnsi="Arial" w:hint="eastAsia"/>
                <w:sz w:val="18"/>
                <w:lang w:val="en-GB" w:eastAsia="zh-CN"/>
              </w:rPr>
            </w:pPr>
            <w:r>
              <w:rPr>
                <w:rFonts w:ascii="Arial" w:hAnsi="Arial" w:hint="eastAsia"/>
                <w:sz w:val="18"/>
                <w:lang w:val="en-GB" w:eastAsia="zh-CN"/>
              </w:rPr>
              <w:t>0x01</w:t>
            </w:r>
          </w:p>
        </w:tc>
        <w:tc>
          <w:tcPr>
            <w:tcW w:w="0" w:type="auto"/>
          </w:tcPr>
          <w:p w:rsidR="00211B6C" w:rsidRPr="00CC62DE" w:rsidRDefault="00211B6C" w:rsidP="00211B6C">
            <w:pPr>
              <w:jc w:val="center"/>
              <w:rPr>
                <w:rFonts w:ascii="Arial" w:hAnsi="Arial" w:hint="eastAsia"/>
                <w:sz w:val="18"/>
                <w:lang w:val="en-GB" w:eastAsia="zh-CN"/>
              </w:rPr>
            </w:pPr>
            <w:r>
              <w:rPr>
                <w:rFonts w:ascii="Arial" w:hAnsi="Arial" w:hint="eastAsia"/>
                <w:sz w:val="18"/>
                <w:lang w:val="en-GB" w:eastAsia="zh-CN"/>
              </w:rPr>
              <w:t>0x05</w:t>
            </w:r>
          </w:p>
        </w:tc>
        <w:tc>
          <w:tcPr>
            <w:tcW w:w="0" w:type="auto"/>
          </w:tcPr>
          <w:p w:rsidR="00211B6C" w:rsidRPr="00CC62DE" w:rsidRDefault="00211B6C" w:rsidP="00E84D61">
            <w:pPr>
              <w:jc w:val="center"/>
              <w:rPr>
                <w:rFonts w:ascii="Arial" w:hAnsi="Arial"/>
                <w:sz w:val="18"/>
                <w:lang w:val="en-GB" w:eastAsia="zh-CN"/>
              </w:rPr>
            </w:pPr>
            <w:r>
              <w:rPr>
                <w:rFonts w:ascii="Arial" w:hAnsi="Arial" w:hint="eastAsia"/>
                <w:sz w:val="18"/>
                <w:lang w:val="en-GB" w:eastAsia="zh-CN"/>
              </w:rPr>
              <w:t>0x02</w:t>
            </w:r>
          </w:p>
        </w:tc>
        <w:tc>
          <w:tcPr>
            <w:tcW w:w="0" w:type="auto"/>
          </w:tcPr>
          <w:p w:rsidR="00211B6C" w:rsidRPr="00CC62DE" w:rsidRDefault="00211B6C" w:rsidP="00E84D61">
            <w:pPr>
              <w:jc w:val="center"/>
              <w:rPr>
                <w:rFonts w:ascii="Arial" w:hAnsi="Arial"/>
                <w:sz w:val="18"/>
                <w:lang w:val="en-GB" w:eastAsia="zh-CN"/>
              </w:rPr>
            </w:pPr>
            <w:r>
              <w:rPr>
                <w:rFonts w:ascii="Arial" w:hAnsi="Arial" w:hint="eastAsia"/>
                <w:sz w:val="18"/>
                <w:lang w:val="en-GB" w:eastAsia="zh-CN"/>
              </w:rPr>
              <w:t>0x01</w:t>
            </w:r>
          </w:p>
        </w:tc>
        <w:tc>
          <w:tcPr>
            <w:tcW w:w="0" w:type="auto"/>
          </w:tcPr>
          <w:p w:rsidR="00211B6C" w:rsidRPr="00CC62DE" w:rsidRDefault="00211B6C" w:rsidP="00E84D61">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211B6C" w:rsidRPr="00CC62DE" w:rsidRDefault="00211B6C" w:rsidP="00E84D61">
            <w:pPr>
              <w:jc w:val="center"/>
            </w:pPr>
            <w:r w:rsidRPr="00CC62DE">
              <w:rPr>
                <w:rFonts w:ascii="Arial" w:hAnsi="Arial" w:hint="eastAsia"/>
                <w:sz w:val="18"/>
                <w:lang w:val="en-GB" w:eastAsia="zh-CN"/>
              </w:rPr>
              <w:t>--</w:t>
            </w:r>
          </w:p>
        </w:tc>
      </w:tr>
    </w:tbl>
    <w:p w:rsidR="007D5BF5" w:rsidRPr="00FD1D68" w:rsidRDefault="007D5BF5" w:rsidP="00280237">
      <w:pPr>
        <w:spacing w:line="24" w:lineRule="atLeast"/>
        <w:rPr>
          <w:rFonts w:cs="Arial" w:hint="eastAsia"/>
          <w:lang w:eastAsia="zh-CN"/>
        </w:rPr>
      </w:pPr>
    </w:p>
    <w:p w:rsidR="00280237" w:rsidRPr="00FD1D68" w:rsidRDefault="00280237" w:rsidP="00326320">
      <w:pPr>
        <w:pStyle w:val="3"/>
        <w:rPr>
          <w:b/>
          <w:lang w:eastAsia="zh-CN"/>
        </w:rPr>
      </w:pPr>
      <w:bookmarkStart w:id="223" w:name="_Toc291842688"/>
      <w:bookmarkStart w:id="224" w:name="_Toc432408908"/>
      <w:bookmarkStart w:id="225" w:name="_Toc467654057"/>
      <w:r w:rsidRPr="00FD1D68">
        <w:rPr>
          <w:b/>
          <w:lang w:eastAsia="zh-CN"/>
        </w:rPr>
        <w:t>Functionality Check</w:t>
      </w:r>
      <w:bookmarkEnd w:id="223"/>
      <w:bookmarkEnd w:id="224"/>
      <w:bookmarkEnd w:id="225"/>
    </w:p>
    <w:p w:rsidR="00E14D36" w:rsidRPr="00FD1D68" w:rsidRDefault="00E14D36" w:rsidP="00E14D36">
      <w:pPr>
        <w:pStyle w:val="4"/>
        <w:rPr>
          <w:b/>
          <w:lang w:eastAsia="zh-CN"/>
        </w:rPr>
      </w:pPr>
      <w:r>
        <w:rPr>
          <w:rFonts w:hint="eastAsia"/>
          <w:b/>
          <w:lang w:eastAsia="zh-CN"/>
        </w:rPr>
        <w:t>Power Gauge</w:t>
      </w:r>
    </w:p>
    <w:p w:rsidR="00E14D36" w:rsidRDefault="00E14D36" w:rsidP="00E14D36">
      <w:pPr>
        <w:spacing w:line="24" w:lineRule="atLeast"/>
        <w:rPr>
          <w:rFonts w:cs="Arial" w:hint="eastAsia"/>
          <w:lang w:eastAsia="zh-CN"/>
        </w:rPr>
      </w:pPr>
      <w:r w:rsidRPr="00CC62DE">
        <w:rPr>
          <w:rFonts w:cs="Arial"/>
        </w:rPr>
        <w:t>Diagnostic Telegrams:</w:t>
      </w:r>
    </w:p>
    <w:p w:rsidR="00E14D36" w:rsidRDefault="00E14D36" w:rsidP="00E14D36">
      <w:pPr>
        <w:spacing w:line="24" w:lineRule="atLeast"/>
        <w:rPr>
          <w:rFonts w:cs="Arial" w:hint="eastAsia"/>
          <w:lang w:eastAsia="zh-CN"/>
        </w:rPr>
      </w:pPr>
      <w:r w:rsidRPr="00CC62DE">
        <w:rPr>
          <w:rFonts w:cs="Arial"/>
          <w:spacing w:val="-1"/>
          <w:szCs w:val="21"/>
        </w:rPr>
        <w:t xml:space="preserve">• </w:t>
      </w:r>
      <w:r>
        <w:rPr>
          <w:rFonts w:cs="Arial" w:hint="eastAsia"/>
          <w:spacing w:val="-1"/>
          <w:szCs w:val="21"/>
          <w:lang w:eastAsia="zh-CN"/>
        </w:rPr>
        <w:t>1</w:t>
      </w:r>
      <w:r w:rsidRPr="00CC62DE">
        <w:rPr>
          <w:rFonts w:cs="Arial"/>
          <w:spacing w:val="-1"/>
          <w:szCs w:val="21"/>
        </w:rPr>
        <w:t xml:space="preserve"> –</w:t>
      </w:r>
      <w:r>
        <w:rPr>
          <w:rFonts w:cs="Arial" w:hint="eastAsia"/>
          <w:spacing w:val="-1"/>
          <w:szCs w:val="21"/>
          <w:lang w:eastAsia="zh-CN"/>
        </w:rPr>
        <w:t>T</w:t>
      </w:r>
      <w:r>
        <w:rPr>
          <w:rFonts w:cs="Arial" w:hint="eastAsia"/>
          <w:spacing w:val="-1"/>
          <w:szCs w:val="21"/>
        </w:rPr>
        <w:t>he first calibrate point</w:t>
      </w:r>
      <w:r>
        <w:rPr>
          <w:rFonts w:cs="Arial" w:hint="eastAsia"/>
          <w:spacing w:val="-1"/>
          <w:szCs w:val="21"/>
          <w:lang w:eastAsia="zh-CN"/>
        </w:rPr>
        <w:t xml:space="preserve"> (</w:t>
      </w:r>
      <w:r>
        <w:rPr>
          <w:rFonts w:cs="Arial"/>
          <w:spacing w:val="-1"/>
          <w:szCs w:val="21"/>
          <w:lang w:eastAsia="zh-CN"/>
        </w:rPr>
        <w:t>“</w:t>
      </w:r>
      <w:r>
        <w:rPr>
          <w:rFonts w:cs="Arial" w:hint="eastAsia"/>
          <w:spacing w:val="-1"/>
          <w:szCs w:val="21"/>
          <w:lang w:eastAsia="zh-CN"/>
        </w:rPr>
        <w:t>0%</w:t>
      </w:r>
      <w:r>
        <w:rPr>
          <w:rFonts w:cs="Arial"/>
          <w:spacing w:val="-1"/>
          <w:szCs w:val="21"/>
          <w:lang w:eastAsia="zh-CN"/>
        </w:rPr>
        <w:t>”</w:t>
      </w:r>
      <w:r>
        <w:rPr>
          <w:rFonts w:cs="Arial" w:hint="eastAsia"/>
          <w:spacing w:val="-1"/>
          <w:szCs w:val="21"/>
          <w:lang w:eastAsia="zh-CN"/>
        </w:rPr>
        <w:t>)</w:t>
      </w:r>
    </w:p>
    <w:p w:rsidR="00E14D36" w:rsidRPr="00CC62DE" w:rsidRDefault="00E14D36" w:rsidP="00E14D36">
      <w:pPr>
        <w:rPr>
          <w:rFonts w:ascii="Arial" w:hAnsi="Arial" w:cs="Arial" w:hint="eastAsia"/>
          <w:b/>
          <w:sz w:val="21"/>
          <w:szCs w:val="21"/>
          <w:lang w:val="en-GB" w:eastAsia="zh-CN"/>
        </w:rPr>
      </w:pPr>
      <w:r w:rsidRPr="00CC62DE">
        <w:rPr>
          <w:rFonts w:ascii="Arial" w:hAnsi="Arial" w:cs="Arial"/>
          <w:b/>
          <w:sz w:val="21"/>
          <w:szCs w:val="21"/>
          <w:lang w:val="en-GB" w:eastAsia="zh-CN"/>
        </w:rPr>
        <w:t xml:space="preserve">The following command can be used to </w:t>
      </w:r>
      <w:r>
        <w:rPr>
          <w:rFonts w:ascii="Arial" w:hAnsi="Arial" w:cs="Arial" w:hint="eastAsia"/>
          <w:b/>
          <w:sz w:val="21"/>
          <w:szCs w:val="21"/>
          <w:lang w:val="en-GB" w:eastAsia="zh-CN"/>
        </w:rPr>
        <w:t>move the step motor</w:t>
      </w:r>
      <w:r w:rsidRPr="00CC62DE">
        <w:rPr>
          <w:rFonts w:ascii="Arial" w:hAnsi="Arial" w:cs="Arial" w:hint="eastAsia"/>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E14D36" w:rsidRPr="00CC62DE" w:rsidTr="00E84D61">
        <w:trPr>
          <w:trHeight w:val="276"/>
        </w:trPr>
        <w:tc>
          <w:tcPr>
            <w:tcW w:w="0" w:type="auto"/>
            <w:shd w:val="clear" w:color="auto" w:fill="E6E6E6"/>
            <w:vAlign w:val="center"/>
          </w:tcPr>
          <w:p w:rsidR="00E14D36" w:rsidRPr="00CC62DE" w:rsidRDefault="00E14D36" w:rsidP="00E84D61">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E14D36" w:rsidRPr="00CC62DE" w:rsidRDefault="00E14D36" w:rsidP="00E84D61">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E14D36" w:rsidRPr="00CC62DE" w:rsidRDefault="00E14D36" w:rsidP="00E84D61">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E14D36" w:rsidRPr="00CC62DE" w:rsidRDefault="00E14D36" w:rsidP="00E84D61">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E14D36" w:rsidRPr="00CC62DE" w:rsidRDefault="00E14D36" w:rsidP="00E84D61">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E14D36" w:rsidRPr="00CC62DE" w:rsidRDefault="00E14D36" w:rsidP="00E84D61">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E14D36" w:rsidRPr="00CC62DE" w:rsidRDefault="00E14D36" w:rsidP="00E84D61">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E14D36" w:rsidRPr="00CC62DE" w:rsidRDefault="00E14D36" w:rsidP="00E84D61">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E14D36" w:rsidRPr="00CC62DE" w:rsidRDefault="00E14D36" w:rsidP="00E84D61">
            <w:pPr>
              <w:jc w:val="center"/>
              <w:rPr>
                <w:rFonts w:ascii="Arial" w:hAnsi="Arial" w:hint="eastAsia"/>
                <w:b/>
                <w:sz w:val="18"/>
                <w:lang w:eastAsia="zh-CN"/>
              </w:rPr>
            </w:pPr>
            <w:r w:rsidRPr="00CC62DE">
              <w:rPr>
                <w:rFonts w:ascii="Arial" w:hAnsi="Arial" w:hint="eastAsia"/>
                <w:b/>
                <w:sz w:val="18"/>
                <w:lang w:eastAsia="zh-CN"/>
              </w:rPr>
              <w:t>Data7</w:t>
            </w:r>
          </w:p>
        </w:tc>
      </w:tr>
      <w:tr w:rsidR="00E14D36" w:rsidRPr="00CC62DE" w:rsidTr="00E84D61">
        <w:trPr>
          <w:trHeight w:val="243"/>
        </w:trPr>
        <w:tc>
          <w:tcPr>
            <w:tcW w:w="0" w:type="auto"/>
            <w:shd w:val="clear" w:color="auto" w:fill="auto"/>
            <w:vAlign w:val="center"/>
          </w:tcPr>
          <w:p w:rsidR="00E14D36" w:rsidRPr="00CC62DE" w:rsidRDefault="00E14D36" w:rsidP="00E84D61">
            <w:pPr>
              <w:jc w:val="center"/>
              <w:rPr>
                <w:rFonts w:ascii="Arial" w:hAnsi="Arial" w:hint="eastAsia"/>
                <w:sz w:val="18"/>
                <w:lang w:eastAsia="zh-CN"/>
              </w:rPr>
            </w:pPr>
            <w:r w:rsidRPr="00CC62DE">
              <w:rPr>
                <w:rFonts w:ascii="Arial" w:hAnsi="Arial" w:hint="eastAsia"/>
                <w:sz w:val="18"/>
                <w:lang w:eastAsia="zh-CN"/>
              </w:rPr>
              <w:t>0x772</w:t>
            </w:r>
          </w:p>
        </w:tc>
        <w:tc>
          <w:tcPr>
            <w:tcW w:w="0" w:type="auto"/>
            <w:shd w:val="clear" w:color="auto" w:fill="auto"/>
            <w:vAlign w:val="center"/>
          </w:tcPr>
          <w:p w:rsidR="00E14D36" w:rsidRPr="00CC62DE" w:rsidRDefault="00E14D36" w:rsidP="00E84D61">
            <w:pPr>
              <w:jc w:val="center"/>
              <w:rPr>
                <w:rFonts w:ascii="Arial" w:hAnsi="Arial"/>
                <w:sz w:val="18"/>
                <w:lang w:eastAsia="zh-CN"/>
              </w:rPr>
            </w:pPr>
            <w:r w:rsidRPr="00CC62DE">
              <w:rPr>
                <w:rFonts w:ascii="Arial" w:hAnsi="Arial"/>
                <w:sz w:val="18"/>
              </w:rPr>
              <w:t>0x</w:t>
            </w:r>
            <w:r>
              <w:rPr>
                <w:rFonts w:ascii="Arial" w:hAnsi="Arial" w:hint="eastAsia"/>
                <w:sz w:val="18"/>
                <w:lang w:eastAsia="zh-CN"/>
              </w:rPr>
              <w:t>30</w:t>
            </w:r>
          </w:p>
        </w:tc>
        <w:tc>
          <w:tcPr>
            <w:tcW w:w="0" w:type="auto"/>
            <w:shd w:val="clear" w:color="auto" w:fill="auto"/>
            <w:vAlign w:val="center"/>
          </w:tcPr>
          <w:p w:rsidR="00E14D36" w:rsidRPr="00CC62DE" w:rsidRDefault="00E14D36" w:rsidP="00E84D61">
            <w:pPr>
              <w:keepNext/>
              <w:jc w:val="center"/>
              <w:rPr>
                <w:rFonts w:ascii="Arial" w:hAnsi="Arial"/>
                <w:sz w:val="18"/>
                <w:lang w:val="en-GB" w:eastAsia="zh-CN"/>
              </w:rPr>
            </w:pPr>
            <w:r w:rsidRPr="00CC62DE">
              <w:rPr>
                <w:rFonts w:ascii="Arial" w:hAnsi="Arial"/>
                <w:sz w:val="18"/>
                <w:lang w:val="en-GB"/>
              </w:rPr>
              <w:t>0x</w:t>
            </w:r>
            <w:r w:rsidRPr="00CC62DE">
              <w:rPr>
                <w:rFonts w:ascii="Arial" w:hAnsi="Arial" w:hint="eastAsia"/>
                <w:sz w:val="18"/>
                <w:lang w:val="en-GB" w:eastAsia="zh-CN"/>
              </w:rPr>
              <w:t>0</w:t>
            </w:r>
            <w:r>
              <w:rPr>
                <w:rFonts w:ascii="Arial" w:hAnsi="Arial" w:hint="eastAsia"/>
                <w:sz w:val="18"/>
                <w:lang w:val="en-GB" w:eastAsia="zh-CN"/>
              </w:rPr>
              <w:t>1</w:t>
            </w:r>
          </w:p>
        </w:tc>
        <w:tc>
          <w:tcPr>
            <w:tcW w:w="1036" w:type="dxa"/>
            <w:shd w:val="clear" w:color="auto" w:fill="auto"/>
          </w:tcPr>
          <w:p w:rsidR="00E14D36" w:rsidRPr="00CC62DE" w:rsidRDefault="00E14D36" w:rsidP="00762B9A">
            <w:pPr>
              <w:keepNext/>
              <w:jc w:val="center"/>
              <w:rPr>
                <w:rFonts w:ascii="Arial" w:hAnsi="Arial" w:hint="eastAsia"/>
                <w:sz w:val="18"/>
                <w:lang w:val="en-GB" w:eastAsia="zh-CN"/>
              </w:rPr>
            </w:pPr>
            <w:r w:rsidRPr="00CC62DE">
              <w:rPr>
                <w:rFonts w:ascii="Arial" w:hAnsi="Arial"/>
                <w:sz w:val="18"/>
                <w:lang w:val="en-GB"/>
              </w:rPr>
              <w:t>0x</w:t>
            </w:r>
            <w:r w:rsidR="00762B9A">
              <w:rPr>
                <w:rFonts w:ascii="Arial" w:hAnsi="Arial" w:hint="eastAsia"/>
                <w:sz w:val="18"/>
                <w:lang w:val="en-GB" w:eastAsia="zh-CN"/>
              </w:rPr>
              <w:t>1</w:t>
            </w:r>
            <w:r>
              <w:rPr>
                <w:rFonts w:ascii="Arial" w:hAnsi="Arial" w:hint="eastAsia"/>
                <w:sz w:val="18"/>
                <w:lang w:val="en-GB" w:eastAsia="zh-CN"/>
              </w:rPr>
              <w:t>4</w:t>
            </w:r>
          </w:p>
        </w:tc>
        <w:tc>
          <w:tcPr>
            <w:tcW w:w="0" w:type="auto"/>
          </w:tcPr>
          <w:p w:rsidR="00E14D36" w:rsidRPr="006778B2" w:rsidRDefault="00E14D36" w:rsidP="00762B9A">
            <w:pPr>
              <w:jc w:val="center"/>
              <w:rPr>
                <w:rFonts w:ascii="Arial" w:hAnsi="Arial" w:hint="eastAsia"/>
                <w:color w:val="FF0000"/>
                <w:sz w:val="18"/>
                <w:lang w:val="en-GB" w:eastAsia="zh-CN"/>
              </w:rPr>
            </w:pPr>
            <w:r w:rsidRPr="006778B2">
              <w:rPr>
                <w:rFonts w:ascii="Arial" w:hAnsi="Arial" w:hint="eastAsia"/>
                <w:color w:val="FF0000"/>
                <w:sz w:val="18"/>
                <w:lang w:val="en-GB" w:eastAsia="zh-CN"/>
              </w:rPr>
              <w:t>0x</w:t>
            </w:r>
            <w:r w:rsidR="00762B9A">
              <w:rPr>
                <w:rFonts w:ascii="Arial" w:hAnsi="Arial" w:hint="eastAsia"/>
                <w:color w:val="FF0000"/>
                <w:sz w:val="18"/>
                <w:lang w:val="en-GB" w:eastAsia="zh-CN"/>
              </w:rPr>
              <w:t>00</w:t>
            </w:r>
          </w:p>
        </w:tc>
        <w:tc>
          <w:tcPr>
            <w:tcW w:w="0" w:type="auto"/>
          </w:tcPr>
          <w:p w:rsidR="00E14D36" w:rsidRPr="006778B2" w:rsidRDefault="00E14D36" w:rsidP="00762B9A">
            <w:pPr>
              <w:jc w:val="center"/>
              <w:rPr>
                <w:rFonts w:ascii="Arial" w:hAnsi="Arial" w:hint="eastAsia"/>
                <w:color w:val="FF0000"/>
                <w:sz w:val="18"/>
                <w:lang w:val="en-GB" w:eastAsia="zh-CN"/>
              </w:rPr>
            </w:pPr>
            <w:r w:rsidRPr="006778B2">
              <w:rPr>
                <w:rFonts w:ascii="Arial" w:hAnsi="Arial" w:cs="Arial" w:hint="eastAsia"/>
                <w:color w:val="FF0000"/>
                <w:sz w:val="18"/>
                <w:szCs w:val="18"/>
                <w:lang w:val="en-GB" w:eastAsia="zh-CN"/>
              </w:rPr>
              <w:t>0x</w:t>
            </w:r>
            <w:r w:rsidR="00762B9A">
              <w:rPr>
                <w:rFonts w:ascii="Arial" w:hAnsi="Arial" w:cs="Arial" w:hint="eastAsia"/>
                <w:color w:val="FF0000"/>
                <w:sz w:val="18"/>
                <w:szCs w:val="18"/>
                <w:lang w:val="en-GB" w:eastAsia="zh-CN"/>
              </w:rPr>
              <w:t>FE</w:t>
            </w:r>
          </w:p>
        </w:tc>
        <w:tc>
          <w:tcPr>
            <w:tcW w:w="0" w:type="auto"/>
          </w:tcPr>
          <w:p w:rsidR="00E14D36" w:rsidRPr="00CC62DE" w:rsidRDefault="00E14D36" w:rsidP="00E84D61">
            <w:pPr>
              <w:jc w:val="center"/>
              <w:rPr>
                <w:rFonts w:ascii="Arial" w:hAnsi="Arial" w:hint="eastAsia"/>
                <w:sz w:val="18"/>
                <w:lang w:val="en-GB" w:eastAsia="zh-CN"/>
              </w:rPr>
            </w:pPr>
            <w:r w:rsidRPr="00CC62DE">
              <w:rPr>
                <w:rFonts w:ascii="Arial" w:hAnsi="Arial" w:cs="Arial" w:hint="eastAsia"/>
                <w:sz w:val="18"/>
                <w:szCs w:val="18"/>
                <w:lang w:val="en-GB" w:eastAsia="zh-CN"/>
              </w:rPr>
              <w:t>0xAA</w:t>
            </w:r>
          </w:p>
        </w:tc>
        <w:tc>
          <w:tcPr>
            <w:tcW w:w="0" w:type="auto"/>
          </w:tcPr>
          <w:p w:rsidR="00E14D36" w:rsidRPr="00CC62DE" w:rsidRDefault="00E14D36" w:rsidP="00E84D61">
            <w:pPr>
              <w:jc w:val="center"/>
              <w:rPr>
                <w:rFonts w:hint="eastAsia"/>
                <w:lang w:eastAsia="zh-CN"/>
              </w:rPr>
            </w:pPr>
            <w:r w:rsidRPr="00CC62DE">
              <w:rPr>
                <w:rFonts w:ascii="Arial" w:hAnsi="Arial" w:cs="Arial" w:hint="eastAsia"/>
                <w:sz w:val="18"/>
                <w:szCs w:val="18"/>
                <w:lang w:val="en-GB" w:eastAsia="zh-CN"/>
              </w:rPr>
              <w:t>0xAA</w:t>
            </w:r>
          </w:p>
        </w:tc>
        <w:tc>
          <w:tcPr>
            <w:tcW w:w="0" w:type="auto"/>
          </w:tcPr>
          <w:p w:rsidR="00E14D36" w:rsidRPr="00CC62DE" w:rsidRDefault="00E14D36" w:rsidP="00E84D61">
            <w:pPr>
              <w:jc w:val="center"/>
              <w:rPr>
                <w:rFonts w:hint="eastAsia"/>
                <w:lang w:eastAsia="zh-CN"/>
              </w:rPr>
            </w:pPr>
            <w:r w:rsidRPr="00CC62DE">
              <w:rPr>
                <w:rFonts w:ascii="Arial" w:hAnsi="Arial" w:cs="Arial" w:hint="eastAsia"/>
                <w:sz w:val="18"/>
                <w:szCs w:val="18"/>
                <w:lang w:val="en-GB" w:eastAsia="zh-CN"/>
              </w:rPr>
              <w:t>0xAA</w:t>
            </w:r>
          </w:p>
        </w:tc>
      </w:tr>
    </w:tbl>
    <w:p w:rsidR="00E14D36" w:rsidRDefault="00E14D36" w:rsidP="00E14D36">
      <w:pPr>
        <w:rPr>
          <w:rFonts w:ascii="Arial" w:hAnsi="Arial" w:cs="Arial" w:hint="eastAsia"/>
          <w:b/>
          <w:sz w:val="21"/>
          <w:szCs w:val="21"/>
          <w:lang w:val="en-GB" w:eastAsia="zh-CN"/>
        </w:rPr>
      </w:pPr>
      <w:r>
        <w:rPr>
          <w:rFonts w:ascii="Arial" w:hAnsi="Arial" w:cs="Arial" w:hint="eastAsia"/>
          <w:b/>
          <w:sz w:val="21"/>
          <w:szCs w:val="21"/>
          <w:lang w:val="en-GB" w:eastAsia="zh-CN"/>
        </w:rPr>
        <w:t xml:space="preserve">Note: Data3 and Data4 are the </w:t>
      </w:r>
      <w:r w:rsidR="00762B9A">
        <w:rPr>
          <w:rFonts w:ascii="Arial" w:hAnsi="Arial" w:cs="Arial" w:hint="eastAsia"/>
          <w:b/>
          <w:sz w:val="21"/>
          <w:szCs w:val="21"/>
          <w:lang w:val="en-GB" w:eastAsia="zh-CN"/>
        </w:rPr>
        <w:t>value</w:t>
      </w:r>
      <w:r>
        <w:rPr>
          <w:rFonts w:ascii="Arial" w:hAnsi="Arial" w:cs="Arial" w:hint="eastAsia"/>
          <w:b/>
          <w:sz w:val="21"/>
          <w:szCs w:val="21"/>
          <w:lang w:val="en-GB" w:eastAsia="zh-CN"/>
        </w:rPr>
        <w:t>.</w:t>
      </w:r>
    </w:p>
    <w:p w:rsidR="00E14D36" w:rsidRDefault="00E14D36" w:rsidP="00E14D36">
      <w:pPr>
        <w:rPr>
          <w:rFonts w:ascii="Arial" w:hAnsi="Arial" w:cs="Arial" w:hint="eastAsia"/>
          <w:b/>
          <w:sz w:val="21"/>
          <w:szCs w:val="21"/>
          <w:lang w:val="en-GB" w:eastAsia="zh-CN"/>
        </w:rPr>
      </w:pPr>
      <w:r>
        <w:rPr>
          <w:rFonts w:ascii="Arial" w:hAnsi="Arial" w:cs="Arial" w:hint="eastAsia"/>
          <w:b/>
          <w:sz w:val="21"/>
          <w:szCs w:val="21"/>
          <w:lang w:val="en-GB" w:eastAsia="zh-CN"/>
        </w:rPr>
        <w:t xml:space="preserve">Data3 = 0 and Data4 = </w:t>
      </w:r>
      <w:r w:rsidR="00762B9A">
        <w:rPr>
          <w:rFonts w:ascii="Arial" w:hAnsi="Arial" w:cs="Arial" w:hint="eastAsia"/>
          <w:b/>
          <w:sz w:val="21"/>
          <w:szCs w:val="21"/>
          <w:lang w:val="en-GB" w:eastAsia="zh-CN"/>
        </w:rPr>
        <w:t>FE</w:t>
      </w:r>
      <w:r>
        <w:rPr>
          <w:rFonts w:ascii="Arial" w:hAnsi="Arial" w:cs="Arial" w:hint="eastAsia"/>
          <w:b/>
          <w:sz w:val="21"/>
          <w:szCs w:val="21"/>
          <w:lang w:val="en-GB" w:eastAsia="zh-CN"/>
        </w:rPr>
        <w:t xml:space="preserve">, </w:t>
      </w:r>
      <w:r w:rsidR="00762B9A">
        <w:rPr>
          <w:rFonts w:ascii="Arial" w:hAnsi="Arial" w:cs="Arial" w:hint="eastAsia"/>
          <w:b/>
          <w:sz w:val="21"/>
          <w:szCs w:val="21"/>
          <w:lang w:val="en-GB" w:eastAsia="zh-CN"/>
        </w:rPr>
        <w:t>value</w:t>
      </w:r>
      <w:r>
        <w:rPr>
          <w:rFonts w:ascii="Arial" w:hAnsi="Arial" w:cs="Arial" w:hint="eastAsia"/>
          <w:b/>
          <w:sz w:val="21"/>
          <w:szCs w:val="21"/>
          <w:lang w:val="en-GB" w:eastAsia="zh-CN"/>
        </w:rPr>
        <w:t>=</w:t>
      </w:r>
      <w:r w:rsidR="00762B9A">
        <w:rPr>
          <w:rFonts w:ascii="Arial" w:hAnsi="Arial" w:cs="Arial" w:hint="eastAsia"/>
          <w:b/>
          <w:sz w:val="21"/>
          <w:szCs w:val="21"/>
          <w:lang w:val="en-GB" w:eastAsia="zh-CN"/>
        </w:rPr>
        <w:t>254</w:t>
      </w:r>
      <w:r>
        <w:rPr>
          <w:rFonts w:ascii="Arial" w:hAnsi="Arial" w:cs="Arial" w:hint="eastAsia"/>
          <w:b/>
          <w:sz w:val="21"/>
          <w:szCs w:val="21"/>
          <w:lang w:val="en-GB" w:eastAsia="zh-CN"/>
        </w:rPr>
        <w:t>.</w:t>
      </w:r>
    </w:p>
    <w:p w:rsidR="00E14D36" w:rsidRPr="00762B9A" w:rsidRDefault="00E14D36" w:rsidP="00E14D36">
      <w:pPr>
        <w:rPr>
          <w:rFonts w:ascii="Arial" w:hAnsi="Arial" w:cs="Arial" w:hint="eastAsia"/>
          <w:b/>
          <w:sz w:val="21"/>
          <w:szCs w:val="21"/>
          <w:lang w:val="en-GB" w:eastAsia="zh-CN"/>
        </w:rPr>
      </w:pPr>
    </w:p>
    <w:p w:rsidR="00E14D36" w:rsidRPr="00CC62DE" w:rsidRDefault="00E14D36" w:rsidP="00E14D36">
      <w:pPr>
        <w:rPr>
          <w:rFonts w:ascii="Arial" w:hAnsi="Arial" w:cs="Arial" w:hint="eastAsia"/>
          <w:b/>
          <w:sz w:val="21"/>
          <w:szCs w:val="21"/>
          <w:lang w:val="en-GB" w:eastAsia="zh-CN"/>
        </w:rPr>
      </w:pPr>
      <w:r w:rsidRPr="00CC62DE">
        <w:rPr>
          <w:rFonts w:ascii="Arial" w:hAnsi="Arial" w:cs="Arial"/>
          <w:b/>
          <w:sz w:val="21"/>
          <w:szCs w:val="21"/>
          <w:lang w:val="en-GB" w:eastAsia="zh-CN"/>
        </w:rPr>
        <w:t>The ECU answer with the acknowledgement sent as follow</w:t>
      </w:r>
      <w:r w:rsidRPr="00CC62DE">
        <w:rPr>
          <w:rFonts w:ascii="Arial" w:hAnsi="Arial" w:cs="Arial" w:hint="eastAsia"/>
          <w:b/>
          <w:sz w:val="21"/>
          <w:szCs w:val="21"/>
          <w:lang w:val="en-GB" w:eastAsia="zh-CN"/>
        </w:rPr>
        <w:t>ing</w:t>
      </w:r>
      <w:r w:rsidRPr="00CC62DE">
        <w:rPr>
          <w:rFonts w:ascii="Arial" w:hAnsi="Arial" w:cs="Arial"/>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E14D36" w:rsidRPr="00CC62DE" w:rsidTr="00E84D61">
        <w:trPr>
          <w:trHeight w:val="276"/>
        </w:trPr>
        <w:tc>
          <w:tcPr>
            <w:tcW w:w="0" w:type="auto"/>
            <w:shd w:val="clear" w:color="auto" w:fill="E6E6E6"/>
            <w:vAlign w:val="center"/>
          </w:tcPr>
          <w:p w:rsidR="00E14D36" w:rsidRPr="00CC62DE" w:rsidRDefault="00E14D36" w:rsidP="00E84D61">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E14D36" w:rsidRPr="00CC62DE" w:rsidRDefault="00E14D36" w:rsidP="00E84D61">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E14D36" w:rsidRPr="00CC62DE" w:rsidRDefault="00E14D36" w:rsidP="00E84D61">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E14D36" w:rsidRPr="00CC62DE" w:rsidRDefault="00E14D36" w:rsidP="00E84D61">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E14D36" w:rsidRPr="00CC62DE" w:rsidRDefault="00E14D36" w:rsidP="00E84D61">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E14D36" w:rsidRPr="00CC62DE" w:rsidRDefault="00E14D36" w:rsidP="00E84D61">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E14D36" w:rsidRPr="00CC62DE" w:rsidRDefault="00E14D36" w:rsidP="00E84D61">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E14D36" w:rsidRPr="00CC62DE" w:rsidRDefault="00E14D36" w:rsidP="00E84D61">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E14D36" w:rsidRPr="00CC62DE" w:rsidRDefault="00E14D36" w:rsidP="00E84D61">
            <w:pPr>
              <w:jc w:val="center"/>
              <w:rPr>
                <w:rFonts w:ascii="Arial" w:hAnsi="Arial" w:hint="eastAsia"/>
                <w:b/>
                <w:sz w:val="18"/>
                <w:lang w:eastAsia="zh-CN"/>
              </w:rPr>
            </w:pPr>
            <w:r w:rsidRPr="00CC62DE">
              <w:rPr>
                <w:rFonts w:ascii="Arial" w:hAnsi="Arial" w:hint="eastAsia"/>
                <w:b/>
                <w:sz w:val="18"/>
                <w:lang w:eastAsia="zh-CN"/>
              </w:rPr>
              <w:t>Data7</w:t>
            </w:r>
          </w:p>
        </w:tc>
      </w:tr>
      <w:tr w:rsidR="00E14D36" w:rsidRPr="00CC62DE" w:rsidTr="00E84D61">
        <w:trPr>
          <w:trHeight w:val="223"/>
        </w:trPr>
        <w:tc>
          <w:tcPr>
            <w:tcW w:w="0" w:type="auto"/>
            <w:shd w:val="clear" w:color="auto" w:fill="auto"/>
            <w:vAlign w:val="center"/>
          </w:tcPr>
          <w:p w:rsidR="00E14D36" w:rsidRPr="00CC62DE" w:rsidRDefault="00E14D36" w:rsidP="00E84D61">
            <w:pPr>
              <w:jc w:val="center"/>
              <w:rPr>
                <w:rFonts w:ascii="Arial" w:hAnsi="Arial" w:hint="eastAsia"/>
                <w:sz w:val="18"/>
                <w:lang w:eastAsia="zh-CN"/>
              </w:rPr>
            </w:pPr>
            <w:r w:rsidRPr="00CC62DE">
              <w:rPr>
                <w:rFonts w:ascii="Arial" w:hAnsi="Arial"/>
                <w:sz w:val="18"/>
              </w:rPr>
              <w:t>0x774</w:t>
            </w:r>
          </w:p>
        </w:tc>
        <w:tc>
          <w:tcPr>
            <w:tcW w:w="0" w:type="auto"/>
            <w:shd w:val="clear" w:color="auto" w:fill="auto"/>
            <w:vAlign w:val="center"/>
          </w:tcPr>
          <w:p w:rsidR="00E14D36" w:rsidRPr="00CC62DE" w:rsidRDefault="00E14D36" w:rsidP="00E84D61">
            <w:pPr>
              <w:jc w:val="center"/>
              <w:rPr>
                <w:rFonts w:ascii="Arial" w:hAnsi="Arial"/>
                <w:sz w:val="18"/>
                <w:lang w:eastAsia="zh-CN"/>
              </w:rPr>
            </w:pPr>
            <w:r w:rsidRPr="00CC62DE">
              <w:rPr>
                <w:rFonts w:ascii="Arial" w:hAnsi="Arial"/>
                <w:sz w:val="18"/>
              </w:rPr>
              <w:t>0x</w:t>
            </w:r>
            <w:r>
              <w:rPr>
                <w:rFonts w:ascii="Arial" w:hAnsi="Arial" w:hint="eastAsia"/>
                <w:sz w:val="18"/>
                <w:lang w:eastAsia="zh-CN"/>
              </w:rPr>
              <w:t>70</w:t>
            </w:r>
          </w:p>
        </w:tc>
        <w:tc>
          <w:tcPr>
            <w:tcW w:w="0" w:type="auto"/>
            <w:shd w:val="clear" w:color="auto" w:fill="auto"/>
            <w:vAlign w:val="center"/>
          </w:tcPr>
          <w:p w:rsidR="00E14D36" w:rsidRPr="00CC62DE" w:rsidRDefault="00E14D36" w:rsidP="00E84D61">
            <w:pPr>
              <w:keepNext/>
              <w:jc w:val="center"/>
              <w:rPr>
                <w:rFonts w:ascii="Arial" w:hAnsi="Arial" w:hint="eastAsia"/>
                <w:sz w:val="18"/>
                <w:lang w:val="en-GB" w:eastAsia="zh-CN"/>
              </w:rPr>
            </w:pPr>
            <w:r w:rsidRPr="00CC62DE">
              <w:rPr>
                <w:rFonts w:ascii="Arial" w:hAnsi="Arial"/>
                <w:sz w:val="18"/>
                <w:lang w:val="en-GB"/>
              </w:rPr>
              <w:t>0</w:t>
            </w:r>
            <w:r w:rsidRPr="00CC62DE">
              <w:rPr>
                <w:rFonts w:ascii="Arial" w:hAnsi="Arial" w:hint="eastAsia"/>
                <w:sz w:val="18"/>
                <w:lang w:val="en-GB" w:eastAsia="zh-CN"/>
              </w:rPr>
              <w:t>x0</w:t>
            </w:r>
            <w:r>
              <w:rPr>
                <w:rFonts w:ascii="Arial" w:hAnsi="Arial" w:hint="eastAsia"/>
                <w:sz w:val="18"/>
                <w:lang w:val="en-GB" w:eastAsia="zh-CN"/>
              </w:rPr>
              <w:t>1</w:t>
            </w:r>
          </w:p>
        </w:tc>
        <w:tc>
          <w:tcPr>
            <w:tcW w:w="1036" w:type="dxa"/>
            <w:shd w:val="clear" w:color="auto" w:fill="auto"/>
          </w:tcPr>
          <w:p w:rsidR="00E14D36" w:rsidRPr="00CC62DE" w:rsidRDefault="00E14D36" w:rsidP="00E84D61">
            <w:pPr>
              <w:keepNext/>
              <w:jc w:val="center"/>
              <w:rPr>
                <w:rFonts w:ascii="Arial" w:hAnsi="Arial" w:hint="eastAsia"/>
                <w:sz w:val="18"/>
                <w:lang w:val="en-GB" w:eastAsia="zh-CN"/>
              </w:rPr>
            </w:pPr>
            <w:r>
              <w:rPr>
                <w:rFonts w:ascii="Arial" w:hAnsi="Arial" w:hint="eastAsia"/>
                <w:sz w:val="18"/>
                <w:lang w:val="en-GB" w:eastAsia="zh-CN"/>
              </w:rPr>
              <w:t>0x01</w:t>
            </w:r>
          </w:p>
        </w:tc>
        <w:tc>
          <w:tcPr>
            <w:tcW w:w="0" w:type="auto"/>
          </w:tcPr>
          <w:p w:rsidR="00E14D36" w:rsidRPr="00CC62DE" w:rsidRDefault="00E14D36" w:rsidP="00E84D61">
            <w:pPr>
              <w:jc w:val="center"/>
              <w:rPr>
                <w:rFonts w:ascii="Arial" w:hAnsi="Arial" w:hint="eastAsia"/>
                <w:sz w:val="18"/>
                <w:lang w:val="en-GB" w:eastAsia="zh-CN"/>
              </w:rPr>
            </w:pPr>
            <w:r w:rsidRPr="00CC62DE">
              <w:rPr>
                <w:rFonts w:ascii="Arial" w:hAnsi="Arial" w:hint="eastAsia"/>
                <w:sz w:val="18"/>
                <w:lang w:val="en-GB" w:eastAsia="zh-CN"/>
              </w:rPr>
              <w:t>--</w:t>
            </w:r>
          </w:p>
        </w:tc>
        <w:tc>
          <w:tcPr>
            <w:tcW w:w="0" w:type="auto"/>
          </w:tcPr>
          <w:p w:rsidR="00E14D36" w:rsidRPr="00CC62DE" w:rsidRDefault="00E14D36" w:rsidP="00E84D61">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E14D36" w:rsidRPr="00CC62DE" w:rsidRDefault="00E14D36" w:rsidP="00E84D61">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E14D36" w:rsidRPr="00CC62DE" w:rsidRDefault="00E14D36" w:rsidP="00E84D61">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E14D36" w:rsidRPr="00CC62DE" w:rsidRDefault="00E14D36" w:rsidP="00E84D61">
            <w:pPr>
              <w:jc w:val="center"/>
            </w:pPr>
            <w:r w:rsidRPr="00CC62DE">
              <w:rPr>
                <w:rFonts w:ascii="Arial" w:hAnsi="Arial" w:hint="eastAsia"/>
                <w:sz w:val="18"/>
                <w:lang w:val="en-GB" w:eastAsia="zh-CN"/>
              </w:rPr>
              <w:t>--</w:t>
            </w:r>
          </w:p>
        </w:tc>
      </w:tr>
    </w:tbl>
    <w:p w:rsidR="00E14D36" w:rsidRDefault="00E14D36" w:rsidP="00280237">
      <w:pPr>
        <w:spacing w:line="24" w:lineRule="atLeast"/>
        <w:rPr>
          <w:rFonts w:cs="Arial" w:hint="eastAsia"/>
          <w:lang w:eastAsia="zh-CN"/>
        </w:rPr>
      </w:pPr>
    </w:p>
    <w:p w:rsidR="00762B9A" w:rsidRDefault="00762B9A" w:rsidP="00762B9A">
      <w:pPr>
        <w:spacing w:line="24" w:lineRule="atLeast"/>
        <w:rPr>
          <w:rFonts w:cs="Arial" w:hint="eastAsia"/>
          <w:lang w:eastAsia="zh-CN"/>
        </w:rPr>
      </w:pPr>
      <w:r w:rsidRPr="00CC62DE">
        <w:rPr>
          <w:rFonts w:cs="Arial"/>
          <w:spacing w:val="-1"/>
          <w:szCs w:val="21"/>
        </w:rPr>
        <w:t xml:space="preserve">• </w:t>
      </w:r>
      <w:r>
        <w:rPr>
          <w:rFonts w:cs="Arial" w:hint="eastAsia"/>
          <w:spacing w:val="-1"/>
          <w:szCs w:val="21"/>
          <w:lang w:eastAsia="zh-CN"/>
        </w:rPr>
        <w:t>2</w:t>
      </w:r>
      <w:r w:rsidRPr="00CC62DE">
        <w:rPr>
          <w:rFonts w:cs="Arial"/>
          <w:spacing w:val="-1"/>
          <w:szCs w:val="21"/>
        </w:rPr>
        <w:t xml:space="preserve"> –</w:t>
      </w:r>
      <w:r>
        <w:rPr>
          <w:rFonts w:cs="Arial" w:hint="eastAsia"/>
          <w:spacing w:val="-1"/>
          <w:szCs w:val="21"/>
          <w:lang w:eastAsia="zh-CN"/>
        </w:rPr>
        <w:t>T</w:t>
      </w:r>
      <w:r>
        <w:rPr>
          <w:rFonts w:cs="Arial" w:hint="eastAsia"/>
          <w:spacing w:val="-1"/>
          <w:szCs w:val="21"/>
        </w:rPr>
        <w:t xml:space="preserve">he </w:t>
      </w:r>
      <w:r>
        <w:rPr>
          <w:rFonts w:cs="Arial" w:hint="eastAsia"/>
          <w:spacing w:val="-1"/>
          <w:szCs w:val="21"/>
          <w:lang w:eastAsia="zh-CN"/>
        </w:rPr>
        <w:t>second</w:t>
      </w:r>
      <w:r>
        <w:rPr>
          <w:rFonts w:cs="Arial" w:hint="eastAsia"/>
          <w:spacing w:val="-1"/>
          <w:szCs w:val="21"/>
        </w:rPr>
        <w:t xml:space="preserve"> calibrate point</w:t>
      </w:r>
      <w:r>
        <w:rPr>
          <w:rFonts w:cs="Arial" w:hint="eastAsia"/>
          <w:spacing w:val="-1"/>
          <w:szCs w:val="21"/>
          <w:lang w:eastAsia="zh-CN"/>
        </w:rPr>
        <w:t xml:space="preserve"> (</w:t>
      </w:r>
      <w:r>
        <w:rPr>
          <w:rFonts w:cs="Arial"/>
          <w:spacing w:val="-1"/>
          <w:szCs w:val="21"/>
          <w:lang w:eastAsia="zh-CN"/>
        </w:rPr>
        <w:t>“</w:t>
      </w:r>
      <w:r>
        <w:rPr>
          <w:rFonts w:cs="Arial" w:hint="eastAsia"/>
          <w:spacing w:val="-1"/>
          <w:szCs w:val="21"/>
          <w:lang w:eastAsia="zh-CN"/>
        </w:rPr>
        <w:t>50%</w:t>
      </w:r>
      <w:r>
        <w:rPr>
          <w:rFonts w:cs="Arial"/>
          <w:spacing w:val="-1"/>
          <w:szCs w:val="21"/>
          <w:lang w:eastAsia="zh-CN"/>
        </w:rPr>
        <w:t>”</w:t>
      </w:r>
      <w:r>
        <w:rPr>
          <w:rFonts w:cs="Arial" w:hint="eastAsia"/>
          <w:spacing w:val="-1"/>
          <w:szCs w:val="21"/>
          <w:lang w:eastAsia="zh-CN"/>
        </w:rPr>
        <w:t>)</w:t>
      </w:r>
    </w:p>
    <w:p w:rsidR="00762B9A" w:rsidRPr="00CC62DE" w:rsidRDefault="00762B9A" w:rsidP="00762B9A">
      <w:pPr>
        <w:rPr>
          <w:rFonts w:ascii="Arial" w:hAnsi="Arial" w:cs="Arial" w:hint="eastAsia"/>
          <w:b/>
          <w:sz w:val="21"/>
          <w:szCs w:val="21"/>
          <w:lang w:val="en-GB" w:eastAsia="zh-CN"/>
        </w:rPr>
      </w:pPr>
      <w:r w:rsidRPr="00CC62DE">
        <w:rPr>
          <w:rFonts w:ascii="Arial" w:hAnsi="Arial" w:cs="Arial"/>
          <w:b/>
          <w:sz w:val="21"/>
          <w:szCs w:val="21"/>
          <w:lang w:val="en-GB" w:eastAsia="zh-CN"/>
        </w:rPr>
        <w:t xml:space="preserve">The following command can be used to </w:t>
      </w:r>
      <w:r>
        <w:rPr>
          <w:rFonts w:ascii="Arial" w:hAnsi="Arial" w:cs="Arial" w:hint="eastAsia"/>
          <w:b/>
          <w:sz w:val="21"/>
          <w:szCs w:val="21"/>
          <w:lang w:val="en-GB" w:eastAsia="zh-CN"/>
        </w:rPr>
        <w:t>move the step motor</w:t>
      </w:r>
      <w:r w:rsidRPr="00CC62DE">
        <w:rPr>
          <w:rFonts w:ascii="Arial" w:hAnsi="Arial" w:cs="Arial" w:hint="eastAsia"/>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762B9A" w:rsidRPr="00CC62DE" w:rsidTr="00E84D61">
        <w:trPr>
          <w:trHeight w:val="276"/>
        </w:trPr>
        <w:tc>
          <w:tcPr>
            <w:tcW w:w="0" w:type="auto"/>
            <w:shd w:val="clear" w:color="auto" w:fill="E6E6E6"/>
            <w:vAlign w:val="center"/>
          </w:tcPr>
          <w:p w:rsidR="00762B9A" w:rsidRPr="00CC62DE" w:rsidRDefault="00762B9A" w:rsidP="00E84D61">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762B9A" w:rsidRPr="00CC62DE" w:rsidRDefault="00762B9A" w:rsidP="00E84D61">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762B9A" w:rsidRPr="00CC62DE" w:rsidRDefault="00762B9A" w:rsidP="00E84D61">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762B9A" w:rsidRPr="00CC62DE" w:rsidRDefault="00762B9A" w:rsidP="00E84D61">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762B9A" w:rsidRPr="00CC62DE" w:rsidRDefault="00762B9A" w:rsidP="00E84D61">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762B9A" w:rsidRPr="00CC62DE" w:rsidRDefault="00762B9A" w:rsidP="00E84D61">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762B9A" w:rsidRPr="00CC62DE" w:rsidRDefault="00762B9A" w:rsidP="00E84D61">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762B9A" w:rsidRPr="00CC62DE" w:rsidRDefault="00762B9A" w:rsidP="00E84D61">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762B9A" w:rsidRPr="00CC62DE" w:rsidRDefault="00762B9A" w:rsidP="00E84D61">
            <w:pPr>
              <w:jc w:val="center"/>
              <w:rPr>
                <w:rFonts w:ascii="Arial" w:hAnsi="Arial" w:hint="eastAsia"/>
                <w:b/>
                <w:sz w:val="18"/>
                <w:lang w:eastAsia="zh-CN"/>
              </w:rPr>
            </w:pPr>
            <w:r w:rsidRPr="00CC62DE">
              <w:rPr>
                <w:rFonts w:ascii="Arial" w:hAnsi="Arial" w:hint="eastAsia"/>
                <w:b/>
                <w:sz w:val="18"/>
                <w:lang w:eastAsia="zh-CN"/>
              </w:rPr>
              <w:t>Data7</w:t>
            </w:r>
          </w:p>
        </w:tc>
      </w:tr>
      <w:tr w:rsidR="00762B9A" w:rsidRPr="00CC62DE" w:rsidTr="00E84D61">
        <w:trPr>
          <w:trHeight w:val="243"/>
        </w:trPr>
        <w:tc>
          <w:tcPr>
            <w:tcW w:w="0" w:type="auto"/>
            <w:shd w:val="clear" w:color="auto" w:fill="auto"/>
            <w:vAlign w:val="center"/>
          </w:tcPr>
          <w:p w:rsidR="00762B9A" w:rsidRPr="00CC62DE" w:rsidRDefault="00762B9A" w:rsidP="00E84D61">
            <w:pPr>
              <w:jc w:val="center"/>
              <w:rPr>
                <w:rFonts w:ascii="Arial" w:hAnsi="Arial" w:hint="eastAsia"/>
                <w:sz w:val="18"/>
                <w:lang w:eastAsia="zh-CN"/>
              </w:rPr>
            </w:pPr>
            <w:r w:rsidRPr="00CC62DE">
              <w:rPr>
                <w:rFonts w:ascii="Arial" w:hAnsi="Arial" w:hint="eastAsia"/>
                <w:sz w:val="18"/>
                <w:lang w:eastAsia="zh-CN"/>
              </w:rPr>
              <w:t>0x772</w:t>
            </w:r>
          </w:p>
        </w:tc>
        <w:tc>
          <w:tcPr>
            <w:tcW w:w="0" w:type="auto"/>
            <w:shd w:val="clear" w:color="auto" w:fill="auto"/>
            <w:vAlign w:val="center"/>
          </w:tcPr>
          <w:p w:rsidR="00762B9A" w:rsidRPr="00CC62DE" w:rsidRDefault="00762B9A" w:rsidP="00E84D61">
            <w:pPr>
              <w:jc w:val="center"/>
              <w:rPr>
                <w:rFonts w:ascii="Arial" w:hAnsi="Arial"/>
                <w:sz w:val="18"/>
                <w:lang w:eastAsia="zh-CN"/>
              </w:rPr>
            </w:pPr>
            <w:r w:rsidRPr="00CC62DE">
              <w:rPr>
                <w:rFonts w:ascii="Arial" w:hAnsi="Arial"/>
                <w:sz w:val="18"/>
              </w:rPr>
              <w:t>0x</w:t>
            </w:r>
            <w:r>
              <w:rPr>
                <w:rFonts w:ascii="Arial" w:hAnsi="Arial" w:hint="eastAsia"/>
                <w:sz w:val="18"/>
                <w:lang w:eastAsia="zh-CN"/>
              </w:rPr>
              <w:t>30</w:t>
            </w:r>
          </w:p>
        </w:tc>
        <w:tc>
          <w:tcPr>
            <w:tcW w:w="0" w:type="auto"/>
            <w:shd w:val="clear" w:color="auto" w:fill="auto"/>
            <w:vAlign w:val="center"/>
          </w:tcPr>
          <w:p w:rsidR="00762B9A" w:rsidRPr="00CC62DE" w:rsidRDefault="00762B9A" w:rsidP="00E84D61">
            <w:pPr>
              <w:keepNext/>
              <w:jc w:val="center"/>
              <w:rPr>
                <w:rFonts w:ascii="Arial" w:hAnsi="Arial"/>
                <w:sz w:val="18"/>
                <w:lang w:val="en-GB" w:eastAsia="zh-CN"/>
              </w:rPr>
            </w:pPr>
            <w:r w:rsidRPr="00CC62DE">
              <w:rPr>
                <w:rFonts w:ascii="Arial" w:hAnsi="Arial"/>
                <w:sz w:val="18"/>
                <w:lang w:val="en-GB"/>
              </w:rPr>
              <w:t>0x</w:t>
            </w:r>
            <w:r w:rsidRPr="00CC62DE">
              <w:rPr>
                <w:rFonts w:ascii="Arial" w:hAnsi="Arial" w:hint="eastAsia"/>
                <w:sz w:val="18"/>
                <w:lang w:val="en-GB" w:eastAsia="zh-CN"/>
              </w:rPr>
              <w:t>0</w:t>
            </w:r>
            <w:r>
              <w:rPr>
                <w:rFonts w:ascii="Arial" w:hAnsi="Arial" w:hint="eastAsia"/>
                <w:sz w:val="18"/>
                <w:lang w:val="en-GB" w:eastAsia="zh-CN"/>
              </w:rPr>
              <w:t>1</w:t>
            </w:r>
          </w:p>
        </w:tc>
        <w:tc>
          <w:tcPr>
            <w:tcW w:w="1036" w:type="dxa"/>
            <w:shd w:val="clear" w:color="auto" w:fill="auto"/>
          </w:tcPr>
          <w:p w:rsidR="00762B9A" w:rsidRPr="00CC62DE" w:rsidRDefault="00762B9A" w:rsidP="00E84D61">
            <w:pPr>
              <w:keepNext/>
              <w:jc w:val="center"/>
              <w:rPr>
                <w:rFonts w:ascii="Arial" w:hAnsi="Arial" w:hint="eastAsia"/>
                <w:sz w:val="18"/>
                <w:lang w:val="en-GB" w:eastAsia="zh-CN"/>
              </w:rPr>
            </w:pPr>
            <w:r w:rsidRPr="00CC62DE">
              <w:rPr>
                <w:rFonts w:ascii="Arial" w:hAnsi="Arial"/>
                <w:sz w:val="18"/>
                <w:lang w:val="en-GB"/>
              </w:rPr>
              <w:t>0x</w:t>
            </w:r>
            <w:r>
              <w:rPr>
                <w:rFonts w:ascii="Arial" w:hAnsi="Arial" w:hint="eastAsia"/>
                <w:sz w:val="18"/>
                <w:lang w:val="en-GB" w:eastAsia="zh-CN"/>
              </w:rPr>
              <w:t>14</w:t>
            </w:r>
          </w:p>
        </w:tc>
        <w:tc>
          <w:tcPr>
            <w:tcW w:w="0" w:type="auto"/>
          </w:tcPr>
          <w:p w:rsidR="00762B9A" w:rsidRPr="006778B2" w:rsidRDefault="00762B9A" w:rsidP="00762B9A">
            <w:pPr>
              <w:jc w:val="center"/>
              <w:rPr>
                <w:rFonts w:ascii="Arial" w:hAnsi="Arial" w:hint="eastAsia"/>
                <w:color w:val="FF0000"/>
                <w:sz w:val="18"/>
                <w:lang w:val="en-GB" w:eastAsia="zh-CN"/>
              </w:rPr>
            </w:pPr>
            <w:r w:rsidRPr="006778B2">
              <w:rPr>
                <w:rFonts w:ascii="Arial" w:hAnsi="Arial" w:hint="eastAsia"/>
                <w:color w:val="FF0000"/>
                <w:sz w:val="18"/>
                <w:lang w:val="en-GB" w:eastAsia="zh-CN"/>
              </w:rPr>
              <w:t>0x</w:t>
            </w:r>
            <w:r>
              <w:rPr>
                <w:rFonts w:ascii="Arial" w:hAnsi="Arial" w:hint="eastAsia"/>
                <w:color w:val="FF0000"/>
                <w:sz w:val="18"/>
                <w:lang w:val="en-GB" w:eastAsia="zh-CN"/>
              </w:rPr>
              <w:t>01</w:t>
            </w:r>
          </w:p>
        </w:tc>
        <w:tc>
          <w:tcPr>
            <w:tcW w:w="0" w:type="auto"/>
          </w:tcPr>
          <w:p w:rsidR="00762B9A" w:rsidRPr="006778B2" w:rsidRDefault="00762B9A" w:rsidP="00762B9A">
            <w:pPr>
              <w:jc w:val="center"/>
              <w:rPr>
                <w:rFonts w:ascii="Arial" w:hAnsi="Arial" w:hint="eastAsia"/>
                <w:color w:val="FF0000"/>
                <w:sz w:val="18"/>
                <w:lang w:val="en-GB" w:eastAsia="zh-CN"/>
              </w:rPr>
            </w:pPr>
            <w:r w:rsidRPr="006778B2">
              <w:rPr>
                <w:rFonts w:ascii="Arial" w:hAnsi="Arial" w:cs="Arial" w:hint="eastAsia"/>
                <w:color w:val="FF0000"/>
                <w:sz w:val="18"/>
                <w:szCs w:val="18"/>
                <w:lang w:val="en-GB" w:eastAsia="zh-CN"/>
              </w:rPr>
              <w:t>0x</w:t>
            </w:r>
            <w:r>
              <w:rPr>
                <w:rFonts w:ascii="Arial" w:hAnsi="Arial" w:cs="Arial" w:hint="eastAsia"/>
                <w:color w:val="FF0000"/>
                <w:sz w:val="18"/>
                <w:szCs w:val="18"/>
                <w:lang w:val="en-GB" w:eastAsia="zh-CN"/>
              </w:rPr>
              <w:t>7E</w:t>
            </w:r>
          </w:p>
        </w:tc>
        <w:tc>
          <w:tcPr>
            <w:tcW w:w="0" w:type="auto"/>
          </w:tcPr>
          <w:p w:rsidR="00762B9A" w:rsidRPr="00CC62DE" w:rsidRDefault="00762B9A" w:rsidP="00E84D61">
            <w:pPr>
              <w:jc w:val="center"/>
              <w:rPr>
                <w:rFonts w:ascii="Arial" w:hAnsi="Arial" w:hint="eastAsia"/>
                <w:sz w:val="18"/>
                <w:lang w:val="en-GB" w:eastAsia="zh-CN"/>
              </w:rPr>
            </w:pPr>
            <w:r w:rsidRPr="00CC62DE">
              <w:rPr>
                <w:rFonts w:ascii="Arial" w:hAnsi="Arial" w:cs="Arial" w:hint="eastAsia"/>
                <w:sz w:val="18"/>
                <w:szCs w:val="18"/>
                <w:lang w:val="en-GB" w:eastAsia="zh-CN"/>
              </w:rPr>
              <w:t>0xAA</w:t>
            </w:r>
          </w:p>
        </w:tc>
        <w:tc>
          <w:tcPr>
            <w:tcW w:w="0" w:type="auto"/>
          </w:tcPr>
          <w:p w:rsidR="00762B9A" w:rsidRPr="00CC62DE" w:rsidRDefault="00762B9A" w:rsidP="00E84D61">
            <w:pPr>
              <w:jc w:val="center"/>
              <w:rPr>
                <w:rFonts w:hint="eastAsia"/>
                <w:lang w:eastAsia="zh-CN"/>
              </w:rPr>
            </w:pPr>
            <w:r w:rsidRPr="00CC62DE">
              <w:rPr>
                <w:rFonts w:ascii="Arial" w:hAnsi="Arial" w:cs="Arial" w:hint="eastAsia"/>
                <w:sz w:val="18"/>
                <w:szCs w:val="18"/>
                <w:lang w:val="en-GB" w:eastAsia="zh-CN"/>
              </w:rPr>
              <w:t>0xAA</w:t>
            </w:r>
          </w:p>
        </w:tc>
        <w:tc>
          <w:tcPr>
            <w:tcW w:w="0" w:type="auto"/>
          </w:tcPr>
          <w:p w:rsidR="00762B9A" w:rsidRPr="00CC62DE" w:rsidRDefault="00762B9A" w:rsidP="00E84D61">
            <w:pPr>
              <w:jc w:val="center"/>
              <w:rPr>
                <w:rFonts w:hint="eastAsia"/>
                <w:lang w:eastAsia="zh-CN"/>
              </w:rPr>
            </w:pPr>
            <w:r w:rsidRPr="00CC62DE">
              <w:rPr>
                <w:rFonts w:ascii="Arial" w:hAnsi="Arial" w:cs="Arial" w:hint="eastAsia"/>
                <w:sz w:val="18"/>
                <w:szCs w:val="18"/>
                <w:lang w:val="en-GB" w:eastAsia="zh-CN"/>
              </w:rPr>
              <w:t>0xAA</w:t>
            </w:r>
          </w:p>
        </w:tc>
      </w:tr>
    </w:tbl>
    <w:p w:rsidR="00762B9A" w:rsidRPr="00DA3937" w:rsidRDefault="00762B9A" w:rsidP="00762B9A">
      <w:pPr>
        <w:rPr>
          <w:rFonts w:ascii="Arial" w:hAnsi="Arial" w:cs="Arial" w:hint="eastAsia"/>
          <w:b/>
          <w:sz w:val="21"/>
          <w:szCs w:val="21"/>
          <w:lang w:val="en-GB" w:eastAsia="zh-CN"/>
        </w:rPr>
      </w:pPr>
    </w:p>
    <w:p w:rsidR="00762B9A" w:rsidRPr="00CC62DE" w:rsidRDefault="00762B9A" w:rsidP="00762B9A">
      <w:pPr>
        <w:rPr>
          <w:rFonts w:ascii="Arial" w:hAnsi="Arial" w:cs="Arial" w:hint="eastAsia"/>
          <w:b/>
          <w:sz w:val="21"/>
          <w:szCs w:val="21"/>
          <w:lang w:val="en-GB" w:eastAsia="zh-CN"/>
        </w:rPr>
      </w:pPr>
      <w:r w:rsidRPr="00CC62DE">
        <w:rPr>
          <w:rFonts w:ascii="Arial" w:hAnsi="Arial" w:cs="Arial"/>
          <w:b/>
          <w:sz w:val="21"/>
          <w:szCs w:val="21"/>
          <w:lang w:val="en-GB" w:eastAsia="zh-CN"/>
        </w:rPr>
        <w:lastRenderedPageBreak/>
        <w:t>The ECU answer with the acknowledgement sent as follow</w:t>
      </w:r>
      <w:r w:rsidRPr="00CC62DE">
        <w:rPr>
          <w:rFonts w:ascii="Arial" w:hAnsi="Arial" w:cs="Arial" w:hint="eastAsia"/>
          <w:b/>
          <w:sz w:val="21"/>
          <w:szCs w:val="21"/>
          <w:lang w:val="en-GB" w:eastAsia="zh-CN"/>
        </w:rPr>
        <w:t>ing</w:t>
      </w:r>
      <w:r w:rsidRPr="00CC62DE">
        <w:rPr>
          <w:rFonts w:ascii="Arial" w:hAnsi="Arial" w:cs="Arial"/>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762B9A" w:rsidRPr="00CC62DE" w:rsidTr="00E84D61">
        <w:trPr>
          <w:trHeight w:val="276"/>
        </w:trPr>
        <w:tc>
          <w:tcPr>
            <w:tcW w:w="0" w:type="auto"/>
            <w:shd w:val="clear" w:color="auto" w:fill="E6E6E6"/>
            <w:vAlign w:val="center"/>
          </w:tcPr>
          <w:p w:rsidR="00762B9A" w:rsidRPr="00CC62DE" w:rsidRDefault="00762B9A" w:rsidP="00E84D61">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762B9A" w:rsidRPr="00CC62DE" w:rsidRDefault="00762B9A" w:rsidP="00E84D61">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762B9A" w:rsidRPr="00CC62DE" w:rsidRDefault="00762B9A" w:rsidP="00E84D61">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762B9A" w:rsidRPr="00CC62DE" w:rsidRDefault="00762B9A" w:rsidP="00E84D61">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762B9A" w:rsidRPr="00CC62DE" w:rsidRDefault="00762B9A" w:rsidP="00E84D61">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762B9A" w:rsidRPr="00CC62DE" w:rsidRDefault="00762B9A" w:rsidP="00E84D61">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762B9A" w:rsidRPr="00CC62DE" w:rsidRDefault="00762B9A" w:rsidP="00E84D61">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762B9A" w:rsidRPr="00CC62DE" w:rsidRDefault="00762B9A" w:rsidP="00E84D61">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762B9A" w:rsidRPr="00CC62DE" w:rsidRDefault="00762B9A" w:rsidP="00E84D61">
            <w:pPr>
              <w:jc w:val="center"/>
              <w:rPr>
                <w:rFonts w:ascii="Arial" w:hAnsi="Arial" w:hint="eastAsia"/>
                <w:b/>
                <w:sz w:val="18"/>
                <w:lang w:eastAsia="zh-CN"/>
              </w:rPr>
            </w:pPr>
            <w:r w:rsidRPr="00CC62DE">
              <w:rPr>
                <w:rFonts w:ascii="Arial" w:hAnsi="Arial" w:hint="eastAsia"/>
                <w:b/>
                <w:sz w:val="18"/>
                <w:lang w:eastAsia="zh-CN"/>
              </w:rPr>
              <w:t>Data7</w:t>
            </w:r>
          </w:p>
        </w:tc>
      </w:tr>
      <w:tr w:rsidR="00762B9A" w:rsidRPr="00CC62DE" w:rsidTr="00E84D61">
        <w:trPr>
          <w:trHeight w:val="223"/>
        </w:trPr>
        <w:tc>
          <w:tcPr>
            <w:tcW w:w="0" w:type="auto"/>
            <w:shd w:val="clear" w:color="auto" w:fill="auto"/>
            <w:vAlign w:val="center"/>
          </w:tcPr>
          <w:p w:rsidR="00762B9A" w:rsidRPr="00CC62DE" w:rsidRDefault="00762B9A" w:rsidP="00E84D61">
            <w:pPr>
              <w:jc w:val="center"/>
              <w:rPr>
                <w:rFonts w:ascii="Arial" w:hAnsi="Arial" w:hint="eastAsia"/>
                <w:sz w:val="18"/>
                <w:lang w:eastAsia="zh-CN"/>
              </w:rPr>
            </w:pPr>
            <w:r w:rsidRPr="00CC62DE">
              <w:rPr>
                <w:rFonts w:ascii="Arial" w:hAnsi="Arial"/>
                <w:sz w:val="18"/>
              </w:rPr>
              <w:t>0x774</w:t>
            </w:r>
          </w:p>
        </w:tc>
        <w:tc>
          <w:tcPr>
            <w:tcW w:w="0" w:type="auto"/>
            <w:shd w:val="clear" w:color="auto" w:fill="auto"/>
            <w:vAlign w:val="center"/>
          </w:tcPr>
          <w:p w:rsidR="00762B9A" w:rsidRPr="00CC62DE" w:rsidRDefault="00762B9A" w:rsidP="00E84D61">
            <w:pPr>
              <w:jc w:val="center"/>
              <w:rPr>
                <w:rFonts w:ascii="Arial" w:hAnsi="Arial"/>
                <w:sz w:val="18"/>
                <w:lang w:eastAsia="zh-CN"/>
              </w:rPr>
            </w:pPr>
            <w:r w:rsidRPr="00CC62DE">
              <w:rPr>
                <w:rFonts w:ascii="Arial" w:hAnsi="Arial"/>
                <w:sz w:val="18"/>
              </w:rPr>
              <w:t>0x</w:t>
            </w:r>
            <w:r>
              <w:rPr>
                <w:rFonts w:ascii="Arial" w:hAnsi="Arial" w:hint="eastAsia"/>
                <w:sz w:val="18"/>
                <w:lang w:eastAsia="zh-CN"/>
              </w:rPr>
              <w:t>70</w:t>
            </w:r>
          </w:p>
        </w:tc>
        <w:tc>
          <w:tcPr>
            <w:tcW w:w="0" w:type="auto"/>
            <w:shd w:val="clear" w:color="auto" w:fill="auto"/>
            <w:vAlign w:val="center"/>
          </w:tcPr>
          <w:p w:rsidR="00762B9A" w:rsidRPr="00CC62DE" w:rsidRDefault="00762B9A" w:rsidP="00E84D61">
            <w:pPr>
              <w:keepNext/>
              <w:jc w:val="center"/>
              <w:rPr>
                <w:rFonts w:ascii="Arial" w:hAnsi="Arial" w:hint="eastAsia"/>
                <w:sz w:val="18"/>
                <w:lang w:val="en-GB" w:eastAsia="zh-CN"/>
              </w:rPr>
            </w:pPr>
            <w:r w:rsidRPr="00CC62DE">
              <w:rPr>
                <w:rFonts w:ascii="Arial" w:hAnsi="Arial"/>
                <w:sz w:val="18"/>
                <w:lang w:val="en-GB"/>
              </w:rPr>
              <w:t>0</w:t>
            </w:r>
            <w:r w:rsidRPr="00CC62DE">
              <w:rPr>
                <w:rFonts w:ascii="Arial" w:hAnsi="Arial" w:hint="eastAsia"/>
                <w:sz w:val="18"/>
                <w:lang w:val="en-GB" w:eastAsia="zh-CN"/>
              </w:rPr>
              <w:t>x0</w:t>
            </w:r>
            <w:r>
              <w:rPr>
                <w:rFonts w:ascii="Arial" w:hAnsi="Arial" w:hint="eastAsia"/>
                <w:sz w:val="18"/>
                <w:lang w:val="en-GB" w:eastAsia="zh-CN"/>
              </w:rPr>
              <w:t>1</w:t>
            </w:r>
          </w:p>
        </w:tc>
        <w:tc>
          <w:tcPr>
            <w:tcW w:w="1036" w:type="dxa"/>
            <w:shd w:val="clear" w:color="auto" w:fill="auto"/>
          </w:tcPr>
          <w:p w:rsidR="00762B9A" w:rsidRPr="00CC62DE" w:rsidRDefault="00762B9A" w:rsidP="00E84D61">
            <w:pPr>
              <w:keepNext/>
              <w:jc w:val="center"/>
              <w:rPr>
                <w:rFonts w:ascii="Arial" w:hAnsi="Arial" w:hint="eastAsia"/>
                <w:sz w:val="18"/>
                <w:lang w:val="en-GB" w:eastAsia="zh-CN"/>
              </w:rPr>
            </w:pPr>
            <w:r>
              <w:rPr>
                <w:rFonts w:ascii="Arial" w:hAnsi="Arial" w:hint="eastAsia"/>
                <w:sz w:val="18"/>
                <w:lang w:val="en-GB" w:eastAsia="zh-CN"/>
              </w:rPr>
              <w:t>0x01</w:t>
            </w:r>
          </w:p>
        </w:tc>
        <w:tc>
          <w:tcPr>
            <w:tcW w:w="0" w:type="auto"/>
          </w:tcPr>
          <w:p w:rsidR="00762B9A" w:rsidRPr="00CC62DE" w:rsidRDefault="00762B9A" w:rsidP="00E84D61">
            <w:pPr>
              <w:jc w:val="center"/>
              <w:rPr>
                <w:rFonts w:ascii="Arial" w:hAnsi="Arial" w:hint="eastAsia"/>
                <w:sz w:val="18"/>
                <w:lang w:val="en-GB" w:eastAsia="zh-CN"/>
              </w:rPr>
            </w:pPr>
            <w:r w:rsidRPr="00CC62DE">
              <w:rPr>
                <w:rFonts w:ascii="Arial" w:hAnsi="Arial" w:hint="eastAsia"/>
                <w:sz w:val="18"/>
                <w:lang w:val="en-GB" w:eastAsia="zh-CN"/>
              </w:rPr>
              <w:t>--</w:t>
            </w:r>
          </w:p>
        </w:tc>
        <w:tc>
          <w:tcPr>
            <w:tcW w:w="0" w:type="auto"/>
          </w:tcPr>
          <w:p w:rsidR="00762B9A" w:rsidRPr="00CC62DE" w:rsidRDefault="00762B9A" w:rsidP="00E84D61">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762B9A" w:rsidRPr="00CC62DE" w:rsidRDefault="00762B9A" w:rsidP="00E84D61">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762B9A" w:rsidRPr="00CC62DE" w:rsidRDefault="00762B9A" w:rsidP="00E84D61">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762B9A" w:rsidRPr="00CC62DE" w:rsidRDefault="00762B9A" w:rsidP="00E84D61">
            <w:pPr>
              <w:jc w:val="center"/>
            </w:pPr>
            <w:r w:rsidRPr="00CC62DE">
              <w:rPr>
                <w:rFonts w:ascii="Arial" w:hAnsi="Arial" w:hint="eastAsia"/>
                <w:sz w:val="18"/>
                <w:lang w:val="en-GB" w:eastAsia="zh-CN"/>
              </w:rPr>
              <w:t>--</w:t>
            </w:r>
          </w:p>
        </w:tc>
      </w:tr>
    </w:tbl>
    <w:p w:rsidR="00762B9A" w:rsidRDefault="00762B9A" w:rsidP="00280237">
      <w:pPr>
        <w:spacing w:line="24" w:lineRule="atLeast"/>
        <w:rPr>
          <w:rFonts w:cs="Arial" w:hint="eastAsia"/>
          <w:lang w:eastAsia="zh-CN"/>
        </w:rPr>
      </w:pPr>
    </w:p>
    <w:p w:rsidR="00762B9A" w:rsidRDefault="00762B9A" w:rsidP="00762B9A">
      <w:pPr>
        <w:spacing w:line="24" w:lineRule="atLeast"/>
        <w:rPr>
          <w:rFonts w:cs="Arial" w:hint="eastAsia"/>
          <w:lang w:eastAsia="zh-CN"/>
        </w:rPr>
      </w:pPr>
      <w:r w:rsidRPr="00CC62DE">
        <w:rPr>
          <w:rFonts w:cs="Arial"/>
          <w:spacing w:val="-1"/>
          <w:szCs w:val="21"/>
        </w:rPr>
        <w:t xml:space="preserve">• </w:t>
      </w:r>
      <w:r>
        <w:rPr>
          <w:rFonts w:cs="Arial" w:hint="eastAsia"/>
          <w:spacing w:val="-1"/>
          <w:szCs w:val="21"/>
          <w:lang w:eastAsia="zh-CN"/>
        </w:rPr>
        <w:t>3</w:t>
      </w:r>
      <w:r w:rsidRPr="00CC62DE">
        <w:rPr>
          <w:rFonts w:cs="Arial"/>
          <w:spacing w:val="-1"/>
          <w:szCs w:val="21"/>
        </w:rPr>
        <w:t xml:space="preserve"> –</w:t>
      </w:r>
      <w:r>
        <w:rPr>
          <w:rFonts w:cs="Arial" w:hint="eastAsia"/>
          <w:spacing w:val="-1"/>
          <w:szCs w:val="21"/>
          <w:lang w:eastAsia="zh-CN"/>
        </w:rPr>
        <w:t>T</w:t>
      </w:r>
      <w:r>
        <w:rPr>
          <w:rFonts w:cs="Arial" w:hint="eastAsia"/>
          <w:spacing w:val="-1"/>
          <w:szCs w:val="21"/>
        </w:rPr>
        <w:t xml:space="preserve">he </w:t>
      </w:r>
      <w:r>
        <w:rPr>
          <w:rFonts w:cs="Arial" w:hint="eastAsia"/>
          <w:spacing w:val="-1"/>
          <w:szCs w:val="21"/>
          <w:lang w:eastAsia="zh-CN"/>
        </w:rPr>
        <w:t>thirdly</w:t>
      </w:r>
      <w:r>
        <w:rPr>
          <w:rFonts w:cs="Arial" w:hint="eastAsia"/>
          <w:spacing w:val="-1"/>
          <w:szCs w:val="21"/>
        </w:rPr>
        <w:t xml:space="preserve"> calibrate point</w:t>
      </w:r>
      <w:r>
        <w:rPr>
          <w:rFonts w:cs="Arial" w:hint="eastAsia"/>
          <w:spacing w:val="-1"/>
          <w:szCs w:val="21"/>
          <w:lang w:eastAsia="zh-CN"/>
        </w:rPr>
        <w:t xml:space="preserve"> (</w:t>
      </w:r>
      <w:r>
        <w:rPr>
          <w:rFonts w:cs="Arial"/>
          <w:spacing w:val="-1"/>
          <w:szCs w:val="21"/>
          <w:lang w:eastAsia="zh-CN"/>
        </w:rPr>
        <w:t>“</w:t>
      </w:r>
      <w:r>
        <w:rPr>
          <w:rFonts w:cs="Arial" w:hint="eastAsia"/>
          <w:spacing w:val="-1"/>
          <w:szCs w:val="21"/>
          <w:lang w:eastAsia="zh-CN"/>
        </w:rPr>
        <w:t>100%</w:t>
      </w:r>
      <w:r>
        <w:rPr>
          <w:rFonts w:cs="Arial"/>
          <w:spacing w:val="-1"/>
          <w:szCs w:val="21"/>
          <w:lang w:eastAsia="zh-CN"/>
        </w:rPr>
        <w:t>”</w:t>
      </w:r>
      <w:r>
        <w:rPr>
          <w:rFonts w:cs="Arial" w:hint="eastAsia"/>
          <w:spacing w:val="-1"/>
          <w:szCs w:val="21"/>
          <w:lang w:eastAsia="zh-CN"/>
        </w:rPr>
        <w:t>)</w:t>
      </w:r>
    </w:p>
    <w:p w:rsidR="00762B9A" w:rsidRPr="00CC62DE" w:rsidRDefault="00762B9A" w:rsidP="00762B9A">
      <w:pPr>
        <w:rPr>
          <w:rFonts w:ascii="Arial" w:hAnsi="Arial" w:cs="Arial" w:hint="eastAsia"/>
          <w:b/>
          <w:sz w:val="21"/>
          <w:szCs w:val="21"/>
          <w:lang w:val="en-GB" w:eastAsia="zh-CN"/>
        </w:rPr>
      </w:pPr>
      <w:r w:rsidRPr="00CC62DE">
        <w:rPr>
          <w:rFonts w:ascii="Arial" w:hAnsi="Arial" w:cs="Arial"/>
          <w:b/>
          <w:sz w:val="21"/>
          <w:szCs w:val="21"/>
          <w:lang w:val="en-GB" w:eastAsia="zh-CN"/>
        </w:rPr>
        <w:t xml:space="preserve">The following command can be used to </w:t>
      </w:r>
      <w:r>
        <w:rPr>
          <w:rFonts w:ascii="Arial" w:hAnsi="Arial" w:cs="Arial" w:hint="eastAsia"/>
          <w:b/>
          <w:sz w:val="21"/>
          <w:szCs w:val="21"/>
          <w:lang w:val="en-GB" w:eastAsia="zh-CN"/>
        </w:rPr>
        <w:t>move the step motor</w:t>
      </w:r>
      <w:r w:rsidRPr="00CC62DE">
        <w:rPr>
          <w:rFonts w:ascii="Arial" w:hAnsi="Arial" w:cs="Arial" w:hint="eastAsia"/>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762B9A" w:rsidRPr="00CC62DE" w:rsidTr="00E84D61">
        <w:trPr>
          <w:trHeight w:val="276"/>
        </w:trPr>
        <w:tc>
          <w:tcPr>
            <w:tcW w:w="0" w:type="auto"/>
            <w:shd w:val="clear" w:color="auto" w:fill="E6E6E6"/>
            <w:vAlign w:val="center"/>
          </w:tcPr>
          <w:p w:rsidR="00762B9A" w:rsidRPr="00CC62DE" w:rsidRDefault="00762B9A" w:rsidP="00E84D61">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762B9A" w:rsidRPr="00CC62DE" w:rsidRDefault="00762B9A" w:rsidP="00E84D61">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762B9A" w:rsidRPr="00CC62DE" w:rsidRDefault="00762B9A" w:rsidP="00E84D61">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762B9A" w:rsidRPr="00CC62DE" w:rsidRDefault="00762B9A" w:rsidP="00E84D61">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762B9A" w:rsidRPr="00CC62DE" w:rsidRDefault="00762B9A" w:rsidP="00E84D61">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762B9A" w:rsidRPr="00CC62DE" w:rsidRDefault="00762B9A" w:rsidP="00E84D61">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762B9A" w:rsidRPr="00CC62DE" w:rsidRDefault="00762B9A" w:rsidP="00E84D61">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762B9A" w:rsidRPr="00CC62DE" w:rsidRDefault="00762B9A" w:rsidP="00E84D61">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762B9A" w:rsidRPr="00CC62DE" w:rsidRDefault="00762B9A" w:rsidP="00E84D61">
            <w:pPr>
              <w:jc w:val="center"/>
              <w:rPr>
                <w:rFonts w:ascii="Arial" w:hAnsi="Arial" w:hint="eastAsia"/>
                <w:b/>
                <w:sz w:val="18"/>
                <w:lang w:eastAsia="zh-CN"/>
              </w:rPr>
            </w:pPr>
            <w:r w:rsidRPr="00CC62DE">
              <w:rPr>
                <w:rFonts w:ascii="Arial" w:hAnsi="Arial" w:hint="eastAsia"/>
                <w:b/>
                <w:sz w:val="18"/>
                <w:lang w:eastAsia="zh-CN"/>
              </w:rPr>
              <w:t>Data7</w:t>
            </w:r>
          </w:p>
        </w:tc>
      </w:tr>
      <w:tr w:rsidR="00762B9A" w:rsidRPr="00CC62DE" w:rsidTr="00E84D61">
        <w:trPr>
          <w:trHeight w:val="243"/>
        </w:trPr>
        <w:tc>
          <w:tcPr>
            <w:tcW w:w="0" w:type="auto"/>
            <w:shd w:val="clear" w:color="auto" w:fill="auto"/>
            <w:vAlign w:val="center"/>
          </w:tcPr>
          <w:p w:rsidR="00762B9A" w:rsidRPr="00CC62DE" w:rsidRDefault="00762B9A" w:rsidP="00E84D61">
            <w:pPr>
              <w:jc w:val="center"/>
              <w:rPr>
                <w:rFonts w:ascii="Arial" w:hAnsi="Arial" w:hint="eastAsia"/>
                <w:sz w:val="18"/>
                <w:lang w:eastAsia="zh-CN"/>
              </w:rPr>
            </w:pPr>
            <w:r w:rsidRPr="00CC62DE">
              <w:rPr>
                <w:rFonts w:ascii="Arial" w:hAnsi="Arial" w:hint="eastAsia"/>
                <w:sz w:val="18"/>
                <w:lang w:eastAsia="zh-CN"/>
              </w:rPr>
              <w:t>0x772</w:t>
            </w:r>
          </w:p>
        </w:tc>
        <w:tc>
          <w:tcPr>
            <w:tcW w:w="0" w:type="auto"/>
            <w:shd w:val="clear" w:color="auto" w:fill="auto"/>
            <w:vAlign w:val="center"/>
          </w:tcPr>
          <w:p w:rsidR="00762B9A" w:rsidRPr="00CC62DE" w:rsidRDefault="00762B9A" w:rsidP="00E84D61">
            <w:pPr>
              <w:jc w:val="center"/>
              <w:rPr>
                <w:rFonts w:ascii="Arial" w:hAnsi="Arial"/>
                <w:sz w:val="18"/>
                <w:lang w:eastAsia="zh-CN"/>
              </w:rPr>
            </w:pPr>
            <w:r w:rsidRPr="00CC62DE">
              <w:rPr>
                <w:rFonts w:ascii="Arial" w:hAnsi="Arial"/>
                <w:sz w:val="18"/>
              </w:rPr>
              <w:t>0x</w:t>
            </w:r>
            <w:r>
              <w:rPr>
                <w:rFonts w:ascii="Arial" w:hAnsi="Arial" w:hint="eastAsia"/>
                <w:sz w:val="18"/>
                <w:lang w:eastAsia="zh-CN"/>
              </w:rPr>
              <w:t>30</w:t>
            </w:r>
          </w:p>
        </w:tc>
        <w:tc>
          <w:tcPr>
            <w:tcW w:w="0" w:type="auto"/>
            <w:shd w:val="clear" w:color="auto" w:fill="auto"/>
            <w:vAlign w:val="center"/>
          </w:tcPr>
          <w:p w:rsidR="00762B9A" w:rsidRPr="00CC62DE" w:rsidRDefault="00762B9A" w:rsidP="00E84D61">
            <w:pPr>
              <w:keepNext/>
              <w:jc w:val="center"/>
              <w:rPr>
                <w:rFonts w:ascii="Arial" w:hAnsi="Arial"/>
                <w:sz w:val="18"/>
                <w:lang w:val="en-GB" w:eastAsia="zh-CN"/>
              </w:rPr>
            </w:pPr>
            <w:r w:rsidRPr="00CC62DE">
              <w:rPr>
                <w:rFonts w:ascii="Arial" w:hAnsi="Arial"/>
                <w:sz w:val="18"/>
                <w:lang w:val="en-GB"/>
              </w:rPr>
              <w:t>0x</w:t>
            </w:r>
            <w:r w:rsidRPr="00CC62DE">
              <w:rPr>
                <w:rFonts w:ascii="Arial" w:hAnsi="Arial" w:hint="eastAsia"/>
                <w:sz w:val="18"/>
                <w:lang w:val="en-GB" w:eastAsia="zh-CN"/>
              </w:rPr>
              <w:t>0</w:t>
            </w:r>
            <w:r>
              <w:rPr>
                <w:rFonts w:ascii="Arial" w:hAnsi="Arial" w:hint="eastAsia"/>
                <w:sz w:val="18"/>
                <w:lang w:val="en-GB" w:eastAsia="zh-CN"/>
              </w:rPr>
              <w:t>1</w:t>
            </w:r>
          </w:p>
        </w:tc>
        <w:tc>
          <w:tcPr>
            <w:tcW w:w="1036" w:type="dxa"/>
            <w:shd w:val="clear" w:color="auto" w:fill="auto"/>
          </w:tcPr>
          <w:p w:rsidR="00762B9A" w:rsidRPr="00CC62DE" w:rsidRDefault="00762B9A" w:rsidP="00E84D61">
            <w:pPr>
              <w:keepNext/>
              <w:jc w:val="center"/>
              <w:rPr>
                <w:rFonts w:ascii="Arial" w:hAnsi="Arial" w:hint="eastAsia"/>
                <w:sz w:val="18"/>
                <w:lang w:val="en-GB" w:eastAsia="zh-CN"/>
              </w:rPr>
            </w:pPr>
            <w:r w:rsidRPr="00CC62DE">
              <w:rPr>
                <w:rFonts w:ascii="Arial" w:hAnsi="Arial"/>
                <w:sz w:val="18"/>
                <w:lang w:val="en-GB"/>
              </w:rPr>
              <w:t>0x</w:t>
            </w:r>
            <w:r>
              <w:rPr>
                <w:rFonts w:ascii="Arial" w:hAnsi="Arial" w:hint="eastAsia"/>
                <w:sz w:val="18"/>
                <w:lang w:val="en-GB" w:eastAsia="zh-CN"/>
              </w:rPr>
              <w:t>14</w:t>
            </w:r>
          </w:p>
        </w:tc>
        <w:tc>
          <w:tcPr>
            <w:tcW w:w="0" w:type="auto"/>
          </w:tcPr>
          <w:p w:rsidR="00762B9A" w:rsidRPr="006778B2" w:rsidRDefault="00762B9A" w:rsidP="00762B9A">
            <w:pPr>
              <w:jc w:val="center"/>
              <w:rPr>
                <w:rFonts w:ascii="Arial" w:hAnsi="Arial" w:hint="eastAsia"/>
                <w:color w:val="FF0000"/>
                <w:sz w:val="18"/>
                <w:lang w:val="en-GB" w:eastAsia="zh-CN"/>
              </w:rPr>
            </w:pPr>
            <w:r w:rsidRPr="006778B2">
              <w:rPr>
                <w:rFonts w:ascii="Arial" w:hAnsi="Arial" w:hint="eastAsia"/>
                <w:color w:val="FF0000"/>
                <w:sz w:val="18"/>
                <w:lang w:val="en-GB" w:eastAsia="zh-CN"/>
              </w:rPr>
              <w:t>0x</w:t>
            </w:r>
            <w:r>
              <w:rPr>
                <w:rFonts w:ascii="Arial" w:hAnsi="Arial" w:hint="eastAsia"/>
                <w:color w:val="FF0000"/>
                <w:sz w:val="18"/>
                <w:lang w:val="en-GB" w:eastAsia="zh-CN"/>
              </w:rPr>
              <w:t>01</w:t>
            </w:r>
          </w:p>
        </w:tc>
        <w:tc>
          <w:tcPr>
            <w:tcW w:w="0" w:type="auto"/>
          </w:tcPr>
          <w:p w:rsidR="00762B9A" w:rsidRPr="006778B2" w:rsidRDefault="00762B9A" w:rsidP="00762B9A">
            <w:pPr>
              <w:jc w:val="center"/>
              <w:rPr>
                <w:rFonts w:ascii="Arial" w:hAnsi="Arial" w:hint="eastAsia"/>
                <w:color w:val="FF0000"/>
                <w:sz w:val="18"/>
                <w:lang w:val="en-GB" w:eastAsia="zh-CN"/>
              </w:rPr>
            </w:pPr>
            <w:r w:rsidRPr="006778B2">
              <w:rPr>
                <w:rFonts w:ascii="Arial" w:hAnsi="Arial" w:cs="Arial" w:hint="eastAsia"/>
                <w:color w:val="FF0000"/>
                <w:sz w:val="18"/>
                <w:szCs w:val="18"/>
                <w:lang w:val="en-GB" w:eastAsia="zh-CN"/>
              </w:rPr>
              <w:t>0x</w:t>
            </w:r>
            <w:r>
              <w:rPr>
                <w:rFonts w:ascii="Arial" w:hAnsi="Arial" w:cs="Arial" w:hint="eastAsia"/>
                <w:color w:val="FF0000"/>
                <w:sz w:val="18"/>
                <w:szCs w:val="18"/>
                <w:lang w:val="en-GB" w:eastAsia="zh-CN"/>
              </w:rPr>
              <w:t>FD</w:t>
            </w:r>
          </w:p>
        </w:tc>
        <w:tc>
          <w:tcPr>
            <w:tcW w:w="0" w:type="auto"/>
          </w:tcPr>
          <w:p w:rsidR="00762B9A" w:rsidRPr="00CC62DE" w:rsidRDefault="00762B9A" w:rsidP="00E84D61">
            <w:pPr>
              <w:jc w:val="center"/>
              <w:rPr>
                <w:rFonts w:ascii="Arial" w:hAnsi="Arial" w:hint="eastAsia"/>
                <w:sz w:val="18"/>
                <w:lang w:val="en-GB" w:eastAsia="zh-CN"/>
              </w:rPr>
            </w:pPr>
            <w:r w:rsidRPr="00CC62DE">
              <w:rPr>
                <w:rFonts w:ascii="Arial" w:hAnsi="Arial" w:cs="Arial" w:hint="eastAsia"/>
                <w:sz w:val="18"/>
                <w:szCs w:val="18"/>
                <w:lang w:val="en-GB" w:eastAsia="zh-CN"/>
              </w:rPr>
              <w:t>0xAA</w:t>
            </w:r>
          </w:p>
        </w:tc>
        <w:tc>
          <w:tcPr>
            <w:tcW w:w="0" w:type="auto"/>
          </w:tcPr>
          <w:p w:rsidR="00762B9A" w:rsidRPr="00CC62DE" w:rsidRDefault="00762B9A" w:rsidP="00E84D61">
            <w:pPr>
              <w:jc w:val="center"/>
              <w:rPr>
                <w:rFonts w:hint="eastAsia"/>
                <w:lang w:eastAsia="zh-CN"/>
              </w:rPr>
            </w:pPr>
            <w:r w:rsidRPr="00CC62DE">
              <w:rPr>
                <w:rFonts w:ascii="Arial" w:hAnsi="Arial" w:cs="Arial" w:hint="eastAsia"/>
                <w:sz w:val="18"/>
                <w:szCs w:val="18"/>
                <w:lang w:val="en-GB" w:eastAsia="zh-CN"/>
              </w:rPr>
              <w:t>0xAA</w:t>
            </w:r>
          </w:p>
        </w:tc>
        <w:tc>
          <w:tcPr>
            <w:tcW w:w="0" w:type="auto"/>
          </w:tcPr>
          <w:p w:rsidR="00762B9A" w:rsidRPr="00CC62DE" w:rsidRDefault="00762B9A" w:rsidP="00E84D61">
            <w:pPr>
              <w:jc w:val="center"/>
              <w:rPr>
                <w:rFonts w:hint="eastAsia"/>
                <w:lang w:eastAsia="zh-CN"/>
              </w:rPr>
            </w:pPr>
            <w:r w:rsidRPr="00CC62DE">
              <w:rPr>
                <w:rFonts w:ascii="Arial" w:hAnsi="Arial" w:cs="Arial" w:hint="eastAsia"/>
                <w:sz w:val="18"/>
                <w:szCs w:val="18"/>
                <w:lang w:val="en-GB" w:eastAsia="zh-CN"/>
              </w:rPr>
              <w:t>0xAA</w:t>
            </w:r>
          </w:p>
        </w:tc>
      </w:tr>
    </w:tbl>
    <w:p w:rsidR="00762B9A" w:rsidRPr="00DA3937" w:rsidRDefault="00762B9A" w:rsidP="00762B9A">
      <w:pPr>
        <w:rPr>
          <w:rFonts w:ascii="Arial" w:hAnsi="Arial" w:cs="Arial" w:hint="eastAsia"/>
          <w:b/>
          <w:sz w:val="21"/>
          <w:szCs w:val="21"/>
          <w:lang w:val="en-GB" w:eastAsia="zh-CN"/>
        </w:rPr>
      </w:pPr>
    </w:p>
    <w:p w:rsidR="00762B9A" w:rsidRPr="00CC62DE" w:rsidRDefault="00762B9A" w:rsidP="00762B9A">
      <w:pPr>
        <w:rPr>
          <w:rFonts w:ascii="Arial" w:hAnsi="Arial" w:cs="Arial" w:hint="eastAsia"/>
          <w:b/>
          <w:sz w:val="21"/>
          <w:szCs w:val="21"/>
          <w:lang w:val="en-GB" w:eastAsia="zh-CN"/>
        </w:rPr>
      </w:pPr>
      <w:r w:rsidRPr="00CC62DE">
        <w:rPr>
          <w:rFonts w:ascii="Arial" w:hAnsi="Arial" w:cs="Arial"/>
          <w:b/>
          <w:sz w:val="21"/>
          <w:szCs w:val="21"/>
          <w:lang w:val="en-GB" w:eastAsia="zh-CN"/>
        </w:rPr>
        <w:t>The ECU answer with the acknowledgement sent as follow</w:t>
      </w:r>
      <w:r w:rsidRPr="00CC62DE">
        <w:rPr>
          <w:rFonts w:ascii="Arial" w:hAnsi="Arial" w:cs="Arial" w:hint="eastAsia"/>
          <w:b/>
          <w:sz w:val="21"/>
          <w:szCs w:val="21"/>
          <w:lang w:val="en-GB" w:eastAsia="zh-CN"/>
        </w:rPr>
        <w:t>ing</w:t>
      </w:r>
      <w:r w:rsidRPr="00CC62DE">
        <w:rPr>
          <w:rFonts w:ascii="Arial" w:hAnsi="Arial" w:cs="Arial"/>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762B9A" w:rsidRPr="00CC62DE" w:rsidTr="00E84D61">
        <w:trPr>
          <w:trHeight w:val="276"/>
        </w:trPr>
        <w:tc>
          <w:tcPr>
            <w:tcW w:w="0" w:type="auto"/>
            <w:shd w:val="clear" w:color="auto" w:fill="E6E6E6"/>
            <w:vAlign w:val="center"/>
          </w:tcPr>
          <w:p w:rsidR="00762B9A" w:rsidRPr="00CC62DE" w:rsidRDefault="00762B9A" w:rsidP="00E84D61">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762B9A" w:rsidRPr="00CC62DE" w:rsidRDefault="00762B9A" w:rsidP="00E84D61">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762B9A" w:rsidRPr="00CC62DE" w:rsidRDefault="00762B9A" w:rsidP="00E84D61">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762B9A" w:rsidRPr="00CC62DE" w:rsidRDefault="00762B9A" w:rsidP="00E84D61">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762B9A" w:rsidRPr="00CC62DE" w:rsidRDefault="00762B9A" w:rsidP="00E84D61">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762B9A" w:rsidRPr="00CC62DE" w:rsidRDefault="00762B9A" w:rsidP="00E84D61">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762B9A" w:rsidRPr="00CC62DE" w:rsidRDefault="00762B9A" w:rsidP="00E84D61">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762B9A" w:rsidRPr="00CC62DE" w:rsidRDefault="00762B9A" w:rsidP="00E84D61">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762B9A" w:rsidRPr="00CC62DE" w:rsidRDefault="00762B9A" w:rsidP="00E84D61">
            <w:pPr>
              <w:jc w:val="center"/>
              <w:rPr>
                <w:rFonts w:ascii="Arial" w:hAnsi="Arial" w:hint="eastAsia"/>
                <w:b/>
                <w:sz w:val="18"/>
                <w:lang w:eastAsia="zh-CN"/>
              </w:rPr>
            </w:pPr>
            <w:r w:rsidRPr="00CC62DE">
              <w:rPr>
                <w:rFonts w:ascii="Arial" w:hAnsi="Arial" w:hint="eastAsia"/>
                <w:b/>
                <w:sz w:val="18"/>
                <w:lang w:eastAsia="zh-CN"/>
              </w:rPr>
              <w:t>Data7</w:t>
            </w:r>
          </w:p>
        </w:tc>
      </w:tr>
      <w:tr w:rsidR="00762B9A" w:rsidRPr="00CC62DE" w:rsidTr="00E84D61">
        <w:trPr>
          <w:trHeight w:val="223"/>
        </w:trPr>
        <w:tc>
          <w:tcPr>
            <w:tcW w:w="0" w:type="auto"/>
            <w:shd w:val="clear" w:color="auto" w:fill="auto"/>
            <w:vAlign w:val="center"/>
          </w:tcPr>
          <w:p w:rsidR="00762B9A" w:rsidRPr="00CC62DE" w:rsidRDefault="00762B9A" w:rsidP="00E84D61">
            <w:pPr>
              <w:jc w:val="center"/>
              <w:rPr>
                <w:rFonts w:ascii="Arial" w:hAnsi="Arial" w:hint="eastAsia"/>
                <w:sz w:val="18"/>
                <w:lang w:eastAsia="zh-CN"/>
              </w:rPr>
            </w:pPr>
            <w:r w:rsidRPr="00CC62DE">
              <w:rPr>
                <w:rFonts w:ascii="Arial" w:hAnsi="Arial"/>
                <w:sz w:val="18"/>
              </w:rPr>
              <w:t>0x774</w:t>
            </w:r>
          </w:p>
        </w:tc>
        <w:tc>
          <w:tcPr>
            <w:tcW w:w="0" w:type="auto"/>
            <w:shd w:val="clear" w:color="auto" w:fill="auto"/>
            <w:vAlign w:val="center"/>
          </w:tcPr>
          <w:p w:rsidR="00762B9A" w:rsidRPr="00CC62DE" w:rsidRDefault="00762B9A" w:rsidP="00E84D61">
            <w:pPr>
              <w:jc w:val="center"/>
              <w:rPr>
                <w:rFonts w:ascii="Arial" w:hAnsi="Arial"/>
                <w:sz w:val="18"/>
                <w:lang w:eastAsia="zh-CN"/>
              </w:rPr>
            </w:pPr>
            <w:r w:rsidRPr="00CC62DE">
              <w:rPr>
                <w:rFonts w:ascii="Arial" w:hAnsi="Arial"/>
                <w:sz w:val="18"/>
              </w:rPr>
              <w:t>0x</w:t>
            </w:r>
            <w:r>
              <w:rPr>
                <w:rFonts w:ascii="Arial" w:hAnsi="Arial" w:hint="eastAsia"/>
                <w:sz w:val="18"/>
                <w:lang w:eastAsia="zh-CN"/>
              </w:rPr>
              <w:t>70</w:t>
            </w:r>
          </w:p>
        </w:tc>
        <w:tc>
          <w:tcPr>
            <w:tcW w:w="0" w:type="auto"/>
            <w:shd w:val="clear" w:color="auto" w:fill="auto"/>
            <w:vAlign w:val="center"/>
          </w:tcPr>
          <w:p w:rsidR="00762B9A" w:rsidRPr="00CC62DE" w:rsidRDefault="00762B9A" w:rsidP="00E84D61">
            <w:pPr>
              <w:keepNext/>
              <w:jc w:val="center"/>
              <w:rPr>
                <w:rFonts w:ascii="Arial" w:hAnsi="Arial" w:hint="eastAsia"/>
                <w:sz w:val="18"/>
                <w:lang w:val="en-GB" w:eastAsia="zh-CN"/>
              </w:rPr>
            </w:pPr>
            <w:r w:rsidRPr="00CC62DE">
              <w:rPr>
                <w:rFonts w:ascii="Arial" w:hAnsi="Arial"/>
                <w:sz w:val="18"/>
                <w:lang w:val="en-GB"/>
              </w:rPr>
              <w:t>0</w:t>
            </w:r>
            <w:r w:rsidRPr="00CC62DE">
              <w:rPr>
                <w:rFonts w:ascii="Arial" w:hAnsi="Arial" w:hint="eastAsia"/>
                <w:sz w:val="18"/>
                <w:lang w:val="en-GB" w:eastAsia="zh-CN"/>
              </w:rPr>
              <w:t>x0</w:t>
            </w:r>
            <w:r>
              <w:rPr>
                <w:rFonts w:ascii="Arial" w:hAnsi="Arial" w:hint="eastAsia"/>
                <w:sz w:val="18"/>
                <w:lang w:val="en-GB" w:eastAsia="zh-CN"/>
              </w:rPr>
              <w:t>1</w:t>
            </w:r>
          </w:p>
        </w:tc>
        <w:tc>
          <w:tcPr>
            <w:tcW w:w="1036" w:type="dxa"/>
            <w:shd w:val="clear" w:color="auto" w:fill="auto"/>
          </w:tcPr>
          <w:p w:rsidR="00762B9A" w:rsidRPr="00CC62DE" w:rsidRDefault="00762B9A" w:rsidP="00E84D61">
            <w:pPr>
              <w:keepNext/>
              <w:jc w:val="center"/>
              <w:rPr>
                <w:rFonts w:ascii="Arial" w:hAnsi="Arial" w:hint="eastAsia"/>
                <w:sz w:val="18"/>
                <w:lang w:val="en-GB" w:eastAsia="zh-CN"/>
              </w:rPr>
            </w:pPr>
            <w:r>
              <w:rPr>
                <w:rFonts w:ascii="Arial" w:hAnsi="Arial" w:hint="eastAsia"/>
                <w:sz w:val="18"/>
                <w:lang w:val="en-GB" w:eastAsia="zh-CN"/>
              </w:rPr>
              <w:t>0x01</w:t>
            </w:r>
          </w:p>
        </w:tc>
        <w:tc>
          <w:tcPr>
            <w:tcW w:w="0" w:type="auto"/>
          </w:tcPr>
          <w:p w:rsidR="00762B9A" w:rsidRPr="00CC62DE" w:rsidRDefault="00762B9A" w:rsidP="00E84D61">
            <w:pPr>
              <w:jc w:val="center"/>
              <w:rPr>
                <w:rFonts w:ascii="Arial" w:hAnsi="Arial" w:hint="eastAsia"/>
                <w:sz w:val="18"/>
                <w:lang w:val="en-GB" w:eastAsia="zh-CN"/>
              </w:rPr>
            </w:pPr>
            <w:r w:rsidRPr="00CC62DE">
              <w:rPr>
                <w:rFonts w:ascii="Arial" w:hAnsi="Arial" w:hint="eastAsia"/>
                <w:sz w:val="18"/>
                <w:lang w:val="en-GB" w:eastAsia="zh-CN"/>
              </w:rPr>
              <w:t>--</w:t>
            </w:r>
          </w:p>
        </w:tc>
        <w:tc>
          <w:tcPr>
            <w:tcW w:w="0" w:type="auto"/>
          </w:tcPr>
          <w:p w:rsidR="00762B9A" w:rsidRPr="00CC62DE" w:rsidRDefault="00762B9A" w:rsidP="00E84D61">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762B9A" w:rsidRPr="00CC62DE" w:rsidRDefault="00762B9A" w:rsidP="00E84D61">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762B9A" w:rsidRPr="00CC62DE" w:rsidRDefault="00762B9A" w:rsidP="00E84D61">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762B9A" w:rsidRPr="00CC62DE" w:rsidRDefault="00762B9A" w:rsidP="00E84D61">
            <w:pPr>
              <w:jc w:val="center"/>
            </w:pPr>
            <w:r w:rsidRPr="00CC62DE">
              <w:rPr>
                <w:rFonts w:ascii="Arial" w:hAnsi="Arial" w:hint="eastAsia"/>
                <w:sz w:val="18"/>
                <w:lang w:val="en-GB" w:eastAsia="zh-CN"/>
              </w:rPr>
              <w:t>--</w:t>
            </w:r>
          </w:p>
        </w:tc>
      </w:tr>
    </w:tbl>
    <w:p w:rsidR="00762B9A" w:rsidRDefault="00762B9A" w:rsidP="00280237">
      <w:pPr>
        <w:spacing w:line="24" w:lineRule="atLeast"/>
        <w:rPr>
          <w:rFonts w:cs="Arial" w:hint="eastAsia"/>
          <w:lang w:eastAsia="zh-CN"/>
        </w:rPr>
      </w:pPr>
    </w:p>
    <w:p w:rsidR="006D3C60" w:rsidRPr="00FD1D68" w:rsidRDefault="006D3C60" w:rsidP="006D3C60">
      <w:pPr>
        <w:pStyle w:val="4"/>
        <w:rPr>
          <w:b/>
          <w:lang w:eastAsia="zh-CN"/>
        </w:rPr>
      </w:pPr>
      <w:r>
        <w:rPr>
          <w:rFonts w:hint="eastAsia"/>
          <w:b/>
          <w:lang w:eastAsia="zh-CN"/>
        </w:rPr>
        <w:t>SOC Gauge</w:t>
      </w:r>
    </w:p>
    <w:p w:rsidR="006D3C60" w:rsidRDefault="006D3C60" w:rsidP="006D3C60">
      <w:pPr>
        <w:spacing w:line="24" w:lineRule="atLeast"/>
        <w:rPr>
          <w:rFonts w:cs="Arial" w:hint="eastAsia"/>
          <w:lang w:eastAsia="zh-CN"/>
        </w:rPr>
      </w:pPr>
      <w:r w:rsidRPr="00CC62DE">
        <w:rPr>
          <w:rFonts w:cs="Arial"/>
        </w:rPr>
        <w:t>Diagnostic Telegrams:</w:t>
      </w:r>
    </w:p>
    <w:p w:rsidR="006D3C60" w:rsidRDefault="006D3C60" w:rsidP="006D3C60">
      <w:pPr>
        <w:spacing w:line="24" w:lineRule="atLeast"/>
        <w:rPr>
          <w:rFonts w:cs="Arial" w:hint="eastAsia"/>
          <w:lang w:eastAsia="zh-CN"/>
        </w:rPr>
      </w:pPr>
      <w:r w:rsidRPr="00CC62DE">
        <w:rPr>
          <w:rFonts w:cs="Arial"/>
          <w:spacing w:val="-1"/>
          <w:szCs w:val="21"/>
        </w:rPr>
        <w:t xml:space="preserve">• </w:t>
      </w:r>
      <w:r>
        <w:rPr>
          <w:rFonts w:cs="Arial" w:hint="eastAsia"/>
          <w:spacing w:val="-1"/>
          <w:szCs w:val="21"/>
          <w:lang w:eastAsia="zh-CN"/>
        </w:rPr>
        <w:t>1</w:t>
      </w:r>
      <w:r w:rsidRPr="00CC62DE">
        <w:rPr>
          <w:rFonts w:cs="Arial"/>
          <w:spacing w:val="-1"/>
          <w:szCs w:val="21"/>
        </w:rPr>
        <w:t xml:space="preserve"> –</w:t>
      </w:r>
      <w:r>
        <w:rPr>
          <w:rFonts w:cs="Arial" w:hint="eastAsia"/>
          <w:spacing w:val="-1"/>
          <w:szCs w:val="21"/>
          <w:lang w:eastAsia="zh-CN"/>
        </w:rPr>
        <w:t>T</w:t>
      </w:r>
      <w:r>
        <w:rPr>
          <w:rFonts w:cs="Arial" w:hint="eastAsia"/>
          <w:spacing w:val="-1"/>
          <w:szCs w:val="21"/>
        </w:rPr>
        <w:t>he first calibrate point</w:t>
      </w:r>
      <w:r>
        <w:rPr>
          <w:rFonts w:cs="Arial" w:hint="eastAsia"/>
          <w:spacing w:val="-1"/>
          <w:szCs w:val="21"/>
          <w:lang w:eastAsia="zh-CN"/>
        </w:rPr>
        <w:t xml:space="preserve"> (</w:t>
      </w:r>
      <w:r>
        <w:rPr>
          <w:rFonts w:cs="Arial"/>
          <w:spacing w:val="-1"/>
          <w:szCs w:val="21"/>
          <w:lang w:eastAsia="zh-CN"/>
        </w:rPr>
        <w:t>“</w:t>
      </w:r>
      <w:r>
        <w:rPr>
          <w:rFonts w:cs="Arial" w:hint="eastAsia"/>
          <w:spacing w:val="-1"/>
          <w:szCs w:val="21"/>
          <w:lang w:eastAsia="zh-CN"/>
        </w:rPr>
        <w:t>20%</w:t>
      </w:r>
      <w:r>
        <w:rPr>
          <w:rFonts w:cs="Arial"/>
          <w:spacing w:val="-1"/>
          <w:szCs w:val="21"/>
          <w:lang w:eastAsia="zh-CN"/>
        </w:rPr>
        <w:t>”</w:t>
      </w:r>
      <w:r>
        <w:rPr>
          <w:rFonts w:cs="Arial" w:hint="eastAsia"/>
          <w:spacing w:val="-1"/>
          <w:szCs w:val="21"/>
          <w:lang w:eastAsia="zh-CN"/>
        </w:rPr>
        <w:t>)</w:t>
      </w:r>
    </w:p>
    <w:p w:rsidR="006D3C60" w:rsidRPr="00CC62DE" w:rsidRDefault="006D3C60" w:rsidP="006D3C60">
      <w:pPr>
        <w:rPr>
          <w:rFonts w:ascii="Arial" w:hAnsi="Arial" w:cs="Arial" w:hint="eastAsia"/>
          <w:b/>
          <w:sz w:val="21"/>
          <w:szCs w:val="21"/>
          <w:lang w:val="en-GB" w:eastAsia="zh-CN"/>
        </w:rPr>
      </w:pPr>
      <w:r w:rsidRPr="00CC62DE">
        <w:rPr>
          <w:rFonts w:ascii="Arial" w:hAnsi="Arial" w:cs="Arial"/>
          <w:b/>
          <w:sz w:val="21"/>
          <w:szCs w:val="21"/>
          <w:lang w:val="en-GB" w:eastAsia="zh-CN"/>
        </w:rPr>
        <w:t xml:space="preserve">The following command can be used to </w:t>
      </w:r>
      <w:r>
        <w:rPr>
          <w:rFonts w:ascii="Arial" w:hAnsi="Arial" w:cs="Arial" w:hint="eastAsia"/>
          <w:b/>
          <w:sz w:val="21"/>
          <w:szCs w:val="21"/>
          <w:lang w:val="en-GB" w:eastAsia="zh-CN"/>
        </w:rPr>
        <w:t>move the step motor</w:t>
      </w:r>
      <w:r w:rsidRPr="00CC62DE">
        <w:rPr>
          <w:rFonts w:ascii="Arial" w:hAnsi="Arial" w:cs="Arial" w:hint="eastAsia"/>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6D3C60" w:rsidRPr="00CC62DE" w:rsidTr="00E84D61">
        <w:trPr>
          <w:trHeight w:val="276"/>
        </w:trPr>
        <w:tc>
          <w:tcPr>
            <w:tcW w:w="0" w:type="auto"/>
            <w:shd w:val="clear" w:color="auto" w:fill="E6E6E6"/>
            <w:vAlign w:val="center"/>
          </w:tcPr>
          <w:p w:rsidR="006D3C60" w:rsidRPr="00CC62DE" w:rsidRDefault="006D3C60" w:rsidP="00E84D61">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6D3C60" w:rsidRPr="00CC62DE" w:rsidRDefault="006D3C60" w:rsidP="00E84D61">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6D3C60" w:rsidRPr="00CC62DE" w:rsidRDefault="006D3C60" w:rsidP="00E84D61">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6D3C60" w:rsidRPr="00CC62DE" w:rsidRDefault="006D3C60" w:rsidP="00E84D61">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6D3C60" w:rsidRPr="00CC62DE" w:rsidRDefault="006D3C60" w:rsidP="00E84D61">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6D3C60" w:rsidRPr="00CC62DE" w:rsidRDefault="006D3C60" w:rsidP="00E84D61">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6D3C60" w:rsidRPr="00CC62DE" w:rsidRDefault="006D3C60" w:rsidP="00E84D61">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6D3C60" w:rsidRPr="00CC62DE" w:rsidRDefault="006D3C60" w:rsidP="00E84D61">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6D3C60" w:rsidRPr="00CC62DE" w:rsidRDefault="006D3C60" w:rsidP="00E84D61">
            <w:pPr>
              <w:jc w:val="center"/>
              <w:rPr>
                <w:rFonts w:ascii="Arial" w:hAnsi="Arial" w:hint="eastAsia"/>
                <w:b/>
                <w:sz w:val="18"/>
                <w:lang w:eastAsia="zh-CN"/>
              </w:rPr>
            </w:pPr>
            <w:r w:rsidRPr="00CC62DE">
              <w:rPr>
                <w:rFonts w:ascii="Arial" w:hAnsi="Arial" w:hint="eastAsia"/>
                <w:b/>
                <w:sz w:val="18"/>
                <w:lang w:eastAsia="zh-CN"/>
              </w:rPr>
              <w:t>Data7</w:t>
            </w:r>
          </w:p>
        </w:tc>
      </w:tr>
      <w:tr w:rsidR="006D3C60" w:rsidRPr="00CC62DE" w:rsidTr="00E84D61">
        <w:trPr>
          <w:trHeight w:val="243"/>
        </w:trPr>
        <w:tc>
          <w:tcPr>
            <w:tcW w:w="0" w:type="auto"/>
            <w:shd w:val="clear" w:color="auto" w:fill="auto"/>
            <w:vAlign w:val="center"/>
          </w:tcPr>
          <w:p w:rsidR="006D3C60" w:rsidRPr="00CC62DE" w:rsidRDefault="006D3C60" w:rsidP="00E84D61">
            <w:pPr>
              <w:jc w:val="center"/>
              <w:rPr>
                <w:rFonts w:ascii="Arial" w:hAnsi="Arial" w:hint="eastAsia"/>
                <w:sz w:val="18"/>
                <w:lang w:eastAsia="zh-CN"/>
              </w:rPr>
            </w:pPr>
            <w:r w:rsidRPr="00CC62DE">
              <w:rPr>
                <w:rFonts w:ascii="Arial" w:hAnsi="Arial" w:hint="eastAsia"/>
                <w:sz w:val="18"/>
                <w:lang w:eastAsia="zh-CN"/>
              </w:rPr>
              <w:t>0x772</w:t>
            </w:r>
          </w:p>
        </w:tc>
        <w:tc>
          <w:tcPr>
            <w:tcW w:w="0" w:type="auto"/>
            <w:shd w:val="clear" w:color="auto" w:fill="auto"/>
            <w:vAlign w:val="center"/>
          </w:tcPr>
          <w:p w:rsidR="006D3C60" w:rsidRPr="00CC62DE" w:rsidRDefault="006D3C60" w:rsidP="00E84D61">
            <w:pPr>
              <w:jc w:val="center"/>
              <w:rPr>
                <w:rFonts w:ascii="Arial" w:hAnsi="Arial"/>
                <w:sz w:val="18"/>
                <w:lang w:eastAsia="zh-CN"/>
              </w:rPr>
            </w:pPr>
            <w:r w:rsidRPr="00CC62DE">
              <w:rPr>
                <w:rFonts w:ascii="Arial" w:hAnsi="Arial"/>
                <w:sz w:val="18"/>
              </w:rPr>
              <w:t>0x</w:t>
            </w:r>
            <w:r>
              <w:rPr>
                <w:rFonts w:ascii="Arial" w:hAnsi="Arial" w:hint="eastAsia"/>
                <w:sz w:val="18"/>
                <w:lang w:eastAsia="zh-CN"/>
              </w:rPr>
              <w:t>30</w:t>
            </w:r>
          </w:p>
        </w:tc>
        <w:tc>
          <w:tcPr>
            <w:tcW w:w="0" w:type="auto"/>
            <w:shd w:val="clear" w:color="auto" w:fill="auto"/>
            <w:vAlign w:val="center"/>
          </w:tcPr>
          <w:p w:rsidR="006D3C60" w:rsidRPr="00CC62DE" w:rsidRDefault="006D3C60" w:rsidP="00E84D61">
            <w:pPr>
              <w:keepNext/>
              <w:jc w:val="center"/>
              <w:rPr>
                <w:rFonts w:ascii="Arial" w:hAnsi="Arial"/>
                <w:sz w:val="18"/>
                <w:lang w:val="en-GB" w:eastAsia="zh-CN"/>
              </w:rPr>
            </w:pPr>
            <w:r w:rsidRPr="00CC62DE">
              <w:rPr>
                <w:rFonts w:ascii="Arial" w:hAnsi="Arial"/>
                <w:sz w:val="18"/>
                <w:lang w:val="en-GB"/>
              </w:rPr>
              <w:t>0x</w:t>
            </w:r>
            <w:r w:rsidRPr="00CC62DE">
              <w:rPr>
                <w:rFonts w:ascii="Arial" w:hAnsi="Arial" w:hint="eastAsia"/>
                <w:sz w:val="18"/>
                <w:lang w:val="en-GB" w:eastAsia="zh-CN"/>
              </w:rPr>
              <w:t>0</w:t>
            </w:r>
            <w:r>
              <w:rPr>
                <w:rFonts w:ascii="Arial" w:hAnsi="Arial" w:hint="eastAsia"/>
                <w:sz w:val="18"/>
                <w:lang w:val="en-GB" w:eastAsia="zh-CN"/>
              </w:rPr>
              <w:t>1</w:t>
            </w:r>
          </w:p>
        </w:tc>
        <w:tc>
          <w:tcPr>
            <w:tcW w:w="1036" w:type="dxa"/>
            <w:shd w:val="clear" w:color="auto" w:fill="auto"/>
          </w:tcPr>
          <w:p w:rsidR="006D3C60" w:rsidRPr="00CC62DE" w:rsidRDefault="006D3C60" w:rsidP="00E84D61">
            <w:pPr>
              <w:keepNext/>
              <w:jc w:val="center"/>
              <w:rPr>
                <w:rFonts w:ascii="Arial" w:hAnsi="Arial" w:hint="eastAsia"/>
                <w:sz w:val="18"/>
                <w:lang w:val="en-GB" w:eastAsia="zh-CN"/>
              </w:rPr>
            </w:pPr>
            <w:r w:rsidRPr="00CC62DE">
              <w:rPr>
                <w:rFonts w:ascii="Arial" w:hAnsi="Arial"/>
                <w:sz w:val="18"/>
                <w:lang w:val="en-GB"/>
              </w:rPr>
              <w:t>0x</w:t>
            </w:r>
            <w:r>
              <w:rPr>
                <w:rFonts w:ascii="Arial" w:hAnsi="Arial" w:hint="eastAsia"/>
                <w:sz w:val="18"/>
                <w:lang w:val="en-GB" w:eastAsia="zh-CN"/>
              </w:rPr>
              <w:t>1</w:t>
            </w:r>
            <w:r w:rsidR="0056628B">
              <w:rPr>
                <w:rFonts w:ascii="Arial" w:hAnsi="Arial" w:hint="eastAsia"/>
                <w:sz w:val="18"/>
                <w:lang w:val="en-GB" w:eastAsia="zh-CN"/>
              </w:rPr>
              <w:t>5</w:t>
            </w:r>
          </w:p>
        </w:tc>
        <w:tc>
          <w:tcPr>
            <w:tcW w:w="0" w:type="auto"/>
          </w:tcPr>
          <w:p w:rsidR="006D3C60" w:rsidRPr="006778B2" w:rsidRDefault="006D3C60" w:rsidP="00E84D61">
            <w:pPr>
              <w:jc w:val="center"/>
              <w:rPr>
                <w:rFonts w:ascii="Arial" w:hAnsi="Arial" w:hint="eastAsia"/>
                <w:color w:val="FF0000"/>
                <w:sz w:val="18"/>
                <w:lang w:val="en-GB" w:eastAsia="zh-CN"/>
              </w:rPr>
            </w:pPr>
            <w:r w:rsidRPr="006778B2">
              <w:rPr>
                <w:rFonts w:ascii="Arial" w:hAnsi="Arial" w:hint="eastAsia"/>
                <w:color w:val="FF0000"/>
                <w:sz w:val="18"/>
                <w:lang w:val="en-GB" w:eastAsia="zh-CN"/>
              </w:rPr>
              <w:t>0x</w:t>
            </w:r>
            <w:r>
              <w:rPr>
                <w:rFonts w:ascii="Arial" w:hAnsi="Arial" w:hint="eastAsia"/>
                <w:color w:val="FF0000"/>
                <w:sz w:val="18"/>
                <w:lang w:val="en-GB" w:eastAsia="zh-CN"/>
              </w:rPr>
              <w:t>00</w:t>
            </w:r>
          </w:p>
        </w:tc>
        <w:tc>
          <w:tcPr>
            <w:tcW w:w="0" w:type="auto"/>
          </w:tcPr>
          <w:p w:rsidR="006D3C60" w:rsidRPr="006778B2" w:rsidRDefault="006D3C60" w:rsidP="001D62F9">
            <w:pPr>
              <w:jc w:val="center"/>
              <w:rPr>
                <w:rFonts w:ascii="Arial" w:hAnsi="Arial" w:hint="eastAsia"/>
                <w:color w:val="FF0000"/>
                <w:sz w:val="18"/>
                <w:lang w:val="en-GB" w:eastAsia="zh-CN"/>
              </w:rPr>
            </w:pPr>
            <w:r w:rsidRPr="006778B2">
              <w:rPr>
                <w:rFonts w:ascii="Arial" w:hAnsi="Arial" w:cs="Arial" w:hint="eastAsia"/>
                <w:color w:val="FF0000"/>
                <w:sz w:val="18"/>
                <w:szCs w:val="18"/>
                <w:lang w:val="en-GB" w:eastAsia="zh-CN"/>
              </w:rPr>
              <w:t>0x</w:t>
            </w:r>
            <w:r w:rsidR="001D62F9">
              <w:rPr>
                <w:rFonts w:ascii="Arial" w:hAnsi="Arial" w:cs="Arial" w:hint="eastAsia"/>
                <w:color w:val="FF0000"/>
                <w:sz w:val="18"/>
                <w:szCs w:val="18"/>
                <w:lang w:val="en-GB" w:eastAsia="zh-CN"/>
              </w:rPr>
              <w:t>32</w:t>
            </w:r>
          </w:p>
        </w:tc>
        <w:tc>
          <w:tcPr>
            <w:tcW w:w="0" w:type="auto"/>
          </w:tcPr>
          <w:p w:rsidR="006D3C60" w:rsidRPr="00CC62DE" w:rsidRDefault="006D3C60" w:rsidP="00E84D61">
            <w:pPr>
              <w:jc w:val="center"/>
              <w:rPr>
                <w:rFonts w:ascii="Arial" w:hAnsi="Arial" w:hint="eastAsia"/>
                <w:sz w:val="18"/>
                <w:lang w:val="en-GB" w:eastAsia="zh-CN"/>
              </w:rPr>
            </w:pPr>
            <w:r w:rsidRPr="00CC62DE">
              <w:rPr>
                <w:rFonts w:ascii="Arial" w:hAnsi="Arial" w:cs="Arial" w:hint="eastAsia"/>
                <w:sz w:val="18"/>
                <w:szCs w:val="18"/>
                <w:lang w:val="en-GB" w:eastAsia="zh-CN"/>
              </w:rPr>
              <w:t>0xAA</w:t>
            </w:r>
          </w:p>
        </w:tc>
        <w:tc>
          <w:tcPr>
            <w:tcW w:w="0" w:type="auto"/>
          </w:tcPr>
          <w:p w:rsidR="006D3C60" w:rsidRPr="00CC62DE" w:rsidRDefault="006D3C60" w:rsidP="00E84D61">
            <w:pPr>
              <w:jc w:val="center"/>
              <w:rPr>
                <w:rFonts w:hint="eastAsia"/>
                <w:lang w:eastAsia="zh-CN"/>
              </w:rPr>
            </w:pPr>
            <w:r w:rsidRPr="00CC62DE">
              <w:rPr>
                <w:rFonts w:ascii="Arial" w:hAnsi="Arial" w:cs="Arial" w:hint="eastAsia"/>
                <w:sz w:val="18"/>
                <w:szCs w:val="18"/>
                <w:lang w:val="en-GB" w:eastAsia="zh-CN"/>
              </w:rPr>
              <w:t>0xAA</w:t>
            </w:r>
          </w:p>
        </w:tc>
        <w:tc>
          <w:tcPr>
            <w:tcW w:w="0" w:type="auto"/>
          </w:tcPr>
          <w:p w:rsidR="006D3C60" w:rsidRPr="00CC62DE" w:rsidRDefault="006D3C60" w:rsidP="00E84D61">
            <w:pPr>
              <w:jc w:val="center"/>
              <w:rPr>
                <w:rFonts w:hint="eastAsia"/>
                <w:lang w:eastAsia="zh-CN"/>
              </w:rPr>
            </w:pPr>
            <w:r w:rsidRPr="00CC62DE">
              <w:rPr>
                <w:rFonts w:ascii="Arial" w:hAnsi="Arial" w:cs="Arial" w:hint="eastAsia"/>
                <w:sz w:val="18"/>
                <w:szCs w:val="18"/>
                <w:lang w:val="en-GB" w:eastAsia="zh-CN"/>
              </w:rPr>
              <w:t>0xAA</w:t>
            </w:r>
          </w:p>
        </w:tc>
      </w:tr>
    </w:tbl>
    <w:p w:rsidR="006D3C60" w:rsidRDefault="006D3C60" w:rsidP="006D3C60">
      <w:pPr>
        <w:rPr>
          <w:rFonts w:ascii="Arial" w:hAnsi="Arial" w:cs="Arial" w:hint="eastAsia"/>
          <w:b/>
          <w:sz w:val="21"/>
          <w:szCs w:val="21"/>
          <w:lang w:val="en-GB" w:eastAsia="zh-CN"/>
        </w:rPr>
      </w:pPr>
      <w:r>
        <w:rPr>
          <w:rFonts w:ascii="Arial" w:hAnsi="Arial" w:cs="Arial" w:hint="eastAsia"/>
          <w:b/>
          <w:sz w:val="21"/>
          <w:szCs w:val="21"/>
          <w:lang w:val="en-GB" w:eastAsia="zh-CN"/>
        </w:rPr>
        <w:t>Note: Data3 and Data4 are the value.</w:t>
      </w:r>
    </w:p>
    <w:p w:rsidR="006D3C60" w:rsidRDefault="006D3C60" w:rsidP="006D3C60">
      <w:pPr>
        <w:rPr>
          <w:rFonts w:ascii="Arial" w:hAnsi="Arial" w:cs="Arial" w:hint="eastAsia"/>
          <w:b/>
          <w:sz w:val="21"/>
          <w:szCs w:val="21"/>
          <w:lang w:val="en-GB" w:eastAsia="zh-CN"/>
        </w:rPr>
      </w:pPr>
      <w:r>
        <w:rPr>
          <w:rFonts w:ascii="Arial" w:hAnsi="Arial" w:cs="Arial" w:hint="eastAsia"/>
          <w:b/>
          <w:sz w:val="21"/>
          <w:szCs w:val="21"/>
          <w:lang w:val="en-GB" w:eastAsia="zh-CN"/>
        </w:rPr>
        <w:t>Data3 = 0 and Data4 = FE, value=254.</w:t>
      </w:r>
    </w:p>
    <w:p w:rsidR="006D3C60" w:rsidRPr="00762B9A" w:rsidRDefault="006D3C60" w:rsidP="006D3C60">
      <w:pPr>
        <w:rPr>
          <w:rFonts w:ascii="Arial" w:hAnsi="Arial" w:cs="Arial" w:hint="eastAsia"/>
          <w:b/>
          <w:sz w:val="21"/>
          <w:szCs w:val="21"/>
          <w:lang w:val="en-GB" w:eastAsia="zh-CN"/>
        </w:rPr>
      </w:pPr>
    </w:p>
    <w:p w:rsidR="006D3C60" w:rsidRPr="00CC62DE" w:rsidRDefault="006D3C60" w:rsidP="006D3C60">
      <w:pPr>
        <w:rPr>
          <w:rFonts w:ascii="Arial" w:hAnsi="Arial" w:cs="Arial" w:hint="eastAsia"/>
          <w:b/>
          <w:sz w:val="21"/>
          <w:szCs w:val="21"/>
          <w:lang w:val="en-GB" w:eastAsia="zh-CN"/>
        </w:rPr>
      </w:pPr>
      <w:r w:rsidRPr="00CC62DE">
        <w:rPr>
          <w:rFonts w:ascii="Arial" w:hAnsi="Arial" w:cs="Arial"/>
          <w:b/>
          <w:sz w:val="21"/>
          <w:szCs w:val="21"/>
          <w:lang w:val="en-GB" w:eastAsia="zh-CN"/>
        </w:rPr>
        <w:t>The ECU answer with the acknowledgement sent as follow</w:t>
      </w:r>
      <w:r w:rsidRPr="00CC62DE">
        <w:rPr>
          <w:rFonts w:ascii="Arial" w:hAnsi="Arial" w:cs="Arial" w:hint="eastAsia"/>
          <w:b/>
          <w:sz w:val="21"/>
          <w:szCs w:val="21"/>
          <w:lang w:val="en-GB" w:eastAsia="zh-CN"/>
        </w:rPr>
        <w:t>ing</w:t>
      </w:r>
      <w:r w:rsidRPr="00CC62DE">
        <w:rPr>
          <w:rFonts w:ascii="Arial" w:hAnsi="Arial" w:cs="Arial"/>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6D3C60" w:rsidRPr="00CC62DE" w:rsidTr="00E84D61">
        <w:trPr>
          <w:trHeight w:val="276"/>
        </w:trPr>
        <w:tc>
          <w:tcPr>
            <w:tcW w:w="0" w:type="auto"/>
            <w:shd w:val="clear" w:color="auto" w:fill="E6E6E6"/>
            <w:vAlign w:val="center"/>
          </w:tcPr>
          <w:p w:rsidR="006D3C60" w:rsidRPr="00CC62DE" w:rsidRDefault="006D3C60" w:rsidP="00E84D61">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6D3C60" w:rsidRPr="00CC62DE" w:rsidRDefault="006D3C60" w:rsidP="00E84D61">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6D3C60" w:rsidRPr="00CC62DE" w:rsidRDefault="006D3C60" w:rsidP="00E84D61">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6D3C60" w:rsidRPr="00CC62DE" w:rsidRDefault="006D3C60" w:rsidP="00E84D61">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6D3C60" w:rsidRPr="00CC62DE" w:rsidRDefault="006D3C60" w:rsidP="00E84D61">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6D3C60" w:rsidRPr="00CC62DE" w:rsidRDefault="006D3C60" w:rsidP="00E84D61">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6D3C60" w:rsidRPr="00CC62DE" w:rsidRDefault="006D3C60" w:rsidP="00E84D61">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6D3C60" w:rsidRPr="00CC62DE" w:rsidRDefault="006D3C60" w:rsidP="00E84D61">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6D3C60" w:rsidRPr="00CC62DE" w:rsidRDefault="006D3C60" w:rsidP="00E84D61">
            <w:pPr>
              <w:jc w:val="center"/>
              <w:rPr>
                <w:rFonts w:ascii="Arial" w:hAnsi="Arial" w:hint="eastAsia"/>
                <w:b/>
                <w:sz w:val="18"/>
                <w:lang w:eastAsia="zh-CN"/>
              </w:rPr>
            </w:pPr>
            <w:r w:rsidRPr="00CC62DE">
              <w:rPr>
                <w:rFonts w:ascii="Arial" w:hAnsi="Arial" w:hint="eastAsia"/>
                <w:b/>
                <w:sz w:val="18"/>
                <w:lang w:eastAsia="zh-CN"/>
              </w:rPr>
              <w:t>Data7</w:t>
            </w:r>
          </w:p>
        </w:tc>
      </w:tr>
      <w:tr w:rsidR="006D3C60" w:rsidRPr="00CC62DE" w:rsidTr="00E84D61">
        <w:trPr>
          <w:trHeight w:val="223"/>
        </w:trPr>
        <w:tc>
          <w:tcPr>
            <w:tcW w:w="0" w:type="auto"/>
            <w:shd w:val="clear" w:color="auto" w:fill="auto"/>
            <w:vAlign w:val="center"/>
          </w:tcPr>
          <w:p w:rsidR="006D3C60" w:rsidRPr="00CC62DE" w:rsidRDefault="006D3C60" w:rsidP="00E84D61">
            <w:pPr>
              <w:jc w:val="center"/>
              <w:rPr>
                <w:rFonts w:ascii="Arial" w:hAnsi="Arial" w:hint="eastAsia"/>
                <w:sz w:val="18"/>
                <w:lang w:eastAsia="zh-CN"/>
              </w:rPr>
            </w:pPr>
            <w:r w:rsidRPr="00CC62DE">
              <w:rPr>
                <w:rFonts w:ascii="Arial" w:hAnsi="Arial"/>
                <w:sz w:val="18"/>
              </w:rPr>
              <w:t>0x774</w:t>
            </w:r>
          </w:p>
        </w:tc>
        <w:tc>
          <w:tcPr>
            <w:tcW w:w="0" w:type="auto"/>
            <w:shd w:val="clear" w:color="auto" w:fill="auto"/>
            <w:vAlign w:val="center"/>
          </w:tcPr>
          <w:p w:rsidR="006D3C60" w:rsidRPr="00CC62DE" w:rsidRDefault="006D3C60" w:rsidP="00E84D61">
            <w:pPr>
              <w:jc w:val="center"/>
              <w:rPr>
                <w:rFonts w:ascii="Arial" w:hAnsi="Arial"/>
                <w:sz w:val="18"/>
                <w:lang w:eastAsia="zh-CN"/>
              </w:rPr>
            </w:pPr>
            <w:r w:rsidRPr="00CC62DE">
              <w:rPr>
                <w:rFonts w:ascii="Arial" w:hAnsi="Arial"/>
                <w:sz w:val="18"/>
              </w:rPr>
              <w:t>0x</w:t>
            </w:r>
            <w:r>
              <w:rPr>
                <w:rFonts w:ascii="Arial" w:hAnsi="Arial" w:hint="eastAsia"/>
                <w:sz w:val="18"/>
                <w:lang w:eastAsia="zh-CN"/>
              </w:rPr>
              <w:t>70</w:t>
            </w:r>
          </w:p>
        </w:tc>
        <w:tc>
          <w:tcPr>
            <w:tcW w:w="0" w:type="auto"/>
            <w:shd w:val="clear" w:color="auto" w:fill="auto"/>
            <w:vAlign w:val="center"/>
          </w:tcPr>
          <w:p w:rsidR="006D3C60" w:rsidRPr="00CC62DE" w:rsidRDefault="006D3C60" w:rsidP="00E84D61">
            <w:pPr>
              <w:keepNext/>
              <w:jc w:val="center"/>
              <w:rPr>
                <w:rFonts w:ascii="Arial" w:hAnsi="Arial" w:hint="eastAsia"/>
                <w:sz w:val="18"/>
                <w:lang w:val="en-GB" w:eastAsia="zh-CN"/>
              </w:rPr>
            </w:pPr>
            <w:r w:rsidRPr="00CC62DE">
              <w:rPr>
                <w:rFonts w:ascii="Arial" w:hAnsi="Arial"/>
                <w:sz w:val="18"/>
                <w:lang w:val="en-GB"/>
              </w:rPr>
              <w:t>0</w:t>
            </w:r>
            <w:r w:rsidRPr="00CC62DE">
              <w:rPr>
                <w:rFonts w:ascii="Arial" w:hAnsi="Arial" w:hint="eastAsia"/>
                <w:sz w:val="18"/>
                <w:lang w:val="en-GB" w:eastAsia="zh-CN"/>
              </w:rPr>
              <w:t>x0</w:t>
            </w:r>
            <w:r>
              <w:rPr>
                <w:rFonts w:ascii="Arial" w:hAnsi="Arial" w:hint="eastAsia"/>
                <w:sz w:val="18"/>
                <w:lang w:val="en-GB" w:eastAsia="zh-CN"/>
              </w:rPr>
              <w:t>1</w:t>
            </w:r>
          </w:p>
        </w:tc>
        <w:tc>
          <w:tcPr>
            <w:tcW w:w="1036" w:type="dxa"/>
            <w:shd w:val="clear" w:color="auto" w:fill="auto"/>
          </w:tcPr>
          <w:p w:rsidR="006D3C60" w:rsidRPr="00CC62DE" w:rsidRDefault="006D3C60" w:rsidP="00E84D61">
            <w:pPr>
              <w:keepNext/>
              <w:jc w:val="center"/>
              <w:rPr>
                <w:rFonts w:ascii="Arial" w:hAnsi="Arial" w:hint="eastAsia"/>
                <w:sz w:val="18"/>
                <w:lang w:val="en-GB" w:eastAsia="zh-CN"/>
              </w:rPr>
            </w:pPr>
            <w:r>
              <w:rPr>
                <w:rFonts w:ascii="Arial" w:hAnsi="Arial" w:hint="eastAsia"/>
                <w:sz w:val="18"/>
                <w:lang w:val="en-GB" w:eastAsia="zh-CN"/>
              </w:rPr>
              <w:t>0x01</w:t>
            </w:r>
          </w:p>
        </w:tc>
        <w:tc>
          <w:tcPr>
            <w:tcW w:w="0" w:type="auto"/>
          </w:tcPr>
          <w:p w:rsidR="006D3C60" w:rsidRPr="00CC62DE" w:rsidRDefault="006D3C60" w:rsidP="00E84D61">
            <w:pPr>
              <w:jc w:val="center"/>
              <w:rPr>
                <w:rFonts w:ascii="Arial" w:hAnsi="Arial" w:hint="eastAsia"/>
                <w:sz w:val="18"/>
                <w:lang w:val="en-GB" w:eastAsia="zh-CN"/>
              </w:rPr>
            </w:pPr>
            <w:r w:rsidRPr="00CC62DE">
              <w:rPr>
                <w:rFonts w:ascii="Arial" w:hAnsi="Arial" w:hint="eastAsia"/>
                <w:sz w:val="18"/>
                <w:lang w:val="en-GB" w:eastAsia="zh-CN"/>
              </w:rPr>
              <w:t>--</w:t>
            </w:r>
          </w:p>
        </w:tc>
        <w:tc>
          <w:tcPr>
            <w:tcW w:w="0" w:type="auto"/>
          </w:tcPr>
          <w:p w:rsidR="006D3C60" w:rsidRPr="00CC62DE" w:rsidRDefault="006D3C60" w:rsidP="00E84D61">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6D3C60" w:rsidRPr="00CC62DE" w:rsidRDefault="006D3C60" w:rsidP="00E84D61">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6D3C60" w:rsidRPr="00CC62DE" w:rsidRDefault="006D3C60" w:rsidP="00E84D61">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6D3C60" w:rsidRPr="00CC62DE" w:rsidRDefault="006D3C60" w:rsidP="00E84D61">
            <w:pPr>
              <w:jc w:val="center"/>
            </w:pPr>
            <w:r w:rsidRPr="00CC62DE">
              <w:rPr>
                <w:rFonts w:ascii="Arial" w:hAnsi="Arial" w:hint="eastAsia"/>
                <w:sz w:val="18"/>
                <w:lang w:val="en-GB" w:eastAsia="zh-CN"/>
              </w:rPr>
              <w:t>--</w:t>
            </w:r>
          </w:p>
        </w:tc>
      </w:tr>
    </w:tbl>
    <w:p w:rsidR="006D3C60" w:rsidRDefault="006D3C60" w:rsidP="006D3C60">
      <w:pPr>
        <w:spacing w:line="24" w:lineRule="atLeast"/>
        <w:rPr>
          <w:rFonts w:cs="Arial" w:hint="eastAsia"/>
          <w:lang w:eastAsia="zh-CN"/>
        </w:rPr>
      </w:pPr>
    </w:p>
    <w:p w:rsidR="006D3C60" w:rsidRDefault="006D3C60" w:rsidP="006D3C60">
      <w:pPr>
        <w:spacing w:line="24" w:lineRule="atLeast"/>
        <w:rPr>
          <w:rFonts w:cs="Arial" w:hint="eastAsia"/>
          <w:lang w:eastAsia="zh-CN"/>
        </w:rPr>
      </w:pPr>
      <w:r w:rsidRPr="00CC62DE">
        <w:rPr>
          <w:rFonts w:cs="Arial"/>
          <w:spacing w:val="-1"/>
          <w:szCs w:val="21"/>
        </w:rPr>
        <w:t xml:space="preserve">• </w:t>
      </w:r>
      <w:r>
        <w:rPr>
          <w:rFonts w:cs="Arial" w:hint="eastAsia"/>
          <w:spacing w:val="-1"/>
          <w:szCs w:val="21"/>
          <w:lang w:eastAsia="zh-CN"/>
        </w:rPr>
        <w:t>2</w:t>
      </w:r>
      <w:r w:rsidRPr="00CC62DE">
        <w:rPr>
          <w:rFonts w:cs="Arial"/>
          <w:spacing w:val="-1"/>
          <w:szCs w:val="21"/>
        </w:rPr>
        <w:t xml:space="preserve"> –</w:t>
      </w:r>
      <w:r>
        <w:rPr>
          <w:rFonts w:cs="Arial" w:hint="eastAsia"/>
          <w:spacing w:val="-1"/>
          <w:szCs w:val="21"/>
          <w:lang w:eastAsia="zh-CN"/>
        </w:rPr>
        <w:t>T</w:t>
      </w:r>
      <w:r>
        <w:rPr>
          <w:rFonts w:cs="Arial" w:hint="eastAsia"/>
          <w:spacing w:val="-1"/>
          <w:szCs w:val="21"/>
        </w:rPr>
        <w:t xml:space="preserve">he </w:t>
      </w:r>
      <w:r>
        <w:rPr>
          <w:rFonts w:cs="Arial" w:hint="eastAsia"/>
          <w:spacing w:val="-1"/>
          <w:szCs w:val="21"/>
          <w:lang w:eastAsia="zh-CN"/>
        </w:rPr>
        <w:t>second</w:t>
      </w:r>
      <w:r>
        <w:rPr>
          <w:rFonts w:cs="Arial" w:hint="eastAsia"/>
          <w:spacing w:val="-1"/>
          <w:szCs w:val="21"/>
        </w:rPr>
        <w:t xml:space="preserve"> calibrate point</w:t>
      </w:r>
      <w:r>
        <w:rPr>
          <w:rFonts w:cs="Arial" w:hint="eastAsia"/>
          <w:spacing w:val="-1"/>
          <w:szCs w:val="21"/>
          <w:lang w:eastAsia="zh-CN"/>
        </w:rPr>
        <w:t xml:space="preserve"> (</w:t>
      </w:r>
      <w:r>
        <w:rPr>
          <w:rFonts w:cs="Arial"/>
          <w:spacing w:val="-1"/>
          <w:szCs w:val="21"/>
          <w:lang w:eastAsia="zh-CN"/>
        </w:rPr>
        <w:t>“</w:t>
      </w:r>
      <w:r>
        <w:rPr>
          <w:rFonts w:cs="Arial" w:hint="eastAsia"/>
          <w:spacing w:val="-1"/>
          <w:szCs w:val="21"/>
          <w:lang w:eastAsia="zh-CN"/>
        </w:rPr>
        <w:t>80%</w:t>
      </w:r>
      <w:r>
        <w:rPr>
          <w:rFonts w:cs="Arial"/>
          <w:spacing w:val="-1"/>
          <w:szCs w:val="21"/>
          <w:lang w:eastAsia="zh-CN"/>
        </w:rPr>
        <w:t>”</w:t>
      </w:r>
      <w:r>
        <w:rPr>
          <w:rFonts w:cs="Arial" w:hint="eastAsia"/>
          <w:spacing w:val="-1"/>
          <w:szCs w:val="21"/>
          <w:lang w:eastAsia="zh-CN"/>
        </w:rPr>
        <w:t>)</w:t>
      </w:r>
    </w:p>
    <w:p w:rsidR="006D3C60" w:rsidRPr="00CC62DE" w:rsidRDefault="006D3C60" w:rsidP="006D3C60">
      <w:pPr>
        <w:rPr>
          <w:rFonts w:ascii="Arial" w:hAnsi="Arial" w:cs="Arial" w:hint="eastAsia"/>
          <w:b/>
          <w:sz w:val="21"/>
          <w:szCs w:val="21"/>
          <w:lang w:val="en-GB" w:eastAsia="zh-CN"/>
        </w:rPr>
      </w:pPr>
      <w:r w:rsidRPr="00CC62DE">
        <w:rPr>
          <w:rFonts w:ascii="Arial" w:hAnsi="Arial" w:cs="Arial"/>
          <w:b/>
          <w:sz w:val="21"/>
          <w:szCs w:val="21"/>
          <w:lang w:val="en-GB" w:eastAsia="zh-CN"/>
        </w:rPr>
        <w:t xml:space="preserve">The following command can be used to </w:t>
      </w:r>
      <w:r>
        <w:rPr>
          <w:rFonts w:ascii="Arial" w:hAnsi="Arial" w:cs="Arial" w:hint="eastAsia"/>
          <w:b/>
          <w:sz w:val="21"/>
          <w:szCs w:val="21"/>
          <w:lang w:val="en-GB" w:eastAsia="zh-CN"/>
        </w:rPr>
        <w:t>move the step motor</w:t>
      </w:r>
      <w:r w:rsidRPr="00CC62DE">
        <w:rPr>
          <w:rFonts w:ascii="Arial" w:hAnsi="Arial" w:cs="Arial" w:hint="eastAsia"/>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6D3C60" w:rsidRPr="00CC62DE" w:rsidTr="00E84D61">
        <w:trPr>
          <w:trHeight w:val="276"/>
        </w:trPr>
        <w:tc>
          <w:tcPr>
            <w:tcW w:w="0" w:type="auto"/>
            <w:shd w:val="clear" w:color="auto" w:fill="E6E6E6"/>
            <w:vAlign w:val="center"/>
          </w:tcPr>
          <w:p w:rsidR="006D3C60" w:rsidRPr="00CC62DE" w:rsidRDefault="006D3C60" w:rsidP="00E84D61">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6D3C60" w:rsidRPr="00CC62DE" w:rsidRDefault="006D3C60" w:rsidP="00E84D61">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6D3C60" w:rsidRPr="00CC62DE" w:rsidRDefault="006D3C60" w:rsidP="00E84D61">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6D3C60" w:rsidRPr="00CC62DE" w:rsidRDefault="006D3C60" w:rsidP="00E84D61">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6D3C60" w:rsidRPr="00CC62DE" w:rsidRDefault="006D3C60" w:rsidP="00E84D61">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6D3C60" w:rsidRPr="00CC62DE" w:rsidRDefault="006D3C60" w:rsidP="00E84D61">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6D3C60" w:rsidRPr="00CC62DE" w:rsidRDefault="006D3C60" w:rsidP="00E84D61">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6D3C60" w:rsidRPr="00CC62DE" w:rsidRDefault="006D3C60" w:rsidP="00E84D61">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6D3C60" w:rsidRPr="00CC62DE" w:rsidRDefault="006D3C60" w:rsidP="00E84D61">
            <w:pPr>
              <w:jc w:val="center"/>
              <w:rPr>
                <w:rFonts w:ascii="Arial" w:hAnsi="Arial" w:hint="eastAsia"/>
                <w:b/>
                <w:sz w:val="18"/>
                <w:lang w:eastAsia="zh-CN"/>
              </w:rPr>
            </w:pPr>
            <w:r w:rsidRPr="00CC62DE">
              <w:rPr>
                <w:rFonts w:ascii="Arial" w:hAnsi="Arial" w:hint="eastAsia"/>
                <w:b/>
                <w:sz w:val="18"/>
                <w:lang w:eastAsia="zh-CN"/>
              </w:rPr>
              <w:t>Data7</w:t>
            </w:r>
          </w:p>
        </w:tc>
      </w:tr>
      <w:tr w:rsidR="006D3C60" w:rsidRPr="00CC62DE" w:rsidTr="00E84D61">
        <w:trPr>
          <w:trHeight w:val="243"/>
        </w:trPr>
        <w:tc>
          <w:tcPr>
            <w:tcW w:w="0" w:type="auto"/>
            <w:shd w:val="clear" w:color="auto" w:fill="auto"/>
            <w:vAlign w:val="center"/>
          </w:tcPr>
          <w:p w:rsidR="006D3C60" w:rsidRPr="00CC62DE" w:rsidRDefault="006D3C60" w:rsidP="00E84D61">
            <w:pPr>
              <w:jc w:val="center"/>
              <w:rPr>
                <w:rFonts w:ascii="Arial" w:hAnsi="Arial" w:hint="eastAsia"/>
                <w:sz w:val="18"/>
                <w:lang w:eastAsia="zh-CN"/>
              </w:rPr>
            </w:pPr>
            <w:r w:rsidRPr="00CC62DE">
              <w:rPr>
                <w:rFonts w:ascii="Arial" w:hAnsi="Arial" w:hint="eastAsia"/>
                <w:sz w:val="18"/>
                <w:lang w:eastAsia="zh-CN"/>
              </w:rPr>
              <w:t>0x772</w:t>
            </w:r>
          </w:p>
        </w:tc>
        <w:tc>
          <w:tcPr>
            <w:tcW w:w="0" w:type="auto"/>
            <w:shd w:val="clear" w:color="auto" w:fill="auto"/>
            <w:vAlign w:val="center"/>
          </w:tcPr>
          <w:p w:rsidR="006D3C60" w:rsidRPr="00CC62DE" w:rsidRDefault="006D3C60" w:rsidP="00E84D61">
            <w:pPr>
              <w:jc w:val="center"/>
              <w:rPr>
                <w:rFonts w:ascii="Arial" w:hAnsi="Arial"/>
                <w:sz w:val="18"/>
                <w:lang w:eastAsia="zh-CN"/>
              </w:rPr>
            </w:pPr>
            <w:r w:rsidRPr="00CC62DE">
              <w:rPr>
                <w:rFonts w:ascii="Arial" w:hAnsi="Arial"/>
                <w:sz w:val="18"/>
              </w:rPr>
              <w:t>0x</w:t>
            </w:r>
            <w:r>
              <w:rPr>
                <w:rFonts w:ascii="Arial" w:hAnsi="Arial" w:hint="eastAsia"/>
                <w:sz w:val="18"/>
                <w:lang w:eastAsia="zh-CN"/>
              </w:rPr>
              <w:t>30</w:t>
            </w:r>
          </w:p>
        </w:tc>
        <w:tc>
          <w:tcPr>
            <w:tcW w:w="0" w:type="auto"/>
            <w:shd w:val="clear" w:color="auto" w:fill="auto"/>
            <w:vAlign w:val="center"/>
          </w:tcPr>
          <w:p w:rsidR="006D3C60" w:rsidRPr="00CC62DE" w:rsidRDefault="006D3C60" w:rsidP="00E84D61">
            <w:pPr>
              <w:keepNext/>
              <w:jc w:val="center"/>
              <w:rPr>
                <w:rFonts w:ascii="Arial" w:hAnsi="Arial"/>
                <w:sz w:val="18"/>
                <w:lang w:val="en-GB" w:eastAsia="zh-CN"/>
              </w:rPr>
            </w:pPr>
            <w:r w:rsidRPr="00CC62DE">
              <w:rPr>
                <w:rFonts w:ascii="Arial" w:hAnsi="Arial"/>
                <w:sz w:val="18"/>
                <w:lang w:val="en-GB"/>
              </w:rPr>
              <w:t>0x</w:t>
            </w:r>
            <w:r w:rsidRPr="00CC62DE">
              <w:rPr>
                <w:rFonts w:ascii="Arial" w:hAnsi="Arial" w:hint="eastAsia"/>
                <w:sz w:val="18"/>
                <w:lang w:val="en-GB" w:eastAsia="zh-CN"/>
              </w:rPr>
              <w:t>0</w:t>
            </w:r>
            <w:r>
              <w:rPr>
                <w:rFonts w:ascii="Arial" w:hAnsi="Arial" w:hint="eastAsia"/>
                <w:sz w:val="18"/>
                <w:lang w:val="en-GB" w:eastAsia="zh-CN"/>
              </w:rPr>
              <w:t>1</w:t>
            </w:r>
          </w:p>
        </w:tc>
        <w:tc>
          <w:tcPr>
            <w:tcW w:w="1036" w:type="dxa"/>
            <w:shd w:val="clear" w:color="auto" w:fill="auto"/>
          </w:tcPr>
          <w:p w:rsidR="006D3C60" w:rsidRPr="00CC62DE" w:rsidRDefault="006D3C60" w:rsidP="0056628B">
            <w:pPr>
              <w:keepNext/>
              <w:jc w:val="center"/>
              <w:rPr>
                <w:rFonts w:ascii="Arial" w:hAnsi="Arial" w:hint="eastAsia"/>
                <w:sz w:val="18"/>
                <w:lang w:val="en-GB" w:eastAsia="zh-CN"/>
              </w:rPr>
            </w:pPr>
            <w:r w:rsidRPr="00CC62DE">
              <w:rPr>
                <w:rFonts w:ascii="Arial" w:hAnsi="Arial"/>
                <w:sz w:val="18"/>
                <w:lang w:val="en-GB"/>
              </w:rPr>
              <w:t>0x</w:t>
            </w:r>
            <w:r>
              <w:rPr>
                <w:rFonts w:ascii="Arial" w:hAnsi="Arial" w:hint="eastAsia"/>
                <w:sz w:val="18"/>
                <w:lang w:val="en-GB" w:eastAsia="zh-CN"/>
              </w:rPr>
              <w:t>1</w:t>
            </w:r>
            <w:r w:rsidR="0056628B">
              <w:rPr>
                <w:rFonts w:ascii="Arial" w:hAnsi="Arial" w:hint="eastAsia"/>
                <w:sz w:val="18"/>
                <w:lang w:val="en-GB" w:eastAsia="zh-CN"/>
              </w:rPr>
              <w:t>5</w:t>
            </w:r>
          </w:p>
        </w:tc>
        <w:tc>
          <w:tcPr>
            <w:tcW w:w="0" w:type="auto"/>
          </w:tcPr>
          <w:p w:rsidR="006D3C60" w:rsidRPr="006778B2" w:rsidRDefault="006D3C60" w:rsidP="001D62F9">
            <w:pPr>
              <w:jc w:val="center"/>
              <w:rPr>
                <w:rFonts w:ascii="Arial" w:hAnsi="Arial" w:hint="eastAsia"/>
                <w:color w:val="FF0000"/>
                <w:sz w:val="18"/>
                <w:lang w:val="en-GB" w:eastAsia="zh-CN"/>
              </w:rPr>
            </w:pPr>
            <w:r w:rsidRPr="006778B2">
              <w:rPr>
                <w:rFonts w:ascii="Arial" w:hAnsi="Arial" w:hint="eastAsia"/>
                <w:color w:val="FF0000"/>
                <w:sz w:val="18"/>
                <w:lang w:val="en-GB" w:eastAsia="zh-CN"/>
              </w:rPr>
              <w:t>0x</w:t>
            </w:r>
            <w:r>
              <w:rPr>
                <w:rFonts w:ascii="Arial" w:hAnsi="Arial" w:hint="eastAsia"/>
                <w:color w:val="FF0000"/>
                <w:sz w:val="18"/>
                <w:lang w:val="en-GB" w:eastAsia="zh-CN"/>
              </w:rPr>
              <w:t>0</w:t>
            </w:r>
            <w:r w:rsidR="001D62F9">
              <w:rPr>
                <w:rFonts w:ascii="Arial" w:hAnsi="Arial" w:hint="eastAsia"/>
                <w:color w:val="FF0000"/>
                <w:sz w:val="18"/>
                <w:lang w:val="en-GB" w:eastAsia="zh-CN"/>
              </w:rPr>
              <w:t>0</w:t>
            </w:r>
          </w:p>
        </w:tc>
        <w:tc>
          <w:tcPr>
            <w:tcW w:w="0" w:type="auto"/>
          </w:tcPr>
          <w:p w:rsidR="006D3C60" w:rsidRPr="006778B2" w:rsidRDefault="006D3C60" w:rsidP="001D62F9">
            <w:pPr>
              <w:jc w:val="center"/>
              <w:rPr>
                <w:rFonts w:ascii="Arial" w:hAnsi="Arial" w:hint="eastAsia"/>
                <w:color w:val="FF0000"/>
                <w:sz w:val="18"/>
                <w:lang w:val="en-GB" w:eastAsia="zh-CN"/>
              </w:rPr>
            </w:pPr>
            <w:r w:rsidRPr="006778B2">
              <w:rPr>
                <w:rFonts w:ascii="Arial" w:hAnsi="Arial" w:cs="Arial" w:hint="eastAsia"/>
                <w:color w:val="FF0000"/>
                <w:sz w:val="18"/>
                <w:szCs w:val="18"/>
                <w:lang w:val="en-GB" w:eastAsia="zh-CN"/>
              </w:rPr>
              <w:t>0x</w:t>
            </w:r>
            <w:r w:rsidR="001D62F9">
              <w:rPr>
                <w:rFonts w:ascii="Arial" w:hAnsi="Arial" w:cs="Arial" w:hint="eastAsia"/>
                <w:color w:val="FF0000"/>
                <w:sz w:val="18"/>
                <w:szCs w:val="18"/>
                <w:lang w:val="en-GB" w:eastAsia="zh-CN"/>
              </w:rPr>
              <w:t>CB</w:t>
            </w:r>
          </w:p>
        </w:tc>
        <w:tc>
          <w:tcPr>
            <w:tcW w:w="0" w:type="auto"/>
          </w:tcPr>
          <w:p w:rsidR="006D3C60" w:rsidRPr="00CC62DE" w:rsidRDefault="006D3C60" w:rsidP="00E84D61">
            <w:pPr>
              <w:jc w:val="center"/>
              <w:rPr>
                <w:rFonts w:ascii="Arial" w:hAnsi="Arial" w:hint="eastAsia"/>
                <w:sz w:val="18"/>
                <w:lang w:val="en-GB" w:eastAsia="zh-CN"/>
              </w:rPr>
            </w:pPr>
            <w:r w:rsidRPr="00CC62DE">
              <w:rPr>
                <w:rFonts w:ascii="Arial" w:hAnsi="Arial" w:cs="Arial" w:hint="eastAsia"/>
                <w:sz w:val="18"/>
                <w:szCs w:val="18"/>
                <w:lang w:val="en-GB" w:eastAsia="zh-CN"/>
              </w:rPr>
              <w:t>0xAA</w:t>
            </w:r>
          </w:p>
        </w:tc>
        <w:tc>
          <w:tcPr>
            <w:tcW w:w="0" w:type="auto"/>
          </w:tcPr>
          <w:p w:rsidR="006D3C60" w:rsidRPr="00CC62DE" w:rsidRDefault="006D3C60" w:rsidP="00E84D61">
            <w:pPr>
              <w:jc w:val="center"/>
              <w:rPr>
                <w:rFonts w:hint="eastAsia"/>
                <w:lang w:eastAsia="zh-CN"/>
              </w:rPr>
            </w:pPr>
            <w:r w:rsidRPr="00CC62DE">
              <w:rPr>
                <w:rFonts w:ascii="Arial" w:hAnsi="Arial" w:cs="Arial" w:hint="eastAsia"/>
                <w:sz w:val="18"/>
                <w:szCs w:val="18"/>
                <w:lang w:val="en-GB" w:eastAsia="zh-CN"/>
              </w:rPr>
              <w:t>0xAA</w:t>
            </w:r>
          </w:p>
        </w:tc>
        <w:tc>
          <w:tcPr>
            <w:tcW w:w="0" w:type="auto"/>
          </w:tcPr>
          <w:p w:rsidR="006D3C60" w:rsidRPr="00CC62DE" w:rsidRDefault="006D3C60" w:rsidP="00E84D61">
            <w:pPr>
              <w:jc w:val="center"/>
              <w:rPr>
                <w:rFonts w:hint="eastAsia"/>
                <w:lang w:eastAsia="zh-CN"/>
              </w:rPr>
            </w:pPr>
            <w:r w:rsidRPr="00CC62DE">
              <w:rPr>
                <w:rFonts w:ascii="Arial" w:hAnsi="Arial" w:cs="Arial" w:hint="eastAsia"/>
                <w:sz w:val="18"/>
                <w:szCs w:val="18"/>
                <w:lang w:val="en-GB" w:eastAsia="zh-CN"/>
              </w:rPr>
              <w:t>0xAA</w:t>
            </w:r>
          </w:p>
        </w:tc>
      </w:tr>
    </w:tbl>
    <w:p w:rsidR="006D3C60" w:rsidRPr="00DA3937" w:rsidRDefault="006D3C60" w:rsidP="006D3C60">
      <w:pPr>
        <w:rPr>
          <w:rFonts w:ascii="Arial" w:hAnsi="Arial" w:cs="Arial" w:hint="eastAsia"/>
          <w:b/>
          <w:sz w:val="21"/>
          <w:szCs w:val="21"/>
          <w:lang w:val="en-GB" w:eastAsia="zh-CN"/>
        </w:rPr>
      </w:pPr>
    </w:p>
    <w:p w:rsidR="006D3C60" w:rsidRPr="00CC62DE" w:rsidRDefault="006D3C60" w:rsidP="006D3C60">
      <w:pPr>
        <w:rPr>
          <w:rFonts w:ascii="Arial" w:hAnsi="Arial" w:cs="Arial" w:hint="eastAsia"/>
          <w:b/>
          <w:sz w:val="21"/>
          <w:szCs w:val="21"/>
          <w:lang w:val="en-GB" w:eastAsia="zh-CN"/>
        </w:rPr>
      </w:pPr>
      <w:r w:rsidRPr="00CC62DE">
        <w:rPr>
          <w:rFonts w:ascii="Arial" w:hAnsi="Arial" w:cs="Arial"/>
          <w:b/>
          <w:sz w:val="21"/>
          <w:szCs w:val="21"/>
          <w:lang w:val="en-GB" w:eastAsia="zh-CN"/>
        </w:rPr>
        <w:t>The ECU answer with the acknowledgement sent as follow</w:t>
      </w:r>
      <w:r w:rsidRPr="00CC62DE">
        <w:rPr>
          <w:rFonts w:ascii="Arial" w:hAnsi="Arial" w:cs="Arial" w:hint="eastAsia"/>
          <w:b/>
          <w:sz w:val="21"/>
          <w:szCs w:val="21"/>
          <w:lang w:val="en-GB" w:eastAsia="zh-CN"/>
        </w:rPr>
        <w:t>ing</w:t>
      </w:r>
      <w:r w:rsidRPr="00CC62DE">
        <w:rPr>
          <w:rFonts w:ascii="Arial" w:hAnsi="Arial" w:cs="Arial"/>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6D3C60" w:rsidRPr="00CC62DE" w:rsidTr="00E84D61">
        <w:trPr>
          <w:trHeight w:val="276"/>
        </w:trPr>
        <w:tc>
          <w:tcPr>
            <w:tcW w:w="0" w:type="auto"/>
            <w:shd w:val="clear" w:color="auto" w:fill="E6E6E6"/>
            <w:vAlign w:val="center"/>
          </w:tcPr>
          <w:p w:rsidR="006D3C60" w:rsidRPr="00CC62DE" w:rsidRDefault="006D3C60" w:rsidP="00E84D61">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6D3C60" w:rsidRPr="00CC62DE" w:rsidRDefault="006D3C60" w:rsidP="00E84D61">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6D3C60" w:rsidRPr="00CC62DE" w:rsidRDefault="006D3C60" w:rsidP="00E84D61">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6D3C60" w:rsidRPr="00CC62DE" w:rsidRDefault="006D3C60" w:rsidP="00E84D61">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6D3C60" w:rsidRPr="00CC62DE" w:rsidRDefault="006D3C60" w:rsidP="00E84D61">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6D3C60" w:rsidRPr="00CC62DE" w:rsidRDefault="006D3C60" w:rsidP="00E84D61">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6D3C60" w:rsidRPr="00CC62DE" w:rsidRDefault="006D3C60" w:rsidP="00E84D61">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6D3C60" w:rsidRPr="00CC62DE" w:rsidRDefault="006D3C60" w:rsidP="00E84D61">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6D3C60" w:rsidRPr="00CC62DE" w:rsidRDefault="006D3C60" w:rsidP="00E84D61">
            <w:pPr>
              <w:jc w:val="center"/>
              <w:rPr>
                <w:rFonts w:ascii="Arial" w:hAnsi="Arial" w:hint="eastAsia"/>
                <w:b/>
                <w:sz w:val="18"/>
                <w:lang w:eastAsia="zh-CN"/>
              </w:rPr>
            </w:pPr>
            <w:r w:rsidRPr="00CC62DE">
              <w:rPr>
                <w:rFonts w:ascii="Arial" w:hAnsi="Arial" w:hint="eastAsia"/>
                <w:b/>
                <w:sz w:val="18"/>
                <w:lang w:eastAsia="zh-CN"/>
              </w:rPr>
              <w:t>Data7</w:t>
            </w:r>
          </w:p>
        </w:tc>
      </w:tr>
      <w:tr w:rsidR="006D3C60" w:rsidRPr="00CC62DE" w:rsidTr="00E84D61">
        <w:trPr>
          <w:trHeight w:val="223"/>
        </w:trPr>
        <w:tc>
          <w:tcPr>
            <w:tcW w:w="0" w:type="auto"/>
            <w:shd w:val="clear" w:color="auto" w:fill="auto"/>
            <w:vAlign w:val="center"/>
          </w:tcPr>
          <w:p w:rsidR="006D3C60" w:rsidRPr="00CC62DE" w:rsidRDefault="006D3C60" w:rsidP="00E84D61">
            <w:pPr>
              <w:jc w:val="center"/>
              <w:rPr>
                <w:rFonts w:ascii="Arial" w:hAnsi="Arial" w:hint="eastAsia"/>
                <w:sz w:val="18"/>
                <w:lang w:eastAsia="zh-CN"/>
              </w:rPr>
            </w:pPr>
            <w:r w:rsidRPr="00CC62DE">
              <w:rPr>
                <w:rFonts w:ascii="Arial" w:hAnsi="Arial"/>
                <w:sz w:val="18"/>
              </w:rPr>
              <w:t>0x774</w:t>
            </w:r>
          </w:p>
        </w:tc>
        <w:tc>
          <w:tcPr>
            <w:tcW w:w="0" w:type="auto"/>
            <w:shd w:val="clear" w:color="auto" w:fill="auto"/>
            <w:vAlign w:val="center"/>
          </w:tcPr>
          <w:p w:rsidR="006D3C60" w:rsidRPr="00CC62DE" w:rsidRDefault="006D3C60" w:rsidP="00E84D61">
            <w:pPr>
              <w:jc w:val="center"/>
              <w:rPr>
                <w:rFonts w:ascii="Arial" w:hAnsi="Arial"/>
                <w:sz w:val="18"/>
                <w:lang w:eastAsia="zh-CN"/>
              </w:rPr>
            </w:pPr>
            <w:r w:rsidRPr="00CC62DE">
              <w:rPr>
                <w:rFonts w:ascii="Arial" w:hAnsi="Arial"/>
                <w:sz w:val="18"/>
              </w:rPr>
              <w:t>0x</w:t>
            </w:r>
            <w:r>
              <w:rPr>
                <w:rFonts w:ascii="Arial" w:hAnsi="Arial" w:hint="eastAsia"/>
                <w:sz w:val="18"/>
                <w:lang w:eastAsia="zh-CN"/>
              </w:rPr>
              <w:t>70</w:t>
            </w:r>
          </w:p>
        </w:tc>
        <w:tc>
          <w:tcPr>
            <w:tcW w:w="0" w:type="auto"/>
            <w:shd w:val="clear" w:color="auto" w:fill="auto"/>
            <w:vAlign w:val="center"/>
          </w:tcPr>
          <w:p w:rsidR="006D3C60" w:rsidRPr="00CC62DE" w:rsidRDefault="006D3C60" w:rsidP="00E84D61">
            <w:pPr>
              <w:keepNext/>
              <w:jc w:val="center"/>
              <w:rPr>
                <w:rFonts w:ascii="Arial" w:hAnsi="Arial" w:hint="eastAsia"/>
                <w:sz w:val="18"/>
                <w:lang w:val="en-GB" w:eastAsia="zh-CN"/>
              </w:rPr>
            </w:pPr>
            <w:r w:rsidRPr="00CC62DE">
              <w:rPr>
                <w:rFonts w:ascii="Arial" w:hAnsi="Arial"/>
                <w:sz w:val="18"/>
                <w:lang w:val="en-GB"/>
              </w:rPr>
              <w:t>0</w:t>
            </w:r>
            <w:r w:rsidRPr="00CC62DE">
              <w:rPr>
                <w:rFonts w:ascii="Arial" w:hAnsi="Arial" w:hint="eastAsia"/>
                <w:sz w:val="18"/>
                <w:lang w:val="en-GB" w:eastAsia="zh-CN"/>
              </w:rPr>
              <w:t>x0</w:t>
            </w:r>
            <w:r>
              <w:rPr>
                <w:rFonts w:ascii="Arial" w:hAnsi="Arial" w:hint="eastAsia"/>
                <w:sz w:val="18"/>
                <w:lang w:val="en-GB" w:eastAsia="zh-CN"/>
              </w:rPr>
              <w:t>1</w:t>
            </w:r>
          </w:p>
        </w:tc>
        <w:tc>
          <w:tcPr>
            <w:tcW w:w="1036" w:type="dxa"/>
            <w:shd w:val="clear" w:color="auto" w:fill="auto"/>
          </w:tcPr>
          <w:p w:rsidR="006D3C60" w:rsidRPr="00CC62DE" w:rsidRDefault="006D3C60" w:rsidP="00E84D61">
            <w:pPr>
              <w:keepNext/>
              <w:jc w:val="center"/>
              <w:rPr>
                <w:rFonts w:ascii="Arial" w:hAnsi="Arial" w:hint="eastAsia"/>
                <w:sz w:val="18"/>
                <w:lang w:val="en-GB" w:eastAsia="zh-CN"/>
              </w:rPr>
            </w:pPr>
            <w:r>
              <w:rPr>
                <w:rFonts w:ascii="Arial" w:hAnsi="Arial" w:hint="eastAsia"/>
                <w:sz w:val="18"/>
                <w:lang w:val="en-GB" w:eastAsia="zh-CN"/>
              </w:rPr>
              <w:t>0x01</w:t>
            </w:r>
          </w:p>
        </w:tc>
        <w:tc>
          <w:tcPr>
            <w:tcW w:w="0" w:type="auto"/>
          </w:tcPr>
          <w:p w:rsidR="006D3C60" w:rsidRPr="00CC62DE" w:rsidRDefault="006D3C60" w:rsidP="00E84D61">
            <w:pPr>
              <w:jc w:val="center"/>
              <w:rPr>
                <w:rFonts w:ascii="Arial" w:hAnsi="Arial" w:hint="eastAsia"/>
                <w:sz w:val="18"/>
                <w:lang w:val="en-GB" w:eastAsia="zh-CN"/>
              </w:rPr>
            </w:pPr>
            <w:r w:rsidRPr="00CC62DE">
              <w:rPr>
                <w:rFonts w:ascii="Arial" w:hAnsi="Arial" w:hint="eastAsia"/>
                <w:sz w:val="18"/>
                <w:lang w:val="en-GB" w:eastAsia="zh-CN"/>
              </w:rPr>
              <w:t>--</w:t>
            </w:r>
          </w:p>
        </w:tc>
        <w:tc>
          <w:tcPr>
            <w:tcW w:w="0" w:type="auto"/>
          </w:tcPr>
          <w:p w:rsidR="006D3C60" w:rsidRPr="00CC62DE" w:rsidRDefault="006D3C60" w:rsidP="00E84D61">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6D3C60" w:rsidRPr="00CC62DE" w:rsidRDefault="006D3C60" w:rsidP="00E84D61">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6D3C60" w:rsidRPr="00CC62DE" w:rsidRDefault="006D3C60" w:rsidP="00E84D61">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6D3C60" w:rsidRPr="00CC62DE" w:rsidRDefault="006D3C60" w:rsidP="00E84D61">
            <w:pPr>
              <w:jc w:val="center"/>
            </w:pPr>
            <w:r w:rsidRPr="00CC62DE">
              <w:rPr>
                <w:rFonts w:ascii="Arial" w:hAnsi="Arial" w:hint="eastAsia"/>
                <w:sz w:val="18"/>
                <w:lang w:val="en-GB" w:eastAsia="zh-CN"/>
              </w:rPr>
              <w:t>--</w:t>
            </w:r>
          </w:p>
        </w:tc>
      </w:tr>
    </w:tbl>
    <w:p w:rsidR="006D3C60" w:rsidRDefault="006D3C60" w:rsidP="006D3C60">
      <w:pPr>
        <w:spacing w:line="24" w:lineRule="atLeast"/>
        <w:rPr>
          <w:rFonts w:cs="Arial" w:hint="eastAsia"/>
          <w:lang w:eastAsia="zh-CN"/>
        </w:rPr>
      </w:pPr>
    </w:p>
    <w:p w:rsidR="006D3C60" w:rsidRDefault="006D3C60" w:rsidP="006D3C60">
      <w:pPr>
        <w:spacing w:line="24" w:lineRule="atLeast"/>
        <w:rPr>
          <w:rFonts w:cs="Arial" w:hint="eastAsia"/>
          <w:lang w:eastAsia="zh-CN"/>
        </w:rPr>
      </w:pPr>
      <w:r w:rsidRPr="00CC62DE">
        <w:rPr>
          <w:rFonts w:cs="Arial"/>
          <w:spacing w:val="-1"/>
          <w:szCs w:val="21"/>
        </w:rPr>
        <w:t xml:space="preserve">• </w:t>
      </w:r>
      <w:r>
        <w:rPr>
          <w:rFonts w:cs="Arial" w:hint="eastAsia"/>
          <w:spacing w:val="-1"/>
          <w:szCs w:val="21"/>
          <w:lang w:eastAsia="zh-CN"/>
        </w:rPr>
        <w:t>3</w:t>
      </w:r>
      <w:r w:rsidRPr="00CC62DE">
        <w:rPr>
          <w:rFonts w:cs="Arial"/>
          <w:spacing w:val="-1"/>
          <w:szCs w:val="21"/>
        </w:rPr>
        <w:t xml:space="preserve"> –</w:t>
      </w:r>
      <w:r>
        <w:rPr>
          <w:rFonts w:cs="Arial" w:hint="eastAsia"/>
          <w:spacing w:val="-1"/>
          <w:szCs w:val="21"/>
          <w:lang w:eastAsia="zh-CN"/>
        </w:rPr>
        <w:t>T</w:t>
      </w:r>
      <w:r>
        <w:rPr>
          <w:rFonts w:cs="Arial" w:hint="eastAsia"/>
          <w:spacing w:val="-1"/>
          <w:szCs w:val="21"/>
        </w:rPr>
        <w:t xml:space="preserve">he </w:t>
      </w:r>
      <w:r>
        <w:rPr>
          <w:rFonts w:cs="Arial" w:hint="eastAsia"/>
          <w:spacing w:val="-1"/>
          <w:szCs w:val="21"/>
          <w:lang w:eastAsia="zh-CN"/>
        </w:rPr>
        <w:t>thirdly</w:t>
      </w:r>
      <w:r>
        <w:rPr>
          <w:rFonts w:cs="Arial" w:hint="eastAsia"/>
          <w:spacing w:val="-1"/>
          <w:szCs w:val="21"/>
        </w:rPr>
        <w:t xml:space="preserve"> calibrate point</w:t>
      </w:r>
      <w:r>
        <w:rPr>
          <w:rFonts w:cs="Arial" w:hint="eastAsia"/>
          <w:spacing w:val="-1"/>
          <w:szCs w:val="21"/>
          <w:lang w:eastAsia="zh-CN"/>
        </w:rPr>
        <w:t xml:space="preserve"> (</w:t>
      </w:r>
      <w:r>
        <w:rPr>
          <w:rFonts w:cs="Arial"/>
          <w:spacing w:val="-1"/>
          <w:szCs w:val="21"/>
          <w:lang w:eastAsia="zh-CN"/>
        </w:rPr>
        <w:t>“</w:t>
      </w:r>
      <w:r>
        <w:rPr>
          <w:rFonts w:cs="Arial" w:hint="eastAsia"/>
          <w:spacing w:val="-1"/>
          <w:szCs w:val="21"/>
          <w:lang w:eastAsia="zh-CN"/>
        </w:rPr>
        <w:t>100%</w:t>
      </w:r>
      <w:r>
        <w:rPr>
          <w:rFonts w:cs="Arial"/>
          <w:spacing w:val="-1"/>
          <w:szCs w:val="21"/>
          <w:lang w:eastAsia="zh-CN"/>
        </w:rPr>
        <w:t>”</w:t>
      </w:r>
      <w:r>
        <w:rPr>
          <w:rFonts w:cs="Arial" w:hint="eastAsia"/>
          <w:spacing w:val="-1"/>
          <w:szCs w:val="21"/>
          <w:lang w:eastAsia="zh-CN"/>
        </w:rPr>
        <w:t>)</w:t>
      </w:r>
    </w:p>
    <w:p w:rsidR="006D3C60" w:rsidRPr="00CC62DE" w:rsidRDefault="006D3C60" w:rsidP="006D3C60">
      <w:pPr>
        <w:rPr>
          <w:rFonts w:ascii="Arial" w:hAnsi="Arial" w:cs="Arial" w:hint="eastAsia"/>
          <w:b/>
          <w:sz w:val="21"/>
          <w:szCs w:val="21"/>
          <w:lang w:val="en-GB" w:eastAsia="zh-CN"/>
        </w:rPr>
      </w:pPr>
      <w:r w:rsidRPr="00CC62DE">
        <w:rPr>
          <w:rFonts w:ascii="Arial" w:hAnsi="Arial" w:cs="Arial"/>
          <w:b/>
          <w:sz w:val="21"/>
          <w:szCs w:val="21"/>
          <w:lang w:val="en-GB" w:eastAsia="zh-CN"/>
        </w:rPr>
        <w:t xml:space="preserve">The following command can be used to </w:t>
      </w:r>
      <w:r>
        <w:rPr>
          <w:rFonts w:ascii="Arial" w:hAnsi="Arial" w:cs="Arial" w:hint="eastAsia"/>
          <w:b/>
          <w:sz w:val="21"/>
          <w:szCs w:val="21"/>
          <w:lang w:val="en-GB" w:eastAsia="zh-CN"/>
        </w:rPr>
        <w:t>move the step motor</w:t>
      </w:r>
      <w:r w:rsidRPr="00CC62DE">
        <w:rPr>
          <w:rFonts w:ascii="Arial" w:hAnsi="Arial" w:cs="Arial" w:hint="eastAsia"/>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6D3C60" w:rsidRPr="00CC62DE" w:rsidTr="00E84D61">
        <w:trPr>
          <w:trHeight w:val="276"/>
        </w:trPr>
        <w:tc>
          <w:tcPr>
            <w:tcW w:w="0" w:type="auto"/>
            <w:shd w:val="clear" w:color="auto" w:fill="E6E6E6"/>
            <w:vAlign w:val="center"/>
          </w:tcPr>
          <w:p w:rsidR="006D3C60" w:rsidRPr="00CC62DE" w:rsidRDefault="006D3C60" w:rsidP="00E84D61">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6D3C60" w:rsidRPr="00CC62DE" w:rsidRDefault="006D3C60" w:rsidP="00E84D61">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6D3C60" w:rsidRPr="00CC62DE" w:rsidRDefault="006D3C60" w:rsidP="00E84D61">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6D3C60" w:rsidRPr="00CC62DE" w:rsidRDefault="006D3C60" w:rsidP="00E84D61">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6D3C60" w:rsidRPr="00CC62DE" w:rsidRDefault="006D3C60" w:rsidP="00E84D61">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6D3C60" w:rsidRPr="00CC62DE" w:rsidRDefault="006D3C60" w:rsidP="00E84D61">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6D3C60" w:rsidRPr="00CC62DE" w:rsidRDefault="006D3C60" w:rsidP="00E84D61">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6D3C60" w:rsidRPr="00CC62DE" w:rsidRDefault="006D3C60" w:rsidP="00E84D61">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6D3C60" w:rsidRPr="00CC62DE" w:rsidRDefault="006D3C60" w:rsidP="00E84D61">
            <w:pPr>
              <w:jc w:val="center"/>
              <w:rPr>
                <w:rFonts w:ascii="Arial" w:hAnsi="Arial" w:hint="eastAsia"/>
                <w:b/>
                <w:sz w:val="18"/>
                <w:lang w:eastAsia="zh-CN"/>
              </w:rPr>
            </w:pPr>
            <w:r w:rsidRPr="00CC62DE">
              <w:rPr>
                <w:rFonts w:ascii="Arial" w:hAnsi="Arial" w:hint="eastAsia"/>
                <w:b/>
                <w:sz w:val="18"/>
                <w:lang w:eastAsia="zh-CN"/>
              </w:rPr>
              <w:t>Data7</w:t>
            </w:r>
          </w:p>
        </w:tc>
      </w:tr>
      <w:tr w:rsidR="006D3C60" w:rsidRPr="00CC62DE" w:rsidTr="00E84D61">
        <w:trPr>
          <w:trHeight w:val="243"/>
        </w:trPr>
        <w:tc>
          <w:tcPr>
            <w:tcW w:w="0" w:type="auto"/>
            <w:shd w:val="clear" w:color="auto" w:fill="auto"/>
            <w:vAlign w:val="center"/>
          </w:tcPr>
          <w:p w:rsidR="006D3C60" w:rsidRPr="00CC62DE" w:rsidRDefault="006D3C60" w:rsidP="00E84D61">
            <w:pPr>
              <w:jc w:val="center"/>
              <w:rPr>
                <w:rFonts w:ascii="Arial" w:hAnsi="Arial" w:hint="eastAsia"/>
                <w:sz w:val="18"/>
                <w:lang w:eastAsia="zh-CN"/>
              </w:rPr>
            </w:pPr>
            <w:r w:rsidRPr="00CC62DE">
              <w:rPr>
                <w:rFonts w:ascii="Arial" w:hAnsi="Arial" w:hint="eastAsia"/>
                <w:sz w:val="18"/>
                <w:lang w:eastAsia="zh-CN"/>
              </w:rPr>
              <w:t>0x772</w:t>
            </w:r>
          </w:p>
        </w:tc>
        <w:tc>
          <w:tcPr>
            <w:tcW w:w="0" w:type="auto"/>
            <w:shd w:val="clear" w:color="auto" w:fill="auto"/>
            <w:vAlign w:val="center"/>
          </w:tcPr>
          <w:p w:rsidR="006D3C60" w:rsidRPr="00CC62DE" w:rsidRDefault="006D3C60" w:rsidP="00E84D61">
            <w:pPr>
              <w:jc w:val="center"/>
              <w:rPr>
                <w:rFonts w:ascii="Arial" w:hAnsi="Arial"/>
                <w:sz w:val="18"/>
                <w:lang w:eastAsia="zh-CN"/>
              </w:rPr>
            </w:pPr>
            <w:r w:rsidRPr="00CC62DE">
              <w:rPr>
                <w:rFonts w:ascii="Arial" w:hAnsi="Arial"/>
                <w:sz w:val="18"/>
              </w:rPr>
              <w:t>0x</w:t>
            </w:r>
            <w:r>
              <w:rPr>
                <w:rFonts w:ascii="Arial" w:hAnsi="Arial" w:hint="eastAsia"/>
                <w:sz w:val="18"/>
                <w:lang w:eastAsia="zh-CN"/>
              </w:rPr>
              <w:t>30</w:t>
            </w:r>
          </w:p>
        </w:tc>
        <w:tc>
          <w:tcPr>
            <w:tcW w:w="0" w:type="auto"/>
            <w:shd w:val="clear" w:color="auto" w:fill="auto"/>
            <w:vAlign w:val="center"/>
          </w:tcPr>
          <w:p w:rsidR="006D3C60" w:rsidRPr="00CC62DE" w:rsidRDefault="006D3C60" w:rsidP="00E84D61">
            <w:pPr>
              <w:keepNext/>
              <w:jc w:val="center"/>
              <w:rPr>
                <w:rFonts w:ascii="Arial" w:hAnsi="Arial"/>
                <w:sz w:val="18"/>
                <w:lang w:val="en-GB" w:eastAsia="zh-CN"/>
              </w:rPr>
            </w:pPr>
            <w:r w:rsidRPr="00CC62DE">
              <w:rPr>
                <w:rFonts w:ascii="Arial" w:hAnsi="Arial"/>
                <w:sz w:val="18"/>
                <w:lang w:val="en-GB"/>
              </w:rPr>
              <w:t>0x</w:t>
            </w:r>
            <w:r w:rsidRPr="00CC62DE">
              <w:rPr>
                <w:rFonts w:ascii="Arial" w:hAnsi="Arial" w:hint="eastAsia"/>
                <w:sz w:val="18"/>
                <w:lang w:val="en-GB" w:eastAsia="zh-CN"/>
              </w:rPr>
              <w:t>0</w:t>
            </w:r>
            <w:r>
              <w:rPr>
                <w:rFonts w:ascii="Arial" w:hAnsi="Arial" w:hint="eastAsia"/>
                <w:sz w:val="18"/>
                <w:lang w:val="en-GB" w:eastAsia="zh-CN"/>
              </w:rPr>
              <w:t>1</w:t>
            </w:r>
          </w:p>
        </w:tc>
        <w:tc>
          <w:tcPr>
            <w:tcW w:w="1036" w:type="dxa"/>
            <w:shd w:val="clear" w:color="auto" w:fill="auto"/>
          </w:tcPr>
          <w:p w:rsidR="006D3C60" w:rsidRPr="00CC62DE" w:rsidRDefault="006D3C60" w:rsidP="0056628B">
            <w:pPr>
              <w:keepNext/>
              <w:jc w:val="center"/>
              <w:rPr>
                <w:rFonts w:ascii="Arial" w:hAnsi="Arial" w:hint="eastAsia"/>
                <w:sz w:val="18"/>
                <w:lang w:val="en-GB" w:eastAsia="zh-CN"/>
              </w:rPr>
            </w:pPr>
            <w:r w:rsidRPr="00CC62DE">
              <w:rPr>
                <w:rFonts w:ascii="Arial" w:hAnsi="Arial"/>
                <w:sz w:val="18"/>
                <w:lang w:val="en-GB"/>
              </w:rPr>
              <w:t>0x</w:t>
            </w:r>
            <w:r>
              <w:rPr>
                <w:rFonts w:ascii="Arial" w:hAnsi="Arial" w:hint="eastAsia"/>
                <w:sz w:val="18"/>
                <w:lang w:val="en-GB" w:eastAsia="zh-CN"/>
              </w:rPr>
              <w:t>1</w:t>
            </w:r>
            <w:r w:rsidR="0056628B">
              <w:rPr>
                <w:rFonts w:ascii="Arial" w:hAnsi="Arial" w:hint="eastAsia"/>
                <w:sz w:val="18"/>
                <w:lang w:val="en-GB" w:eastAsia="zh-CN"/>
              </w:rPr>
              <w:t>5</w:t>
            </w:r>
          </w:p>
        </w:tc>
        <w:tc>
          <w:tcPr>
            <w:tcW w:w="0" w:type="auto"/>
          </w:tcPr>
          <w:p w:rsidR="006D3C60" w:rsidRPr="006778B2" w:rsidRDefault="006D3C60" w:rsidP="001D62F9">
            <w:pPr>
              <w:jc w:val="center"/>
              <w:rPr>
                <w:rFonts w:ascii="Arial" w:hAnsi="Arial" w:hint="eastAsia"/>
                <w:color w:val="FF0000"/>
                <w:sz w:val="18"/>
                <w:lang w:val="en-GB" w:eastAsia="zh-CN"/>
              </w:rPr>
            </w:pPr>
            <w:r w:rsidRPr="006778B2">
              <w:rPr>
                <w:rFonts w:ascii="Arial" w:hAnsi="Arial" w:hint="eastAsia"/>
                <w:color w:val="FF0000"/>
                <w:sz w:val="18"/>
                <w:lang w:val="en-GB" w:eastAsia="zh-CN"/>
              </w:rPr>
              <w:t>0x</w:t>
            </w:r>
            <w:r>
              <w:rPr>
                <w:rFonts w:ascii="Arial" w:hAnsi="Arial" w:hint="eastAsia"/>
                <w:color w:val="FF0000"/>
                <w:sz w:val="18"/>
                <w:lang w:val="en-GB" w:eastAsia="zh-CN"/>
              </w:rPr>
              <w:t>0</w:t>
            </w:r>
            <w:r w:rsidR="001D62F9">
              <w:rPr>
                <w:rFonts w:ascii="Arial" w:hAnsi="Arial" w:hint="eastAsia"/>
                <w:color w:val="FF0000"/>
                <w:sz w:val="18"/>
                <w:lang w:val="en-GB" w:eastAsia="zh-CN"/>
              </w:rPr>
              <w:t>0</w:t>
            </w:r>
          </w:p>
        </w:tc>
        <w:tc>
          <w:tcPr>
            <w:tcW w:w="0" w:type="auto"/>
          </w:tcPr>
          <w:p w:rsidR="006D3C60" w:rsidRPr="006778B2" w:rsidRDefault="006D3C60" w:rsidP="001D62F9">
            <w:pPr>
              <w:jc w:val="center"/>
              <w:rPr>
                <w:rFonts w:ascii="Arial" w:hAnsi="Arial" w:hint="eastAsia"/>
                <w:color w:val="FF0000"/>
                <w:sz w:val="18"/>
                <w:lang w:val="en-GB" w:eastAsia="zh-CN"/>
              </w:rPr>
            </w:pPr>
            <w:r w:rsidRPr="006778B2">
              <w:rPr>
                <w:rFonts w:ascii="Arial" w:hAnsi="Arial" w:cs="Arial" w:hint="eastAsia"/>
                <w:color w:val="FF0000"/>
                <w:sz w:val="18"/>
                <w:szCs w:val="18"/>
                <w:lang w:val="en-GB" w:eastAsia="zh-CN"/>
              </w:rPr>
              <w:t>0x</w:t>
            </w:r>
            <w:r>
              <w:rPr>
                <w:rFonts w:ascii="Arial" w:hAnsi="Arial" w:cs="Arial" w:hint="eastAsia"/>
                <w:color w:val="FF0000"/>
                <w:sz w:val="18"/>
                <w:szCs w:val="18"/>
                <w:lang w:val="en-GB" w:eastAsia="zh-CN"/>
              </w:rPr>
              <w:t>F</w:t>
            </w:r>
            <w:r w:rsidR="001D62F9">
              <w:rPr>
                <w:rFonts w:ascii="Arial" w:hAnsi="Arial" w:cs="Arial" w:hint="eastAsia"/>
                <w:color w:val="FF0000"/>
                <w:sz w:val="18"/>
                <w:szCs w:val="18"/>
                <w:lang w:val="en-GB" w:eastAsia="zh-CN"/>
              </w:rPr>
              <w:t>E</w:t>
            </w:r>
          </w:p>
        </w:tc>
        <w:tc>
          <w:tcPr>
            <w:tcW w:w="0" w:type="auto"/>
          </w:tcPr>
          <w:p w:rsidR="006D3C60" w:rsidRPr="00CC62DE" w:rsidRDefault="006D3C60" w:rsidP="00E84D61">
            <w:pPr>
              <w:jc w:val="center"/>
              <w:rPr>
                <w:rFonts w:ascii="Arial" w:hAnsi="Arial" w:hint="eastAsia"/>
                <w:sz w:val="18"/>
                <w:lang w:val="en-GB" w:eastAsia="zh-CN"/>
              </w:rPr>
            </w:pPr>
            <w:r w:rsidRPr="00CC62DE">
              <w:rPr>
                <w:rFonts w:ascii="Arial" w:hAnsi="Arial" w:cs="Arial" w:hint="eastAsia"/>
                <w:sz w:val="18"/>
                <w:szCs w:val="18"/>
                <w:lang w:val="en-GB" w:eastAsia="zh-CN"/>
              </w:rPr>
              <w:t>0xAA</w:t>
            </w:r>
          </w:p>
        </w:tc>
        <w:tc>
          <w:tcPr>
            <w:tcW w:w="0" w:type="auto"/>
          </w:tcPr>
          <w:p w:rsidR="006D3C60" w:rsidRPr="00CC62DE" w:rsidRDefault="006D3C60" w:rsidP="00E84D61">
            <w:pPr>
              <w:jc w:val="center"/>
              <w:rPr>
                <w:rFonts w:hint="eastAsia"/>
                <w:lang w:eastAsia="zh-CN"/>
              </w:rPr>
            </w:pPr>
            <w:r w:rsidRPr="00CC62DE">
              <w:rPr>
                <w:rFonts w:ascii="Arial" w:hAnsi="Arial" w:cs="Arial" w:hint="eastAsia"/>
                <w:sz w:val="18"/>
                <w:szCs w:val="18"/>
                <w:lang w:val="en-GB" w:eastAsia="zh-CN"/>
              </w:rPr>
              <w:t>0xAA</w:t>
            </w:r>
          </w:p>
        </w:tc>
        <w:tc>
          <w:tcPr>
            <w:tcW w:w="0" w:type="auto"/>
          </w:tcPr>
          <w:p w:rsidR="006D3C60" w:rsidRPr="00CC62DE" w:rsidRDefault="006D3C60" w:rsidP="00E84D61">
            <w:pPr>
              <w:jc w:val="center"/>
              <w:rPr>
                <w:rFonts w:hint="eastAsia"/>
                <w:lang w:eastAsia="zh-CN"/>
              </w:rPr>
            </w:pPr>
            <w:r w:rsidRPr="00CC62DE">
              <w:rPr>
                <w:rFonts w:ascii="Arial" w:hAnsi="Arial" w:cs="Arial" w:hint="eastAsia"/>
                <w:sz w:val="18"/>
                <w:szCs w:val="18"/>
                <w:lang w:val="en-GB" w:eastAsia="zh-CN"/>
              </w:rPr>
              <w:t>0xAA</w:t>
            </w:r>
          </w:p>
        </w:tc>
      </w:tr>
    </w:tbl>
    <w:p w:rsidR="006D3C60" w:rsidRPr="00DA3937" w:rsidRDefault="006D3C60" w:rsidP="006D3C60">
      <w:pPr>
        <w:rPr>
          <w:rFonts w:ascii="Arial" w:hAnsi="Arial" w:cs="Arial" w:hint="eastAsia"/>
          <w:b/>
          <w:sz w:val="21"/>
          <w:szCs w:val="21"/>
          <w:lang w:val="en-GB" w:eastAsia="zh-CN"/>
        </w:rPr>
      </w:pPr>
    </w:p>
    <w:p w:rsidR="006D3C60" w:rsidRPr="00CC62DE" w:rsidRDefault="006D3C60" w:rsidP="006D3C60">
      <w:pPr>
        <w:rPr>
          <w:rFonts w:ascii="Arial" w:hAnsi="Arial" w:cs="Arial" w:hint="eastAsia"/>
          <w:b/>
          <w:sz w:val="21"/>
          <w:szCs w:val="21"/>
          <w:lang w:val="en-GB" w:eastAsia="zh-CN"/>
        </w:rPr>
      </w:pPr>
      <w:r w:rsidRPr="00CC62DE">
        <w:rPr>
          <w:rFonts w:ascii="Arial" w:hAnsi="Arial" w:cs="Arial"/>
          <w:b/>
          <w:sz w:val="21"/>
          <w:szCs w:val="21"/>
          <w:lang w:val="en-GB" w:eastAsia="zh-CN"/>
        </w:rPr>
        <w:t>The ECU answer with the acknowledgement sent as follow</w:t>
      </w:r>
      <w:r w:rsidRPr="00CC62DE">
        <w:rPr>
          <w:rFonts w:ascii="Arial" w:hAnsi="Arial" w:cs="Arial" w:hint="eastAsia"/>
          <w:b/>
          <w:sz w:val="21"/>
          <w:szCs w:val="21"/>
          <w:lang w:val="en-GB" w:eastAsia="zh-CN"/>
        </w:rPr>
        <w:t>ing</w:t>
      </w:r>
      <w:r w:rsidRPr="00CC62DE">
        <w:rPr>
          <w:rFonts w:ascii="Arial" w:hAnsi="Arial" w:cs="Arial"/>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6D3C60" w:rsidRPr="00CC62DE" w:rsidTr="00E84D61">
        <w:trPr>
          <w:trHeight w:val="276"/>
        </w:trPr>
        <w:tc>
          <w:tcPr>
            <w:tcW w:w="0" w:type="auto"/>
            <w:shd w:val="clear" w:color="auto" w:fill="E6E6E6"/>
            <w:vAlign w:val="center"/>
          </w:tcPr>
          <w:p w:rsidR="006D3C60" w:rsidRPr="00CC62DE" w:rsidRDefault="006D3C60" w:rsidP="00E84D61">
            <w:pPr>
              <w:jc w:val="center"/>
              <w:rPr>
                <w:rFonts w:ascii="Arial" w:hAnsi="Arial" w:cs="Arial"/>
                <w:b/>
                <w:sz w:val="18"/>
                <w:szCs w:val="18"/>
                <w:lang w:eastAsia="zh-CN"/>
              </w:rPr>
            </w:pPr>
            <w:r w:rsidRPr="00CC62DE">
              <w:rPr>
                <w:rFonts w:ascii="Arial" w:hAnsi="Arial" w:cs="Arial" w:hint="eastAsia"/>
                <w:b/>
                <w:sz w:val="18"/>
                <w:szCs w:val="18"/>
                <w:lang w:eastAsia="zh-CN"/>
              </w:rPr>
              <w:t>Can ID(STD)</w:t>
            </w:r>
          </w:p>
        </w:tc>
        <w:tc>
          <w:tcPr>
            <w:tcW w:w="0" w:type="auto"/>
            <w:shd w:val="clear" w:color="auto" w:fill="E6E6E6"/>
            <w:vAlign w:val="center"/>
          </w:tcPr>
          <w:p w:rsidR="006D3C60" w:rsidRPr="00CC62DE" w:rsidRDefault="006D3C60" w:rsidP="00E84D61">
            <w:pPr>
              <w:jc w:val="center"/>
              <w:rPr>
                <w:rFonts w:ascii="Arial" w:hAnsi="Arial" w:hint="eastAsia"/>
                <w:b/>
                <w:sz w:val="18"/>
                <w:lang w:eastAsia="zh-CN"/>
              </w:rPr>
            </w:pPr>
            <w:r w:rsidRPr="00CC62DE">
              <w:rPr>
                <w:rFonts w:ascii="Arial" w:hAnsi="Arial" w:hint="eastAsia"/>
                <w:b/>
                <w:sz w:val="18"/>
                <w:lang w:eastAsia="zh-CN"/>
              </w:rPr>
              <w:t>Data0</w:t>
            </w:r>
          </w:p>
        </w:tc>
        <w:tc>
          <w:tcPr>
            <w:tcW w:w="0" w:type="auto"/>
            <w:shd w:val="clear" w:color="auto" w:fill="E6E6E6"/>
            <w:vAlign w:val="center"/>
          </w:tcPr>
          <w:p w:rsidR="006D3C60" w:rsidRPr="00CC62DE" w:rsidRDefault="006D3C60" w:rsidP="00E84D61">
            <w:pPr>
              <w:jc w:val="center"/>
              <w:rPr>
                <w:rFonts w:ascii="Arial" w:hAnsi="Arial" w:hint="eastAsia"/>
                <w:b/>
                <w:sz w:val="18"/>
                <w:lang w:eastAsia="zh-CN"/>
              </w:rPr>
            </w:pPr>
            <w:r w:rsidRPr="00CC62DE">
              <w:rPr>
                <w:rFonts w:ascii="Arial" w:hAnsi="Arial" w:hint="eastAsia"/>
                <w:b/>
                <w:sz w:val="18"/>
                <w:lang w:eastAsia="zh-CN"/>
              </w:rPr>
              <w:t>Data1</w:t>
            </w:r>
          </w:p>
        </w:tc>
        <w:tc>
          <w:tcPr>
            <w:tcW w:w="1036" w:type="dxa"/>
            <w:shd w:val="clear" w:color="auto" w:fill="E6E6E6"/>
            <w:vAlign w:val="center"/>
          </w:tcPr>
          <w:p w:rsidR="006D3C60" w:rsidRPr="00CC62DE" w:rsidRDefault="006D3C60" w:rsidP="00E84D61">
            <w:pPr>
              <w:jc w:val="center"/>
              <w:rPr>
                <w:rFonts w:ascii="Arial" w:hAnsi="Arial" w:hint="eastAsia"/>
                <w:b/>
                <w:sz w:val="18"/>
                <w:lang w:eastAsia="zh-CN"/>
              </w:rPr>
            </w:pPr>
            <w:r w:rsidRPr="00CC62DE">
              <w:rPr>
                <w:rFonts w:ascii="Arial" w:hAnsi="Arial" w:hint="eastAsia"/>
                <w:b/>
                <w:sz w:val="18"/>
                <w:lang w:eastAsia="zh-CN"/>
              </w:rPr>
              <w:t>Data2</w:t>
            </w:r>
          </w:p>
        </w:tc>
        <w:tc>
          <w:tcPr>
            <w:tcW w:w="0" w:type="auto"/>
            <w:shd w:val="clear" w:color="auto" w:fill="E6E6E6"/>
            <w:vAlign w:val="center"/>
          </w:tcPr>
          <w:p w:rsidR="006D3C60" w:rsidRPr="00CC62DE" w:rsidRDefault="006D3C60" w:rsidP="00E84D61">
            <w:pPr>
              <w:jc w:val="center"/>
              <w:rPr>
                <w:rFonts w:ascii="Arial" w:hAnsi="Arial" w:hint="eastAsia"/>
                <w:b/>
                <w:sz w:val="18"/>
                <w:lang w:eastAsia="zh-CN"/>
              </w:rPr>
            </w:pPr>
            <w:r w:rsidRPr="00CC62DE">
              <w:rPr>
                <w:rFonts w:ascii="Arial" w:hAnsi="Arial" w:hint="eastAsia"/>
                <w:b/>
                <w:sz w:val="18"/>
                <w:lang w:eastAsia="zh-CN"/>
              </w:rPr>
              <w:t>Data3</w:t>
            </w:r>
          </w:p>
        </w:tc>
        <w:tc>
          <w:tcPr>
            <w:tcW w:w="0" w:type="auto"/>
            <w:shd w:val="clear" w:color="auto" w:fill="E6E6E6"/>
            <w:vAlign w:val="center"/>
          </w:tcPr>
          <w:p w:rsidR="006D3C60" w:rsidRPr="00CC62DE" w:rsidRDefault="006D3C60" w:rsidP="00E84D61">
            <w:pPr>
              <w:jc w:val="center"/>
              <w:rPr>
                <w:rFonts w:ascii="Arial" w:hAnsi="Arial" w:hint="eastAsia"/>
                <w:b/>
                <w:sz w:val="18"/>
                <w:lang w:eastAsia="zh-CN"/>
              </w:rPr>
            </w:pPr>
            <w:r w:rsidRPr="00CC62DE">
              <w:rPr>
                <w:rFonts w:ascii="Arial" w:hAnsi="Arial" w:hint="eastAsia"/>
                <w:b/>
                <w:sz w:val="18"/>
                <w:lang w:eastAsia="zh-CN"/>
              </w:rPr>
              <w:t>Data4</w:t>
            </w:r>
          </w:p>
        </w:tc>
        <w:tc>
          <w:tcPr>
            <w:tcW w:w="0" w:type="auto"/>
            <w:shd w:val="clear" w:color="auto" w:fill="E6E6E6"/>
            <w:vAlign w:val="center"/>
          </w:tcPr>
          <w:p w:rsidR="006D3C60" w:rsidRPr="00CC62DE" w:rsidRDefault="006D3C60" w:rsidP="00E84D61">
            <w:pPr>
              <w:jc w:val="center"/>
              <w:rPr>
                <w:rFonts w:ascii="Arial" w:hAnsi="Arial" w:hint="eastAsia"/>
                <w:b/>
                <w:sz w:val="18"/>
                <w:lang w:eastAsia="zh-CN"/>
              </w:rPr>
            </w:pPr>
            <w:r w:rsidRPr="00CC62DE">
              <w:rPr>
                <w:rFonts w:ascii="Arial" w:hAnsi="Arial" w:hint="eastAsia"/>
                <w:b/>
                <w:sz w:val="18"/>
                <w:lang w:eastAsia="zh-CN"/>
              </w:rPr>
              <w:t>Data5</w:t>
            </w:r>
          </w:p>
        </w:tc>
        <w:tc>
          <w:tcPr>
            <w:tcW w:w="0" w:type="auto"/>
            <w:shd w:val="clear" w:color="auto" w:fill="E6E6E6"/>
            <w:vAlign w:val="center"/>
          </w:tcPr>
          <w:p w:rsidR="006D3C60" w:rsidRPr="00CC62DE" w:rsidRDefault="006D3C60" w:rsidP="00E84D61">
            <w:pPr>
              <w:jc w:val="center"/>
              <w:rPr>
                <w:rFonts w:ascii="Arial" w:hAnsi="Arial" w:hint="eastAsia"/>
                <w:b/>
                <w:sz w:val="18"/>
                <w:lang w:eastAsia="zh-CN"/>
              </w:rPr>
            </w:pPr>
            <w:r w:rsidRPr="00CC62DE">
              <w:rPr>
                <w:rFonts w:ascii="Arial" w:hAnsi="Arial" w:hint="eastAsia"/>
                <w:b/>
                <w:sz w:val="18"/>
                <w:lang w:eastAsia="zh-CN"/>
              </w:rPr>
              <w:t>Data6</w:t>
            </w:r>
          </w:p>
        </w:tc>
        <w:tc>
          <w:tcPr>
            <w:tcW w:w="0" w:type="auto"/>
            <w:shd w:val="clear" w:color="auto" w:fill="E6E6E6"/>
            <w:vAlign w:val="center"/>
          </w:tcPr>
          <w:p w:rsidR="006D3C60" w:rsidRPr="00CC62DE" w:rsidRDefault="006D3C60" w:rsidP="00E84D61">
            <w:pPr>
              <w:jc w:val="center"/>
              <w:rPr>
                <w:rFonts w:ascii="Arial" w:hAnsi="Arial" w:hint="eastAsia"/>
                <w:b/>
                <w:sz w:val="18"/>
                <w:lang w:eastAsia="zh-CN"/>
              </w:rPr>
            </w:pPr>
            <w:r w:rsidRPr="00CC62DE">
              <w:rPr>
                <w:rFonts w:ascii="Arial" w:hAnsi="Arial" w:hint="eastAsia"/>
                <w:b/>
                <w:sz w:val="18"/>
                <w:lang w:eastAsia="zh-CN"/>
              </w:rPr>
              <w:t>Data7</w:t>
            </w:r>
          </w:p>
        </w:tc>
      </w:tr>
      <w:tr w:rsidR="006D3C60" w:rsidRPr="00CC62DE" w:rsidTr="00E84D61">
        <w:trPr>
          <w:trHeight w:val="223"/>
        </w:trPr>
        <w:tc>
          <w:tcPr>
            <w:tcW w:w="0" w:type="auto"/>
            <w:shd w:val="clear" w:color="auto" w:fill="auto"/>
            <w:vAlign w:val="center"/>
          </w:tcPr>
          <w:p w:rsidR="006D3C60" w:rsidRPr="00CC62DE" w:rsidRDefault="006D3C60" w:rsidP="00E84D61">
            <w:pPr>
              <w:jc w:val="center"/>
              <w:rPr>
                <w:rFonts w:ascii="Arial" w:hAnsi="Arial" w:hint="eastAsia"/>
                <w:sz w:val="18"/>
                <w:lang w:eastAsia="zh-CN"/>
              </w:rPr>
            </w:pPr>
            <w:r w:rsidRPr="00CC62DE">
              <w:rPr>
                <w:rFonts w:ascii="Arial" w:hAnsi="Arial"/>
                <w:sz w:val="18"/>
              </w:rPr>
              <w:t>0x774</w:t>
            </w:r>
          </w:p>
        </w:tc>
        <w:tc>
          <w:tcPr>
            <w:tcW w:w="0" w:type="auto"/>
            <w:shd w:val="clear" w:color="auto" w:fill="auto"/>
            <w:vAlign w:val="center"/>
          </w:tcPr>
          <w:p w:rsidR="006D3C60" w:rsidRPr="00CC62DE" w:rsidRDefault="006D3C60" w:rsidP="00E84D61">
            <w:pPr>
              <w:jc w:val="center"/>
              <w:rPr>
                <w:rFonts w:ascii="Arial" w:hAnsi="Arial"/>
                <w:sz w:val="18"/>
                <w:lang w:eastAsia="zh-CN"/>
              </w:rPr>
            </w:pPr>
            <w:r w:rsidRPr="00CC62DE">
              <w:rPr>
                <w:rFonts w:ascii="Arial" w:hAnsi="Arial"/>
                <w:sz w:val="18"/>
              </w:rPr>
              <w:t>0x</w:t>
            </w:r>
            <w:r>
              <w:rPr>
                <w:rFonts w:ascii="Arial" w:hAnsi="Arial" w:hint="eastAsia"/>
                <w:sz w:val="18"/>
                <w:lang w:eastAsia="zh-CN"/>
              </w:rPr>
              <w:t>70</w:t>
            </w:r>
          </w:p>
        </w:tc>
        <w:tc>
          <w:tcPr>
            <w:tcW w:w="0" w:type="auto"/>
            <w:shd w:val="clear" w:color="auto" w:fill="auto"/>
            <w:vAlign w:val="center"/>
          </w:tcPr>
          <w:p w:rsidR="006D3C60" w:rsidRPr="00CC62DE" w:rsidRDefault="006D3C60" w:rsidP="00E84D61">
            <w:pPr>
              <w:keepNext/>
              <w:jc w:val="center"/>
              <w:rPr>
                <w:rFonts w:ascii="Arial" w:hAnsi="Arial" w:hint="eastAsia"/>
                <w:sz w:val="18"/>
                <w:lang w:val="en-GB" w:eastAsia="zh-CN"/>
              </w:rPr>
            </w:pPr>
            <w:r w:rsidRPr="00CC62DE">
              <w:rPr>
                <w:rFonts w:ascii="Arial" w:hAnsi="Arial"/>
                <w:sz w:val="18"/>
                <w:lang w:val="en-GB"/>
              </w:rPr>
              <w:t>0</w:t>
            </w:r>
            <w:r w:rsidRPr="00CC62DE">
              <w:rPr>
                <w:rFonts w:ascii="Arial" w:hAnsi="Arial" w:hint="eastAsia"/>
                <w:sz w:val="18"/>
                <w:lang w:val="en-GB" w:eastAsia="zh-CN"/>
              </w:rPr>
              <w:t>x0</w:t>
            </w:r>
            <w:r>
              <w:rPr>
                <w:rFonts w:ascii="Arial" w:hAnsi="Arial" w:hint="eastAsia"/>
                <w:sz w:val="18"/>
                <w:lang w:val="en-GB" w:eastAsia="zh-CN"/>
              </w:rPr>
              <w:t>1</w:t>
            </w:r>
          </w:p>
        </w:tc>
        <w:tc>
          <w:tcPr>
            <w:tcW w:w="1036" w:type="dxa"/>
            <w:shd w:val="clear" w:color="auto" w:fill="auto"/>
          </w:tcPr>
          <w:p w:rsidR="006D3C60" w:rsidRPr="00CC62DE" w:rsidRDefault="006D3C60" w:rsidP="00E84D61">
            <w:pPr>
              <w:keepNext/>
              <w:jc w:val="center"/>
              <w:rPr>
                <w:rFonts w:ascii="Arial" w:hAnsi="Arial" w:hint="eastAsia"/>
                <w:sz w:val="18"/>
                <w:lang w:val="en-GB" w:eastAsia="zh-CN"/>
              </w:rPr>
            </w:pPr>
            <w:r>
              <w:rPr>
                <w:rFonts w:ascii="Arial" w:hAnsi="Arial" w:hint="eastAsia"/>
                <w:sz w:val="18"/>
                <w:lang w:val="en-GB" w:eastAsia="zh-CN"/>
              </w:rPr>
              <w:t>0x01</w:t>
            </w:r>
          </w:p>
        </w:tc>
        <w:tc>
          <w:tcPr>
            <w:tcW w:w="0" w:type="auto"/>
          </w:tcPr>
          <w:p w:rsidR="006D3C60" w:rsidRPr="00CC62DE" w:rsidRDefault="006D3C60" w:rsidP="00E84D61">
            <w:pPr>
              <w:jc w:val="center"/>
              <w:rPr>
                <w:rFonts w:ascii="Arial" w:hAnsi="Arial" w:hint="eastAsia"/>
                <w:sz w:val="18"/>
                <w:lang w:val="en-GB" w:eastAsia="zh-CN"/>
              </w:rPr>
            </w:pPr>
            <w:r w:rsidRPr="00CC62DE">
              <w:rPr>
                <w:rFonts w:ascii="Arial" w:hAnsi="Arial" w:hint="eastAsia"/>
                <w:sz w:val="18"/>
                <w:lang w:val="en-GB" w:eastAsia="zh-CN"/>
              </w:rPr>
              <w:t>--</w:t>
            </w:r>
          </w:p>
        </w:tc>
        <w:tc>
          <w:tcPr>
            <w:tcW w:w="0" w:type="auto"/>
          </w:tcPr>
          <w:p w:rsidR="006D3C60" w:rsidRPr="00CC62DE" w:rsidRDefault="006D3C60" w:rsidP="00E84D61">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6D3C60" w:rsidRPr="00CC62DE" w:rsidRDefault="006D3C60" w:rsidP="00E84D61">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6D3C60" w:rsidRPr="00CC62DE" w:rsidRDefault="006D3C60" w:rsidP="00E84D61">
            <w:pPr>
              <w:jc w:val="center"/>
              <w:rPr>
                <w:rFonts w:ascii="Arial" w:hAnsi="Arial"/>
                <w:sz w:val="18"/>
                <w:lang w:val="en-GB" w:eastAsia="zh-CN"/>
              </w:rPr>
            </w:pPr>
            <w:r w:rsidRPr="00CC62DE">
              <w:rPr>
                <w:rFonts w:ascii="Arial" w:hAnsi="Arial" w:hint="eastAsia"/>
                <w:sz w:val="18"/>
                <w:lang w:val="en-GB" w:eastAsia="zh-CN"/>
              </w:rPr>
              <w:t>--</w:t>
            </w:r>
          </w:p>
        </w:tc>
        <w:tc>
          <w:tcPr>
            <w:tcW w:w="0" w:type="auto"/>
          </w:tcPr>
          <w:p w:rsidR="006D3C60" w:rsidRPr="00CC62DE" w:rsidRDefault="006D3C60" w:rsidP="00E84D61">
            <w:pPr>
              <w:jc w:val="center"/>
            </w:pPr>
            <w:r w:rsidRPr="00CC62DE">
              <w:rPr>
                <w:rFonts w:ascii="Arial" w:hAnsi="Arial" w:hint="eastAsia"/>
                <w:sz w:val="18"/>
                <w:lang w:val="en-GB" w:eastAsia="zh-CN"/>
              </w:rPr>
              <w:t>--</w:t>
            </w:r>
          </w:p>
        </w:tc>
      </w:tr>
    </w:tbl>
    <w:p w:rsidR="00280237" w:rsidRPr="003B3C7B" w:rsidRDefault="00280237" w:rsidP="00280237">
      <w:pPr>
        <w:spacing w:line="24" w:lineRule="atLeast"/>
        <w:rPr>
          <w:rFonts w:cs="Arial"/>
        </w:rPr>
      </w:pPr>
    </w:p>
    <w:p w:rsidR="00280237" w:rsidRPr="00326320" w:rsidRDefault="000B731D" w:rsidP="009F0CC0">
      <w:pPr>
        <w:pStyle w:val="2"/>
        <w:ind w:left="284" w:hanging="284"/>
        <w:rPr>
          <w:b/>
          <w:lang w:eastAsia="zh-CN"/>
        </w:rPr>
      </w:pPr>
      <w:bookmarkStart w:id="226" w:name="_Toc467654058"/>
      <w:r>
        <w:rPr>
          <w:rFonts w:ascii="Arial" w:eastAsia="Arial Unicode MS" w:hAnsi="Arial" w:cs="Arial" w:hint="eastAsia"/>
          <w:b/>
          <w:color w:val="000000"/>
          <w:lang w:eastAsia="zh-CN"/>
        </w:rPr>
        <w:t>Stress Test</w:t>
      </w:r>
      <w:bookmarkEnd w:id="226"/>
    </w:p>
    <w:p w:rsidR="00280237" w:rsidRPr="003B3C7B" w:rsidRDefault="00280237" w:rsidP="00280237">
      <w:pPr>
        <w:spacing w:line="24" w:lineRule="atLeast"/>
        <w:rPr>
          <w:rFonts w:cs="Arial"/>
        </w:rPr>
      </w:pPr>
      <w:r w:rsidRPr="003B3C7B">
        <w:rPr>
          <w:rFonts w:cs="Arial"/>
        </w:rPr>
        <w:t>As described in EEPROM Layout, Group "SPECIAL" Module "StressTest" defines the flag and time of stress test.</w:t>
      </w:r>
    </w:p>
    <w:p w:rsidR="00280237" w:rsidRPr="003B3C7B" w:rsidRDefault="00280237" w:rsidP="00280237">
      <w:pPr>
        <w:spacing w:line="24" w:lineRule="atLeast"/>
        <w:rPr>
          <w:rFonts w:cs="Arial"/>
        </w:rPr>
      </w:pPr>
      <w:r w:rsidRPr="003B3C7B">
        <w:rPr>
          <w:rFonts w:cs="Arial"/>
        </w:rPr>
        <w:t>wStressTestFlag – Flag of stress test mode, a fixed flag 0xA55A</w:t>
      </w:r>
    </w:p>
    <w:p w:rsidR="00280237" w:rsidRPr="003B3C7B" w:rsidRDefault="00280237" w:rsidP="00280237">
      <w:pPr>
        <w:spacing w:line="24" w:lineRule="atLeast"/>
        <w:rPr>
          <w:rFonts w:cs="Arial"/>
        </w:rPr>
      </w:pPr>
      <w:r w:rsidRPr="003B3C7B">
        <w:rPr>
          <w:rFonts w:cs="Arial"/>
        </w:rPr>
        <w:t>wStressTestTime – Time setting of stress test, in second unit</w:t>
      </w:r>
    </w:p>
    <w:p w:rsidR="00280237" w:rsidRPr="003B3C7B" w:rsidRDefault="00280237" w:rsidP="00280237">
      <w:pPr>
        <w:spacing w:line="24" w:lineRule="atLeast"/>
        <w:rPr>
          <w:rFonts w:cs="Arial"/>
        </w:rPr>
      </w:pPr>
    </w:p>
    <w:p w:rsidR="00280237" w:rsidRPr="003B3C7B" w:rsidRDefault="00280237" w:rsidP="00280237">
      <w:pPr>
        <w:spacing w:line="24" w:lineRule="atLeast"/>
        <w:rPr>
          <w:rFonts w:cs="Arial"/>
        </w:rPr>
      </w:pPr>
      <w:r w:rsidRPr="003B3C7B">
        <w:rPr>
          <w:rFonts w:cs="Arial"/>
        </w:rPr>
        <w:t xml:space="preserve">Write these contents after pointer calibration, Stress test mode will be entered after power up, and keep running in the defined time, the flag and time in EEPROM will be cleared if timeout, and normal mode will be entered after reset.  </w:t>
      </w:r>
    </w:p>
    <w:p w:rsidR="00280237" w:rsidRDefault="00280237" w:rsidP="00280237">
      <w:pPr>
        <w:autoSpaceDE w:val="0"/>
        <w:autoSpaceDN w:val="0"/>
        <w:adjustRightInd w:val="0"/>
        <w:spacing w:line="24" w:lineRule="atLeast"/>
        <w:rPr>
          <w:rFonts w:cs="Arial" w:hint="eastAsia"/>
          <w:spacing w:val="-1"/>
          <w:szCs w:val="21"/>
          <w:lang w:eastAsia="zh-CN"/>
        </w:rPr>
      </w:pPr>
      <w:r w:rsidRPr="003B3C7B">
        <w:rPr>
          <w:rFonts w:cs="Arial"/>
          <w:spacing w:val="-1"/>
          <w:szCs w:val="21"/>
        </w:rPr>
        <w:t>• TT1 – Write Memory for Stress Test: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D00EC7" w:rsidRPr="006D0AF5" w:rsidTr="00D00EC7">
        <w:trPr>
          <w:trHeight w:val="276"/>
        </w:trPr>
        <w:tc>
          <w:tcPr>
            <w:tcW w:w="0" w:type="auto"/>
            <w:shd w:val="clear" w:color="auto" w:fill="E6E6E6"/>
            <w:vAlign w:val="center"/>
          </w:tcPr>
          <w:p w:rsidR="00D00EC7" w:rsidRPr="003447D0" w:rsidRDefault="00D00EC7" w:rsidP="00D00EC7">
            <w:pPr>
              <w:jc w:val="center"/>
              <w:rPr>
                <w:rFonts w:ascii="Arial" w:hAnsi="Arial" w:cs="Arial"/>
                <w:b/>
                <w:sz w:val="18"/>
                <w:szCs w:val="18"/>
                <w:lang w:eastAsia="zh-CN"/>
              </w:rPr>
            </w:pPr>
            <w:r w:rsidRPr="003447D0">
              <w:rPr>
                <w:rFonts w:ascii="Arial" w:hAnsi="Arial" w:cs="Arial" w:hint="eastAsia"/>
                <w:b/>
                <w:sz w:val="18"/>
                <w:szCs w:val="18"/>
                <w:lang w:eastAsia="zh-CN"/>
              </w:rPr>
              <w:lastRenderedPageBreak/>
              <w:t>Can ID(STD)</w:t>
            </w:r>
          </w:p>
        </w:tc>
        <w:tc>
          <w:tcPr>
            <w:tcW w:w="0" w:type="auto"/>
            <w:shd w:val="clear" w:color="auto" w:fill="E6E6E6"/>
            <w:vAlign w:val="center"/>
          </w:tcPr>
          <w:p w:rsidR="00D00EC7" w:rsidRPr="006D0AF5" w:rsidRDefault="00D00EC7" w:rsidP="00D00EC7">
            <w:pPr>
              <w:jc w:val="center"/>
              <w:rPr>
                <w:rFonts w:ascii="Arial" w:hAnsi="Arial" w:hint="eastAsia"/>
                <w:b/>
                <w:sz w:val="18"/>
                <w:lang w:eastAsia="zh-CN"/>
              </w:rPr>
            </w:pPr>
            <w:r w:rsidRPr="006D0AF5">
              <w:rPr>
                <w:rFonts w:ascii="Arial" w:hAnsi="Arial" w:hint="eastAsia"/>
                <w:b/>
                <w:sz w:val="18"/>
                <w:lang w:eastAsia="zh-CN"/>
              </w:rPr>
              <w:t>Data0</w:t>
            </w:r>
          </w:p>
        </w:tc>
        <w:tc>
          <w:tcPr>
            <w:tcW w:w="0" w:type="auto"/>
            <w:shd w:val="clear" w:color="auto" w:fill="E6E6E6"/>
            <w:vAlign w:val="center"/>
          </w:tcPr>
          <w:p w:rsidR="00D00EC7" w:rsidRPr="006D0AF5" w:rsidRDefault="00D00EC7" w:rsidP="00D00EC7">
            <w:pPr>
              <w:jc w:val="center"/>
              <w:rPr>
                <w:rFonts w:ascii="Arial" w:hAnsi="Arial" w:hint="eastAsia"/>
                <w:b/>
                <w:sz w:val="18"/>
                <w:lang w:eastAsia="zh-CN"/>
              </w:rPr>
            </w:pPr>
            <w:r w:rsidRPr="006D0AF5">
              <w:rPr>
                <w:rFonts w:ascii="Arial" w:hAnsi="Arial" w:hint="eastAsia"/>
                <w:b/>
                <w:sz w:val="18"/>
                <w:lang w:eastAsia="zh-CN"/>
              </w:rPr>
              <w:t>Data1</w:t>
            </w:r>
          </w:p>
        </w:tc>
        <w:tc>
          <w:tcPr>
            <w:tcW w:w="1036" w:type="dxa"/>
            <w:shd w:val="clear" w:color="auto" w:fill="E6E6E6"/>
            <w:vAlign w:val="center"/>
          </w:tcPr>
          <w:p w:rsidR="00D00EC7" w:rsidRPr="006D0AF5" w:rsidRDefault="00D00EC7" w:rsidP="00D00EC7">
            <w:pPr>
              <w:jc w:val="center"/>
              <w:rPr>
                <w:rFonts w:ascii="Arial" w:hAnsi="Arial" w:hint="eastAsia"/>
                <w:b/>
                <w:sz w:val="18"/>
                <w:lang w:eastAsia="zh-CN"/>
              </w:rPr>
            </w:pPr>
            <w:r w:rsidRPr="006D0AF5">
              <w:rPr>
                <w:rFonts w:ascii="Arial" w:hAnsi="Arial" w:hint="eastAsia"/>
                <w:b/>
                <w:sz w:val="18"/>
                <w:lang w:eastAsia="zh-CN"/>
              </w:rPr>
              <w:t>Data2</w:t>
            </w:r>
          </w:p>
        </w:tc>
        <w:tc>
          <w:tcPr>
            <w:tcW w:w="0" w:type="auto"/>
            <w:shd w:val="clear" w:color="auto" w:fill="E6E6E6"/>
            <w:vAlign w:val="center"/>
          </w:tcPr>
          <w:p w:rsidR="00D00EC7" w:rsidRPr="006D0AF5" w:rsidRDefault="00D00EC7" w:rsidP="00D00EC7">
            <w:pPr>
              <w:jc w:val="center"/>
              <w:rPr>
                <w:rFonts w:ascii="Arial" w:hAnsi="Arial" w:hint="eastAsia"/>
                <w:b/>
                <w:sz w:val="18"/>
                <w:lang w:eastAsia="zh-CN"/>
              </w:rPr>
            </w:pPr>
            <w:r w:rsidRPr="006D0AF5">
              <w:rPr>
                <w:rFonts w:ascii="Arial" w:hAnsi="Arial" w:hint="eastAsia"/>
                <w:b/>
                <w:sz w:val="18"/>
                <w:lang w:eastAsia="zh-CN"/>
              </w:rPr>
              <w:t>Data3</w:t>
            </w:r>
          </w:p>
        </w:tc>
        <w:tc>
          <w:tcPr>
            <w:tcW w:w="0" w:type="auto"/>
            <w:shd w:val="clear" w:color="auto" w:fill="E6E6E6"/>
            <w:vAlign w:val="center"/>
          </w:tcPr>
          <w:p w:rsidR="00D00EC7" w:rsidRPr="006D0AF5" w:rsidRDefault="00D00EC7" w:rsidP="00D00EC7">
            <w:pPr>
              <w:jc w:val="center"/>
              <w:rPr>
                <w:rFonts w:ascii="Arial" w:hAnsi="Arial" w:hint="eastAsia"/>
                <w:b/>
                <w:sz w:val="18"/>
                <w:lang w:eastAsia="zh-CN"/>
              </w:rPr>
            </w:pPr>
            <w:r w:rsidRPr="006D0AF5">
              <w:rPr>
                <w:rFonts w:ascii="Arial" w:hAnsi="Arial" w:hint="eastAsia"/>
                <w:b/>
                <w:sz w:val="18"/>
                <w:lang w:eastAsia="zh-CN"/>
              </w:rPr>
              <w:t>Data4</w:t>
            </w:r>
          </w:p>
        </w:tc>
        <w:tc>
          <w:tcPr>
            <w:tcW w:w="0" w:type="auto"/>
            <w:shd w:val="clear" w:color="auto" w:fill="E6E6E6"/>
            <w:vAlign w:val="center"/>
          </w:tcPr>
          <w:p w:rsidR="00D00EC7" w:rsidRPr="006D0AF5" w:rsidRDefault="00D00EC7" w:rsidP="00D00EC7">
            <w:pPr>
              <w:jc w:val="center"/>
              <w:rPr>
                <w:rFonts w:ascii="Arial" w:hAnsi="Arial" w:hint="eastAsia"/>
                <w:b/>
                <w:sz w:val="18"/>
                <w:lang w:eastAsia="zh-CN"/>
              </w:rPr>
            </w:pPr>
            <w:r w:rsidRPr="006D0AF5">
              <w:rPr>
                <w:rFonts w:ascii="Arial" w:hAnsi="Arial" w:hint="eastAsia"/>
                <w:b/>
                <w:sz w:val="18"/>
                <w:lang w:eastAsia="zh-CN"/>
              </w:rPr>
              <w:t>Data5</w:t>
            </w:r>
          </w:p>
        </w:tc>
        <w:tc>
          <w:tcPr>
            <w:tcW w:w="0" w:type="auto"/>
            <w:shd w:val="clear" w:color="auto" w:fill="E6E6E6"/>
            <w:vAlign w:val="center"/>
          </w:tcPr>
          <w:p w:rsidR="00D00EC7" w:rsidRPr="006D0AF5" w:rsidRDefault="00D00EC7" w:rsidP="00D00EC7">
            <w:pPr>
              <w:jc w:val="center"/>
              <w:rPr>
                <w:rFonts w:ascii="Arial" w:hAnsi="Arial" w:hint="eastAsia"/>
                <w:b/>
                <w:sz w:val="18"/>
                <w:lang w:eastAsia="zh-CN"/>
              </w:rPr>
            </w:pPr>
            <w:r w:rsidRPr="006D0AF5">
              <w:rPr>
                <w:rFonts w:ascii="Arial" w:hAnsi="Arial" w:hint="eastAsia"/>
                <w:b/>
                <w:sz w:val="18"/>
                <w:lang w:eastAsia="zh-CN"/>
              </w:rPr>
              <w:t>Data6</w:t>
            </w:r>
          </w:p>
        </w:tc>
        <w:tc>
          <w:tcPr>
            <w:tcW w:w="0" w:type="auto"/>
            <w:shd w:val="clear" w:color="auto" w:fill="E6E6E6"/>
            <w:vAlign w:val="center"/>
          </w:tcPr>
          <w:p w:rsidR="00D00EC7" w:rsidRPr="006D0AF5" w:rsidRDefault="00D00EC7" w:rsidP="00D00EC7">
            <w:pPr>
              <w:jc w:val="center"/>
              <w:rPr>
                <w:rFonts w:ascii="Arial" w:hAnsi="Arial" w:hint="eastAsia"/>
                <w:b/>
                <w:sz w:val="18"/>
                <w:lang w:eastAsia="zh-CN"/>
              </w:rPr>
            </w:pPr>
            <w:r w:rsidRPr="006D0AF5">
              <w:rPr>
                <w:rFonts w:ascii="Arial" w:hAnsi="Arial" w:hint="eastAsia"/>
                <w:b/>
                <w:sz w:val="18"/>
                <w:lang w:eastAsia="zh-CN"/>
              </w:rPr>
              <w:t>Data7</w:t>
            </w:r>
          </w:p>
        </w:tc>
      </w:tr>
      <w:tr w:rsidR="00D00EC7" w:rsidRPr="006D0AF5" w:rsidTr="00D00EC7">
        <w:trPr>
          <w:trHeight w:val="243"/>
        </w:trPr>
        <w:tc>
          <w:tcPr>
            <w:tcW w:w="0" w:type="auto"/>
            <w:shd w:val="clear" w:color="auto" w:fill="auto"/>
            <w:vAlign w:val="center"/>
          </w:tcPr>
          <w:p w:rsidR="00D00EC7" w:rsidRPr="006D0AF5" w:rsidRDefault="00F554E9" w:rsidP="00D00EC7">
            <w:pPr>
              <w:jc w:val="center"/>
              <w:rPr>
                <w:rFonts w:ascii="Arial" w:hAnsi="Arial" w:hint="eastAsia"/>
                <w:sz w:val="18"/>
                <w:lang w:eastAsia="zh-CN"/>
              </w:rPr>
            </w:pPr>
            <w:r>
              <w:rPr>
                <w:rFonts w:ascii="Arial" w:hAnsi="Arial"/>
                <w:sz w:val="18"/>
              </w:rPr>
              <w:t>0x772</w:t>
            </w:r>
          </w:p>
        </w:tc>
        <w:tc>
          <w:tcPr>
            <w:tcW w:w="0" w:type="auto"/>
            <w:shd w:val="clear" w:color="auto" w:fill="auto"/>
            <w:vAlign w:val="center"/>
          </w:tcPr>
          <w:p w:rsidR="00D00EC7" w:rsidRPr="006D0AF5" w:rsidRDefault="00D00EC7" w:rsidP="00D00EC7">
            <w:pPr>
              <w:jc w:val="center"/>
              <w:rPr>
                <w:rFonts w:ascii="Arial" w:hAnsi="Arial"/>
                <w:sz w:val="18"/>
                <w:lang w:eastAsia="zh-CN"/>
              </w:rPr>
            </w:pPr>
            <w:r w:rsidRPr="006D0AF5">
              <w:rPr>
                <w:rFonts w:ascii="Arial" w:hAnsi="Arial"/>
                <w:sz w:val="18"/>
              </w:rPr>
              <w:t>0x</w:t>
            </w:r>
            <w:r>
              <w:rPr>
                <w:rFonts w:ascii="Arial" w:hAnsi="Arial" w:hint="eastAsia"/>
                <w:sz w:val="18"/>
                <w:lang w:eastAsia="zh-CN"/>
              </w:rPr>
              <w:t>3C</w:t>
            </w:r>
          </w:p>
        </w:tc>
        <w:tc>
          <w:tcPr>
            <w:tcW w:w="0" w:type="auto"/>
            <w:shd w:val="clear" w:color="auto" w:fill="auto"/>
            <w:vAlign w:val="center"/>
          </w:tcPr>
          <w:p w:rsidR="00D00EC7" w:rsidRPr="006D0AF5" w:rsidRDefault="00D00EC7" w:rsidP="00D00EC7">
            <w:pPr>
              <w:keepNext/>
              <w:jc w:val="center"/>
              <w:rPr>
                <w:rFonts w:ascii="Arial" w:hAnsi="Arial"/>
                <w:sz w:val="18"/>
                <w:lang w:val="en-GB" w:eastAsia="zh-CN"/>
              </w:rPr>
            </w:pPr>
            <w:r w:rsidRPr="006D0AF5">
              <w:rPr>
                <w:rFonts w:ascii="Arial" w:hAnsi="Arial"/>
                <w:sz w:val="18"/>
                <w:lang w:val="en-GB"/>
              </w:rPr>
              <w:t>0x</w:t>
            </w:r>
            <w:r w:rsidRPr="006D0AF5">
              <w:rPr>
                <w:rFonts w:ascii="Arial" w:hAnsi="Arial" w:hint="eastAsia"/>
                <w:sz w:val="18"/>
                <w:lang w:val="en-GB" w:eastAsia="zh-CN"/>
              </w:rPr>
              <w:t>0</w:t>
            </w:r>
            <w:r>
              <w:rPr>
                <w:rFonts w:ascii="Arial" w:hAnsi="Arial" w:hint="eastAsia"/>
                <w:sz w:val="18"/>
                <w:lang w:val="en-GB" w:eastAsia="zh-CN"/>
              </w:rPr>
              <w:t>1</w:t>
            </w:r>
          </w:p>
        </w:tc>
        <w:tc>
          <w:tcPr>
            <w:tcW w:w="1036" w:type="dxa"/>
            <w:shd w:val="clear" w:color="auto" w:fill="auto"/>
          </w:tcPr>
          <w:p w:rsidR="00D00EC7" w:rsidRPr="006D0AF5" w:rsidRDefault="00D00EC7" w:rsidP="00D00EC7">
            <w:pPr>
              <w:keepNext/>
              <w:jc w:val="center"/>
              <w:rPr>
                <w:rFonts w:ascii="Arial" w:hAnsi="Arial" w:hint="eastAsia"/>
                <w:sz w:val="18"/>
                <w:lang w:val="en-GB" w:eastAsia="zh-CN"/>
              </w:rPr>
            </w:pPr>
            <w:r>
              <w:rPr>
                <w:rFonts w:ascii="Arial" w:hAnsi="Arial" w:hint="eastAsia"/>
                <w:sz w:val="18"/>
                <w:lang w:val="en-GB" w:eastAsia="zh-CN"/>
              </w:rPr>
              <w:t>X1</w:t>
            </w:r>
          </w:p>
        </w:tc>
        <w:tc>
          <w:tcPr>
            <w:tcW w:w="0" w:type="auto"/>
          </w:tcPr>
          <w:p w:rsidR="00D00EC7" w:rsidRPr="006D0AF5" w:rsidRDefault="00D00EC7" w:rsidP="00D00EC7">
            <w:pPr>
              <w:rPr>
                <w:rFonts w:ascii="Arial" w:hAnsi="Arial" w:hint="eastAsia"/>
                <w:sz w:val="18"/>
                <w:lang w:val="en-GB" w:eastAsia="zh-CN"/>
              </w:rPr>
            </w:pPr>
            <w:r>
              <w:rPr>
                <w:rFonts w:ascii="Arial" w:hAnsi="Arial" w:hint="eastAsia"/>
                <w:sz w:val="18"/>
                <w:lang w:val="en-GB" w:eastAsia="zh-CN"/>
              </w:rPr>
              <w:t>X2</w:t>
            </w:r>
          </w:p>
        </w:tc>
        <w:tc>
          <w:tcPr>
            <w:tcW w:w="0" w:type="auto"/>
          </w:tcPr>
          <w:p w:rsidR="00D00EC7" w:rsidRPr="006D0AF5" w:rsidRDefault="008C7E05" w:rsidP="00D00EC7">
            <w:pPr>
              <w:rPr>
                <w:rFonts w:ascii="Arial" w:hAnsi="Arial" w:hint="eastAsia"/>
                <w:sz w:val="18"/>
                <w:lang w:val="en-GB" w:eastAsia="zh-CN"/>
              </w:rPr>
            </w:pPr>
            <w:r w:rsidRPr="00610864">
              <w:rPr>
                <w:rFonts w:ascii="Arial" w:hAnsi="Arial" w:cs="Arial" w:hint="eastAsia"/>
                <w:sz w:val="18"/>
                <w:szCs w:val="18"/>
                <w:lang w:val="en-GB" w:eastAsia="zh-CN"/>
              </w:rPr>
              <w:t>0xAA</w:t>
            </w:r>
          </w:p>
        </w:tc>
        <w:tc>
          <w:tcPr>
            <w:tcW w:w="0" w:type="auto"/>
          </w:tcPr>
          <w:p w:rsidR="00D00EC7" w:rsidRPr="006D0AF5" w:rsidRDefault="008C7E05" w:rsidP="00D00EC7">
            <w:pPr>
              <w:rPr>
                <w:rFonts w:hint="eastAsia"/>
                <w:lang w:eastAsia="zh-CN"/>
              </w:rPr>
            </w:pPr>
            <w:r w:rsidRPr="00610864">
              <w:rPr>
                <w:rFonts w:ascii="Arial" w:hAnsi="Arial" w:cs="Arial" w:hint="eastAsia"/>
                <w:sz w:val="18"/>
                <w:szCs w:val="18"/>
                <w:lang w:val="en-GB" w:eastAsia="zh-CN"/>
              </w:rPr>
              <w:t>0xAA</w:t>
            </w:r>
          </w:p>
        </w:tc>
        <w:tc>
          <w:tcPr>
            <w:tcW w:w="0" w:type="auto"/>
          </w:tcPr>
          <w:p w:rsidR="00D00EC7" w:rsidRPr="006D0AF5" w:rsidRDefault="008C7E05" w:rsidP="00D00EC7">
            <w:pPr>
              <w:rPr>
                <w:rFonts w:hint="eastAsia"/>
                <w:lang w:eastAsia="zh-CN"/>
              </w:rPr>
            </w:pPr>
            <w:r w:rsidRPr="00610864">
              <w:rPr>
                <w:rFonts w:ascii="Arial" w:hAnsi="Arial" w:cs="Arial" w:hint="eastAsia"/>
                <w:sz w:val="18"/>
                <w:szCs w:val="18"/>
                <w:lang w:val="en-GB" w:eastAsia="zh-CN"/>
              </w:rPr>
              <w:t>0xAA</w:t>
            </w:r>
          </w:p>
        </w:tc>
        <w:tc>
          <w:tcPr>
            <w:tcW w:w="0" w:type="auto"/>
          </w:tcPr>
          <w:p w:rsidR="00D00EC7" w:rsidRPr="006D0AF5" w:rsidRDefault="008C7E05" w:rsidP="00D00EC7">
            <w:pPr>
              <w:rPr>
                <w:rFonts w:hint="eastAsia"/>
                <w:lang w:eastAsia="zh-CN"/>
              </w:rPr>
            </w:pPr>
            <w:r w:rsidRPr="00610864">
              <w:rPr>
                <w:rFonts w:ascii="Arial" w:hAnsi="Arial" w:cs="Arial" w:hint="eastAsia"/>
                <w:sz w:val="18"/>
                <w:szCs w:val="18"/>
                <w:lang w:val="en-GB" w:eastAsia="zh-CN"/>
              </w:rPr>
              <w:t>0xAA</w:t>
            </w:r>
          </w:p>
        </w:tc>
      </w:tr>
    </w:tbl>
    <w:p w:rsidR="00D00EC7" w:rsidRPr="006D0AF5" w:rsidRDefault="00D00EC7" w:rsidP="00D00EC7">
      <w:pPr>
        <w:rPr>
          <w:rFonts w:ascii="Arial" w:hAnsi="Arial" w:cs="Arial" w:hint="eastAsia"/>
          <w:sz w:val="21"/>
          <w:szCs w:val="21"/>
          <w:lang w:eastAsia="zh-CN"/>
        </w:rPr>
      </w:pPr>
    </w:p>
    <w:p w:rsidR="00D00EC7" w:rsidRPr="006D0AF5" w:rsidRDefault="00D00EC7" w:rsidP="00D00EC7">
      <w:pPr>
        <w:rPr>
          <w:rFonts w:ascii="Arial" w:hAnsi="Arial" w:cs="Arial" w:hint="eastAsia"/>
          <w:sz w:val="21"/>
          <w:szCs w:val="21"/>
          <w:lang w:val="en-GB" w:eastAsia="zh-CN"/>
        </w:rPr>
      </w:pPr>
      <w:r w:rsidRPr="006D0AF5">
        <w:rPr>
          <w:rFonts w:ascii="Arial" w:hAnsi="Arial" w:cs="Arial"/>
          <w:sz w:val="21"/>
          <w:szCs w:val="21"/>
          <w:lang w:val="en-GB" w:eastAsia="zh-CN"/>
        </w:rPr>
        <w:t>The ECU answer with the acknowledgement sent as follow</w:t>
      </w:r>
      <w:r w:rsidRPr="006D0AF5">
        <w:rPr>
          <w:rFonts w:ascii="Arial" w:hAnsi="Arial" w:cs="Arial" w:hint="eastAsia"/>
          <w:sz w:val="21"/>
          <w:szCs w:val="21"/>
          <w:lang w:val="en-GB" w:eastAsia="zh-CN"/>
        </w:rPr>
        <w:t>ing</w:t>
      </w:r>
      <w:r w:rsidRPr="006D0AF5">
        <w:rPr>
          <w:rFonts w:ascii="Arial" w:hAnsi="Arial" w:cs="Arial"/>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D00EC7" w:rsidRPr="006D0AF5" w:rsidTr="00FD50E7">
        <w:trPr>
          <w:trHeight w:val="332"/>
        </w:trPr>
        <w:tc>
          <w:tcPr>
            <w:tcW w:w="0" w:type="auto"/>
            <w:shd w:val="clear" w:color="auto" w:fill="E6E6E6"/>
            <w:vAlign w:val="center"/>
          </w:tcPr>
          <w:p w:rsidR="00D00EC7" w:rsidRPr="003447D0" w:rsidRDefault="00D00EC7" w:rsidP="00D00EC7">
            <w:pPr>
              <w:jc w:val="center"/>
              <w:rPr>
                <w:rFonts w:ascii="Arial" w:hAnsi="Arial" w:cs="Arial"/>
                <w:b/>
                <w:sz w:val="18"/>
                <w:szCs w:val="18"/>
                <w:lang w:eastAsia="zh-CN"/>
              </w:rPr>
            </w:pPr>
            <w:r w:rsidRPr="003447D0">
              <w:rPr>
                <w:rFonts w:ascii="Arial" w:hAnsi="Arial" w:cs="Arial" w:hint="eastAsia"/>
                <w:b/>
                <w:sz w:val="18"/>
                <w:szCs w:val="18"/>
                <w:lang w:eastAsia="zh-CN"/>
              </w:rPr>
              <w:t>Can ID(STD)</w:t>
            </w:r>
          </w:p>
        </w:tc>
        <w:tc>
          <w:tcPr>
            <w:tcW w:w="707" w:type="dxa"/>
            <w:shd w:val="clear" w:color="auto" w:fill="E6E6E6"/>
            <w:vAlign w:val="center"/>
          </w:tcPr>
          <w:p w:rsidR="00D00EC7" w:rsidRPr="006D0AF5" w:rsidRDefault="00D00EC7" w:rsidP="00D00EC7">
            <w:pPr>
              <w:jc w:val="center"/>
              <w:rPr>
                <w:rFonts w:ascii="Arial" w:hAnsi="Arial" w:hint="eastAsia"/>
                <w:b/>
                <w:sz w:val="18"/>
                <w:lang w:eastAsia="zh-CN"/>
              </w:rPr>
            </w:pPr>
            <w:r w:rsidRPr="006D0AF5">
              <w:rPr>
                <w:rFonts w:ascii="Arial" w:hAnsi="Arial" w:hint="eastAsia"/>
                <w:b/>
                <w:sz w:val="18"/>
                <w:lang w:eastAsia="zh-CN"/>
              </w:rPr>
              <w:t>Data0</w:t>
            </w:r>
          </w:p>
        </w:tc>
        <w:tc>
          <w:tcPr>
            <w:tcW w:w="707" w:type="dxa"/>
            <w:shd w:val="clear" w:color="auto" w:fill="E6E6E6"/>
            <w:vAlign w:val="center"/>
          </w:tcPr>
          <w:p w:rsidR="00D00EC7" w:rsidRPr="006D0AF5" w:rsidRDefault="00D00EC7" w:rsidP="00D00EC7">
            <w:pPr>
              <w:jc w:val="center"/>
              <w:rPr>
                <w:rFonts w:ascii="Arial" w:hAnsi="Arial" w:hint="eastAsia"/>
                <w:b/>
                <w:sz w:val="18"/>
                <w:lang w:eastAsia="zh-CN"/>
              </w:rPr>
            </w:pPr>
            <w:r w:rsidRPr="006D0AF5">
              <w:rPr>
                <w:rFonts w:ascii="Arial" w:hAnsi="Arial" w:hint="eastAsia"/>
                <w:b/>
                <w:sz w:val="18"/>
                <w:lang w:eastAsia="zh-CN"/>
              </w:rPr>
              <w:t>Data1</w:t>
            </w:r>
          </w:p>
        </w:tc>
        <w:tc>
          <w:tcPr>
            <w:tcW w:w="1036" w:type="dxa"/>
            <w:shd w:val="clear" w:color="auto" w:fill="E6E6E6"/>
            <w:vAlign w:val="center"/>
          </w:tcPr>
          <w:p w:rsidR="00D00EC7" w:rsidRPr="006D0AF5" w:rsidRDefault="00D00EC7" w:rsidP="00D00EC7">
            <w:pPr>
              <w:jc w:val="center"/>
              <w:rPr>
                <w:rFonts w:ascii="Arial" w:hAnsi="Arial" w:hint="eastAsia"/>
                <w:b/>
                <w:sz w:val="18"/>
                <w:lang w:eastAsia="zh-CN"/>
              </w:rPr>
            </w:pPr>
            <w:r w:rsidRPr="006D0AF5">
              <w:rPr>
                <w:rFonts w:ascii="Arial" w:hAnsi="Arial" w:hint="eastAsia"/>
                <w:b/>
                <w:sz w:val="18"/>
                <w:lang w:eastAsia="zh-CN"/>
              </w:rPr>
              <w:t>Data2</w:t>
            </w:r>
          </w:p>
        </w:tc>
        <w:tc>
          <w:tcPr>
            <w:tcW w:w="0" w:type="auto"/>
            <w:shd w:val="clear" w:color="auto" w:fill="E6E6E6"/>
            <w:vAlign w:val="center"/>
          </w:tcPr>
          <w:p w:rsidR="00D00EC7" w:rsidRPr="006D0AF5" w:rsidRDefault="00D00EC7" w:rsidP="00D00EC7">
            <w:pPr>
              <w:jc w:val="center"/>
              <w:rPr>
                <w:rFonts w:ascii="Arial" w:hAnsi="Arial" w:hint="eastAsia"/>
                <w:b/>
                <w:sz w:val="18"/>
                <w:lang w:eastAsia="zh-CN"/>
              </w:rPr>
            </w:pPr>
            <w:r w:rsidRPr="006D0AF5">
              <w:rPr>
                <w:rFonts w:ascii="Arial" w:hAnsi="Arial" w:hint="eastAsia"/>
                <w:b/>
                <w:sz w:val="18"/>
                <w:lang w:eastAsia="zh-CN"/>
              </w:rPr>
              <w:t>Data3</w:t>
            </w:r>
          </w:p>
        </w:tc>
        <w:tc>
          <w:tcPr>
            <w:tcW w:w="0" w:type="auto"/>
            <w:shd w:val="clear" w:color="auto" w:fill="E6E6E6"/>
            <w:vAlign w:val="center"/>
          </w:tcPr>
          <w:p w:rsidR="00D00EC7" w:rsidRPr="006D0AF5" w:rsidRDefault="00D00EC7" w:rsidP="00D00EC7">
            <w:pPr>
              <w:jc w:val="center"/>
              <w:rPr>
                <w:rFonts w:ascii="Arial" w:hAnsi="Arial" w:hint="eastAsia"/>
                <w:b/>
                <w:sz w:val="18"/>
                <w:lang w:eastAsia="zh-CN"/>
              </w:rPr>
            </w:pPr>
            <w:r w:rsidRPr="006D0AF5">
              <w:rPr>
                <w:rFonts w:ascii="Arial" w:hAnsi="Arial" w:hint="eastAsia"/>
                <w:b/>
                <w:sz w:val="18"/>
                <w:lang w:eastAsia="zh-CN"/>
              </w:rPr>
              <w:t>Data4</w:t>
            </w:r>
          </w:p>
        </w:tc>
        <w:tc>
          <w:tcPr>
            <w:tcW w:w="0" w:type="auto"/>
            <w:shd w:val="clear" w:color="auto" w:fill="E6E6E6"/>
            <w:vAlign w:val="center"/>
          </w:tcPr>
          <w:p w:rsidR="00D00EC7" w:rsidRPr="006D0AF5" w:rsidRDefault="00D00EC7" w:rsidP="00D00EC7">
            <w:pPr>
              <w:jc w:val="center"/>
              <w:rPr>
                <w:rFonts w:ascii="Arial" w:hAnsi="Arial" w:hint="eastAsia"/>
                <w:b/>
                <w:sz w:val="18"/>
                <w:lang w:eastAsia="zh-CN"/>
              </w:rPr>
            </w:pPr>
            <w:r w:rsidRPr="006D0AF5">
              <w:rPr>
                <w:rFonts w:ascii="Arial" w:hAnsi="Arial" w:hint="eastAsia"/>
                <w:b/>
                <w:sz w:val="18"/>
                <w:lang w:eastAsia="zh-CN"/>
              </w:rPr>
              <w:t>Data5</w:t>
            </w:r>
          </w:p>
        </w:tc>
        <w:tc>
          <w:tcPr>
            <w:tcW w:w="0" w:type="auto"/>
            <w:shd w:val="clear" w:color="auto" w:fill="E6E6E6"/>
            <w:vAlign w:val="center"/>
          </w:tcPr>
          <w:p w:rsidR="00D00EC7" w:rsidRPr="006D0AF5" w:rsidRDefault="00D00EC7" w:rsidP="00D00EC7">
            <w:pPr>
              <w:jc w:val="center"/>
              <w:rPr>
                <w:rFonts w:ascii="Arial" w:hAnsi="Arial" w:hint="eastAsia"/>
                <w:b/>
                <w:sz w:val="18"/>
                <w:lang w:eastAsia="zh-CN"/>
              </w:rPr>
            </w:pPr>
            <w:r w:rsidRPr="006D0AF5">
              <w:rPr>
                <w:rFonts w:ascii="Arial" w:hAnsi="Arial" w:hint="eastAsia"/>
                <w:b/>
                <w:sz w:val="18"/>
                <w:lang w:eastAsia="zh-CN"/>
              </w:rPr>
              <w:t>Data6</w:t>
            </w:r>
          </w:p>
        </w:tc>
        <w:tc>
          <w:tcPr>
            <w:tcW w:w="0" w:type="auto"/>
            <w:shd w:val="clear" w:color="auto" w:fill="E6E6E6"/>
            <w:vAlign w:val="center"/>
          </w:tcPr>
          <w:p w:rsidR="00D00EC7" w:rsidRPr="006D0AF5" w:rsidRDefault="00D00EC7" w:rsidP="00D00EC7">
            <w:pPr>
              <w:jc w:val="center"/>
              <w:rPr>
                <w:rFonts w:ascii="Arial" w:hAnsi="Arial" w:hint="eastAsia"/>
                <w:b/>
                <w:sz w:val="18"/>
                <w:lang w:eastAsia="zh-CN"/>
              </w:rPr>
            </w:pPr>
            <w:r w:rsidRPr="006D0AF5">
              <w:rPr>
                <w:rFonts w:ascii="Arial" w:hAnsi="Arial" w:hint="eastAsia"/>
                <w:b/>
                <w:sz w:val="18"/>
                <w:lang w:eastAsia="zh-CN"/>
              </w:rPr>
              <w:t>Data7</w:t>
            </w:r>
          </w:p>
        </w:tc>
      </w:tr>
      <w:tr w:rsidR="00D00EC7" w:rsidRPr="006D0AF5" w:rsidTr="00FD50E7">
        <w:trPr>
          <w:trHeight w:val="223"/>
        </w:trPr>
        <w:tc>
          <w:tcPr>
            <w:tcW w:w="0" w:type="auto"/>
            <w:shd w:val="clear" w:color="auto" w:fill="auto"/>
            <w:vAlign w:val="center"/>
          </w:tcPr>
          <w:p w:rsidR="00D00EC7" w:rsidRPr="006D0AF5" w:rsidRDefault="00F554E9" w:rsidP="00D00EC7">
            <w:pPr>
              <w:jc w:val="center"/>
              <w:rPr>
                <w:rFonts w:ascii="Arial" w:hAnsi="Arial" w:hint="eastAsia"/>
                <w:sz w:val="18"/>
                <w:lang w:eastAsia="zh-CN"/>
              </w:rPr>
            </w:pPr>
            <w:r>
              <w:rPr>
                <w:rFonts w:ascii="Arial" w:hAnsi="Arial"/>
                <w:sz w:val="18"/>
              </w:rPr>
              <w:t>0x774</w:t>
            </w:r>
          </w:p>
        </w:tc>
        <w:tc>
          <w:tcPr>
            <w:tcW w:w="707" w:type="dxa"/>
            <w:shd w:val="clear" w:color="auto" w:fill="auto"/>
            <w:vAlign w:val="center"/>
          </w:tcPr>
          <w:p w:rsidR="00D00EC7" w:rsidRPr="006D0AF5" w:rsidRDefault="00D00EC7" w:rsidP="00FD50E7">
            <w:pPr>
              <w:jc w:val="center"/>
              <w:rPr>
                <w:rFonts w:ascii="Arial" w:hAnsi="Arial"/>
                <w:sz w:val="18"/>
                <w:lang w:eastAsia="zh-CN"/>
              </w:rPr>
            </w:pPr>
            <w:r w:rsidRPr="007206AF">
              <w:rPr>
                <w:rFonts w:ascii="Arial" w:hAnsi="Arial"/>
                <w:sz w:val="18"/>
              </w:rPr>
              <w:t>0x</w:t>
            </w:r>
            <w:r w:rsidR="00FD50E7" w:rsidRPr="007206AF">
              <w:rPr>
                <w:rFonts w:ascii="Arial" w:hAnsi="Arial" w:hint="eastAsia"/>
                <w:sz w:val="18"/>
                <w:lang w:eastAsia="zh-CN"/>
              </w:rPr>
              <w:t>7</w:t>
            </w:r>
            <w:r w:rsidRPr="007206AF">
              <w:rPr>
                <w:rFonts w:ascii="Arial" w:hAnsi="Arial" w:hint="eastAsia"/>
                <w:sz w:val="18"/>
                <w:lang w:eastAsia="zh-CN"/>
              </w:rPr>
              <w:t>C</w:t>
            </w:r>
          </w:p>
        </w:tc>
        <w:tc>
          <w:tcPr>
            <w:tcW w:w="707" w:type="dxa"/>
            <w:shd w:val="clear" w:color="auto" w:fill="auto"/>
            <w:vAlign w:val="center"/>
          </w:tcPr>
          <w:p w:rsidR="00D00EC7" w:rsidRPr="006D0AF5" w:rsidRDefault="00D00EC7" w:rsidP="00D00EC7">
            <w:pPr>
              <w:keepNext/>
              <w:jc w:val="center"/>
              <w:rPr>
                <w:rFonts w:ascii="Arial" w:hAnsi="Arial" w:hint="eastAsia"/>
                <w:sz w:val="18"/>
                <w:lang w:val="en-GB" w:eastAsia="zh-CN"/>
              </w:rPr>
            </w:pPr>
            <w:r w:rsidRPr="006D0AF5">
              <w:rPr>
                <w:rFonts w:ascii="Arial" w:hAnsi="Arial" w:hint="eastAsia"/>
                <w:sz w:val="18"/>
                <w:lang w:val="en-GB" w:eastAsia="zh-CN"/>
              </w:rPr>
              <w:t>0x0</w:t>
            </w:r>
            <w:r>
              <w:rPr>
                <w:rFonts w:ascii="Arial" w:hAnsi="Arial" w:hint="eastAsia"/>
                <w:sz w:val="18"/>
                <w:lang w:val="en-GB" w:eastAsia="zh-CN"/>
              </w:rPr>
              <w:t>1</w:t>
            </w:r>
          </w:p>
        </w:tc>
        <w:tc>
          <w:tcPr>
            <w:tcW w:w="1036" w:type="dxa"/>
            <w:shd w:val="clear" w:color="auto" w:fill="auto"/>
          </w:tcPr>
          <w:p w:rsidR="00D00EC7" w:rsidRPr="006D0AF5" w:rsidRDefault="00D00EC7" w:rsidP="00D00EC7">
            <w:pPr>
              <w:keepNext/>
              <w:jc w:val="center"/>
              <w:rPr>
                <w:rFonts w:ascii="Arial" w:hAnsi="Arial" w:hint="eastAsia"/>
                <w:sz w:val="18"/>
                <w:lang w:val="en-GB" w:eastAsia="zh-CN"/>
              </w:rPr>
            </w:pPr>
            <w:r>
              <w:rPr>
                <w:rFonts w:ascii="Arial" w:hAnsi="Arial" w:hint="eastAsia"/>
                <w:sz w:val="18"/>
                <w:lang w:val="en-GB" w:eastAsia="zh-CN"/>
              </w:rPr>
              <w:t>---</w:t>
            </w:r>
          </w:p>
        </w:tc>
        <w:tc>
          <w:tcPr>
            <w:tcW w:w="0" w:type="auto"/>
          </w:tcPr>
          <w:p w:rsidR="00D00EC7" w:rsidRPr="006D0AF5" w:rsidRDefault="00D00EC7" w:rsidP="00D00EC7">
            <w:pPr>
              <w:rPr>
                <w:rFonts w:ascii="Arial" w:hAnsi="Arial" w:hint="eastAsia"/>
                <w:sz w:val="18"/>
                <w:lang w:val="en-GB" w:eastAsia="zh-CN"/>
              </w:rPr>
            </w:pPr>
            <w:r>
              <w:rPr>
                <w:rFonts w:ascii="Arial" w:hAnsi="Arial" w:hint="eastAsia"/>
                <w:sz w:val="18"/>
                <w:lang w:val="en-GB" w:eastAsia="zh-CN"/>
              </w:rPr>
              <w:t>---</w:t>
            </w:r>
          </w:p>
        </w:tc>
        <w:tc>
          <w:tcPr>
            <w:tcW w:w="0" w:type="auto"/>
          </w:tcPr>
          <w:p w:rsidR="00D00EC7" w:rsidRPr="006D0AF5" w:rsidRDefault="00D00EC7" w:rsidP="00D00EC7">
            <w:pPr>
              <w:rPr>
                <w:rFonts w:ascii="Arial" w:hAnsi="Arial" w:hint="eastAsia"/>
                <w:sz w:val="18"/>
                <w:lang w:val="en-GB" w:eastAsia="zh-CN"/>
              </w:rPr>
            </w:pPr>
            <w:r w:rsidRPr="006D0AF5">
              <w:rPr>
                <w:rFonts w:ascii="Arial" w:hAnsi="Arial" w:hint="eastAsia"/>
                <w:sz w:val="18"/>
                <w:lang w:val="en-GB" w:eastAsia="zh-CN"/>
              </w:rPr>
              <w:t>---</w:t>
            </w:r>
          </w:p>
        </w:tc>
        <w:tc>
          <w:tcPr>
            <w:tcW w:w="0" w:type="auto"/>
          </w:tcPr>
          <w:p w:rsidR="00D00EC7" w:rsidRPr="006D0AF5" w:rsidRDefault="00D00EC7" w:rsidP="00D00EC7">
            <w:pPr>
              <w:rPr>
                <w:rFonts w:hint="eastAsia"/>
                <w:lang w:eastAsia="zh-CN"/>
              </w:rPr>
            </w:pPr>
            <w:r w:rsidRPr="006D0AF5">
              <w:rPr>
                <w:rFonts w:ascii="Arial" w:hAnsi="Arial" w:hint="eastAsia"/>
                <w:sz w:val="18"/>
                <w:lang w:val="en-GB" w:eastAsia="zh-CN"/>
              </w:rPr>
              <w:t>---</w:t>
            </w:r>
          </w:p>
        </w:tc>
        <w:tc>
          <w:tcPr>
            <w:tcW w:w="0" w:type="auto"/>
          </w:tcPr>
          <w:p w:rsidR="00D00EC7" w:rsidRPr="006D0AF5" w:rsidRDefault="00D00EC7" w:rsidP="00D00EC7">
            <w:pPr>
              <w:rPr>
                <w:rFonts w:hint="eastAsia"/>
                <w:lang w:eastAsia="zh-CN"/>
              </w:rPr>
            </w:pPr>
            <w:r w:rsidRPr="006D0AF5">
              <w:rPr>
                <w:rFonts w:ascii="Arial" w:hAnsi="Arial" w:hint="eastAsia"/>
                <w:sz w:val="18"/>
                <w:lang w:val="en-GB" w:eastAsia="zh-CN"/>
              </w:rPr>
              <w:t>---</w:t>
            </w:r>
          </w:p>
        </w:tc>
        <w:tc>
          <w:tcPr>
            <w:tcW w:w="0" w:type="auto"/>
          </w:tcPr>
          <w:p w:rsidR="00D00EC7" w:rsidRPr="006D0AF5" w:rsidRDefault="00D00EC7" w:rsidP="00D00EC7">
            <w:pPr>
              <w:rPr>
                <w:rFonts w:hint="eastAsia"/>
                <w:lang w:eastAsia="zh-CN"/>
              </w:rPr>
            </w:pPr>
            <w:r w:rsidRPr="006D0AF5">
              <w:rPr>
                <w:rFonts w:ascii="Arial" w:hAnsi="Arial" w:hint="eastAsia"/>
                <w:sz w:val="18"/>
                <w:lang w:val="en-GB" w:eastAsia="zh-CN"/>
              </w:rPr>
              <w:t>---</w:t>
            </w:r>
          </w:p>
        </w:tc>
      </w:tr>
    </w:tbl>
    <w:p w:rsidR="00280237" w:rsidRPr="00FD50E7" w:rsidRDefault="00280237" w:rsidP="00280237">
      <w:pPr>
        <w:autoSpaceDE w:val="0"/>
        <w:autoSpaceDN w:val="0"/>
        <w:adjustRightInd w:val="0"/>
        <w:spacing w:line="24" w:lineRule="atLeast"/>
        <w:rPr>
          <w:rFonts w:cs="Arial"/>
          <w:szCs w:val="21"/>
        </w:rPr>
      </w:pPr>
      <w:r w:rsidRPr="00FD50E7">
        <w:rPr>
          <w:rFonts w:cs="Arial"/>
          <w:szCs w:val="21"/>
        </w:rPr>
        <w:t>X</w:t>
      </w:r>
      <w:r w:rsidRPr="00FD50E7">
        <w:rPr>
          <w:rFonts w:cs="Arial" w:hint="eastAsia"/>
          <w:szCs w:val="21"/>
        </w:rPr>
        <w:t>1</w:t>
      </w:r>
      <w:r w:rsidRPr="00FD50E7">
        <w:rPr>
          <w:rFonts w:cs="Arial"/>
          <w:szCs w:val="21"/>
        </w:rPr>
        <w:t>—</w:t>
      </w:r>
      <w:r w:rsidRPr="00FD50E7">
        <w:rPr>
          <w:rFonts w:cs="Arial"/>
        </w:rPr>
        <w:t>Stress</w:t>
      </w:r>
      <w:r w:rsidRPr="00FD50E7">
        <w:rPr>
          <w:rFonts w:cs="Arial" w:hint="eastAsia"/>
        </w:rPr>
        <w:t xml:space="preserve"> </w:t>
      </w:r>
      <w:r w:rsidRPr="00FD50E7">
        <w:rPr>
          <w:rFonts w:cs="Arial"/>
        </w:rPr>
        <w:t>Test</w:t>
      </w:r>
      <w:r w:rsidRPr="00FD50E7">
        <w:rPr>
          <w:rFonts w:cs="Arial" w:hint="eastAsia"/>
          <w:szCs w:val="21"/>
        </w:rPr>
        <w:t xml:space="preserve"> time </w:t>
      </w:r>
      <w:r w:rsidRPr="00FD50E7">
        <w:rPr>
          <w:rFonts w:cs="Arial"/>
          <w:szCs w:val="21"/>
        </w:rPr>
        <w:t>Data (High Byte)  unit Seconds</w:t>
      </w:r>
    </w:p>
    <w:p w:rsidR="00280237" w:rsidRPr="003B3C7B" w:rsidRDefault="00280237" w:rsidP="00280237">
      <w:pPr>
        <w:autoSpaceDE w:val="0"/>
        <w:autoSpaceDN w:val="0"/>
        <w:adjustRightInd w:val="0"/>
        <w:spacing w:line="24" w:lineRule="atLeast"/>
        <w:rPr>
          <w:rFonts w:cs="Arial"/>
          <w:szCs w:val="21"/>
        </w:rPr>
      </w:pPr>
      <w:r w:rsidRPr="00FD50E7">
        <w:rPr>
          <w:rFonts w:cs="Arial"/>
          <w:szCs w:val="21"/>
        </w:rPr>
        <w:t>X</w:t>
      </w:r>
      <w:r w:rsidRPr="00FD50E7">
        <w:rPr>
          <w:rFonts w:cs="Arial" w:hint="eastAsia"/>
          <w:szCs w:val="21"/>
        </w:rPr>
        <w:t>2</w:t>
      </w:r>
      <w:r w:rsidRPr="00FD50E7">
        <w:rPr>
          <w:rFonts w:cs="Arial"/>
          <w:szCs w:val="21"/>
        </w:rPr>
        <w:t>—</w:t>
      </w:r>
      <w:r w:rsidRPr="00FD50E7">
        <w:rPr>
          <w:rFonts w:cs="Arial"/>
        </w:rPr>
        <w:t>Stress</w:t>
      </w:r>
      <w:r w:rsidRPr="00FD50E7">
        <w:rPr>
          <w:rFonts w:cs="Arial" w:hint="eastAsia"/>
        </w:rPr>
        <w:t xml:space="preserve"> </w:t>
      </w:r>
      <w:r w:rsidRPr="00FD50E7">
        <w:rPr>
          <w:rFonts w:cs="Arial"/>
        </w:rPr>
        <w:t>Test</w:t>
      </w:r>
      <w:r w:rsidRPr="00FD50E7">
        <w:rPr>
          <w:rFonts w:cs="Arial" w:hint="eastAsia"/>
          <w:szCs w:val="21"/>
        </w:rPr>
        <w:t xml:space="preserve"> time </w:t>
      </w:r>
      <w:r w:rsidRPr="00FD50E7">
        <w:rPr>
          <w:rFonts w:cs="Arial"/>
          <w:szCs w:val="21"/>
        </w:rPr>
        <w:t>Data (Low Byte)  unit Seconds</w:t>
      </w:r>
    </w:p>
    <w:p w:rsidR="00280237" w:rsidRPr="00280237" w:rsidRDefault="00280237" w:rsidP="00E541AE">
      <w:pPr>
        <w:rPr>
          <w:rFonts w:hint="eastAsia"/>
          <w:lang w:eastAsia="zh-CN"/>
        </w:rPr>
      </w:pPr>
    </w:p>
    <w:p w:rsidR="00AB1A4E" w:rsidRDefault="00641E33" w:rsidP="00474D1E">
      <w:pPr>
        <w:pStyle w:val="2"/>
        <w:ind w:left="284" w:hanging="284"/>
        <w:rPr>
          <w:rFonts w:ascii="Arial" w:eastAsia="Arial Unicode MS" w:hAnsi="Arial" w:cs="Arial" w:hint="eastAsia"/>
          <w:b/>
          <w:color w:val="000000"/>
          <w:lang w:eastAsia="zh-CN"/>
        </w:rPr>
      </w:pPr>
      <w:bookmarkStart w:id="227" w:name="_Toc344578086"/>
      <w:bookmarkStart w:id="228" w:name="_Toc427507963"/>
      <w:bookmarkStart w:id="229" w:name="_Toc467654059"/>
      <w:r>
        <w:rPr>
          <w:rFonts w:ascii="Arial" w:eastAsia="Arial Unicode MS" w:hAnsi="Arial" w:cs="Arial" w:hint="eastAsia"/>
          <w:b/>
          <w:color w:val="000000"/>
          <w:lang w:eastAsia="zh-CN"/>
        </w:rPr>
        <w:t>LCD</w:t>
      </w:r>
      <w:r w:rsidR="000542BF" w:rsidRPr="00144A98">
        <w:rPr>
          <w:rFonts w:ascii="Arial" w:hAnsi="Arial" w:cs="Arial"/>
          <w:b/>
          <w:color w:val="000000"/>
          <w:lang w:eastAsia="zh-CN"/>
        </w:rPr>
        <w:t xml:space="preserve"> </w:t>
      </w:r>
      <w:r w:rsidR="000542BF" w:rsidRPr="00144A98">
        <w:rPr>
          <w:rFonts w:ascii="Arial" w:eastAsia="Arial Unicode MS" w:hAnsi="Arial" w:cs="Arial"/>
          <w:b/>
          <w:color w:val="000000"/>
        </w:rPr>
        <w:t>Test</w:t>
      </w:r>
      <w:bookmarkEnd w:id="227"/>
      <w:bookmarkEnd w:id="229"/>
      <w:r w:rsidR="00582087" w:rsidRPr="00144A98">
        <w:rPr>
          <w:rFonts w:ascii="Arial" w:eastAsia="Arial Unicode MS" w:hAnsi="Arial" w:cs="Arial" w:hint="eastAsia"/>
          <w:b/>
          <w:color w:val="000000"/>
          <w:lang w:eastAsia="zh-CN"/>
        </w:rPr>
        <w:t xml:space="preserve"> </w:t>
      </w:r>
      <w:bookmarkEnd w:id="228"/>
    </w:p>
    <w:p w:rsidR="003E4296" w:rsidRPr="003E4296" w:rsidRDefault="003E4296" w:rsidP="003E4296">
      <w:pPr>
        <w:pStyle w:val="3"/>
        <w:tabs>
          <w:tab w:val="num" w:pos="0"/>
        </w:tabs>
        <w:rPr>
          <w:rFonts w:ascii="Arial" w:eastAsia="Arial Unicode MS" w:hAnsi="Arial" w:cs="Arial" w:hint="eastAsia"/>
          <w:lang w:eastAsia="zh-CN"/>
        </w:rPr>
      </w:pPr>
      <w:bookmarkStart w:id="230" w:name="_Toc466569863"/>
      <w:bookmarkStart w:id="231" w:name="_Toc467482538"/>
      <w:bookmarkStart w:id="232" w:name="_Toc467654060"/>
      <w:r w:rsidRPr="003E4296">
        <w:rPr>
          <w:rFonts w:ascii="Arial" w:eastAsia="Arial Unicode MS" w:hAnsi="Arial" w:cs="Arial" w:hint="eastAsia"/>
          <w:lang w:eastAsia="zh-CN"/>
        </w:rPr>
        <w:t>Segment Display</w:t>
      </w:r>
      <w:bookmarkEnd w:id="230"/>
      <w:bookmarkEnd w:id="231"/>
      <w:bookmarkEnd w:id="232"/>
    </w:p>
    <w:p w:rsidR="003E4296" w:rsidRPr="003E4296" w:rsidRDefault="003E4296" w:rsidP="003E4296">
      <w:pPr>
        <w:spacing w:beforeLines="50" w:before="120" w:afterLines="100" w:after="240"/>
        <w:rPr>
          <w:rFonts w:hint="eastAsia"/>
          <w:sz w:val="32"/>
          <w:szCs w:val="32"/>
          <w:lang w:val="en-GB" w:eastAsia="zh-CN"/>
        </w:rPr>
      </w:pPr>
      <w:r w:rsidRPr="003E4296">
        <w:rPr>
          <w:rFonts w:hint="eastAsia"/>
          <w:sz w:val="32"/>
          <w:szCs w:val="32"/>
          <w:lang w:val="en-GB" w:eastAsia="zh-CN"/>
        </w:rPr>
        <w:t>N.A</w:t>
      </w:r>
    </w:p>
    <w:p w:rsidR="003E4296" w:rsidRPr="003E4296" w:rsidRDefault="003E4296" w:rsidP="003E4296">
      <w:pPr>
        <w:pStyle w:val="3"/>
        <w:tabs>
          <w:tab w:val="num" w:pos="0"/>
        </w:tabs>
        <w:rPr>
          <w:rFonts w:ascii="Arial" w:eastAsia="Arial Unicode MS" w:hAnsi="Arial" w:cs="Arial" w:hint="eastAsia"/>
          <w:lang w:eastAsia="zh-CN"/>
        </w:rPr>
      </w:pPr>
      <w:bookmarkStart w:id="233" w:name="_Toc467482539"/>
      <w:bookmarkStart w:id="234" w:name="_Toc467654061"/>
      <w:r w:rsidRPr="003E4296">
        <w:rPr>
          <w:rFonts w:ascii="Arial" w:eastAsia="Arial Unicode MS" w:hAnsi="Arial" w:cs="Arial" w:hint="eastAsia"/>
          <w:lang w:eastAsia="zh-CN"/>
        </w:rPr>
        <w:t>LCD Pin Test</w:t>
      </w:r>
      <w:bookmarkEnd w:id="233"/>
      <w:bookmarkEnd w:id="234"/>
    </w:p>
    <w:p w:rsidR="003E4296" w:rsidRPr="003E4296" w:rsidRDefault="003E4296" w:rsidP="003E4296">
      <w:pPr>
        <w:spacing w:beforeLines="50" w:before="120" w:afterLines="100" w:after="240"/>
        <w:rPr>
          <w:rFonts w:hint="eastAsia"/>
          <w:sz w:val="32"/>
          <w:szCs w:val="32"/>
          <w:lang w:val="en-GB" w:eastAsia="zh-CN"/>
        </w:rPr>
      </w:pPr>
      <w:r w:rsidRPr="003E4296">
        <w:rPr>
          <w:rFonts w:hint="eastAsia"/>
          <w:sz w:val="32"/>
          <w:szCs w:val="32"/>
          <w:lang w:val="en-GB" w:eastAsia="zh-CN"/>
        </w:rPr>
        <w:t>N.A</w:t>
      </w:r>
    </w:p>
    <w:p w:rsidR="003E4296" w:rsidRPr="003E4296" w:rsidRDefault="003E4296" w:rsidP="003E4296">
      <w:pPr>
        <w:pStyle w:val="3"/>
        <w:tabs>
          <w:tab w:val="num" w:pos="0"/>
        </w:tabs>
        <w:rPr>
          <w:rFonts w:ascii="Arial" w:eastAsia="Arial Unicode MS" w:hAnsi="Arial" w:cs="Arial" w:hint="eastAsia"/>
          <w:lang w:eastAsia="zh-CN"/>
        </w:rPr>
      </w:pPr>
      <w:bookmarkStart w:id="235" w:name="_Toc467482540"/>
      <w:bookmarkStart w:id="236" w:name="_Toc467654062"/>
      <w:r w:rsidRPr="003E4296">
        <w:rPr>
          <w:rFonts w:ascii="Arial" w:eastAsia="Arial Unicode MS" w:hAnsi="Arial" w:cs="Arial" w:hint="eastAsia"/>
          <w:lang w:eastAsia="zh-CN"/>
        </w:rPr>
        <w:t>TFT Display</w:t>
      </w:r>
      <w:bookmarkEnd w:id="235"/>
      <w:bookmarkEnd w:id="236"/>
    </w:p>
    <w:p w:rsidR="00AB1A4E" w:rsidRPr="00AB1A4E" w:rsidRDefault="00EA47EC" w:rsidP="00AB1A4E">
      <w:pPr>
        <w:autoSpaceDE w:val="0"/>
        <w:autoSpaceDN w:val="0"/>
        <w:adjustRightInd w:val="0"/>
        <w:spacing w:before="16" w:line="24" w:lineRule="atLeast"/>
        <w:rPr>
          <w:rFonts w:ascii="Arial" w:hAnsi="Arial" w:cs="Arial"/>
          <w:b/>
          <w:sz w:val="21"/>
          <w:szCs w:val="21"/>
          <w:lang w:val="en-GB" w:eastAsia="zh-CN"/>
        </w:rPr>
      </w:pPr>
      <w:r>
        <w:rPr>
          <w:rFonts w:ascii="Arial" w:hAnsi="Arial" w:cs="Arial"/>
          <w:b/>
          <w:sz w:val="21"/>
          <w:szCs w:val="21"/>
          <w:lang w:val="en-GB" w:eastAsia="zh-CN"/>
        </w:rPr>
        <w:t xml:space="preserve">• </w:t>
      </w:r>
      <w:r w:rsidR="00AB1A4E" w:rsidRPr="00AB1A4E">
        <w:rPr>
          <w:rFonts w:ascii="Arial" w:hAnsi="Arial" w:cs="Arial"/>
          <w:b/>
          <w:sz w:val="21"/>
          <w:szCs w:val="21"/>
          <w:lang w:val="en-GB" w:eastAsia="zh-CN"/>
        </w:rPr>
        <w:t>1 – Illumination 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AB1A4E" w:rsidRPr="003B54A8" w:rsidTr="00DE4AE4">
        <w:trPr>
          <w:trHeight w:val="276"/>
        </w:trPr>
        <w:tc>
          <w:tcPr>
            <w:tcW w:w="0" w:type="auto"/>
            <w:shd w:val="clear" w:color="auto" w:fill="E6E6E6"/>
            <w:vAlign w:val="center"/>
          </w:tcPr>
          <w:p w:rsidR="00AB1A4E" w:rsidRPr="003B54A8" w:rsidRDefault="00AB1A4E" w:rsidP="00DE4AE4">
            <w:pPr>
              <w:jc w:val="center"/>
              <w:rPr>
                <w:rFonts w:ascii="Arial" w:hAnsi="Arial" w:cs="Arial"/>
                <w:b/>
                <w:sz w:val="18"/>
                <w:szCs w:val="18"/>
                <w:lang w:eastAsia="zh-CN"/>
              </w:rPr>
            </w:pPr>
            <w:r>
              <w:rPr>
                <w:rFonts w:ascii="Arial" w:hAnsi="Arial" w:cs="Arial" w:hint="eastAsia"/>
                <w:b/>
                <w:sz w:val="18"/>
                <w:szCs w:val="18"/>
                <w:lang w:eastAsia="zh-CN"/>
              </w:rPr>
              <w:t>Can ID(STD)</w:t>
            </w:r>
          </w:p>
        </w:tc>
        <w:tc>
          <w:tcPr>
            <w:tcW w:w="0" w:type="auto"/>
            <w:shd w:val="clear" w:color="auto" w:fill="E6E6E6"/>
            <w:vAlign w:val="center"/>
          </w:tcPr>
          <w:p w:rsidR="00AB1A4E" w:rsidRPr="006D0AF5" w:rsidRDefault="00AB1A4E" w:rsidP="00DE4AE4">
            <w:pPr>
              <w:jc w:val="center"/>
              <w:rPr>
                <w:rFonts w:ascii="Arial" w:hAnsi="Arial" w:hint="eastAsia"/>
                <w:b/>
                <w:sz w:val="18"/>
                <w:lang w:eastAsia="zh-CN"/>
              </w:rPr>
            </w:pPr>
            <w:r w:rsidRPr="006D0AF5">
              <w:rPr>
                <w:rFonts w:ascii="Arial" w:hAnsi="Arial" w:hint="eastAsia"/>
                <w:b/>
                <w:sz w:val="18"/>
                <w:lang w:eastAsia="zh-CN"/>
              </w:rPr>
              <w:t>Data0</w:t>
            </w:r>
          </w:p>
        </w:tc>
        <w:tc>
          <w:tcPr>
            <w:tcW w:w="0" w:type="auto"/>
            <w:shd w:val="clear" w:color="auto" w:fill="E6E6E6"/>
            <w:vAlign w:val="center"/>
          </w:tcPr>
          <w:p w:rsidR="00AB1A4E" w:rsidRPr="006D0AF5" w:rsidRDefault="00AB1A4E" w:rsidP="00DE4AE4">
            <w:pPr>
              <w:jc w:val="center"/>
              <w:rPr>
                <w:rFonts w:ascii="Arial" w:hAnsi="Arial" w:hint="eastAsia"/>
                <w:b/>
                <w:sz w:val="18"/>
                <w:lang w:eastAsia="zh-CN"/>
              </w:rPr>
            </w:pPr>
            <w:r w:rsidRPr="006D0AF5">
              <w:rPr>
                <w:rFonts w:ascii="Arial" w:hAnsi="Arial" w:hint="eastAsia"/>
                <w:b/>
                <w:sz w:val="18"/>
                <w:lang w:eastAsia="zh-CN"/>
              </w:rPr>
              <w:t>Data1</w:t>
            </w:r>
          </w:p>
        </w:tc>
        <w:tc>
          <w:tcPr>
            <w:tcW w:w="1036" w:type="dxa"/>
            <w:shd w:val="clear" w:color="auto" w:fill="E6E6E6"/>
            <w:vAlign w:val="center"/>
          </w:tcPr>
          <w:p w:rsidR="00AB1A4E" w:rsidRPr="006D0AF5" w:rsidRDefault="00AB1A4E" w:rsidP="00DE4AE4">
            <w:pPr>
              <w:jc w:val="center"/>
              <w:rPr>
                <w:rFonts w:ascii="Arial" w:hAnsi="Arial" w:hint="eastAsia"/>
                <w:b/>
                <w:sz w:val="18"/>
                <w:lang w:eastAsia="zh-CN"/>
              </w:rPr>
            </w:pPr>
            <w:r w:rsidRPr="006D0AF5">
              <w:rPr>
                <w:rFonts w:ascii="Arial" w:hAnsi="Arial" w:hint="eastAsia"/>
                <w:b/>
                <w:sz w:val="18"/>
                <w:lang w:eastAsia="zh-CN"/>
              </w:rPr>
              <w:t>Data2</w:t>
            </w:r>
          </w:p>
        </w:tc>
        <w:tc>
          <w:tcPr>
            <w:tcW w:w="0" w:type="auto"/>
            <w:shd w:val="clear" w:color="auto" w:fill="E6E6E6"/>
            <w:vAlign w:val="center"/>
          </w:tcPr>
          <w:p w:rsidR="00AB1A4E" w:rsidRPr="006D0AF5" w:rsidRDefault="00AB1A4E" w:rsidP="00DE4AE4">
            <w:pPr>
              <w:jc w:val="center"/>
              <w:rPr>
                <w:rFonts w:ascii="Arial" w:hAnsi="Arial" w:hint="eastAsia"/>
                <w:b/>
                <w:sz w:val="18"/>
                <w:lang w:eastAsia="zh-CN"/>
              </w:rPr>
            </w:pPr>
            <w:r w:rsidRPr="006D0AF5">
              <w:rPr>
                <w:rFonts w:ascii="Arial" w:hAnsi="Arial" w:hint="eastAsia"/>
                <w:b/>
                <w:sz w:val="18"/>
                <w:lang w:eastAsia="zh-CN"/>
              </w:rPr>
              <w:t>Data3</w:t>
            </w:r>
          </w:p>
        </w:tc>
        <w:tc>
          <w:tcPr>
            <w:tcW w:w="0" w:type="auto"/>
            <w:shd w:val="clear" w:color="auto" w:fill="E6E6E6"/>
            <w:vAlign w:val="center"/>
          </w:tcPr>
          <w:p w:rsidR="00AB1A4E" w:rsidRPr="006D0AF5" w:rsidRDefault="00AB1A4E" w:rsidP="00DE4AE4">
            <w:pPr>
              <w:jc w:val="center"/>
              <w:rPr>
                <w:rFonts w:ascii="Arial" w:hAnsi="Arial" w:hint="eastAsia"/>
                <w:b/>
                <w:sz w:val="18"/>
                <w:lang w:eastAsia="zh-CN"/>
              </w:rPr>
            </w:pPr>
            <w:r w:rsidRPr="006D0AF5">
              <w:rPr>
                <w:rFonts w:ascii="Arial" w:hAnsi="Arial" w:hint="eastAsia"/>
                <w:b/>
                <w:sz w:val="18"/>
                <w:lang w:eastAsia="zh-CN"/>
              </w:rPr>
              <w:t>Data4</w:t>
            </w:r>
          </w:p>
        </w:tc>
        <w:tc>
          <w:tcPr>
            <w:tcW w:w="0" w:type="auto"/>
            <w:shd w:val="clear" w:color="auto" w:fill="E6E6E6"/>
            <w:vAlign w:val="center"/>
          </w:tcPr>
          <w:p w:rsidR="00AB1A4E" w:rsidRPr="006D0AF5" w:rsidRDefault="00AB1A4E" w:rsidP="00DE4AE4">
            <w:pPr>
              <w:jc w:val="center"/>
              <w:rPr>
                <w:rFonts w:ascii="Arial" w:hAnsi="Arial" w:hint="eastAsia"/>
                <w:b/>
                <w:sz w:val="18"/>
                <w:lang w:eastAsia="zh-CN"/>
              </w:rPr>
            </w:pPr>
            <w:r w:rsidRPr="006D0AF5">
              <w:rPr>
                <w:rFonts w:ascii="Arial" w:hAnsi="Arial" w:hint="eastAsia"/>
                <w:b/>
                <w:sz w:val="18"/>
                <w:lang w:eastAsia="zh-CN"/>
              </w:rPr>
              <w:t>Data5</w:t>
            </w:r>
          </w:p>
        </w:tc>
        <w:tc>
          <w:tcPr>
            <w:tcW w:w="0" w:type="auto"/>
            <w:shd w:val="clear" w:color="auto" w:fill="E6E6E6"/>
            <w:vAlign w:val="center"/>
          </w:tcPr>
          <w:p w:rsidR="00AB1A4E" w:rsidRPr="006D0AF5" w:rsidRDefault="00AB1A4E" w:rsidP="00DE4AE4">
            <w:pPr>
              <w:jc w:val="center"/>
              <w:rPr>
                <w:rFonts w:ascii="Arial" w:hAnsi="Arial" w:hint="eastAsia"/>
                <w:b/>
                <w:sz w:val="18"/>
                <w:lang w:eastAsia="zh-CN"/>
              </w:rPr>
            </w:pPr>
            <w:r w:rsidRPr="006D0AF5">
              <w:rPr>
                <w:rFonts w:ascii="Arial" w:hAnsi="Arial" w:hint="eastAsia"/>
                <w:b/>
                <w:sz w:val="18"/>
                <w:lang w:eastAsia="zh-CN"/>
              </w:rPr>
              <w:t>Data6</w:t>
            </w:r>
          </w:p>
        </w:tc>
        <w:tc>
          <w:tcPr>
            <w:tcW w:w="0" w:type="auto"/>
            <w:shd w:val="clear" w:color="auto" w:fill="E6E6E6"/>
            <w:vAlign w:val="center"/>
          </w:tcPr>
          <w:p w:rsidR="00AB1A4E" w:rsidRPr="006D0AF5" w:rsidRDefault="00AB1A4E" w:rsidP="00DE4AE4">
            <w:pPr>
              <w:jc w:val="center"/>
              <w:rPr>
                <w:rFonts w:ascii="Arial" w:hAnsi="Arial" w:hint="eastAsia"/>
                <w:b/>
                <w:sz w:val="18"/>
                <w:lang w:eastAsia="zh-CN"/>
              </w:rPr>
            </w:pPr>
            <w:r w:rsidRPr="006D0AF5">
              <w:rPr>
                <w:rFonts w:ascii="Arial" w:hAnsi="Arial" w:hint="eastAsia"/>
                <w:b/>
                <w:sz w:val="18"/>
                <w:lang w:eastAsia="zh-CN"/>
              </w:rPr>
              <w:t>Data7</w:t>
            </w:r>
          </w:p>
        </w:tc>
      </w:tr>
      <w:tr w:rsidR="0065326D" w:rsidRPr="00EA47EC" w:rsidTr="00DE4AE4">
        <w:trPr>
          <w:trHeight w:val="243"/>
        </w:trPr>
        <w:tc>
          <w:tcPr>
            <w:tcW w:w="0" w:type="auto"/>
            <w:shd w:val="clear" w:color="auto" w:fill="auto"/>
            <w:vAlign w:val="center"/>
          </w:tcPr>
          <w:p w:rsidR="0065326D" w:rsidRPr="00EA47EC" w:rsidRDefault="00F554E9" w:rsidP="00DE4AE4">
            <w:pPr>
              <w:jc w:val="center"/>
              <w:rPr>
                <w:rFonts w:ascii="Arial" w:hAnsi="Arial" w:hint="eastAsia"/>
                <w:sz w:val="18"/>
                <w:lang w:eastAsia="zh-CN"/>
              </w:rPr>
            </w:pPr>
            <w:r w:rsidRPr="00EA47EC">
              <w:rPr>
                <w:rFonts w:ascii="Arial" w:hAnsi="Arial"/>
                <w:sz w:val="18"/>
              </w:rPr>
              <w:t>0x772</w:t>
            </w:r>
          </w:p>
        </w:tc>
        <w:tc>
          <w:tcPr>
            <w:tcW w:w="0" w:type="auto"/>
            <w:shd w:val="clear" w:color="auto" w:fill="auto"/>
            <w:vAlign w:val="center"/>
          </w:tcPr>
          <w:p w:rsidR="0065326D" w:rsidRPr="00EA47EC" w:rsidRDefault="0065326D" w:rsidP="00DE4AE4">
            <w:pPr>
              <w:jc w:val="center"/>
              <w:rPr>
                <w:rFonts w:ascii="Arial" w:hAnsi="Arial"/>
                <w:sz w:val="18"/>
                <w:lang w:eastAsia="zh-CN"/>
              </w:rPr>
            </w:pPr>
            <w:r w:rsidRPr="00EA47EC">
              <w:rPr>
                <w:rFonts w:ascii="Arial" w:hAnsi="Arial"/>
                <w:sz w:val="18"/>
              </w:rPr>
              <w:t>0x</w:t>
            </w:r>
            <w:r w:rsidRPr="00EA47EC">
              <w:rPr>
                <w:rFonts w:ascii="Arial" w:hAnsi="Arial" w:hint="eastAsia"/>
                <w:sz w:val="18"/>
                <w:lang w:eastAsia="zh-CN"/>
              </w:rPr>
              <w:t>30</w:t>
            </w:r>
          </w:p>
        </w:tc>
        <w:tc>
          <w:tcPr>
            <w:tcW w:w="0" w:type="auto"/>
            <w:shd w:val="clear" w:color="auto" w:fill="auto"/>
            <w:vAlign w:val="center"/>
          </w:tcPr>
          <w:p w:rsidR="0065326D" w:rsidRPr="00EA47EC" w:rsidRDefault="0065326D" w:rsidP="00DE4AE4">
            <w:pPr>
              <w:keepNext/>
              <w:jc w:val="center"/>
              <w:rPr>
                <w:rFonts w:ascii="Arial" w:hAnsi="Arial"/>
                <w:sz w:val="18"/>
                <w:lang w:val="en-GB" w:eastAsia="zh-CN"/>
              </w:rPr>
            </w:pPr>
            <w:r w:rsidRPr="00EA47EC">
              <w:rPr>
                <w:rFonts w:ascii="Arial" w:hAnsi="Arial"/>
                <w:sz w:val="18"/>
                <w:lang w:val="en-GB"/>
              </w:rPr>
              <w:t>0x</w:t>
            </w:r>
            <w:r w:rsidRPr="00EA47EC">
              <w:rPr>
                <w:rFonts w:ascii="Arial" w:hAnsi="Arial" w:hint="eastAsia"/>
                <w:sz w:val="18"/>
                <w:lang w:val="en-GB" w:eastAsia="zh-CN"/>
              </w:rPr>
              <w:t>00</w:t>
            </w:r>
          </w:p>
        </w:tc>
        <w:tc>
          <w:tcPr>
            <w:tcW w:w="1036" w:type="dxa"/>
            <w:shd w:val="clear" w:color="auto" w:fill="auto"/>
          </w:tcPr>
          <w:p w:rsidR="0065326D" w:rsidRPr="00EA47EC" w:rsidRDefault="0065326D" w:rsidP="00DE4AE4">
            <w:pPr>
              <w:keepNext/>
              <w:jc w:val="center"/>
              <w:rPr>
                <w:rFonts w:ascii="Arial" w:hAnsi="Arial"/>
                <w:sz w:val="18"/>
                <w:lang w:val="en-GB" w:eastAsia="zh-CN"/>
              </w:rPr>
            </w:pPr>
            <w:bookmarkStart w:id="237" w:name="OLE_LINK45"/>
            <w:bookmarkStart w:id="238" w:name="OLE_LINK46"/>
            <w:r w:rsidRPr="00EA47EC">
              <w:rPr>
                <w:rFonts w:ascii="Arial" w:hAnsi="Arial"/>
                <w:sz w:val="18"/>
                <w:lang w:val="en-GB"/>
              </w:rPr>
              <w:t>0x</w:t>
            </w:r>
            <w:r w:rsidRPr="00EA47EC">
              <w:rPr>
                <w:rFonts w:ascii="Arial" w:hAnsi="Arial" w:hint="eastAsia"/>
                <w:sz w:val="18"/>
                <w:lang w:val="en-GB" w:eastAsia="zh-CN"/>
              </w:rPr>
              <w:t>81</w:t>
            </w:r>
            <w:bookmarkEnd w:id="237"/>
            <w:bookmarkEnd w:id="238"/>
          </w:p>
        </w:tc>
        <w:tc>
          <w:tcPr>
            <w:tcW w:w="0" w:type="auto"/>
          </w:tcPr>
          <w:p w:rsidR="0065326D" w:rsidRPr="00EA47EC" w:rsidRDefault="0065326D" w:rsidP="00DE4AE4">
            <w:pPr>
              <w:rPr>
                <w:rFonts w:ascii="Arial" w:hAnsi="Arial" w:hint="eastAsia"/>
                <w:sz w:val="18"/>
                <w:lang w:val="en-GB" w:eastAsia="zh-CN"/>
              </w:rPr>
            </w:pPr>
            <w:r w:rsidRPr="00EA47EC">
              <w:rPr>
                <w:rFonts w:ascii="Arial" w:hAnsi="Arial" w:hint="eastAsia"/>
                <w:sz w:val="18"/>
                <w:lang w:val="en-GB" w:eastAsia="zh-CN"/>
              </w:rPr>
              <w:t>0x01</w:t>
            </w:r>
          </w:p>
        </w:tc>
        <w:tc>
          <w:tcPr>
            <w:tcW w:w="0" w:type="auto"/>
          </w:tcPr>
          <w:p w:rsidR="0065326D" w:rsidRPr="00EA47EC" w:rsidRDefault="0065326D" w:rsidP="009E0559">
            <w:pPr>
              <w:rPr>
                <w:rFonts w:ascii="Arial" w:hAnsi="Arial" w:hint="eastAsia"/>
                <w:sz w:val="18"/>
                <w:lang w:val="en-GB" w:eastAsia="zh-CN"/>
              </w:rPr>
            </w:pPr>
            <w:r w:rsidRPr="00EA47EC">
              <w:rPr>
                <w:rFonts w:ascii="Arial" w:hAnsi="Arial" w:cs="Arial" w:hint="eastAsia"/>
                <w:sz w:val="18"/>
                <w:szCs w:val="18"/>
                <w:lang w:val="en-GB" w:eastAsia="zh-CN"/>
              </w:rPr>
              <w:t>0xAA</w:t>
            </w:r>
          </w:p>
        </w:tc>
        <w:tc>
          <w:tcPr>
            <w:tcW w:w="0" w:type="auto"/>
          </w:tcPr>
          <w:p w:rsidR="0065326D" w:rsidRPr="00EA47EC" w:rsidRDefault="0065326D" w:rsidP="009E0559">
            <w:pPr>
              <w:rPr>
                <w:rFonts w:ascii="Arial" w:hAnsi="Arial" w:hint="eastAsia"/>
                <w:sz w:val="18"/>
                <w:lang w:val="en-GB" w:eastAsia="zh-CN"/>
              </w:rPr>
            </w:pPr>
            <w:r w:rsidRPr="00EA47EC">
              <w:rPr>
                <w:rFonts w:ascii="Arial" w:hAnsi="Arial" w:cs="Arial" w:hint="eastAsia"/>
                <w:sz w:val="18"/>
                <w:szCs w:val="18"/>
                <w:lang w:val="en-GB" w:eastAsia="zh-CN"/>
              </w:rPr>
              <w:t>0xAA</w:t>
            </w:r>
          </w:p>
        </w:tc>
        <w:tc>
          <w:tcPr>
            <w:tcW w:w="0" w:type="auto"/>
          </w:tcPr>
          <w:p w:rsidR="0065326D" w:rsidRPr="00EA47EC" w:rsidRDefault="0065326D" w:rsidP="009E0559">
            <w:pPr>
              <w:rPr>
                <w:rFonts w:hint="eastAsia"/>
                <w:lang w:eastAsia="zh-CN"/>
              </w:rPr>
            </w:pPr>
            <w:r w:rsidRPr="00EA47EC">
              <w:rPr>
                <w:rFonts w:ascii="Arial" w:hAnsi="Arial" w:cs="Arial" w:hint="eastAsia"/>
                <w:sz w:val="18"/>
                <w:szCs w:val="18"/>
                <w:lang w:val="en-GB" w:eastAsia="zh-CN"/>
              </w:rPr>
              <w:t>0xAA</w:t>
            </w:r>
          </w:p>
        </w:tc>
        <w:tc>
          <w:tcPr>
            <w:tcW w:w="0" w:type="auto"/>
          </w:tcPr>
          <w:p w:rsidR="0065326D" w:rsidRPr="00EA47EC" w:rsidRDefault="0065326D" w:rsidP="009E0559">
            <w:pPr>
              <w:rPr>
                <w:rFonts w:hint="eastAsia"/>
                <w:lang w:eastAsia="zh-CN"/>
              </w:rPr>
            </w:pPr>
            <w:r w:rsidRPr="00EA47EC">
              <w:rPr>
                <w:rFonts w:ascii="Arial" w:hAnsi="Arial" w:cs="Arial" w:hint="eastAsia"/>
                <w:sz w:val="18"/>
                <w:szCs w:val="18"/>
                <w:lang w:val="en-GB" w:eastAsia="zh-CN"/>
              </w:rPr>
              <w:t>0xAA</w:t>
            </w:r>
          </w:p>
        </w:tc>
      </w:tr>
    </w:tbl>
    <w:p w:rsidR="00AB1A4E" w:rsidRPr="00EA47EC" w:rsidRDefault="00AB1A4E" w:rsidP="00AB1A4E">
      <w:pPr>
        <w:rPr>
          <w:rFonts w:ascii="Arial" w:hAnsi="Arial" w:cs="Arial" w:hint="eastAsia"/>
          <w:b/>
          <w:sz w:val="21"/>
          <w:szCs w:val="21"/>
          <w:lang w:val="en-GB" w:eastAsia="zh-CN"/>
        </w:rPr>
      </w:pPr>
    </w:p>
    <w:p w:rsidR="00AB1A4E" w:rsidRPr="00EA47EC" w:rsidRDefault="00AB1A4E" w:rsidP="00AB1A4E">
      <w:pPr>
        <w:rPr>
          <w:rFonts w:ascii="Arial" w:hAnsi="Arial" w:cs="Arial" w:hint="eastAsia"/>
          <w:b/>
          <w:sz w:val="21"/>
          <w:szCs w:val="21"/>
          <w:lang w:val="en-GB" w:eastAsia="zh-CN"/>
        </w:rPr>
      </w:pPr>
      <w:r w:rsidRPr="00EA47EC">
        <w:rPr>
          <w:rFonts w:ascii="Arial" w:hAnsi="Arial" w:cs="Arial"/>
          <w:b/>
          <w:sz w:val="21"/>
          <w:szCs w:val="21"/>
          <w:lang w:val="en-GB" w:eastAsia="zh-CN"/>
        </w:rPr>
        <w:t>The ECU answer with the acknowledgement sent as follow</w:t>
      </w:r>
      <w:r w:rsidRPr="00EA47EC">
        <w:rPr>
          <w:rFonts w:ascii="Arial" w:hAnsi="Arial" w:cs="Arial" w:hint="eastAsia"/>
          <w:b/>
          <w:sz w:val="21"/>
          <w:szCs w:val="21"/>
          <w:lang w:val="en-GB" w:eastAsia="zh-CN"/>
        </w:rPr>
        <w:t>ing</w:t>
      </w:r>
      <w:r w:rsidRPr="00EA47EC">
        <w:rPr>
          <w:rFonts w:ascii="Arial" w:hAnsi="Arial" w:cs="Arial"/>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AB1A4E" w:rsidRPr="00EA47EC" w:rsidTr="00DE4AE4">
        <w:trPr>
          <w:trHeight w:val="276"/>
        </w:trPr>
        <w:tc>
          <w:tcPr>
            <w:tcW w:w="0" w:type="auto"/>
            <w:shd w:val="clear" w:color="auto" w:fill="E6E6E6"/>
            <w:vAlign w:val="center"/>
          </w:tcPr>
          <w:p w:rsidR="00AB1A4E" w:rsidRPr="00EA47EC" w:rsidRDefault="00AB1A4E" w:rsidP="00DE4AE4">
            <w:pPr>
              <w:jc w:val="center"/>
              <w:rPr>
                <w:rFonts w:ascii="Arial" w:hAnsi="Arial" w:cs="Arial"/>
                <w:b/>
                <w:sz w:val="18"/>
                <w:szCs w:val="18"/>
                <w:lang w:eastAsia="zh-CN"/>
              </w:rPr>
            </w:pPr>
            <w:r w:rsidRPr="00EA47EC">
              <w:rPr>
                <w:rFonts w:ascii="Arial" w:hAnsi="Arial" w:cs="Arial" w:hint="eastAsia"/>
                <w:b/>
                <w:sz w:val="18"/>
                <w:szCs w:val="18"/>
                <w:lang w:eastAsia="zh-CN"/>
              </w:rPr>
              <w:t>Can ID(STD)</w:t>
            </w:r>
          </w:p>
        </w:tc>
        <w:tc>
          <w:tcPr>
            <w:tcW w:w="0" w:type="auto"/>
            <w:shd w:val="clear" w:color="auto" w:fill="E6E6E6"/>
            <w:vAlign w:val="center"/>
          </w:tcPr>
          <w:p w:rsidR="00AB1A4E" w:rsidRPr="00EA47EC" w:rsidRDefault="00AB1A4E" w:rsidP="00DE4AE4">
            <w:pPr>
              <w:jc w:val="center"/>
              <w:rPr>
                <w:rFonts w:ascii="Arial" w:hAnsi="Arial" w:hint="eastAsia"/>
                <w:b/>
                <w:sz w:val="18"/>
                <w:lang w:eastAsia="zh-CN"/>
              </w:rPr>
            </w:pPr>
            <w:r w:rsidRPr="00EA47EC">
              <w:rPr>
                <w:rFonts w:ascii="Arial" w:hAnsi="Arial" w:hint="eastAsia"/>
                <w:b/>
                <w:sz w:val="18"/>
                <w:lang w:eastAsia="zh-CN"/>
              </w:rPr>
              <w:t>Data0</w:t>
            </w:r>
          </w:p>
        </w:tc>
        <w:tc>
          <w:tcPr>
            <w:tcW w:w="0" w:type="auto"/>
            <w:shd w:val="clear" w:color="auto" w:fill="E6E6E6"/>
            <w:vAlign w:val="center"/>
          </w:tcPr>
          <w:p w:rsidR="00AB1A4E" w:rsidRPr="00EA47EC" w:rsidRDefault="00AB1A4E" w:rsidP="00DE4AE4">
            <w:pPr>
              <w:jc w:val="center"/>
              <w:rPr>
                <w:rFonts w:ascii="Arial" w:hAnsi="Arial" w:hint="eastAsia"/>
                <w:b/>
                <w:sz w:val="18"/>
                <w:lang w:eastAsia="zh-CN"/>
              </w:rPr>
            </w:pPr>
            <w:r w:rsidRPr="00EA47EC">
              <w:rPr>
                <w:rFonts w:ascii="Arial" w:hAnsi="Arial" w:hint="eastAsia"/>
                <w:b/>
                <w:sz w:val="18"/>
                <w:lang w:eastAsia="zh-CN"/>
              </w:rPr>
              <w:t>Data1</w:t>
            </w:r>
          </w:p>
        </w:tc>
        <w:tc>
          <w:tcPr>
            <w:tcW w:w="1036" w:type="dxa"/>
            <w:shd w:val="clear" w:color="auto" w:fill="E6E6E6"/>
            <w:vAlign w:val="center"/>
          </w:tcPr>
          <w:p w:rsidR="00AB1A4E" w:rsidRPr="00EA47EC" w:rsidRDefault="00AB1A4E" w:rsidP="00DE4AE4">
            <w:pPr>
              <w:jc w:val="center"/>
              <w:rPr>
                <w:rFonts w:ascii="Arial" w:hAnsi="Arial" w:hint="eastAsia"/>
                <w:b/>
                <w:sz w:val="18"/>
                <w:lang w:eastAsia="zh-CN"/>
              </w:rPr>
            </w:pPr>
            <w:r w:rsidRPr="00EA47EC">
              <w:rPr>
                <w:rFonts w:ascii="Arial" w:hAnsi="Arial" w:hint="eastAsia"/>
                <w:b/>
                <w:sz w:val="18"/>
                <w:lang w:eastAsia="zh-CN"/>
              </w:rPr>
              <w:t>Data2</w:t>
            </w:r>
          </w:p>
        </w:tc>
        <w:tc>
          <w:tcPr>
            <w:tcW w:w="0" w:type="auto"/>
            <w:shd w:val="clear" w:color="auto" w:fill="E6E6E6"/>
            <w:vAlign w:val="center"/>
          </w:tcPr>
          <w:p w:rsidR="00AB1A4E" w:rsidRPr="00EA47EC" w:rsidRDefault="00AB1A4E" w:rsidP="00DE4AE4">
            <w:pPr>
              <w:jc w:val="center"/>
              <w:rPr>
                <w:rFonts w:ascii="Arial" w:hAnsi="Arial" w:hint="eastAsia"/>
                <w:b/>
                <w:sz w:val="18"/>
                <w:lang w:eastAsia="zh-CN"/>
              </w:rPr>
            </w:pPr>
            <w:r w:rsidRPr="00EA47EC">
              <w:rPr>
                <w:rFonts w:ascii="Arial" w:hAnsi="Arial" w:hint="eastAsia"/>
                <w:b/>
                <w:sz w:val="18"/>
                <w:lang w:eastAsia="zh-CN"/>
              </w:rPr>
              <w:t>Data3</w:t>
            </w:r>
          </w:p>
        </w:tc>
        <w:tc>
          <w:tcPr>
            <w:tcW w:w="0" w:type="auto"/>
            <w:shd w:val="clear" w:color="auto" w:fill="E6E6E6"/>
            <w:vAlign w:val="center"/>
          </w:tcPr>
          <w:p w:rsidR="00AB1A4E" w:rsidRPr="00EA47EC" w:rsidRDefault="00AB1A4E" w:rsidP="00DE4AE4">
            <w:pPr>
              <w:jc w:val="center"/>
              <w:rPr>
                <w:rFonts w:ascii="Arial" w:hAnsi="Arial" w:hint="eastAsia"/>
                <w:b/>
                <w:sz w:val="18"/>
                <w:lang w:eastAsia="zh-CN"/>
              </w:rPr>
            </w:pPr>
            <w:r w:rsidRPr="00EA47EC">
              <w:rPr>
                <w:rFonts w:ascii="Arial" w:hAnsi="Arial" w:hint="eastAsia"/>
                <w:b/>
                <w:sz w:val="18"/>
                <w:lang w:eastAsia="zh-CN"/>
              </w:rPr>
              <w:t>Data4</w:t>
            </w:r>
          </w:p>
        </w:tc>
        <w:tc>
          <w:tcPr>
            <w:tcW w:w="0" w:type="auto"/>
            <w:shd w:val="clear" w:color="auto" w:fill="E6E6E6"/>
            <w:vAlign w:val="center"/>
          </w:tcPr>
          <w:p w:rsidR="00AB1A4E" w:rsidRPr="00EA47EC" w:rsidRDefault="00AB1A4E" w:rsidP="00DE4AE4">
            <w:pPr>
              <w:jc w:val="center"/>
              <w:rPr>
                <w:rFonts w:ascii="Arial" w:hAnsi="Arial" w:hint="eastAsia"/>
                <w:b/>
                <w:sz w:val="18"/>
                <w:lang w:eastAsia="zh-CN"/>
              </w:rPr>
            </w:pPr>
            <w:r w:rsidRPr="00EA47EC">
              <w:rPr>
                <w:rFonts w:ascii="Arial" w:hAnsi="Arial" w:hint="eastAsia"/>
                <w:b/>
                <w:sz w:val="18"/>
                <w:lang w:eastAsia="zh-CN"/>
              </w:rPr>
              <w:t>Data5</w:t>
            </w:r>
          </w:p>
        </w:tc>
        <w:tc>
          <w:tcPr>
            <w:tcW w:w="0" w:type="auto"/>
            <w:shd w:val="clear" w:color="auto" w:fill="E6E6E6"/>
            <w:vAlign w:val="center"/>
          </w:tcPr>
          <w:p w:rsidR="00AB1A4E" w:rsidRPr="00EA47EC" w:rsidRDefault="00AB1A4E" w:rsidP="00DE4AE4">
            <w:pPr>
              <w:jc w:val="center"/>
              <w:rPr>
                <w:rFonts w:ascii="Arial" w:hAnsi="Arial" w:hint="eastAsia"/>
                <w:b/>
                <w:sz w:val="18"/>
                <w:lang w:eastAsia="zh-CN"/>
              </w:rPr>
            </w:pPr>
            <w:r w:rsidRPr="00EA47EC">
              <w:rPr>
                <w:rFonts w:ascii="Arial" w:hAnsi="Arial" w:hint="eastAsia"/>
                <w:b/>
                <w:sz w:val="18"/>
                <w:lang w:eastAsia="zh-CN"/>
              </w:rPr>
              <w:t>Data6</w:t>
            </w:r>
          </w:p>
        </w:tc>
        <w:tc>
          <w:tcPr>
            <w:tcW w:w="0" w:type="auto"/>
            <w:shd w:val="clear" w:color="auto" w:fill="E6E6E6"/>
            <w:vAlign w:val="center"/>
          </w:tcPr>
          <w:p w:rsidR="00AB1A4E" w:rsidRPr="00EA47EC" w:rsidRDefault="00AB1A4E" w:rsidP="00DE4AE4">
            <w:pPr>
              <w:jc w:val="center"/>
              <w:rPr>
                <w:rFonts w:ascii="Arial" w:hAnsi="Arial" w:hint="eastAsia"/>
                <w:b/>
                <w:sz w:val="18"/>
                <w:lang w:eastAsia="zh-CN"/>
              </w:rPr>
            </w:pPr>
            <w:r w:rsidRPr="00EA47EC">
              <w:rPr>
                <w:rFonts w:ascii="Arial" w:hAnsi="Arial" w:hint="eastAsia"/>
                <w:b/>
                <w:sz w:val="18"/>
                <w:lang w:eastAsia="zh-CN"/>
              </w:rPr>
              <w:t>Data7</w:t>
            </w:r>
          </w:p>
        </w:tc>
      </w:tr>
      <w:tr w:rsidR="0065326D" w:rsidRPr="002C7B19" w:rsidTr="00DE4AE4">
        <w:trPr>
          <w:trHeight w:val="223"/>
        </w:trPr>
        <w:tc>
          <w:tcPr>
            <w:tcW w:w="0" w:type="auto"/>
            <w:shd w:val="clear" w:color="auto" w:fill="auto"/>
            <w:vAlign w:val="center"/>
          </w:tcPr>
          <w:p w:rsidR="0065326D" w:rsidRPr="00EA47EC" w:rsidRDefault="00F554E9" w:rsidP="00DE4AE4">
            <w:pPr>
              <w:jc w:val="center"/>
              <w:rPr>
                <w:rFonts w:ascii="Arial" w:hAnsi="Arial" w:hint="eastAsia"/>
                <w:sz w:val="18"/>
                <w:lang w:eastAsia="zh-CN"/>
              </w:rPr>
            </w:pPr>
            <w:r w:rsidRPr="00EA47EC">
              <w:rPr>
                <w:rFonts w:ascii="Arial" w:hAnsi="Arial"/>
                <w:sz w:val="18"/>
              </w:rPr>
              <w:t>0x774</w:t>
            </w:r>
          </w:p>
        </w:tc>
        <w:tc>
          <w:tcPr>
            <w:tcW w:w="0" w:type="auto"/>
            <w:shd w:val="clear" w:color="auto" w:fill="auto"/>
            <w:vAlign w:val="center"/>
          </w:tcPr>
          <w:p w:rsidR="0065326D" w:rsidRPr="00EA47EC" w:rsidRDefault="0065326D" w:rsidP="00DE4AE4">
            <w:pPr>
              <w:jc w:val="center"/>
              <w:rPr>
                <w:rFonts w:ascii="Arial" w:hAnsi="Arial"/>
                <w:sz w:val="18"/>
                <w:lang w:eastAsia="zh-CN"/>
              </w:rPr>
            </w:pPr>
            <w:r w:rsidRPr="00EA47EC">
              <w:rPr>
                <w:rFonts w:ascii="Arial" w:hAnsi="Arial"/>
                <w:sz w:val="18"/>
              </w:rPr>
              <w:t>0x</w:t>
            </w:r>
            <w:r w:rsidRPr="00EA47EC">
              <w:rPr>
                <w:rFonts w:ascii="Arial" w:hAnsi="Arial" w:hint="eastAsia"/>
                <w:sz w:val="18"/>
                <w:lang w:eastAsia="zh-CN"/>
              </w:rPr>
              <w:t>70</w:t>
            </w:r>
          </w:p>
        </w:tc>
        <w:tc>
          <w:tcPr>
            <w:tcW w:w="0" w:type="auto"/>
            <w:shd w:val="clear" w:color="auto" w:fill="auto"/>
            <w:vAlign w:val="center"/>
          </w:tcPr>
          <w:p w:rsidR="0065326D" w:rsidRPr="00EA47EC" w:rsidRDefault="0065326D" w:rsidP="00DE4AE4">
            <w:pPr>
              <w:keepNext/>
              <w:jc w:val="center"/>
              <w:rPr>
                <w:rFonts w:ascii="Arial" w:hAnsi="Arial" w:hint="eastAsia"/>
                <w:sz w:val="18"/>
                <w:lang w:val="en-GB" w:eastAsia="zh-CN"/>
              </w:rPr>
            </w:pPr>
            <w:r w:rsidRPr="00EA47EC">
              <w:rPr>
                <w:rFonts w:ascii="Arial" w:hAnsi="Arial"/>
                <w:sz w:val="18"/>
                <w:lang w:val="en-GB"/>
              </w:rPr>
              <w:t>0</w:t>
            </w:r>
            <w:r w:rsidRPr="00EA47EC">
              <w:rPr>
                <w:rFonts w:ascii="Arial" w:hAnsi="Arial" w:hint="eastAsia"/>
                <w:sz w:val="18"/>
                <w:lang w:val="en-GB" w:eastAsia="zh-CN"/>
              </w:rPr>
              <w:t>x00</w:t>
            </w:r>
          </w:p>
        </w:tc>
        <w:tc>
          <w:tcPr>
            <w:tcW w:w="1036" w:type="dxa"/>
            <w:shd w:val="clear" w:color="auto" w:fill="auto"/>
          </w:tcPr>
          <w:p w:rsidR="0065326D" w:rsidRPr="00EA47EC" w:rsidRDefault="0065326D" w:rsidP="009E0559">
            <w:pPr>
              <w:keepNext/>
              <w:jc w:val="center"/>
              <w:rPr>
                <w:rFonts w:ascii="Arial" w:hAnsi="Arial"/>
                <w:sz w:val="18"/>
                <w:lang w:val="en-GB" w:eastAsia="zh-CN"/>
              </w:rPr>
            </w:pPr>
            <w:r w:rsidRPr="00EA47EC">
              <w:rPr>
                <w:rFonts w:ascii="Arial" w:hAnsi="Arial"/>
                <w:sz w:val="18"/>
                <w:lang w:val="en-GB"/>
              </w:rPr>
              <w:t>0x</w:t>
            </w:r>
            <w:r w:rsidRPr="00EA47EC">
              <w:rPr>
                <w:rFonts w:ascii="Arial" w:hAnsi="Arial" w:hint="eastAsia"/>
                <w:sz w:val="18"/>
                <w:lang w:val="en-GB" w:eastAsia="zh-CN"/>
              </w:rPr>
              <w:t>81</w:t>
            </w:r>
          </w:p>
        </w:tc>
        <w:tc>
          <w:tcPr>
            <w:tcW w:w="0" w:type="auto"/>
          </w:tcPr>
          <w:p w:rsidR="0065326D" w:rsidRPr="00EA47EC" w:rsidRDefault="0065326D" w:rsidP="009E0559">
            <w:pPr>
              <w:rPr>
                <w:rFonts w:ascii="Arial" w:hAnsi="Arial" w:hint="eastAsia"/>
                <w:sz w:val="18"/>
                <w:lang w:val="en-GB" w:eastAsia="zh-CN"/>
              </w:rPr>
            </w:pPr>
            <w:r w:rsidRPr="00EA47EC">
              <w:rPr>
                <w:rFonts w:ascii="Arial" w:hAnsi="Arial" w:hint="eastAsia"/>
                <w:sz w:val="18"/>
                <w:lang w:val="en-GB" w:eastAsia="zh-CN"/>
              </w:rPr>
              <w:t>---</w:t>
            </w:r>
          </w:p>
        </w:tc>
        <w:tc>
          <w:tcPr>
            <w:tcW w:w="0" w:type="auto"/>
          </w:tcPr>
          <w:p w:rsidR="0065326D" w:rsidRPr="00EA47EC" w:rsidRDefault="0065326D" w:rsidP="009E0559">
            <w:pPr>
              <w:rPr>
                <w:rFonts w:ascii="Arial" w:hAnsi="Arial"/>
                <w:sz w:val="18"/>
                <w:lang w:val="en-GB" w:eastAsia="zh-CN"/>
              </w:rPr>
            </w:pPr>
            <w:r w:rsidRPr="00EA47EC">
              <w:rPr>
                <w:rFonts w:ascii="Arial" w:hAnsi="Arial" w:hint="eastAsia"/>
                <w:sz w:val="18"/>
                <w:lang w:val="en-GB" w:eastAsia="zh-CN"/>
              </w:rPr>
              <w:t>---</w:t>
            </w:r>
          </w:p>
        </w:tc>
        <w:tc>
          <w:tcPr>
            <w:tcW w:w="0" w:type="auto"/>
          </w:tcPr>
          <w:p w:rsidR="0065326D" w:rsidRPr="00EA47EC" w:rsidRDefault="0065326D" w:rsidP="009E0559">
            <w:pPr>
              <w:rPr>
                <w:rFonts w:ascii="Arial" w:hAnsi="Arial"/>
                <w:sz w:val="18"/>
                <w:lang w:val="en-GB" w:eastAsia="zh-CN"/>
              </w:rPr>
            </w:pPr>
            <w:r w:rsidRPr="00EA47EC">
              <w:rPr>
                <w:rFonts w:ascii="Arial" w:hAnsi="Arial" w:hint="eastAsia"/>
                <w:sz w:val="18"/>
                <w:lang w:val="en-GB" w:eastAsia="zh-CN"/>
              </w:rPr>
              <w:t>---</w:t>
            </w:r>
          </w:p>
        </w:tc>
        <w:tc>
          <w:tcPr>
            <w:tcW w:w="0" w:type="auto"/>
          </w:tcPr>
          <w:p w:rsidR="0065326D" w:rsidRPr="00EA47EC" w:rsidRDefault="0065326D" w:rsidP="009E0559">
            <w:pPr>
              <w:rPr>
                <w:rFonts w:ascii="Arial" w:hAnsi="Arial"/>
                <w:sz w:val="18"/>
                <w:lang w:val="en-GB" w:eastAsia="zh-CN"/>
              </w:rPr>
            </w:pPr>
            <w:r w:rsidRPr="00EA47EC">
              <w:rPr>
                <w:rFonts w:ascii="Arial" w:hAnsi="Arial" w:hint="eastAsia"/>
                <w:sz w:val="18"/>
                <w:lang w:val="en-GB" w:eastAsia="zh-CN"/>
              </w:rPr>
              <w:t>---</w:t>
            </w:r>
          </w:p>
        </w:tc>
        <w:tc>
          <w:tcPr>
            <w:tcW w:w="0" w:type="auto"/>
          </w:tcPr>
          <w:p w:rsidR="0065326D" w:rsidRPr="008C7E05" w:rsidRDefault="0065326D" w:rsidP="009E0559">
            <w:r w:rsidRPr="00EA47EC">
              <w:rPr>
                <w:rFonts w:ascii="Arial" w:hAnsi="Arial" w:hint="eastAsia"/>
                <w:sz w:val="18"/>
                <w:lang w:val="en-GB" w:eastAsia="zh-CN"/>
              </w:rPr>
              <w:t>---</w:t>
            </w:r>
          </w:p>
        </w:tc>
      </w:tr>
    </w:tbl>
    <w:p w:rsidR="00AB1A4E" w:rsidRDefault="00AB1A4E" w:rsidP="00474D1E">
      <w:pPr>
        <w:rPr>
          <w:rFonts w:hint="eastAsia"/>
          <w:lang w:val="en-GB" w:eastAsia="zh-CN"/>
        </w:rPr>
      </w:pPr>
    </w:p>
    <w:p w:rsidR="00AB1A4E" w:rsidRDefault="00EA47EC" w:rsidP="00AB1A4E">
      <w:pPr>
        <w:autoSpaceDE w:val="0"/>
        <w:autoSpaceDN w:val="0"/>
        <w:adjustRightInd w:val="0"/>
        <w:spacing w:line="24" w:lineRule="atLeast"/>
        <w:rPr>
          <w:rFonts w:ascii="Arial" w:hAnsi="Arial" w:cs="Arial" w:hint="eastAsia"/>
          <w:b/>
          <w:sz w:val="21"/>
          <w:szCs w:val="21"/>
          <w:lang w:val="en-GB" w:eastAsia="zh-CN"/>
        </w:rPr>
      </w:pPr>
      <w:r>
        <w:rPr>
          <w:rFonts w:ascii="Arial" w:hAnsi="Arial" w:cs="Arial"/>
          <w:b/>
          <w:sz w:val="21"/>
          <w:szCs w:val="21"/>
          <w:lang w:val="en-GB" w:eastAsia="zh-CN"/>
        </w:rPr>
        <w:t xml:space="preserve">• </w:t>
      </w:r>
      <w:r w:rsidR="00AB1A4E" w:rsidRPr="00AB1A4E">
        <w:rPr>
          <w:rFonts w:ascii="Arial" w:hAnsi="Arial" w:cs="Arial"/>
          <w:b/>
          <w:sz w:val="21"/>
          <w:szCs w:val="21"/>
          <w:lang w:val="en-GB" w:eastAsia="zh-CN"/>
        </w:rPr>
        <w:t xml:space="preserve">2 – Display </w:t>
      </w:r>
      <w:r w:rsidR="00965287">
        <w:rPr>
          <w:rFonts w:ascii="Arial" w:hAnsi="Arial" w:cs="Arial" w:hint="eastAsia"/>
          <w:b/>
          <w:sz w:val="21"/>
          <w:szCs w:val="21"/>
          <w:lang w:val="en-GB" w:eastAsia="zh-CN"/>
        </w:rPr>
        <w:t>Test</w:t>
      </w:r>
    </w:p>
    <w:p w:rsidR="00965287" w:rsidRDefault="00965287" w:rsidP="00AB1A4E">
      <w:pPr>
        <w:autoSpaceDE w:val="0"/>
        <w:autoSpaceDN w:val="0"/>
        <w:adjustRightInd w:val="0"/>
        <w:spacing w:line="24" w:lineRule="atLeast"/>
        <w:rPr>
          <w:rFonts w:ascii="Arial" w:hAnsi="Arial" w:cs="Arial" w:hint="eastAsia"/>
          <w:b/>
          <w:sz w:val="21"/>
          <w:szCs w:val="21"/>
          <w:lang w:val="en-GB" w:eastAsia="zh-CN"/>
        </w:rPr>
      </w:pPr>
      <w:r>
        <w:rPr>
          <w:rFonts w:ascii="Arial" w:hAnsi="Arial" w:cs="Arial" w:hint="eastAsia"/>
          <w:b/>
          <w:sz w:val="21"/>
          <w:szCs w:val="21"/>
          <w:lang w:val="en-GB" w:eastAsia="zh-CN"/>
        </w:rPr>
        <w:t>Step 1</w:t>
      </w:r>
    </w:p>
    <w:p w:rsidR="00C04500" w:rsidRPr="00C04500" w:rsidRDefault="00C04500" w:rsidP="00C04500">
      <w:pPr>
        <w:rPr>
          <w:lang w:val="en-GB" w:eastAsia="zh-CN"/>
        </w:rPr>
      </w:pPr>
      <w:r w:rsidRPr="004A4354">
        <w:rPr>
          <w:rFonts w:ascii="Arial" w:hAnsi="Arial" w:cs="Arial"/>
          <w:b/>
          <w:sz w:val="21"/>
          <w:szCs w:val="21"/>
          <w:lang w:val="en-GB" w:eastAsia="zh-CN"/>
        </w:rPr>
        <w:t xml:space="preserve">The following command can be used to </w:t>
      </w:r>
      <w:r>
        <w:rPr>
          <w:rFonts w:ascii="Arial" w:hAnsi="Arial" w:cs="Arial" w:hint="eastAsia"/>
          <w:b/>
          <w:sz w:val="21"/>
          <w:szCs w:val="21"/>
          <w:lang w:val="en-GB" w:eastAsia="zh-CN"/>
        </w:rPr>
        <w:t>control the L</w:t>
      </w:r>
      <w:r w:rsidR="008B364E">
        <w:rPr>
          <w:rFonts w:ascii="Arial" w:hAnsi="Arial" w:cs="Arial" w:hint="eastAsia"/>
          <w:b/>
          <w:sz w:val="21"/>
          <w:szCs w:val="21"/>
          <w:lang w:val="en-GB" w:eastAsia="zh-CN"/>
        </w:rPr>
        <w:t>CD</w:t>
      </w:r>
      <w:r>
        <w:rPr>
          <w:rFonts w:ascii="Arial" w:hAnsi="Arial" w:cs="Arial" w:hint="eastAsia"/>
          <w:b/>
          <w:sz w:val="21"/>
          <w:szCs w:val="21"/>
          <w:lang w:val="en-GB" w:eastAsia="zh-CN"/>
        </w:rPr>
        <w:t xml:space="preserve"> display.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AB1A4E" w:rsidRPr="003B54A8" w:rsidTr="00143C40">
        <w:trPr>
          <w:trHeight w:val="276"/>
        </w:trPr>
        <w:tc>
          <w:tcPr>
            <w:tcW w:w="0" w:type="auto"/>
            <w:shd w:val="clear" w:color="auto" w:fill="E6E6E6"/>
            <w:vAlign w:val="center"/>
          </w:tcPr>
          <w:p w:rsidR="00AB1A4E" w:rsidRPr="003B54A8" w:rsidRDefault="00AB1A4E" w:rsidP="00143C40">
            <w:pPr>
              <w:jc w:val="center"/>
              <w:rPr>
                <w:rFonts w:ascii="Arial" w:hAnsi="Arial" w:cs="Arial"/>
                <w:b/>
                <w:sz w:val="18"/>
                <w:szCs w:val="18"/>
                <w:lang w:eastAsia="zh-CN"/>
              </w:rPr>
            </w:pPr>
            <w:r>
              <w:rPr>
                <w:rFonts w:ascii="Arial" w:hAnsi="Arial" w:cs="Arial" w:hint="eastAsia"/>
                <w:b/>
                <w:sz w:val="18"/>
                <w:szCs w:val="18"/>
                <w:lang w:eastAsia="zh-CN"/>
              </w:rPr>
              <w:t>Can ID(STD)</w:t>
            </w:r>
          </w:p>
        </w:tc>
        <w:tc>
          <w:tcPr>
            <w:tcW w:w="0" w:type="auto"/>
            <w:shd w:val="clear" w:color="auto" w:fill="E6E6E6"/>
            <w:vAlign w:val="center"/>
          </w:tcPr>
          <w:p w:rsidR="00AB1A4E" w:rsidRPr="006D0AF5" w:rsidRDefault="00AB1A4E" w:rsidP="00DE4AE4">
            <w:pPr>
              <w:jc w:val="center"/>
              <w:rPr>
                <w:rFonts w:ascii="Arial" w:hAnsi="Arial" w:hint="eastAsia"/>
                <w:b/>
                <w:sz w:val="18"/>
                <w:lang w:eastAsia="zh-CN"/>
              </w:rPr>
            </w:pPr>
            <w:r w:rsidRPr="006D0AF5">
              <w:rPr>
                <w:rFonts w:ascii="Arial" w:hAnsi="Arial" w:hint="eastAsia"/>
                <w:b/>
                <w:sz w:val="18"/>
                <w:lang w:eastAsia="zh-CN"/>
              </w:rPr>
              <w:t>Data0</w:t>
            </w:r>
          </w:p>
        </w:tc>
        <w:tc>
          <w:tcPr>
            <w:tcW w:w="0" w:type="auto"/>
            <w:shd w:val="clear" w:color="auto" w:fill="E6E6E6"/>
            <w:vAlign w:val="center"/>
          </w:tcPr>
          <w:p w:rsidR="00AB1A4E" w:rsidRPr="006D0AF5" w:rsidRDefault="00AB1A4E" w:rsidP="00DE4AE4">
            <w:pPr>
              <w:jc w:val="center"/>
              <w:rPr>
                <w:rFonts w:ascii="Arial" w:hAnsi="Arial" w:hint="eastAsia"/>
                <w:b/>
                <w:sz w:val="18"/>
                <w:lang w:eastAsia="zh-CN"/>
              </w:rPr>
            </w:pPr>
            <w:r w:rsidRPr="006D0AF5">
              <w:rPr>
                <w:rFonts w:ascii="Arial" w:hAnsi="Arial" w:hint="eastAsia"/>
                <w:b/>
                <w:sz w:val="18"/>
                <w:lang w:eastAsia="zh-CN"/>
              </w:rPr>
              <w:t>Data1</w:t>
            </w:r>
          </w:p>
        </w:tc>
        <w:tc>
          <w:tcPr>
            <w:tcW w:w="1036" w:type="dxa"/>
            <w:shd w:val="clear" w:color="auto" w:fill="E6E6E6"/>
            <w:vAlign w:val="center"/>
          </w:tcPr>
          <w:p w:rsidR="00AB1A4E" w:rsidRPr="006D0AF5" w:rsidRDefault="00AB1A4E" w:rsidP="00DE4AE4">
            <w:pPr>
              <w:jc w:val="center"/>
              <w:rPr>
                <w:rFonts w:ascii="Arial" w:hAnsi="Arial" w:hint="eastAsia"/>
                <w:b/>
                <w:sz w:val="18"/>
                <w:lang w:eastAsia="zh-CN"/>
              </w:rPr>
            </w:pPr>
            <w:r w:rsidRPr="006D0AF5">
              <w:rPr>
                <w:rFonts w:ascii="Arial" w:hAnsi="Arial" w:hint="eastAsia"/>
                <w:b/>
                <w:sz w:val="18"/>
                <w:lang w:eastAsia="zh-CN"/>
              </w:rPr>
              <w:t>Data2</w:t>
            </w:r>
          </w:p>
        </w:tc>
        <w:tc>
          <w:tcPr>
            <w:tcW w:w="0" w:type="auto"/>
            <w:shd w:val="clear" w:color="auto" w:fill="E6E6E6"/>
            <w:vAlign w:val="center"/>
          </w:tcPr>
          <w:p w:rsidR="00AB1A4E" w:rsidRPr="006D0AF5" w:rsidRDefault="00AB1A4E" w:rsidP="00DE4AE4">
            <w:pPr>
              <w:jc w:val="center"/>
              <w:rPr>
                <w:rFonts w:ascii="Arial" w:hAnsi="Arial" w:hint="eastAsia"/>
                <w:b/>
                <w:sz w:val="18"/>
                <w:lang w:eastAsia="zh-CN"/>
              </w:rPr>
            </w:pPr>
            <w:r w:rsidRPr="006D0AF5">
              <w:rPr>
                <w:rFonts w:ascii="Arial" w:hAnsi="Arial" w:hint="eastAsia"/>
                <w:b/>
                <w:sz w:val="18"/>
                <w:lang w:eastAsia="zh-CN"/>
              </w:rPr>
              <w:t>Data3</w:t>
            </w:r>
          </w:p>
        </w:tc>
        <w:tc>
          <w:tcPr>
            <w:tcW w:w="0" w:type="auto"/>
            <w:shd w:val="clear" w:color="auto" w:fill="E6E6E6"/>
            <w:vAlign w:val="center"/>
          </w:tcPr>
          <w:p w:rsidR="00AB1A4E" w:rsidRPr="006D0AF5" w:rsidRDefault="00AB1A4E" w:rsidP="00DE4AE4">
            <w:pPr>
              <w:jc w:val="center"/>
              <w:rPr>
                <w:rFonts w:ascii="Arial" w:hAnsi="Arial" w:hint="eastAsia"/>
                <w:b/>
                <w:sz w:val="18"/>
                <w:lang w:eastAsia="zh-CN"/>
              </w:rPr>
            </w:pPr>
            <w:r w:rsidRPr="006D0AF5">
              <w:rPr>
                <w:rFonts w:ascii="Arial" w:hAnsi="Arial" w:hint="eastAsia"/>
                <w:b/>
                <w:sz w:val="18"/>
                <w:lang w:eastAsia="zh-CN"/>
              </w:rPr>
              <w:t>Data4</w:t>
            </w:r>
          </w:p>
        </w:tc>
        <w:tc>
          <w:tcPr>
            <w:tcW w:w="0" w:type="auto"/>
            <w:shd w:val="clear" w:color="auto" w:fill="E6E6E6"/>
            <w:vAlign w:val="center"/>
          </w:tcPr>
          <w:p w:rsidR="00AB1A4E" w:rsidRPr="006D0AF5" w:rsidRDefault="00AB1A4E" w:rsidP="00DE4AE4">
            <w:pPr>
              <w:jc w:val="center"/>
              <w:rPr>
                <w:rFonts w:ascii="Arial" w:hAnsi="Arial" w:hint="eastAsia"/>
                <w:b/>
                <w:sz w:val="18"/>
                <w:lang w:eastAsia="zh-CN"/>
              </w:rPr>
            </w:pPr>
            <w:r w:rsidRPr="006D0AF5">
              <w:rPr>
                <w:rFonts w:ascii="Arial" w:hAnsi="Arial" w:hint="eastAsia"/>
                <w:b/>
                <w:sz w:val="18"/>
                <w:lang w:eastAsia="zh-CN"/>
              </w:rPr>
              <w:t>Data5</w:t>
            </w:r>
          </w:p>
        </w:tc>
        <w:tc>
          <w:tcPr>
            <w:tcW w:w="0" w:type="auto"/>
            <w:shd w:val="clear" w:color="auto" w:fill="E6E6E6"/>
            <w:vAlign w:val="center"/>
          </w:tcPr>
          <w:p w:rsidR="00AB1A4E" w:rsidRPr="006D0AF5" w:rsidRDefault="00AB1A4E" w:rsidP="00DE4AE4">
            <w:pPr>
              <w:jc w:val="center"/>
              <w:rPr>
                <w:rFonts w:ascii="Arial" w:hAnsi="Arial" w:hint="eastAsia"/>
                <w:b/>
                <w:sz w:val="18"/>
                <w:lang w:eastAsia="zh-CN"/>
              </w:rPr>
            </w:pPr>
            <w:r w:rsidRPr="006D0AF5">
              <w:rPr>
                <w:rFonts w:ascii="Arial" w:hAnsi="Arial" w:hint="eastAsia"/>
                <w:b/>
                <w:sz w:val="18"/>
                <w:lang w:eastAsia="zh-CN"/>
              </w:rPr>
              <w:t>Data6</w:t>
            </w:r>
          </w:p>
        </w:tc>
        <w:tc>
          <w:tcPr>
            <w:tcW w:w="0" w:type="auto"/>
            <w:shd w:val="clear" w:color="auto" w:fill="E6E6E6"/>
            <w:vAlign w:val="center"/>
          </w:tcPr>
          <w:p w:rsidR="00AB1A4E" w:rsidRPr="006D0AF5" w:rsidRDefault="00AB1A4E" w:rsidP="00DE4AE4">
            <w:pPr>
              <w:jc w:val="center"/>
              <w:rPr>
                <w:rFonts w:ascii="Arial" w:hAnsi="Arial" w:hint="eastAsia"/>
                <w:b/>
                <w:sz w:val="18"/>
                <w:lang w:eastAsia="zh-CN"/>
              </w:rPr>
            </w:pPr>
            <w:r w:rsidRPr="006D0AF5">
              <w:rPr>
                <w:rFonts w:ascii="Arial" w:hAnsi="Arial" w:hint="eastAsia"/>
                <w:b/>
                <w:sz w:val="18"/>
                <w:lang w:eastAsia="zh-CN"/>
              </w:rPr>
              <w:t>Data7</w:t>
            </w:r>
          </w:p>
        </w:tc>
      </w:tr>
      <w:tr w:rsidR="00E73995" w:rsidRPr="00131499" w:rsidTr="00143C40">
        <w:trPr>
          <w:trHeight w:val="243"/>
        </w:trPr>
        <w:tc>
          <w:tcPr>
            <w:tcW w:w="0" w:type="auto"/>
            <w:shd w:val="clear" w:color="auto" w:fill="auto"/>
            <w:vAlign w:val="center"/>
          </w:tcPr>
          <w:p w:rsidR="00E73995" w:rsidRPr="008C7E05" w:rsidRDefault="00F554E9" w:rsidP="00E73995">
            <w:pPr>
              <w:jc w:val="center"/>
              <w:rPr>
                <w:rFonts w:ascii="Arial" w:hAnsi="Arial" w:hint="eastAsia"/>
                <w:sz w:val="18"/>
                <w:lang w:eastAsia="zh-CN"/>
              </w:rPr>
            </w:pPr>
            <w:r>
              <w:rPr>
                <w:rFonts w:ascii="Arial" w:hAnsi="Arial"/>
                <w:sz w:val="18"/>
              </w:rPr>
              <w:t>0x772</w:t>
            </w:r>
          </w:p>
        </w:tc>
        <w:tc>
          <w:tcPr>
            <w:tcW w:w="0" w:type="auto"/>
            <w:shd w:val="clear" w:color="auto" w:fill="auto"/>
            <w:vAlign w:val="center"/>
          </w:tcPr>
          <w:p w:rsidR="00E73995" w:rsidRPr="008C7E05" w:rsidRDefault="00E73995" w:rsidP="00143C40">
            <w:pPr>
              <w:jc w:val="center"/>
              <w:rPr>
                <w:rFonts w:ascii="Arial" w:hAnsi="Arial"/>
                <w:sz w:val="18"/>
                <w:lang w:eastAsia="zh-CN"/>
              </w:rPr>
            </w:pPr>
            <w:r w:rsidRPr="008C7E05">
              <w:rPr>
                <w:rFonts w:ascii="Arial" w:hAnsi="Arial"/>
                <w:sz w:val="18"/>
              </w:rPr>
              <w:t>0x</w:t>
            </w:r>
            <w:r w:rsidRPr="008C7E05">
              <w:rPr>
                <w:rFonts w:ascii="Arial" w:hAnsi="Arial" w:hint="eastAsia"/>
                <w:sz w:val="18"/>
                <w:lang w:eastAsia="zh-CN"/>
              </w:rPr>
              <w:t>30</w:t>
            </w:r>
          </w:p>
        </w:tc>
        <w:tc>
          <w:tcPr>
            <w:tcW w:w="0" w:type="auto"/>
            <w:shd w:val="clear" w:color="auto" w:fill="auto"/>
            <w:vAlign w:val="center"/>
          </w:tcPr>
          <w:p w:rsidR="00E73995" w:rsidRPr="008C7E05" w:rsidRDefault="00E73995" w:rsidP="00E73995">
            <w:pPr>
              <w:keepNext/>
              <w:jc w:val="center"/>
              <w:rPr>
                <w:rFonts w:ascii="Arial" w:hAnsi="Arial"/>
                <w:sz w:val="18"/>
                <w:lang w:val="en-GB" w:eastAsia="zh-CN"/>
              </w:rPr>
            </w:pPr>
            <w:r w:rsidRPr="008C7E05">
              <w:rPr>
                <w:rFonts w:ascii="Arial" w:hAnsi="Arial"/>
                <w:sz w:val="18"/>
                <w:lang w:val="en-GB"/>
              </w:rPr>
              <w:t>0x</w:t>
            </w:r>
            <w:r w:rsidRPr="008C7E05">
              <w:rPr>
                <w:rFonts w:ascii="Arial" w:hAnsi="Arial" w:hint="eastAsia"/>
                <w:sz w:val="18"/>
                <w:lang w:val="en-GB" w:eastAsia="zh-CN"/>
              </w:rPr>
              <w:t>0</w:t>
            </w:r>
            <w:r w:rsidR="00171843" w:rsidRPr="008C7E05">
              <w:rPr>
                <w:rFonts w:ascii="Arial" w:hAnsi="Arial" w:hint="eastAsia"/>
                <w:sz w:val="18"/>
                <w:lang w:val="en-GB" w:eastAsia="zh-CN"/>
              </w:rPr>
              <w:t>3</w:t>
            </w:r>
          </w:p>
        </w:tc>
        <w:tc>
          <w:tcPr>
            <w:tcW w:w="1036" w:type="dxa"/>
            <w:shd w:val="clear" w:color="auto" w:fill="auto"/>
          </w:tcPr>
          <w:p w:rsidR="00E73995" w:rsidRPr="008C7E05" w:rsidRDefault="005A7995" w:rsidP="00143C40">
            <w:pPr>
              <w:keepNext/>
              <w:jc w:val="center"/>
              <w:rPr>
                <w:rFonts w:ascii="Arial" w:hAnsi="Arial" w:hint="eastAsia"/>
                <w:sz w:val="18"/>
                <w:lang w:val="en-GB" w:eastAsia="zh-CN"/>
              </w:rPr>
            </w:pPr>
            <w:r>
              <w:rPr>
                <w:rFonts w:ascii="Arial" w:hAnsi="Arial" w:hint="eastAsia"/>
                <w:sz w:val="18"/>
                <w:lang w:val="en-GB" w:eastAsia="zh-CN"/>
              </w:rPr>
              <w:t>0x01</w:t>
            </w:r>
          </w:p>
        </w:tc>
        <w:tc>
          <w:tcPr>
            <w:tcW w:w="0" w:type="auto"/>
          </w:tcPr>
          <w:p w:rsidR="00E73995" w:rsidRPr="008C7E05" w:rsidRDefault="005A7995" w:rsidP="00143C40">
            <w:pPr>
              <w:rPr>
                <w:rFonts w:ascii="Arial" w:hAnsi="Arial" w:hint="eastAsia"/>
                <w:sz w:val="18"/>
                <w:lang w:val="en-GB" w:eastAsia="zh-CN"/>
              </w:rPr>
            </w:pPr>
            <w:r>
              <w:rPr>
                <w:rFonts w:ascii="Arial" w:hAnsi="Arial" w:hint="eastAsia"/>
                <w:sz w:val="18"/>
                <w:lang w:val="en-GB" w:eastAsia="zh-CN"/>
              </w:rPr>
              <w:t>0x01</w:t>
            </w:r>
          </w:p>
        </w:tc>
        <w:tc>
          <w:tcPr>
            <w:tcW w:w="0" w:type="auto"/>
          </w:tcPr>
          <w:p w:rsidR="00E73995" w:rsidRPr="008C7E05" w:rsidRDefault="008C7E05" w:rsidP="00143C40">
            <w:pPr>
              <w:rPr>
                <w:rFonts w:ascii="Arial" w:hAnsi="Arial" w:hint="eastAsia"/>
                <w:sz w:val="18"/>
                <w:lang w:val="en-GB" w:eastAsia="zh-CN"/>
              </w:rPr>
            </w:pPr>
            <w:r w:rsidRPr="00610864">
              <w:rPr>
                <w:rFonts w:ascii="Arial" w:hAnsi="Arial" w:cs="Arial" w:hint="eastAsia"/>
                <w:sz w:val="18"/>
                <w:szCs w:val="18"/>
                <w:lang w:val="en-GB" w:eastAsia="zh-CN"/>
              </w:rPr>
              <w:t>0xAA</w:t>
            </w:r>
          </w:p>
        </w:tc>
        <w:tc>
          <w:tcPr>
            <w:tcW w:w="0" w:type="auto"/>
          </w:tcPr>
          <w:p w:rsidR="00E73995" w:rsidRPr="008C7E05" w:rsidRDefault="008C7E05" w:rsidP="00143C40">
            <w:pPr>
              <w:rPr>
                <w:rFonts w:ascii="Arial" w:hAnsi="Arial" w:hint="eastAsia"/>
                <w:sz w:val="18"/>
                <w:lang w:val="en-GB" w:eastAsia="zh-CN"/>
              </w:rPr>
            </w:pPr>
            <w:r w:rsidRPr="00610864">
              <w:rPr>
                <w:rFonts w:ascii="Arial" w:hAnsi="Arial" w:cs="Arial" w:hint="eastAsia"/>
                <w:sz w:val="18"/>
                <w:szCs w:val="18"/>
                <w:lang w:val="en-GB" w:eastAsia="zh-CN"/>
              </w:rPr>
              <w:t>0xAA</w:t>
            </w:r>
          </w:p>
        </w:tc>
        <w:tc>
          <w:tcPr>
            <w:tcW w:w="0" w:type="auto"/>
          </w:tcPr>
          <w:p w:rsidR="00E73995" w:rsidRPr="008C7E05" w:rsidRDefault="008C7E05" w:rsidP="00143C40">
            <w:pPr>
              <w:rPr>
                <w:rFonts w:hint="eastAsia"/>
                <w:lang w:eastAsia="zh-CN"/>
              </w:rPr>
            </w:pPr>
            <w:r w:rsidRPr="00610864">
              <w:rPr>
                <w:rFonts w:ascii="Arial" w:hAnsi="Arial" w:cs="Arial" w:hint="eastAsia"/>
                <w:sz w:val="18"/>
                <w:szCs w:val="18"/>
                <w:lang w:val="en-GB" w:eastAsia="zh-CN"/>
              </w:rPr>
              <w:t>0xAA</w:t>
            </w:r>
          </w:p>
        </w:tc>
        <w:tc>
          <w:tcPr>
            <w:tcW w:w="0" w:type="auto"/>
          </w:tcPr>
          <w:p w:rsidR="00E73995" w:rsidRPr="008C7E05" w:rsidRDefault="008C7E05" w:rsidP="00143C40">
            <w:pPr>
              <w:rPr>
                <w:rFonts w:hint="eastAsia"/>
                <w:lang w:eastAsia="zh-CN"/>
              </w:rPr>
            </w:pPr>
            <w:r w:rsidRPr="00610864">
              <w:rPr>
                <w:rFonts w:ascii="Arial" w:hAnsi="Arial" w:cs="Arial" w:hint="eastAsia"/>
                <w:sz w:val="18"/>
                <w:szCs w:val="18"/>
                <w:lang w:val="en-GB" w:eastAsia="zh-CN"/>
              </w:rPr>
              <w:t>0xAA</w:t>
            </w:r>
          </w:p>
        </w:tc>
      </w:tr>
    </w:tbl>
    <w:p w:rsidR="00474D1E" w:rsidRDefault="00474D1E" w:rsidP="00474D1E">
      <w:pPr>
        <w:rPr>
          <w:rFonts w:ascii="Arial" w:hAnsi="Arial" w:cs="Arial" w:hint="eastAsia"/>
          <w:b/>
          <w:sz w:val="21"/>
          <w:szCs w:val="21"/>
          <w:lang w:val="en-GB" w:eastAsia="zh-CN"/>
        </w:rPr>
      </w:pPr>
    </w:p>
    <w:p w:rsidR="00474D1E" w:rsidRPr="002C7B19" w:rsidRDefault="00474D1E" w:rsidP="00474D1E">
      <w:pPr>
        <w:rPr>
          <w:rFonts w:ascii="Arial" w:hAnsi="Arial" w:cs="Arial" w:hint="eastAsia"/>
          <w:b/>
          <w:sz w:val="21"/>
          <w:szCs w:val="21"/>
          <w:lang w:val="en-GB" w:eastAsia="zh-CN"/>
        </w:rPr>
      </w:pPr>
      <w:r w:rsidRPr="002C7B19">
        <w:rPr>
          <w:rFonts w:ascii="Arial" w:hAnsi="Arial" w:cs="Arial"/>
          <w:b/>
          <w:sz w:val="21"/>
          <w:szCs w:val="21"/>
          <w:lang w:val="en-GB" w:eastAsia="zh-CN"/>
        </w:rPr>
        <w:t xml:space="preserve">The </w:t>
      </w:r>
      <w:r w:rsidR="003D5EE3" w:rsidRPr="002C7B19">
        <w:rPr>
          <w:rFonts w:ascii="Arial" w:hAnsi="Arial" w:cs="Arial"/>
          <w:b/>
          <w:sz w:val="21"/>
          <w:szCs w:val="21"/>
          <w:lang w:val="en-GB" w:eastAsia="zh-CN"/>
        </w:rPr>
        <w:t>ECU</w:t>
      </w:r>
      <w:r w:rsidRPr="002C7B19">
        <w:rPr>
          <w:rFonts w:ascii="Arial" w:hAnsi="Arial" w:cs="Arial"/>
          <w:b/>
          <w:sz w:val="21"/>
          <w:szCs w:val="21"/>
          <w:lang w:val="en-GB" w:eastAsia="zh-CN"/>
        </w:rPr>
        <w:t xml:space="preserve"> answer with the acknowledgement sent as follow</w:t>
      </w:r>
      <w:r w:rsidRPr="002C7B19">
        <w:rPr>
          <w:rFonts w:ascii="Arial" w:hAnsi="Arial" w:cs="Arial" w:hint="eastAsia"/>
          <w:b/>
          <w:sz w:val="21"/>
          <w:szCs w:val="21"/>
          <w:lang w:val="en-GB" w:eastAsia="zh-CN"/>
        </w:rPr>
        <w:t>ing</w:t>
      </w:r>
      <w:r w:rsidRPr="002C7B19">
        <w:rPr>
          <w:rFonts w:ascii="Arial" w:hAnsi="Arial" w:cs="Arial"/>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AB1A4E" w:rsidRPr="002C7B19" w:rsidTr="00143C40">
        <w:trPr>
          <w:trHeight w:val="276"/>
        </w:trPr>
        <w:tc>
          <w:tcPr>
            <w:tcW w:w="0" w:type="auto"/>
            <w:shd w:val="clear" w:color="auto" w:fill="E6E6E6"/>
            <w:vAlign w:val="center"/>
          </w:tcPr>
          <w:p w:rsidR="00AB1A4E" w:rsidRPr="002C7B19" w:rsidRDefault="00AB1A4E" w:rsidP="00143C40">
            <w:pPr>
              <w:jc w:val="center"/>
              <w:rPr>
                <w:rFonts w:ascii="Arial" w:hAnsi="Arial" w:cs="Arial"/>
                <w:b/>
                <w:sz w:val="18"/>
                <w:szCs w:val="18"/>
                <w:lang w:eastAsia="zh-CN"/>
              </w:rPr>
            </w:pPr>
            <w:r w:rsidRPr="002C7B19">
              <w:rPr>
                <w:rFonts w:ascii="Arial" w:hAnsi="Arial" w:cs="Arial" w:hint="eastAsia"/>
                <w:b/>
                <w:sz w:val="18"/>
                <w:szCs w:val="18"/>
                <w:lang w:eastAsia="zh-CN"/>
              </w:rPr>
              <w:t>Can ID(STD)</w:t>
            </w:r>
          </w:p>
        </w:tc>
        <w:tc>
          <w:tcPr>
            <w:tcW w:w="0" w:type="auto"/>
            <w:shd w:val="clear" w:color="auto" w:fill="E6E6E6"/>
            <w:vAlign w:val="center"/>
          </w:tcPr>
          <w:p w:rsidR="00AB1A4E" w:rsidRPr="006D0AF5" w:rsidRDefault="00AB1A4E" w:rsidP="00DE4AE4">
            <w:pPr>
              <w:jc w:val="center"/>
              <w:rPr>
                <w:rFonts w:ascii="Arial" w:hAnsi="Arial" w:hint="eastAsia"/>
                <w:b/>
                <w:sz w:val="18"/>
                <w:lang w:eastAsia="zh-CN"/>
              </w:rPr>
            </w:pPr>
            <w:r w:rsidRPr="006D0AF5">
              <w:rPr>
                <w:rFonts w:ascii="Arial" w:hAnsi="Arial" w:hint="eastAsia"/>
                <w:b/>
                <w:sz w:val="18"/>
                <w:lang w:eastAsia="zh-CN"/>
              </w:rPr>
              <w:t>Data0</w:t>
            </w:r>
          </w:p>
        </w:tc>
        <w:tc>
          <w:tcPr>
            <w:tcW w:w="0" w:type="auto"/>
            <w:shd w:val="clear" w:color="auto" w:fill="E6E6E6"/>
            <w:vAlign w:val="center"/>
          </w:tcPr>
          <w:p w:rsidR="00AB1A4E" w:rsidRPr="006D0AF5" w:rsidRDefault="00AB1A4E" w:rsidP="00DE4AE4">
            <w:pPr>
              <w:jc w:val="center"/>
              <w:rPr>
                <w:rFonts w:ascii="Arial" w:hAnsi="Arial" w:hint="eastAsia"/>
                <w:b/>
                <w:sz w:val="18"/>
                <w:lang w:eastAsia="zh-CN"/>
              </w:rPr>
            </w:pPr>
            <w:r w:rsidRPr="006D0AF5">
              <w:rPr>
                <w:rFonts w:ascii="Arial" w:hAnsi="Arial" w:hint="eastAsia"/>
                <w:b/>
                <w:sz w:val="18"/>
                <w:lang w:eastAsia="zh-CN"/>
              </w:rPr>
              <w:t>Data1</w:t>
            </w:r>
          </w:p>
        </w:tc>
        <w:tc>
          <w:tcPr>
            <w:tcW w:w="1036" w:type="dxa"/>
            <w:shd w:val="clear" w:color="auto" w:fill="E6E6E6"/>
            <w:vAlign w:val="center"/>
          </w:tcPr>
          <w:p w:rsidR="00AB1A4E" w:rsidRPr="006D0AF5" w:rsidRDefault="00AB1A4E" w:rsidP="00DE4AE4">
            <w:pPr>
              <w:jc w:val="center"/>
              <w:rPr>
                <w:rFonts w:ascii="Arial" w:hAnsi="Arial" w:hint="eastAsia"/>
                <w:b/>
                <w:sz w:val="18"/>
                <w:lang w:eastAsia="zh-CN"/>
              </w:rPr>
            </w:pPr>
            <w:r w:rsidRPr="006D0AF5">
              <w:rPr>
                <w:rFonts w:ascii="Arial" w:hAnsi="Arial" w:hint="eastAsia"/>
                <w:b/>
                <w:sz w:val="18"/>
                <w:lang w:eastAsia="zh-CN"/>
              </w:rPr>
              <w:t>Data2</w:t>
            </w:r>
          </w:p>
        </w:tc>
        <w:tc>
          <w:tcPr>
            <w:tcW w:w="0" w:type="auto"/>
            <w:shd w:val="clear" w:color="auto" w:fill="E6E6E6"/>
            <w:vAlign w:val="center"/>
          </w:tcPr>
          <w:p w:rsidR="00AB1A4E" w:rsidRPr="006D0AF5" w:rsidRDefault="00AB1A4E" w:rsidP="00DE4AE4">
            <w:pPr>
              <w:jc w:val="center"/>
              <w:rPr>
                <w:rFonts w:ascii="Arial" w:hAnsi="Arial" w:hint="eastAsia"/>
                <w:b/>
                <w:sz w:val="18"/>
                <w:lang w:eastAsia="zh-CN"/>
              </w:rPr>
            </w:pPr>
            <w:r w:rsidRPr="006D0AF5">
              <w:rPr>
                <w:rFonts w:ascii="Arial" w:hAnsi="Arial" w:hint="eastAsia"/>
                <w:b/>
                <w:sz w:val="18"/>
                <w:lang w:eastAsia="zh-CN"/>
              </w:rPr>
              <w:t>Data3</w:t>
            </w:r>
          </w:p>
        </w:tc>
        <w:tc>
          <w:tcPr>
            <w:tcW w:w="0" w:type="auto"/>
            <w:shd w:val="clear" w:color="auto" w:fill="E6E6E6"/>
            <w:vAlign w:val="center"/>
          </w:tcPr>
          <w:p w:rsidR="00AB1A4E" w:rsidRPr="006D0AF5" w:rsidRDefault="00AB1A4E" w:rsidP="00DE4AE4">
            <w:pPr>
              <w:jc w:val="center"/>
              <w:rPr>
                <w:rFonts w:ascii="Arial" w:hAnsi="Arial" w:hint="eastAsia"/>
                <w:b/>
                <w:sz w:val="18"/>
                <w:lang w:eastAsia="zh-CN"/>
              </w:rPr>
            </w:pPr>
            <w:r w:rsidRPr="006D0AF5">
              <w:rPr>
                <w:rFonts w:ascii="Arial" w:hAnsi="Arial" w:hint="eastAsia"/>
                <w:b/>
                <w:sz w:val="18"/>
                <w:lang w:eastAsia="zh-CN"/>
              </w:rPr>
              <w:t>Data4</w:t>
            </w:r>
          </w:p>
        </w:tc>
        <w:tc>
          <w:tcPr>
            <w:tcW w:w="0" w:type="auto"/>
            <w:shd w:val="clear" w:color="auto" w:fill="E6E6E6"/>
            <w:vAlign w:val="center"/>
          </w:tcPr>
          <w:p w:rsidR="00AB1A4E" w:rsidRPr="006D0AF5" w:rsidRDefault="00AB1A4E" w:rsidP="00DE4AE4">
            <w:pPr>
              <w:jc w:val="center"/>
              <w:rPr>
                <w:rFonts w:ascii="Arial" w:hAnsi="Arial" w:hint="eastAsia"/>
                <w:b/>
                <w:sz w:val="18"/>
                <w:lang w:eastAsia="zh-CN"/>
              </w:rPr>
            </w:pPr>
            <w:r w:rsidRPr="006D0AF5">
              <w:rPr>
                <w:rFonts w:ascii="Arial" w:hAnsi="Arial" w:hint="eastAsia"/>
                <w:b/>
                <w:sz w:val="18"/>
                <w:lang w:eastAsia="zh-CN"/>
              </w:rPr>
              <w:t>Data5</w:t>
            </w:r>
          </w:p>
        </w:tc>
        <w:tc>
          <w:tcPr>
            <w:tcW w:w="0" w:type="auto"/>
            <w:shd w:val="clear" w:color="auto" w:fill="E6E6E6"/>
            <w:vAlign w:val="center"/>
          </w:tcPr>
          <w:p w:rsidR="00AB1A4E" w:rsidRPr="006D0AF5" w:rsidRDefault="00AB1A4E" w:rsidP="00DE4AE4">
            <w:pPr>
              <w:jc w:val="center"/>
              <w:rPr>
                <w:rFonts w:ascii="Arial" w:hAnsi="Arial" w:hint="eastAsia"/>
                <w:b/>
                <w:sz w:val="18"/>
                <w:lang w:eastAsia="zh-CN"/>
              </w:rPr>
            </w:pPr>
            <w:r w:rsidRPr="006D0AF5">
              <w:rPr>
                <w:rFonts w:ascii="Arial" w:hAnsi="Arial" w:hint="eastAsia"/>
                <w:b/>
                <w:sz w:val="18"/>
                <w:lang w:eastAsia="zh-CN"/>
              </w:rPr>
              <w:t>Data6</w:t>
            </w:r>
          </w:p>
        </w:tc>
        <w:tc>
          <w:tcPr>
            <w:tcW w:w="0" w:type="auto"/>
            <w:shd w:val="clear" w:color="auto" w:fill="E6E6E6"/>
            <w:vAlign w:val="center"/>
          </w:tcPr>
          <w:p w:rsidR="00AB1A4E" w:rsidRPr="006D0AF5" w:rsidRDefault="00AB1A4E" w:rsidP="00DE4AE4">
            <w:pPr>
              <w:jc w:val="center"/>
              <w:rPr>
                <w:rFonts w:ascii="Arial" w:hAnsi="Arial" w:hint="eastAsia"/>
                <w:b/>
                <w:sz w:val="18"/>
                <w:lang w:eastAsia="zh-CN"/>
              </w:rPr>
            </w:pPr>
            <w:r w:rsidRPr="006D0AF5">
              <w:rPr>
                <w:rFonts w:ascii="Arial" w:hAnsi="Arial" w:hint="eastAsia"/>
                <w:b/>
                <w:sz w:val="18"/>
                <w:lang w:eastAsia="zh-CN"/>
              </w:rPr>
              <w:t>Data7</w:t>
            </w:r>
          </w:p>
        </w:tc>
      </w:tr>
      <w:tr w:rsidR="0065326D" w:rsidRPr="002C7B19" w:rsidTr="00143C40">
        <w:trPr>
          <w:trHeight w:val="223"/>
        </w:trPr>
        <w:tc>
          <w:tcPr>
            <w:tcW w:w="0" w:type="auto"/>
            <w:shd w:val="clear" w:color="auto" w:fill="auto"/>
            <w:vAlign w:val="center"/>
          </w:tcPr>
          <w:p w:rsidR="0065326D" w:rsidRPr="008C7E05" w:rsidRDefault="00F554E9" w:rsidP="00E73995">
            <w:pPr>
              <w:jc w:val="center"/>
              <w:rPr>
                <w:rFonts w:ascii="Arial" w:hAnsi="Arial" w:hint="eastAsia"/>
                <w:sz w:val="18"/>
                <w:lang w:eastAsia="zh-CN"/>
              </w:rPr>
            </w:pPr>
            <w:r>
              <w:rPr>
                <w:rFonts w:ascii="Arial" w:hAnsi="Arial"/>
                <w:sz w:val="18"/>
              </w:rPr>
              <w:t>0x774</w:t>
            </w:r>
          </w:p>
        </w:tc>
        <w:tc>
          <w:tcPr>
            <w:tcW w:w="0" w:type="auto"/>
            <w:shd w:val="clear" w:color="auto" w:fill="auto"/>
            <w:vAlign w:val="center"/>
          </w:tcPr>
          <w:p w:rsidR="0065326D" w:rsidRPr="008C7E05" w:rsidRDefault="0065326D" w:rsidP="00143C40">
            <w:pPr>
              <w:jc w:val="center"/>
              <w:rPr>
                <w:rFonts w:ascii="Arial" w:hAnsi="Arial"/>
                <w:sz w:val="18"/>
                <w:lang w:eastAsia="zh-CN"/>
              </w:rPr>
            </w:pPr>
            <w:r w:rsidRPr="008C7E05">
              <w:rPr>
                <w:rFonts w:ascii="Arial" w:hAnsi="Arial"/>
                <w:sz w:val="18"/>
              </w:rPr>
              <w:t>0x</w:t>
            </w:r>
            <w:r w:rsidRPr="008C7E05">
              <w:rPr>
                <w:rFonts w:ascii="Arial" w:hAnsi="Arial" w:hint="eastAsia"/>
                <w:sz w:val="18"/>
                <w:lang w:eastAsia="zh-CN"/>
              </w:rPr>
              <w:t>70</w:t>
            </w:r>
          </w:p>
        </w:tc>
        <w:tc>
          <w:tcPr>
            <w:tcW w:w="0" w:type="auto"/>
            <w:shd w:val="clear" w:color="auto" w:fill="auto"/>
            <w:vAlign w:val="center"/>
          </w:tcPr>
          <w:p w:rsidR="0065326D" w:rsidRPr="008C7E05" w:rsidRDefault="0065326D" w:rsidP="00E73995">
            <w:pPr>
              <w:keepNext/>
              <w:jc w:val="center"/>
              <w:rPr>
                <w:rFonts w:ascii="Arial" w:hAnsi="Arial" w:hint="eastAsia"/>
                <w:sz w:val="18"/>
                <w:lang w:val="en-GB" w:eastAsia="zh-CN"/>
              </w:rPr>
            </w:pPr>
            <w:r w:rsidRPr="008C7E05">
              <w:rPr>
                <w:rFonts w:ascii="Arial" w:hAnsi="Arial"/>
                <w:sz w:val="18"/>
                <w:lang w:val="en-GB"/>
              </w:rPr>
              <w:t>0</w:t>
            </w:r>
            <w:r w:rsidRPr="008C7E05">
              <w:rPr>
                <w:rFonts w:ascii="Arial" w:hAnsi="Arial" w:hint="eastAsia"/>
                <w:sz w:val="18"/>
                <w:lang w:val="en-GB" w:eastAsia="zh-CN"/>
              </w:rPr>
              <w:t>x03</w:t>
            </w:r>
          </w:p>
        </w:tc>
        <w:tc>
          <w:tcPr>
            <w:tcW w:w="1036" w:type="dxa"/>
            <w:shd w:val="clear" w:color="auto" w:fill="auto"/>
          </w:tcPr>
          <w:p w:rsidR="0065326D" w:rsidRPr="00EA47EC" w:rsidRDefault="0065326D" w:rsidP="009E0559">
            <w:pPr>
              <w:keepNext/>
              <w:jc w:val="center"/>
              <w:rPr>
                <w:rFonts w:ascii="Arial" w:hAnsi="Arial" w:hint="eastAsia"/>
                <w:sz w:val="18"/>
                <w:lang w:val="en-GB" w:eastAsia="zh-CN"/>
              </w:rPr>
            </w:pPr>
            <w:r w:rsidRPr="00EA47EC">
              <w:rPr>
                <w:rFonts w:ascii="Arial" w:hAnsi="Arial" w:hint="eastAsia"/>
                <w:sz w:val="18"/>
                <w:lang w:val="en-GB" w:eastAsia="zh-CN"/>
              </w:rPr>
              <w:t>---</w:t>
            </w:r>
          </w:p>
        </w:tc>
        <w:tc>
          <w:tcPr>
            <w:tcW w:w="0" w:type="auto"/>
          </w:tcPr>
          <w:p w:rsidR="0065326D" w:rsidRPr="00EA47EC" w:rsidRDefault="0065326D" w:rsidP="009E0559">
            <w:pPr>
              <w:rPr>
                <w:rFonts w:ascii="Arial" w:hAnsi="Arial" w:hint="eastAsia"/>
                <w:sz w:val="18"/>
                <w:lang w:val="en-GB" w:eastAsia="zh-CN"/>
              </w:rPr>
            </w:pPr>
            <w:r w:rsidRPr="00EA47EC">
              <w:rPr>
                <w:rFonts w:ascii="Arial" w:hAnsi="Arial" w:hint="eastAsia"/>
                <w:sz w:val="18"/>
                <w:lang w:val="en-GB" w:eastAsia="zh-CN"/>
              </w:rPr>
              <w:t>---</w:t>
            </w:r>
          </w:p>
        </w:tc>
        <w:tc>
          <w:tcPr>
            <w:tcW w:w="0" w:type="auto"/>
          </w:tcPr>
          <w:p w:rsidR="0065326D" w:rsidRPr="008C7E05" w:rsidRDefault="0065326D" w:rsidP="009E0559">
            <w:pPr>
              <w:rPr>
                <w:rFonts w:ascii="Arial" w:hAnsi="Arial"/>
                <w:sz w:val="18"/>
                <w:lang w:val="en-GB" w:eastAsia="zh-CN"/>
              </w:rPr>
            </w:pPr>
            <w:r w:rsidRPr="008C7E05">
              <w:rPr>
                <w:rFonts w:ascii="Arial" w:hAnsi="Arial" w:hint="eastAsia"/>
                <w:sz w:val="18"/>
                <w:lang w:val="en-GB" w:eastAsia="zh-CN"/>
              </w:rPr>
              <w:t>---</w:t>
            </w:r>
          </w:p>
        </w:tc>
        <w:tc>
          <w:tcPr>
            <w:tcW w:w="0" w:type="auto"/>
          </w:tcPr>
          <w:p w:rsidR="0065326D" w:rsidRPr="008C7E05" w:rsidRDefault="0065326D" w:rsidP="009E0559">
            <w:pPr>
              <w:rPr>
                <w:rFonts w:ascii="Arial" w:hAnsi="Arial"/>
                <w:sz w:val="18"/>
                <w:lang w:val="en-GB" w:eastAsia="zh-CN"/>
              </w:rPr>
            </w:pPr>
            <w:r w:rsidRPr="008C7E05">
              <w:rPr>
                <w:rFonts w:ascii="Arial" w:hAnsi="Arial" w:hint="eastAsia"/>
                <w:sz w:val="18"/>
                <w:lang w:val="en-GB" w:eastAsia="zh-CN"/>
              </w:rPr>
              <w:t>---</w:t>
            </w:r>
          </w:p>
        </w:tc>
        <w:tc>
          <w:tcPr>
            <w:tcW w:w="0" w:type="auto"/>
          </w:tcPr>
          <w:p w:rsidR="0065326D" w:rsidRPr="008C7E05" w:rsidRDefault="0065326D" w:rsidP="009E0559">
            <w:pPr>
              <w:rPr>
                <w:rFonts w:ascii="Arial" w:hAnsi="Arial"/>
                <w:sz w:val="18"/>
                <w:lang w:val="en-GB" w:eastAsia="zh-CN"/>
              </w:rPr>
            </w:pPr>
            <w:r w:rsidRPr="008C7E05">
              <w:rPr>
                <w:rFonts w:ascii="Arial" w:hAnsi="Arial" w:hint="eastAsia"/>
                <w:sz w:val="18"/>
                <w:lang w:val="en-GB" w:eastAsia="zh-CN"/>
              </w:rPr>
              <w:t>---</w:t>
            </w:r>
          </w:p>
        </w:tc>
        <w:tc>
          <w:tcPr>
            <w:tcW w:w="0" w:type="auto"/>
          </w:tcPr>
          <w:p w:rsidR="0065326D" w:rsidRPr="008C7E05" w:rsidRDefault="0065326D" w:rsidP="009E0559">
            <w:r w:rsidRPr="008C7E05">
              <w:rPr>
                <w:rFonts w:ascii="Arial" w:hAnsi="Arial" w:hint="eastAsia"/>
                <w:sz w:val="18"/>
                <w:lang w:val="en-GB" w:eastAsia="zh-CN"/>
              </w:rPr>
              <w:t>---</w:t>
            </w:r>
          </w:p>
        </w:tc>
      </w:tr>
    </w:tbl>
    <w:p w:rsidR="00AB1A4E" w:rsidRDefault="00AB1A4E" w:rsidP="00AB1A4E">
      <w:pPr>
        <w:spacing w:line="24" w:lineRule="atLeast"/>
        <w:rPr>
          <w:rFonts w:cs="Arial" w:hint="eastAsia"/>
          <w:highlight w:val="green"/>
          <w:lang w:eastAsia="zh-CN"/>
        </w:rPr>
      </w:pPr>
    </w:p>
    <w:p w:rsidR="005A7995" w:rsidRDefault="005A7995" w:rsidP="00AB1A4E">
      <w:pPr>
        <w:spacing w:line="24" w:lineRule="atLeast"/>
        <w:rPr>
          <w:rFonts w:cs="Arial" w:hint="eastAsia"/>
          <w:lang w:eastAsia="zh-CN"/>
        </w:rPr>
      </w:pPr>
      <w:r w:rsidRPr="000002BF">
        <w:rPr>
          <w:rFonts w:cs="Arial" w:hint="eastAsia"/>
        </w:rPr>
        <w:t xml:space="preserve">Display </w:t>
      </w:r>
      <w:r w:rsidRPr="000002BF">
        <w:rPr>
          <w:rFonts w:cs="Arial"/>
        </w:rPr>
        <w:t>Bright</w:t>
      </w:r>
      <w:r w:rsidRPr="000002BF">
        <w:rPr>
          <w:rFonts w:cs="Arial" w:hint="eastAsia"/>
        </w:rPr>
        <w:t xml:space="preserve"> </w:t>
      </w:r>
      <w:r w:rsidRPr="000002BF">
        <w:rPr>
          <w:rFonts w:cs="Arial"/>
        </w:rPr>
        <w:t>Gray</w:t>
      </w:r>
      <w:r>
        <w:rPr>
          <w:rFonts w:cs="Arial" w:hint="eastAsia"/>
          <w:lang w:eastAsia="zh-CN"/>
        </w:rPr>
        <w:t>:</w:t>
      </w:r>
    </w:p>
    <w:p w:rsidR="00AA7EF7" w:rsidRDefault="00AA7EF7" w:rsidP="00AB1A4E">
      <w:pPr>
        <w:spacing w:line="24" w:lineRule="atLeast"/>
        <w:rPr>
          <w:rFonts w:cs="Arial" w:hint="eastAsia"/>
          <w:lang w:eastAsia="zh-CN"/>
        </w:rPr>
      </w:pPr>
      <w:bookmarkStart w:id="239" w:name="OLE_LINK43"/>
      <w:bookmarkStart w:id="240" w:name="OLE_LINK44"/>
      <w:r w:rsidRPr="00DA7708">
        <w:rPr>
          <w:noProof/>
          <w:lang w:eastAsia="zh-CN"/>
        </w:rPr>
        <w:pict>
          <v:shape id="_x0000_i1058" type="#_x0000_t75" style="width:119.3pt;height:151pt;visibility:visible">
            <v:imagedata r:id="rId40" o:title=""/>
          </v:shape>
        </w:pict>
      </w:r>
      <w:bookmarkEnd w:id="239"/>
      <w:bookmarkEnd w:id="240"/>
    </w:p>
    <w:p w:rsidR="00AA7EF7" w:rsidRDefault="00AA7EF7" w:rsidP="00AB1A4E">
      <w:pPr>
        <w:spacing w:line="24" w:lineRule="atLeast"/>
        <w:rPr>
          <w:rFonts w:cs="Arial" w:hint="eastAsia"/>
          <w:lang w:eastAsia="zh-CN"/>
        </w:rPr>
      </w:pPr>
    </w:p>
    <w:p w:rsidR="00AA7EF7" w:rsidRDefault="00AA7EF7" w:rsidP="00AA7EF7">
      <w:pPr>
        <w:autoSpaceDE w:val="0"/>
        <w:autoSpaceDN w:val="0"/>
        <w:adjustRightInd w:val="0"/>
        <w:spacing w:line="24" w:lineRule="atLeast"/>
        <w:rPr>
          <w:rFonts w:ascii="Arial" w:hAnsi="Arial" w:cs="Arial" w:hint="eastAsia"/>
          <w:b/>
          <w:sz w:val="21"/>
          <w:szCs w:val="21"/>
          <w:lang w:val="en-GB" w:eastAsia="zh-CN"/>
        </w:rPr>
      </w:pPr>
      <w:r>
        <w:rPr>
          <w:rFonts w:ascii="Arial" w:hAnsi="Arial" w:cs="Arial" w:hint="eastAsia"/>
          <w:b/>
          <w:sz w:val="21"/>
          <w:szCs w:val="21"/>
          <w:lang w:val="en-GB" w:eastAsia="zh-CN"/>
        </w:rPr>
        <w:t>Step 2</w:t>
      </w:r>
    </w:p>
    <w:p w:rsidR="00AA7EF7" w:rsidRPr="00C04500" w:rsidRDefault="00AA7EF7" w:rsidP="00AA7EF7">
      <w:pPr>
        <w:rPr>
          <w:lang w:val="en-GB" w:eastAsia="zh-CN"/>
        </w:rPr>
      </w:pPr>
      <w:r w:rsidRPr="004A4354">
        <w:rPr>
          <w:rFonts w:ascii="Arial" w:hAnsi="Arial" w:cs="Arial"/>
          <w:b/>
          <w:sz w:val="21"/>
          <w:szCs w:val="21"/>
          <w:lang w:val="en-GB" w:eastAsia="zh-CN"/>
        </w:rPr>
        <w:t xml:space="preserve">The following command can be used to </w:t>
      </w:r>
      <w:r>
        <w:rPr>
          <w:rFonts w:ascii="Arial" w:hAnsi="Arial" w:cs="Arial" w:hint="eastAsia"/>
          <w:b/>
          <w:sz w:val="21"/>
          <w:szCs w:val="21"/>
          <w:lang w:val="en-GB" w:eastAsia="zh-CN"/>
        </w:rPr>
        <w:t>control the LCD display.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AA7EF7" w:rsidRPr="003B54A8" w:rsidTr="00E72C73">
        <w:trPr>
          <w:trHeight w:val="276"/>
        </w:trPr>
        <w:tc>
          <w:tcPr>
            <w:tcW w:w="0" w:type="auto"/>
            <w:shd w:val="clear" w:color="auto" w:fill="E6E6E6"/>
            <w:vAlign w:val="center"/>
          </w:tcPr>
          <w:p w:rsidR="00AA7EF7" w:rsidRPr="003B54A8" w:rsidRDefault="00AA7EF7" w:rsidP="00E72C73">
            <w:pPr>
              <w:jc w:val="center"/>
              <w:rPr>
                <w:rFonts w:ascii="Arial" w:hAnsi="Arial" w:cs="Arial"/>
                <w:b/>
                <w:sz w:val="18"/>
                <w:szCs w:val="18"/>
                <w:lang w:eastAsia="zh-CN"/>
              </w:rPr>
            </w:pPr>
            <w:r>
              <w:rPr>
                <w:rFonts w:ascii="Arial" w:hAnsi="Arial" w:cs="Arial" w:hint="eastAsia"/>
                <w:b/>
                <w:sz w:val="18"/>
                <w:szCs w:val="18"/>
                <w:lang w:eastAsia="zh-CN"/>
              </w:rPr>
              <w:t>Can ID(STD)</w:t>
            </w:r>
          </w:p>
        </w:tc>
        <w:tc>
          <w:tcPr>
            <w:tcW w:w="0" w:type="auto"/>
            <w:shd w:val="clear" w:color="auto" w:fill="E6E6E6"/>
            <w:vAlign w:val="center"/>
          </w:tcPr>
          <w:p w:rsidR="00AA7EF7" w:rsidRPr="006D0AF5" w:rsidRDefault="00AA7EF7" w:rsidP="00E72C73">
            <w:pPr>
              <w:jc w:val="center"/>
              <w:rPr>
                <w:rFonts w:ascii="Arial" w:hAnsi="Arial" w:hint="eastAsia"/>
                <w:b/>
                <w:sz w:val="18"/>
                <w:lang w:eastAsia="zh-CN"/>
              </w:rPr>
            </w:pPr>
            <w:r w:rsidRPr="006D0AF5">
              <w:rPr>
                <w:rFonts w:ascii="Arial" w:hAnsi="Arial" w:hint="eastAsia"/>
                <w:b/>
                <w:sz w:val="18"/>
                <w:lang w:eastAsia="zh-CN"/>
              </w:rPr>
              <w:t>Data0</w:t>
            </w:r>
          </w:p>
        </w:tc>
        <w:tc>
          <w:tcPr>
            <w:tcW w:w="0" w:type="auto"/>
            <w:shd w:val="clear" w:color="auto" w:fill="E6E6E6"/>
            <w:vAlign w:val="center"/>
          </w:tcPr>
          <w:p w:rsidR="00AA7EF7" w:rsidRPr="006D0AF5" w:rsidRDefault="00AA7EF7" w:rsidP="00E72C73">
            <w:pPr>
              <w:jc w:val="center"/>
              <w:rPr>
                <w:rFonts w:ascii="Arial" w:hAnsi="Arial" w:hint="eastAsia"/>
                <w:b/>
                <w:sz w:val="18"/>
                <w:lang w:eastAsia="zh-CN"/>
              </w:rPr>
            </w:pPr>
            <w:r w:rsidRPr="006D0AF5">
              <w:rPr>
                <w:rFonts w:ascii="Arial" w:hAnsi="Arial" w:hint="eastAsia"/>
                <w:b/>
                <w:sz w:val="18"/>
                <w:lang w:eastAsia="zh-CN"/>
              </w:rPr>
              <w:t>Data1</w:t>
            </w:r>
          </w:p>
        </w:tc>
        <w:tc>
          <w:tcPr>
            <w:tcW w:w="1036" w:type="dxa"/>
            <w:shd w:val="clear" w:color="auto" w:fill="E6E6E6"/>
            <w:vAlign w:val="center"/>
          </w:tcPr>
          <w:p w:rsidR="00AA7EF7" w:rsidRPr="006D0AF5" w:rsidRDefault="00AA7EF7" w:rsidP="00E72C73">
            <w:pPr>
              <w:jc w:val="center"/>
              <w:rPr>
                <w:rFonts w:ascii="Arial" w:hAnsi="Arial" w:hint="eastAsia"/>
                <w:b/>
                <w:sz w:val="18"/>
                <w:lang w:eastAsia="zh-CN"/>
              </w:rPr>
            </w:pPr>
            <w:r w:rsidRPr="006D0AF5">
              <w:rPr>
                <w:rFonts w:ascii="Arial" w:hAnsi="Arial" w:hint="eastAsia"/>
                <w:b/>
                <w:sz w:val="18"/>
                <w:lang w:eastAsia="zh-CN"/>
              </w:rPr>
              <w:t>Data2</w:t>
            </w:r>
          </w:p>
        </w:tc>
        <w:tc>
          <w:tcPr>
            <w:tcW w:w="0" w:type="auto"/>
            <w:shd w:val="clear" w:color="auto" w:fill="E6E6E6"/>
            <w:vAlign w:val="center"/>
          </w:tcPr>
          <w:p w:rsidR="00AA7EF7" w:rsidRPr="006D0AF5" w:rsidRDefault="00AA7EF7" w:rsidP="00E72C73">
            <w:pPr>
              <w:jc w:val="center"/>
              <w:rPr>
                <w:rFonts w:ascii="Arial" w:hAnsi="Arial" w:hint="eastAsia"/>
                <w:b/>
                <w:sz w:val="18"/>
                <w:lang w:eastAsia="zh-CN"/>
              </w:rPr>
            </w:pPr>
            <w:r w:rsidRPr="006D0AF5">
              <w:rPr>
                <w:rFonts w:ascii="Arial" w:hAnsi="Arial" w:hint="eastAsia"/>
                <w:b/>
                <w:sz w:val="18"/>
                <w:lang w:eastAsia="zh-CN"/>
              </w:rPr>
              <w:t>Data3</w:t>
            </w:r>
          </w:p>
        </w:tc>
        <w:tc>
          <w:tcPr>
            <w:tcW w:w="0" w:type="auto"/>
            <w:shd w:val="clear" w:color="auto" w:fill="E6E6E6"/>
            <w:vAlign w:val="center"/>
          </w:tcPr>
          <w:p w:rsidR="00AA7EF7" w:rsidRPr="006D0AF5" w:rsidRDefault="00AA7EF7" w:rsidP="00E72C73">
            <w:pPr>
              <w:jc w:val="center"/>
              <w:rPr>
                <w:rFonts w:ascii="Arial" w:hAnsi="Arial" w:hint="eastAsia"/>
                <w:b/>
                <w:sz w:val="18"/>
                <w:lang w:eastAsia="zh-CN"/>
              </w:rPr>
            </w:pPr>
            <w:r w:rsidRPr="006D0AF5">
              <w:rPr>
                <w:rFonts w:ascii="Arial" w:hAnsi="Arial" w:hint="eastAsia"/>
                <w:b/>
                <w:sz w:val="18"/>
                <w:lang w:eastAsia="zh-CN"/>
              </w:rPr>
              <w:t>Data4</w:t>
            </w:r>
          </w:p>
        </w:tc>
        <w:tc>
          <w:tcPr>
            <w:tcW w:w="0" w:type="auto"/>
            <w:shd w:val="clear" w:color="auto" w:fill="E6E6E6"/>
            <w:vAlign w:val="center"/>
          </w:tcPr>
          <w:p w:rsidR="00AA7EF7" w:rsidRPr="006D0AF5" w:rsidRDefault="00AA7EF7" w:rsidP="00E72C73">
            <w:pPr>
              <w:jc w:val="center"/>
              <w:rPr>
                <w:rFonts w:ascii="Arial" w:hAnsi="Arial" w:hint="eastAsia"/>
                <w:b/>
                <w:sz w:val="18"/>
                <w:lang w:eastAsia="zh-CN"/>
              </w:rPr>
            </w:pPr>
            <w:r w:rsidRPr="006D0AF5">
              <w:rPr>
                <w:rFonts w:ascii="Arial" w:hAnsi="Arial" w:hint="eastAsia"/>
                <w:b/>
                <w:sz w:val="18"/>
                <w:lang w:eastAsia="zh-CN"/>
              </w:rPr>
              <w:t>Data5</w:t>
            </w:r>
          </w:p>
        </w:tc>
        <w:tc>
          <w:tcPr>
            <w:tcW w:w="0" w:type="auto"/>
            <w:shd w:val="clear" w:color="auto" w:fill="E6E6E6"/>
            <w:vAlign w:val="center"/>
          </w:tcPr>
          <w:p w:rsidR="00AA7EF7" w:rsidRPr="006D0AF5" w:rsidRDefault="00AA7EF7" w:rsidP="00E72C73">
            <w:pPr>
              <w:jc w:val="center"/>
              <w:rPr>
                <w:rFonts w:ascii="Arial" w:hAnsi="Arial" w:hint="eastAsia"/>
                <w:b/>
                <w:sz w:val="18"/>
                <w:lang w:eastAsia="zh-CN"/>
              </w:rPr>
            </w:pPr>
            <w:r w:rsidRPr="006D0AF5">
              <w:rPr>
                <w:rFonts w:ascii="Arial" w:hAnsi="Arial" w:hint="eastAsia"/>
                <w:b/>
                <w:sz w:val="18"/>
                <w:lang w:eastAsia="zh-CN"/>
              </w:rPr>
              <w:t>Data6</w:t>
            </w:r>
          </w:p>
        </w:tc>
        <w:tc>
          <w:tcPr>
            <w:tcW w:w="0" w:type="auto"/>
            <w:shd w:val="clear" w:color="auto" w:fill="E6E6E6"/>
            <w:vAlign w:val="center"/>
          </w:tcPr>
          <w:p w:rsidR="00AA7EF7" w:rsidRPr="006D0AF5" w:rsidRDefault="00AA7EF7" w:rsidP="00E72C73">
            <w:pPr>
              <w:jc w:val="center"/>
              <w:rPr>
                <w:rFonts w:ascii="Arial" w:hAnsi="Arial" w:hint="eastAsia"/>
                <w:b/>
                <w:sz w:val="18"/>
                <w:lang w:eastAsia="zh-CN"/>
              </w:rPr>
            </w:pPr>
            <w:r w:rsidRPr="006D0AF5">
              <w:rPr>
                <w:rFonts w:ascii="Arial" w:hAnsi="Arial" w:hint="eastAsia"/>
                <w:b/>
                <w:sz w:val="18"/>
                <w:lang w:eastAsia="zh-CN"/>
              </w:rPr>
              <w:t>Data7</w:t>
            </w:r>
          </w:p>
        </w:tc>
      </w:tr>
      <w:tr w:rsidR="00AA7EF7" w:rsidRPr="00131499" w:rsidTr="00E72C73">
        <w:trPr>
          <w:trHeight w:val="243"/>
        </w:trPr>
        <w:tc>
          <w:tcPr>
            <w:tcW w:w="0" w:type="auto"/>
            <w:shd w:val="clear" w:color="auto" w:fill="auto"/>
            <w:vAlign w:val="center"/>
          </w:tcPr>
          <w:p w:rsidR="00AA7EF7" w:rsidRPr="008C7E05" w:rsidRDefault="00AA7EF7" w:rsidP="00E72C73">
            <w:pPr>
              <w:jc w:val="center"/>
              <w:rPr>
                <w:rFonts w:ascii="Arial" w:hAnsi="Arial" w:hint="eastAsia"/>
                <w:sz w:val="18"/>
                <w:lang w:eastAsia="zh-CN"/>
              </w:rPr>
            </w:pPr>
            <w:r>
              <w:rPr>
                <w:rFonts w:ascii="Arial" w:hAnsi="Arial"/>
                <w:sz w:val="18"/>
              </w:rPr>
              <w:t>0x772</w:t>
            </w:r>
          </w:p>
        </w:tc>
        <w:tc>
          <w:tcPr>
            <w:tcW w:w="0" w:type="auto"/>
            <w:shd w:val="clear" w:color="auto" w:fill="auto"/>
            <w:vAlign w:val="center"/>
          </w:tcPr>
          <w:p w:rsidR="00AA7EF7" w:rsidRPr="008C7E05" w:rsidRDefault="00AA7EF7" w:rsidP="00E72C73">
            <w:pPr>
              <w:jc w:val="center"/>
              <w:rPr>
                <w:rFonts w:ascii="Arial" w:hAnsi="Arial"/>
                <w:sz w:val="18"/>
                <w:lang w:eastAsia="zh-CN"/>
              </w:rPr>
            </w:pPr>
            <w:r w:rsidRPr="008C7E05">
              <w:rPr>
                <w:rFonts w:ascii="Arial" w:hAnsi="Arial"/>
                <w:sz w:val="18"/>
              </w:rPr>
              <w:t>0x</w:t>
            </w:r>
            <w:r w:rsidRPr="008C7E05">
              <w:rPr>
                <w:rFonts w:ascii="Arial" w:hAnsi="Arial" w:hint="eastAsia"/>
                <w:sz w:val="18"/>
                <w:lang w:eastAsia="zh-CN"/>
              </w:rPr>
              <w:t>30</w:t>
            </w:r>
          </w:p>
        </w:tc>
        <w:tc>
          <w:tcPr>
            <w:tcW w:w="0" w:type="auto"/>
            <w:shd w:val="clear" w:color="auto" w:fill="auto"/>
            <w:vAlign w:val="center"/>
          </w:tcPr>
          <w:p w:rsidR="00AA7EF7" w:rsidRPr="008C7E05" w:rsidRDefault="00AA7EF7" w:rsidP="00E72C73">
            <w:pPr>
              <w:keepNext/>
              <w:jc w:val="center"/>
              <w:rPr>
                <w:rFonts w:ascii="Arial" w:hAnsi="Arial"/>
                <w:sz w:val="18"/>
                <w:lang w:val="en-GB" w:eastAsia="zh-CN"/>
              </w:rPr>
            </w:pPr>
            <w:r w:rsidRPr="008C7E05">
              <w:rPr>
                <w:rFonts w:ascii="Arial" w:hAnsi="Arial"/>
                <w:sz w:val="18"/>
                <w:lang w:val="en-GB"/>
              </w:rPr>
              <w:t>0x</w:t>
            </w:r>
            <w:r w:rsidRPr="008C7E05">
              <w:rPr>
                <w:rFonts w:ascii="Arial" w:hAnsi="Arial" w:hint="eastAsia"/>
                <w:sz w:val="18"/>
                <w:lang w:val="en-GB" w:eastAsia="zh-CN"/>
              </w:rPr>
              <w:t>03</w:t>
            </w:r>
          </w:p>
        </w:tc>
        <w:tc>
          <w:tcPr>
            <w:tcW w:w="1036" w:type="dxa"/>
            <w:shd w:val="clear" w:color="auto" w:fill="auto"/>
          </w:tcPr>
          <w:p w:rsidR="00AA7EF7" w:rsidRPr="008C7E05" w:rsidRDefault="00AA7EF7" w:rsidP="00937F91">
            <w:pPr>
              <w:keepNext/>
              <w:jc w:val="center"/>
              <w:rPr>
                <w:rFonts w:ascii="Arial" w:hAnsi="Arial" w:hint="eastAsia"/>
                <w:sz w:val="18"/>
                <w:lang w:val="en-GB" w:eastAsia="zh-CN"/>
              </w:rPr>
            </w:pPr>
            <w:r>
              <w:rPr>
                <w:rFonts w:ascii="Arial" w:hAnsi="Arial" w:hint="eastAsia"/>
                <w:sz w:val="18"/>
                <w:lang w:val="en-GB" w:eastAsia="zh-CN"/>
              </w:rPr>
              <w:t>0x0</w:t>
            </w:r>
            <w:r w:rsidR="00937F91">
              <w:rPr>
                <w:rFonts w:ascii="Arial" w:hAnsi="Arial" w:hint="eastAsia"/>
                <w:sz w:val="18"/>
                <w:lang w:val="en-GB" w:eastAsia="zh-CN"/>
              </w:rPr>
              <w:t>2</w:t>
            </w:r>
          </w:p>
        </w:tc>
        <w:tc>
          <w:tcPr>
            <w:tcW w:w="0" w:type="auto"/>
          </w:tcPr>
          <w:p w:rsidR="00AA7EF7" w:rsidRPr="008C7E05" w:rsidRDefault="00AA7EF7" w:rsidP="00E72C73">
            <w:pPr>
              <w:rPr>
                <w:rFonts w:ascii="Arial" w:hAnsi="Arial" w:hint="eastAsia"/>
                <w:sz w:val="18"/>
                <w:lang w:val="en-GB" w:eastAsia="zh-CN"/>
              </w:rPr>
            </w:pPr>
            <w:r>
              <w:rPr>
                <w:rFonts w:ascii="Arial" w:hAnsi="Arial" w:hint="eastAsia"/>
                <w:sz w:val="18"/>
                <w:lang w:val="en-GB" w:eastAsia="zh-CN"/>
              </w:rPr>
              <w:t>0x01</w:t>
            </w:r>
          </w:p>
        </w:tc>
        <w:tc>
          <w:tcPr>
            <w:tcW w:w="0" w:type="auto"/>
          </w:tcPr>
          <w:p w:rsidR="00AA7EF7" w:rsidRPr="008C7E05" w:rsidRDefault="00AA7EF7" w:rsidP="00E72C73">
            <w:pPr>
              <w:rPr>
                <w:rFonts w:ascii="Arial" w:hAnsi="Arial" w:hint="eastAsia"/>
                <w:sz w:val="18"/>
                <w:lang w:val="en-GB" w:eastAsia="zh-CN"/>
              </w:rPr>
            </w:pPr>
            <w:r w:rsidRPr="00610864">
              <w:rPr>
                <w:rFonts w:ascii="Arial" w:hAnsi="Arial" w:cs="Arial" w:hint="eastAsia"/>
                <w:sz w:val="18"/>
                <w:szCs w:val="18"/>
                <w:lang w:val="en-GB" w:eastAsia="zh-CN"/>
              </w:rPr>
              <w:t>0xAA</w:t>
            </w:r>
          </w:p>
        </w:tc>
        <w:tc>
          <w:tcPr>
            <w:tcW w:w="0" w:type="auto"/>
          </w:tcPr>
          <w:p w:rsidR="00AA7EF7" w:rsidRPr="008C7E05" w:rsidRDefault="00AA7EF7" w:rsidP="00E72C73">
            <w:pPr>
              <w:rPr>
                <w:rFonts w:ascii="Arial" w:hAnsi="Arial" w:hint="eastAsia"/>
                <w:sz w:val="18"/>
                <w:lang w:val="en-GB" w:eastAsia="zh-CN"/>
              </w:rPr>
            </w:pPr>
            <w:r w:rsidRPr="00610864">
              <w:rPr>
                <w:rFonts w:ascii="Arial" w:hAnsi="Arial" w:cs="Arial" w:hint="eastAsia"/>
                <w:sz w:val="18"/>
                <w:szCs w:val="18"/>
                <w:lang w:val="en-GB" w:eastAsia="zh-CN"/>
              </w:rPr>
              <w:t>0xAA</w:t>
            </w:r>
          </w:p>
        </w:tc>
        <w:tc>
          <w:tcPr>
            <w:tcW w:w="0" w:type="auto"/>
          </w:tcPr>
          <w:p w:rsidR="00AA7EF7" w:rsidRPr="008C7E05" w:rsidRDefault="00AA7EF7" w:rsidP="00E72C73">
            <w:pPr>
              <w:rPr>
                <w:rFonts w:hint="eastAsia"/>
                <w:lang w:eastAsia="zh-CN"/>
              </w:rPr>
            </w:pPr>
            <w:r w:rsidRPr="00610864">
              <w:rPr>
                <w:rFonts w:ascii="Arial" w:hAnsi="Arial" w:cs="Arial" w:hint="eastAsia"/>
                <w:sz w:val="18"/>
                <w:szCs w:val="18"/>
                <w:lang w:val="en-GB" w:eastAsia="zh-CN"/>
              </w:rPr>
              <w:t>0xAA</w:t>
            </w:r>
          </w:p>
        </w:tc>
        <w:tc>
          <w:tcPr>
            <w:tcW w:w="0" w:type="auto"/>
          </w:tcPr>
          <w:p w:rsidR="00AA7EF7" w:rsidRPr="008C7E05" w:rsidRDefault="00AA7EF7" w:rsidP="00E72C73">
            <w:pPr>
              <w:rPr>
                <w:rFonts w:hint="eastAsia"/>
                <w:lang w:eastAsia="zh-CN"/>
              </w:rPr>
            </w:pPr>
            <w:r w:rsidRPr="00610864">
              <w:rPr>
                <w:rFonts w:ascii="Arial" w:hAnsi="Arial" w:cs="Arial" w:hint="eastAsia"/>
                <w:sz w:val="18"/>
                <w:szCs w:val="18"/>
                <w:lang w:val="en-GB" w:eastAsia="zh-CN"/>
              </w:rPr>
              <w:t>0xAA</w:t>
            </w:r>
          </w:p>
        </w:tc>
      </w:tr>
    </w:tbl>
    <w:p w:rsidR="00AA7EF7" w:rsidRDefault="00AA7EF7" w:rsidP="00AA7EF7">
      <w:pPr>
        <w:rPr>
          <w:rFonts w:ascii="Arial" w:hAnsi="Arial" w:cs="Arial" w:hint="eastAsia"/>
          <w:b/>
          <w:sz w:val="21"/>
          <w:szCs w:val="21"/>
          <w:lang w:val="en-GB" w:eastAsia="zh-CN"/>
        </w:rPr>
      </w:pPr>
    </w:p>
    <w:p w:rsidR="00AA7EF7" w:rsidRPr="002C7B19" w:rsidRDefault="00AA7EF7" w:rsidP="00AA7EF7">
      <w:pPr>
        <w:rPr>
          <w:rFonts w:ascii="Arial" w:hAnsi="Arial" w:cs="Arial" w:hint="eastAsia"/>
          <w:b/>
          <w:sz w:val="21"/>
          <w:szCs w:val="21"/>
          <w:lang w:val="en-GB" w:eastAsia="zh-CN"/>
        </w:rPr>
      </w:pPr>
      <w:r w:rsidRPr="002C7B19">
        <w:rPr>
          <w:rFonts w:ascii="Arial" w:hAnsi="Arial" w:cs="Arial"/>
          <w:b/>
          <w:sz w:val="21"/>
          <w:szCs w:val="21"/>
          <w:lang w:val="en-GB" w:eastAsia="zh-CN"/>
        </w:rPr>
        <w:t>The ECU answer with the acknowledgement sent as follow</w:t>
      </w:r>
      <w:r w:rsidRPr="002C7B19">
        <w:rPr>
          <w:rFonts w:ascii="Arial" w:hAnsi="Arial" w:cs="Arial" w:hint="eastAsia"/>
          <w:b/>
          <w:sz w:val="21"/>
          <w:szCs w:val="21"/>
          <w:lang w:val="en-GB" w:eastAsia="zh-CN"/>
        </w:rPr>
        <w:t>ing</w:t>
      </w:r>
      <w:r w:rsidRPr="002C7B19">
        <w:rPr>
          <w:rFonts w:ascii="Arial" w:hAnsi="Arial" w:cs="Arial"/>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AA7EF7" w:rsidRPr="002C7B19" w:rsidTr="00E72C73">
        <w:trPr>
          <w:trHeight w:val="276"/>
        </w:trPr>
        <w:tc>
          <w:tcPr>
            <w:tcW w:w="0" w:type="auto"/>
            <w:shd w:val="clear" w:color="auto" w:fill="E6E6E6"/>
            <w:vAlign w:val="center"/>
          </w:tcPr>
          <w:p w:rsidR="00AA7EF7" w:rsidRPr="002C7B19" w:rsidRDefault="00AA7EF7" w:rsidP="00E72C73">
            <w:pPr>
              <w:jc w:val="center"/>
              <w:rPr>
                <w:rFonts w:ascii="Arial" w:hAnsi="Arial" w:cs="Arial"/>
                <w:b/>
                <w:sz w:val="18"/>
                <w:szCs w:val="18"/>
                <w:lang w:eastAsia="zh-CN"/>
              </w:rPr>
            </w:pPr>
            <w:r w:rsidRPr="002C7B19">
              <w:rPr>
                <w:rFonts w:ascii="Arial" w:hAnsi="Arial" w:cs="Arial" w:hint="eastAsia"/>
                <w:b/>
                <w:sz w:val="18"/>
                <w:szCs w:val="18"/>
                <w:lang w:eastAsia="zh-CN"/>
              </w:rPr>
              <w:t>Can ID(STD)</w:t>
            </w:r>
          </w:p>
        </w:tc>
        <w:tc>
          <w:tcPr>
            <w:tcW w:w="0" w:type="auto"/>
            <w:shd w:val="clear" w:color="auto" w:fill="E6E6E6"/>
            <w:vAlign w:val="center"/>
          </w:tcPr>
          <w:p w:rsidR="00AA7EF7" w:rsidRPr="006D0AF5" w:rsidRDefault="00AA7EF7" w:rsidP="00E72C73">
            <w:pPr>
              <w:jc w:val="center"/>
              <w:rPr>
                <w:rFonts w:ascii="Arial" w:hAnsi="Arial" w:hint="eastAsia"/>
                <w:b/>
                <w:sz w:val="18"/>
                <w:lang w:eastAsia="zh-CN"/>
              </w:rPr>
            </w:pPr>
            <w:r w:rsidRPr="006D0AF5">
              <w:rPr>
                <w:rFonts w:ascii="Arial" w:hAnsi="Arial" w:hint="eastAsia"/>
                <w:b/>
                <w:sz w:val="18"/>
                <w:lang w:eastAsia="zh-CN"/>
              </w:rPr>
              <w:t>Data0</w:t>
            </w:r>
          </w:p>
        </w:tc>
        <w:tc>
          <w:tcPr>
            <w:tcW w:w="0" w:type="auto"/>
            <w:shd w:val="clear" w:color="auto" w:fill="E6E6E6"/>
            <w:vAlign w:val="center"/>
          </w:tcPr>
          <w:p w:rsidR="00AA7EF7" w:rsidRPr="006D0AF5" w:rsidRDefault="00AA7EF7" w:rsidP="00E72C73">
            <w:pPr>
              <w:jc w:val="center"/>
              <w:rPr>
                <w:rFonts w:ascii="Arial" w:hAnsi="Arial" w:hint="eastAsia"/>
                <w:b/>
                <w:sz w:val="18"/>
                <w:lang w:eastAsia="zh-CN"/>
              </w:rPr>
            </w:pPr>
            <w:r w:rsidRPr="006D0AF5">
              <w:rPr>
                <w:rFonts w:ascii="Arial" w:hAnsi="Arial" w:hint="eastAsia"/>
                <w:b/>
                <w:sz w:val="18"/>
                <w:lang w:eastAsia="zh-CN"/>
              </w:rPr>
              <w:t>Data1</w:t>
            </w:r>
          </w:p>
        </w:tc>
        <w:tc>
          <w:tcPr>
            <w:tcW w:w="1036" w:type="dxa"/>
            <w:shd w:val="clear" w:color="auto" w:fill="E6E6E6"/>
            <w:vAlign w:val="center"/>
          </w:tcPr>
          <w:p w:rsidR="00AA7EF7" w:rsidRPr="006D0AF5" w:rsidRDefault="00AA7EF7" w:rsidP="00E72C73">
            <w:pPr>
              <w:jc w:val="center"/>
              <w:rPr>
                <w:rFonts w:ascii="Arial" w:hAnsi="Arial" w:hint="eastAsia"/>
                <w:b/>
                <w:sz w:val="18"/>
                <w:lang w:eastAsia="zh-CN"/>
              </w:rPr>
            </w:pPr>
            <w:r w:rsidRPr="006D0AF5">
              <w:rPr>
                <w:rFonts w:ascii="Arial" w:hAnsi="Arial" w:hint="eastAsia"/>
                <w:b/>
                <w:sz w:val="18"/>
                <w:lang w:eastAsia="zh-CN"/>
              </w:rPr>
              <w:t>Data2</w:t>
            </w:r>
          </w:p>
        </w:tc>
        <w:tc>
          <w:tcPr>
            <w:tcW w:w="0" w:type="auto"/>
            <w:shd w:val="clear" w:color="auto" w:fill="E6E6E6"/>
            <w:vAlign w:val="center"/>
          </w:tcPr>
          <w:p w:rsidR="00AA7EF7" w:rsidRPr="006D0AF5" w:rsidRDefault="00AA7EF7" w:rsidP="00E72C73">
            <w:pPr>
              <w:jc w:val="center"/>
              <w:rPr>
                <w:rFonts w:ascii="Arial" w:hAnsi="Arial" w:hint="eastAsia"/>
                <w:b/>
                <w:sz w:val="18"/>
                <w:lang w:eastAsia="zh-CN"/>
              </w:rPr>
            </w:pPr>
            <w:r w:rsidRPr="006D0AF5">
              <w:rPr>
                <w:rFonts w:ascii="Arial" w:hAnsi="Arial" w:hint="eastAsia"/>
                <w:b/>
                <w:sz w:val="18"/>
                <w:lang w:eastAsia="zh-CN"/>
              </w:rPr>
              <w:t>Data3</w:t>
            </w:r>
          </w:p>
        </w:tc>
        <w:tc>
          <w:tcPr>
            <w:tcW w:w="0" w:type="auto"/>
            <w:shd w:val="clear" w:color="auto" w:fill="E6E6E6"/>
            <w:vAlign w:val="center"/>
          </w:tcPr>
          <w:p w:rsidR="00AA7EF7" w:rsidRPr="006D0AF5" w:rsidRDefault="00AA7EF7" w:rsidP="00E72C73">
            <w:pPr>
              <w:jc w:val="center"/>
              <w:rPr>
                <w:rFonts w:ascii="Arial" w:hAnsi="Arial" w:hint="eastAsia"/>
                <w:b/>
                <w:sz w:val="18"/>
                <w:lang w:eastAsia="zh-CN"/>
              </w:rPr>
            </w:pPr>
            <w:r w:rsidRPr="006D0AF5">
              <w:rPr>
                <w:rFonts w:ascii="Arial" w:hAnsi="Arial" w:hint="eastAsia"/>
                <w:b/>
                <w:sz w:val="18"/>
                <w:lang w:eastAsia="zh-CN"/>
              </w:rPr>
              <w:t>Data4</w:t>
            </w:r>
          </w:p>
        </w:tc>
        <w:tc>
          <w:tcPr>
            <w:tcW w:w="0" w:type="auto"/>
            <w:shd w:val="clear" w:color="auto" w:fill="E6E6E6"/>
            <w:vAlign w:val="center"/>
          </w:tcPr>
          <w:p w:rsidR="00AA7EF7" w:rsidRPr="006D0AF5" w:rsidRDefault="00AA7EF7" w:rsidP="00E72C73">
            <w:pPr>
              <w:jc w:val="center"/>
              <w:rPr>
                <w:rFonts w:ascii="Arial" w:hAnsi="Arial" w:hint="eastAsia"/>
                <w:b/>
                <w:sz w:val="18"/>
                <w:lang w:eastAsia="zh-CN"/>
              </w:rPr>
            </w:pPr>
            <w:r w:rsidRPr="006D0AF5">
              <w:rPr>
                <w:rFonts w:ascii="Arial" w:hAnsi="Arial" w:hint="eastAsia"/>
                <w:b/>
                <w:sz w:val="18"/>
                <w:lang w:eastAsia="zh-CN"/>
              </w:rPr>
              <w:t>Data5</w:t>
            </w:r>
          </w:p>
        </w:tc>
        <w:tc>
          <w:tcPr>
            <w:tcW w:w="0" w:type="auto"/>
            <w:shd w:val="clear" w:color="auto" w:fill="E6E6E6"/>
            <w:vAlign w:val="center"/>
          </w:tcPr>
          <w:p w:rsidR="00AA7EF7" w:rsidRPr="006D0AF5" w:rsidRDefault="00AA7EF7" w:rsidP="00E72C73">
            <w:pPr>
              <w:jc w:val="center"/>
              <w:rPr>
                <w:rFonts w:ascii="Arial" w:hAnsi="Arial" w:hint="eastAsia"/>
                <w:b/>
                <w:sz w:val="18"/>
                <w:lang w:eastAsia="zh-CN"/>
              </w:rPr>
            </w:pPr>
            <w:r w:rsidRPr="006D0AF5">
              <w:rPr>
                <w:rFonts w:ascii="Arial" w:hAnsi="Arial" w:hint="eastAsia"/>
                <w:b/>
                <w:sz w:val="18"/>
                <w:lang w:eastAsia="zh-CN"/>
              </w:rPr>
              <w:t>Data6</w:t>
            </w:r>
          </w:p>
        </w:tc>
        <w:tc>
          <w:tcPr>
            <w:tcW w:w="0" w:type="auto"/>
            <w:shd w:val="clear" w:color="auto" w:fill="E6E6E6"/>
            <w:vAlign w:val="center"/>
          </w:tcPr>
          <w:p w:rsidR="00AA7EF7" w:rsidRPr="006D0AF5" w:rsidRDefault="00AA7EF7" w:rsidP="00E72C73">
            <w:pPr>
              <w:jc w:val="center"/>
              <w:rPr>
                <w:rFonts w:ascii="Arial" w:hAnsi="Arial" w:hint="eastAsia"/>
                <w:b/>
                <w:sz w:val="18"/>
                <w:lang w:eastAsia="zh-CN"/>
              </w:rPr>
            </w:pPr>
            <w:r w:rsidRPr="006D0AF5">
              <w:rPr>
                <w:rFonts w:ascii="Arial" w:hAnsi="Arial" w:hint="eastAsia"/>
                <w:b/>
                <w:sz w:val="18"/>
                <w:lang w:eastAsia="zh-CN"/>
              </w:rPr>
              <w:t>Data7</w:t>
            </w:r>
          </w:p>
        </w:tc>
      </w:tr>
      <w:tr w:rsidR="00AA7EF7" w:rsidRPr="002C7B19" w:rsidTr="00E72C73">
        <w:trPr>
          <w:trHeight w:val="223"/>
        </w:trPr>
        <w:tc>
          <w:tcPr>
            <w:tcW w:w="0" w:type="auto"/>
            <w:shd w:val="clear" w:color="auto" w:fill="auto"/>
            <w:vAlign w:val="center"/>
          </w:tcPr>
          <w:p w:rsidR="00AA7EF7" w:rsidRPr="008C7E05" w:rsidRDefault="00AA7EF7" w:rsidP="00E72C73">
            <w:pPr>
              <w:jc w:val="center"/>
              <w:rPr>
                <w:rFonts w:ascii="Arial" w:hAnsi="Arial" w:hint="eastAsia"/>
                <w:sz w:val="18"/>
                <w:lang w:eastAsia="zh-CN"/>
              </w:rPr>
            </w:pPr>
            <w:r>
              <w:rPr>
                <w:rFonts w:ascii="Arial" w:hAnsi="Arial"/>
                <w:sz w:val="18"/>
              </w:rPr>
              <w:t>0x774</w:t>
            </w:r>
          </w:p>
        </w:tc>
        <w:tc>
          <w:tcPr>
            <w:tcW w:w="0" w:type="auto"/>
            <w:shd w:val="clear" w:color="auto" w:fill="auto"/>
            <w:vAlign w:val="center"/>
          </w:tcPr>
          <w:p w:rsidR="00AA7EF7" w:rsidRPr="008C7E05" w:rsidRDefault="00AA7EF7" w:rsidP="00E72C73">
            <w:pPr>
              <w:jc w:val="center"/>
              <w:rPr>
                <w:rFonts w:ascii="Arial" w:hAnsi="Arial"/>
                <w:sz w:val="18"/>
                <w:lang w:eastAsia="zh-CN"/>
              </w:rPr>
            </w:pPr>
            <w:r w:rsidRPr="008C7E05">
              <w:rPr>
                <w:rFonts w:ascii="Arial" w:hAnsi="Arial"/>
                <w:sz w:val="18"/>
              </w:rPr>
              <w:t>0x</w:t>
            </w:r>
            <w:r w:rsidRPr="008C7E05">
              <w:rPr>
                <w:rFonts w:ascii="Arial" w:hAnsi="Arial" w:hint="eastAsia"/>
                <w:sz w:val="18"/>
                <w:lang w:eastAsia="zh-CN"/>
              </w:rPr>
              <w:t>70</w:t>
            </w:r>
          </w:p>
        </w:tc>
        <w:tc>
          <w:tcPr>
            <w:tcW w:w="0" w:type="auto"/>
            <w:shd w:val="clear" w:color="auto" w:fill="auto"/>
            <w:vAlign w:val="center"/>
          </w:tcPr>
          <w:p w:rsidR="00AA7EF7" w:rsidRPr="008C7E05" w:rsidRDefault="00AA7EF7" w:rsidP="00E72C73">
            <w:pPr>
              <w:keepNext/>
              <w:jc w:val="center"/>
              <w:rPr>
                <w:rFonts w:ascii="Arial" w:hAnsi="Arial" w:hint="eastAsia"/>
                <w:sz w:val="18"/>
                <w:lang w:val="en-GB" w:eastAsia="zh-CN"/>
              </w:rPr>
            </w:pPr>
            <w:r w:rsidRPr="008C7E05">
              <w:rPr>
                <w:rFonts w:ascii="Arial" w:hAnsi="Arial"/>
                <w:sz w:val="18"/>
                <w:lang w:val="en-GB"/>
              </w:rPr>
              <w:t>0</w:t>
            </w:r>
            <w:r w:rsidRPr="008C7E05">
              <w:rPr>
                <w:rFonts w:ascii="Arial" w:hAnsi="Arial" w:hint="eastAsia"/>
                <w:sz w:val="18"/>
                <w:lang w:val="en-GB" w:eastAsia="zh-CN"/>
              </w:rPr>
              <w:t>x03</w:t>
            </w:r>
          </w:p>
        </w:tc>
        <w:tc>
          <w:tcPr>
            <w:tcW w:w="1036" w:type="dxa"/>
            <w:shd w:val="clear" w:color="auto" w:fill="auto"/>
          </w:tcPr>
          <w:p w:rsidR="00AA7EF7" w:rsidRPr="00EA47EC" w:rsidRDefault="00AA7EF7" w:rsidP="00E72C73">
            <w:pPr>
              <w:keepNext/>
              <w:jc w:val="center"/>
              <w:rPr>
                <w:rFonts w:ascii="Arial" w:hAnsi="Arial" w:hint="eastAsia"/>
                <w:sz w:val="18"/>
                <w:lang w:val="en-GB" w:eastAsia="zh-CN"/>
              </w:rPr>
            </w:pPr>
            <w:r w:rsidRPr="00EA47EC">
              <w:rPr>
                <w:rFonts w:ascii="Arial" w:hAnsi="Arial" w:hint="eastAsia"/>
                <w:sz w:val="18"/>
                <w:lang w:val="en-GB" w:eastAsia="zh-CN"/>
              </w:rPr>
              <w:t>---</w:t>
            </w:r>
          </w:p>
        </w:tc>
        <w:tc>
          <w:tcPr>
            <w:tcW w:w="0" w:type="auto"/>
          </w:tcPr>
          <w:p w:rsidR="00AA7EF7" w:rsidRPr="00EA47EC" w:rsidRDefault="00AA7EF7" w:rsidP="00E72C73">
            <w:pPr>
              <w:rPr>
                <w:rFonts w:ascii="Arial" w:hAnsi="Arial" w:hint="eastAsia"/>
                <w:sz w:val="18"/>
                <w:lang w:val="en-GB" w:eastAsia="zh-CN"/>
              </w:rPr>
            </w:pPr>
            <w:r w:rsidRPr="00EA47EC">
              <w:rPr>
                <w:rFonts w:ascii="Arial" w:hAnsi="Arial" w:hint="eastAsia"/>
                <w:sz w:val="18"/>
                <w:lang w:val="en-GB" w:eastAsia="zh-CN"/>
              </w:rPr>
              <w:t>---</w:t>
            </w:r>
          </w:p>
        </w:tc>
        <w:tc>
          <w:tcPr>
            <w:tcW w:w="0" w:type="auto"/>
          </w:tcPr>
          <w:p w:rsidR="00AA7EF7" w:rsidRPr="008C7E05" w:rsidRDefault="00AA7EF7" w:rsidP="00E72C73">
            <w:pPr>
              <w:rPr>
                <w:rFonts w:ascii="Arial" w:hAnsi="Arial"/>
                <w:sz w:val="18"/>
                <w:lang w:val="en-GB" w:eastAsia="zh-CN"/>
              </w:rPr>
            </w:pPr>
            <w:r w:rsidRPr="008C7E05">
              <w:rPr>
                <w:rFonts w:ascii="Arial" w:hAnsi="Arial" w:hint="eastAsia"/>
                <w:sz w:val="18"/>
                <w:lang w:val="en-GB" w:eastAsia="zh-CN"/>
              </w:rPr>
              <w:t>---</w:t>
            </w:r>
          </w:p>
        </w:tc>
        <w:tc>
          <w:tcPr>
            <w:tcW w:w="0" w:type="auto"/>
          </w:tcPr>
          <w:p w:rsidR="00AA7EF7" w:rsidRPr="008C7E05" w:rsidRDefault="00AA7EF7" w:rsidP="00E72C73">
            <w:pPr>
              <w:rPr>
                <w:rFonts w:ascii="Arial" w:hAnsi="Arial"/>
                <w:sz w:val="18"/>
                <w:lang w:val="en-GB" w:eastAsia="zh-CN"/>
              </w:rPr>
            </w:pPr>
            <w:r w:rsidRPr="008C7E05">
              <w:rPr>
                <w:rFonts w:ascii="Arial" w:hAnsi="Arial" w:hint="eastAsia"/>
                <w:sz w:val="18"/>
                <w:lang w:val="en-GB" w:eastAsia="zh-CN"/>
              </w:rPr>
              <w:t>---</w:t>
            </w:r>
          </w:p>
        </w:tc>
        <w:tc>
          <w:tcPr>
            <w:tcW w:w="0" w:type="auto"/>
          </w:tcPr>
          <w:p w:rsidR="00AA7EF7" w:rsidRPr="008C7E05" w:rsidRDefault="00AA7EF7" w:rsidP="00E72C73">
            <w:pPr>
              <w:rPr>
                <w:rFonts w:ascii="Arial" w:hAnsi="Arial"/>
                <w:sz w:val="18"/>
                <w:lang w:val="en-GB" w:eastAsia="zh-CN"/>
              </w:rPr>
            </w:pPr>
            <w:r w:rsidRPr="008C7E05">
              <w:rPr>
                <w:rFonts w:ascii="Arial" w:hAnsi="Arial" w:hint="eastAsia"/>
                <w:sz w:val="18"/>
                <w:lang w:val="en-GB" w:eastAsia="zh-CN"/>
              </w:rPr>
              <w:t>---</w:t>
            </w:r>
          </w:p>
        </w:tc>
        <w:tc>
          <w:tcPr>
            <w:tcW w:w="0" w:type="auto"/>
          </w:tcPr>
          <w:p w:rsidR="00AA7EF7" w:rsidRPr="008C7E05" w:rsidRDefault="00AA7EF7" w:rsidP="00E72C73">
            <w:r w:rsidRPr="008C7E05">
              <w:rPr>
                <w:rFonts w:ascii="Arial" w:hAnsi="Arial" w:hint="eastAsia"/>
                <w:sz w:val="18"/>
                <w:lang w:val="en-GB" w:eastAsia="zh-CN"/>
              </w:rPr>
              <w:t>---</w:t>
            </w:r>
          </w:p>
        </w:tc>
      </w:tr>
    </w:tbl>
    <w:p w:rsidR="00AA7EF7" w:rsidRDefault="00AA7EF7" w:rsidP="00AB1A4E">
      <w:pPr>
        <w:spacing w:line="24" w:lineRule="atLeast"/>
        <w:rPr>
          <w:rFonts w:cs="Arial" w:hint="eastAsia"/>
          <w:lang w:eastAsia="zh-CN"/>
        </w:rPr>
      </w:pPr>
    </w:p>
    <w:p w:rsidR="00AA7EF7" w:rsidRDefault="00AA7EF7" w:rsidP="00AB1A4E">
      <w:pPr>
        <w:spacing w:line="24" w:lineRule="atLeast"/>
        <w:rPr>
          <w:rFonts w:cs="Arial" w:hint="eastAsia"/>
          <w:lang w:eastAsia="zh-CN"/>
        </w:rPr>
      </w:pPr>
      <w:r w:rsidRPr="000002BF">
        <w:rPr>
          <w:rFonts w:cs="Arial" w:hint="eastAsia"/>
        </w:rPr>
        <w:t xml:space="preserve">Display </w:t>
      </w:r>
      <w:r w:rsidRPr="000002BF">
        <w:rPr>
          <w:rFonts w:cs="Arial"/>
        </w:rPr>
        <w:t>Dark</w:t>
      </w:r>
      <w:r w:rsidRPr="000002BF">
        <w:rPr>
          <w:rFonts w:cs="Arial" w:hint="eastAsia"/>
        </w:rPr>
        <w:t xml:space="preserve"> </w:t>
      </w:r>
      <w:r w:rsidRPr="000002BF">
        <w:rPr>
          <w:rFonts w:cs="Arial"/>
        </w:rPr>
        <w:t>Gray</w:t>
      </w:r>
      <w:r>
        <w:rPr>
          <w:rFonts w:cs="Arial" w:hint="eastAsia"/>
          <w:lang w:eastAsia="zh-CN"/>
        </w:rPr>
        <w:t>:</w:t>
      </w:r>
    </w:p>
    <w:p w:rsidR="00AA7EF7" w:rsidRDefault="00AA7EF7" w:rsidP="00AB1A4E">
      <w:pPr>
        <w:spacing w:line="24" w:lineRule="atLeast"/>
        <w:rPr>
          <w:rFonts w:hint="eastAsia"/>
          <w:noProof/>
          <w:lang w:eastAsia="zh-CN"/>
        </w:rPr>
      </w:pPr>
      <w:r w:rsidRPr="00DA7708">
        <w:rPr>
          <w:noProof/>
          <w:lang w:eastAsia="zh-CN"/>
        </w:rPr>
        <w:pict>
          <v:shape id="_x0000_i1059" type="#_x0000_t75" style="width:151pt;height:192.9pt;visibility:visible">
            <v:imagedata r:id="rId41" o:title=""/>
          </v:shape>
        </w:pict>
      </w:r>
    </w:p>
    <w:p w:rsidR="00AA7EF7" w:rsidRDefault="00AA7EF7" w:rsidP="00AB1A4E">
      <w:pPr>
        <w:spacing w:line="24" w:lineRule="atLeast"/>
        <w:rPr>
          <w:rFonts w:hint="eastAsia"/>
          <w:noProof/>
          <w:lang w:eastAsia="zh-CN"/>
        </w:rPr>
      </w:pPr>
    </w:p>
    <w:p w:rsidR="00AA7EF7" w:rsidRDefault="00AA7EF7" w:rsidP="00AA7EF7">
      <w:pPr>
        <w:autoSpaceDE w:val="0"/>
        <w:autoSpaceDN w:val="0"/>
        <w:adjustRightInd w:val="0"/>
        <w:spacing w:line="24" w:lineRule="atLeast"/>
        <w:rPr>
          <w:rFonts w:ascii="Arial" w:hAnsi="Arial" w:cs="Arial" w:hint="eastAsia"/>
          <w:b/>
          <w:sz w:val="21"/>
          <w:szCs w:val="21"/>
          <w:lang w:val="en-GB" w:eastAsia="zh-CN"/>
        </w:rPr>
      </w:pPr>
      <w:r>
        <w:rPr>
          <w:rFonts w:ascii="Arial" w:hAnsi="Arial" w:cs="Arial" w:hint="eastAsia"/>
          <w:b/>
          <w:sz w:val="21"/>
          <w:szCs w:val="21"/>
          <w:lang w:val="en-GB" w:eastAsia="zh-CN"/>
        </w:rPr>
        <w:t>Step 3</w:t>
      </w:r>
    </w:p>
    <w:p w:rsidR="00AA7EF7" w:rsidRPr="00C04500" w:rsidRDefault="00AA7EF7" w:rsidP="00AA7EF7">
      <w:pPr>
        <w:rPr>
          <w:lang w:val="en-GB" w:eastAsia="zh-CN"/>
        </w:rPr>
      </w:pPr>
      <w:r w:rsidRPr="004A4354">
        <w:rPr>
          <w:rFonts w:ascii="Arial" w:hAnsi="Arial" w:cs="Arial"/>
          <w:b/>
          <w:sz w:val="21"/>
          <w:szCs w:val="21"/>
          <w:lang w:val="en-GB" w:eastAsia="zh-CN"/>
        </w:rPr>
        <w:t xml:space="preserve">The following command can be used to </w:t>
      </w:r>
      <w:r>
        <w:rPr>
          <w:rFonts w:ascii="Arial" w:hAnsi="Arial" w:cs="Arial" w:hint="eastAsia"/>
          <w:b/>
          <w:sz w:val="21"/>
          <w:szCs w:val="21"/>
          <w:lang w:val="en-GB" w:eastAsia="zh-CN"/>
        </w:rPr>
        <w:t>control the LCD display.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AA7EF7" w:rsidRPr="003B54A8" w:rsidTr="00E72C73">
        <w:trPr>
          <w:trHeight w:val="276"/>
        </w:trPr>
        <w:tc>
          <w:tcPr>
            <w:tcW w:w="0" w:type="auto"/>
            <w:shd w:val="clear" w:color="auto" w:fill="E6E6E6"/>
            <w:vAlign w:val="center"/>
          </w:tcPr>
          <w:p w:rsidR="00AA7EF7" w:rsidRPr="003B54A8" w:rsidRDefault="00AA7EF7" w:rsidP="00E72C73">
            <w:pPr>
              <w:jc w:val="center"/>
              <w:rPr>
                <w:rFonts w:ascii="Arial" w:hAnsi="Arial" w:cs="Arial"/>
                <w:b/>
                <w:sz w:val="18"/>
                <w:szCs w:val="18"/>
                <w:lang w:eastAsia="zh-CN"/>
              </w:rPr>
            </w:pPr>
            <w:r>
              <w:rPr>
                <w:rFonts w:ascii="Arial" w:hAnsi="Arial" w:cs="Arial" w:hint="eastAsia"/>
                <w:b/>
                <w:sz w:val="18"/>
                <w:szCs w:val="18"/>
                <w:lang w:eastAsia="zh-CN"/>
              </w:rPr>
              <w:t>Can ID(STD)</w:t>
            </w:r>
          </w:p>
        </w:tc>
        <w:tc>
          <w:tcPr>
            <w:tcW w:w="0" w:type="auto"/>
            <w:shd w:val="clear" w:color="auto" w:fill="E6E6E6"/>
            <w:vAlign w:val="center"/>
          </w:tcPr>
          <w:p w:rsidR="00AA7EF7" w:rsidRPr="006D0AF5" w:rsidRDefault="00AA7EF7" w:rsidP="00E72C73">
            <w:pPr>
              <w:jc w:val="center"/>
              <w:rPr>
                <w:rFonts w:ascii="Arial" w:hAnsi="Arial" w:hint="eastAsia"/>
                <w:b/>
                <w:sz w:val="18"/>
                <w:lang w:eastAsia="zh-CN"/>
              </w:rPr>
            </w:pPr>
            <w:r w:rsidRPr="006D0AF5">
              <w:rPr>
                <w:rFonts w:ascii="Arial" w:hAnsi="Arial" w:hint="eastAsia"/>
                <w:b/>
                <w:sz w:val="18"/>
                <w:lang w:eastAsia="zh-CN"/>
              </w:rPr>
              <w:t>Data0</w:t>
            </w:r>
          </w:p>
        </w:tc>
        <w:tc>
          <w:tcPr>
            <w:tcW w:w="0" w:type="auto"/>
            <w:shd w:val="clear" w:color="auto" w:fill="E6E6E6"/>
            <w:vAlign w:val="center"/>
          </w:tcPr>
          <w:p w:rsidR="00AA7EF7" w:rsidRPr="006D0AF5" w:rsidRDefault="00AA7EF7" w:rsidP="00E72C73">
            <w:pPr>
              <w:jc w:val="center"/>
              <w:rPr>
                <w:rFonts w:ascii="Arial" w:hAnsi="Arial" w:hint="eastAsia"/>
                <w:b/>
                <w:sz w:val="18"/>
                <w:lang w:eastAsia="zh-CN"/>
              </w:rPr>
            </w:pPr>
            <w:r w:rsidRPr="006D0AF5">
              <w:rPr>
                <w:rFonts w:ascii="Arial" w:hAnsi="Arial" w:hint="eastAsia"/>
                <w:b/>
                <w:sz w:val="18"/>
                <w:lang w:eastAsia="zh-CN"/>
              </w:rPr>
              <w:t>Data1</w:t>
            </w:r>
          </w:p>
        </w:tc>
        <w:tc>
          <w:tcPr>
            <w:tcW w:w="1036" w:type="dxa"/>
            <w:shd w:val="clear" w:color="auto" w:fill="E6E6E6"/>
            <w:vAlign w:val="center"/>
          </w:tcPr>
          <w:p w:rsidR="00AA7EF7" w:rsidRPr="006D0AF5" w:rsidRDefault="00AA7EF7" w:rsidP="00E72C73">
            <w:pPr>
              <w:jc w:val="center"/>
              <w:rPr>
                <w:rFonts w:ascii="Arial" w:hAnsi="Arial" w:hint="eastAsia"/>
                <w:b/>
                <w:sz w:val="18"/>
                <w:lang w:eastAsia="zh-CN"/>
              </w:rPr>
            </w:pPr>
            <w:r w:rsidRPr="006D0AF5">
              <w:rPr>
                <w:rFonts w:ascii="Arial" w:hAnsi="Arial" w:hint="eastAsia"/>
                <w:b/>
                <w:sz w:val="18"/>
                <w:lang w:eastAsia="zh-CN"/>
              </w:rPr>
              <w:t>Data2</w:t>
            </w:r>
          </w:p>
        </w:tc>
        <w:tc>
          <w:tcPr>
            <w:tcW w:w="0" w:type="auto"/>
            <w:shd w:val="clear" w:color="auto" w:fill="E6E6E6"/>
            <w:vAlign w:val="center"/>
          </w:tcPr>
          <w:p w:rsidR="00AA7EF7" w:rsidRPr="006D0AF5" w:rsidRDefault="00AA7EF7" w:rsidP="00E72C73">
            <w:pPr>
              <w:jc w:val="center"/>
              <w:rPr>
                <w:rFonts w:ascii="Arial" w:hAnsi="Arial" w:hint="eastAsia"/>
                <w:b/>
                <w:sz w:val="18"/>
                <w:lang w:eastAsia="zh-CN"/>
              </w:rPr>
            </w:pPr>
            <w:r w:rsidRPr="006D0AF5">
              <w:rPr>
                <w:rFonts w:ascii="Arial" w:hAnsi="Arial" w:hint="eastAsia"/>
                <w:b/>
                <w:sz w:val="18"/>
                <w:lang w:eastAsia="zh-CN"/>
              </w:rPr>
              <w:t>Data3</w:t>
            </w:r>
          </w:p>
        </w:tc>
        <w:tc>
          <w:tcPr>
            <w:tcW w:w="0" w:type="auto"/>
            <w:shd w:val="clear" w:color="auto" w:fill="E6E6E6"/>
            <w:vAlign w:val="center"/>
          </w:tcPr>
          <w:p w:rsidR="00AA7EF7" w:rsidRPr="006D0AF5" w:rsidRDefault="00AA7EF7" w:rsidP="00E72C73">
            <w:pPr>
              <w:jc w:val="center"/>
              <w:rPr>
                <w:rFonts w:ascii="Arial" w:hAnsi="Arial" w:hint="eastAsia"/>
                <w:b/>
                <w:sz w:val="18"/>
                <w:lang w:eastAsia="zh-CN"/>
              </w:rPr>
            </w:pPr>
            <w:r w:rsidRPr="006D0AF5">
              <w:rPr>
                <w:rFonts w:ascii="Arial" w:hAnsi="Arial" w:hint="eastAsia"/>
                <w:b/>
                <w:sz w:val="18"/>
                <w:lang w:eastAsia="zh-CN"/>
              </w:rPr>
              <w:t>Data4</w:t>
            </w:r>
          </w:p>
        </w:tc>
        <w:tc>
          <w:tcPr>
            <w:tcW w:w="0" w:type="auto"/>
            <w:shd w:val="clear" w:color="auto" w:fill="E6E6E6"/>
            <w:vAlign w:val="center"/>
          </w:tcPr>
          <w:p w:rsidR="00AA7EF7" w:rsidRPr="006D0AF5" w:rsidRDefault="00AA7EF7" w:rsidP="00E72C73">
            <w:pPr>
              <w:jc w:val="center"/>
              <w:rPr>
                <w:rFonts w:ascii="Arial" w:hAnsi="Arial" w:hint="eastAsia"/>
                <w:b/>
                <w:sz w:val="18"/>
                <w:lang w:eastAsia="zh-CN"/>
              </w:rPr>
            </w:pPr>
            <w:r w:rsidRPr="006D0AF5">
              <w:rPr>
                <w:rFonts w:ascii="Arial" w:hAnsi="Arial" w:hint="eastAsia"/>
                <w:b/>
                <w:sz w:val="18"/>
                <w:lang w:eastAsia="zh-CN"/>
              </w:rPr>
              <w:t>Data5</w:t>
            </w:r>
          </w:p>
        </w:tc>
        <w:tc>
          <w:tcPr>
            <w:tcW w:w="0" w:type="auto"/>
            <w:shd w:val="clear" w:color="auto" w:fill="E6E6E6"/>
            <w:vAlign w:val="center"/>
          </w:tcPr>
          <w:p w:rsidR="00AA7EF7" w:rsidRPr="006D0AF5" w:rsidRDefault="00AA7EF7" w:rsidP="00E72C73">
            <w:pPr>
              <w:jc w:val="center"/>
              <w:rPr>
                <w:rFonts w:ascii="Arial" w:hAnsi="Arial" w:hint="eastAsia"/>
                <w:b/>
                <w:sz w:val="18"/>
                <w:lang w:eastAsia="zh-CN"/>
              </w:rPr>
            </w:pPr>
            <w:r w:rsidRPr="006D0AF5">
              <w:rPr>
                <w:rFonts w:ascii="Arial" w:hAnsi="Arial" w:hint="eastAsia"/>
                <w:b/>
                <w:sz w:val="18"/>
                <w:lang w:eastAsia="zh-CN"/>
              </w:rPr>
              <w:t>Data6</w:t>
            </w:r>
          </w:p>
        </w:tc>
        <w:tc>
          <w:tcPr>
            <w:tcW w:w="0" w:type="auto"/>
            <w:shd w:val="clear" w:color="auto" w:fill="E6E6E6"/>
            <w:vAlign w:val="center"/>
          </w:tcPr>
          <w:p w:rsidR="00AA7EF7" w:rsidRPr="006D0AF5" w:rsidRDefault="00AA7EF7" w:rsidP="00E72C73">
            <w:pPr>
              <w:jc w:val="center"/>
              <w:rPr>
                <w:rFonts w:ascii="Arial" w:hAnsi="Arial" w:hint="eastAsia"/>
                <w:b/>
                <w:sz w:val="18"/>
                <w:lang w:eastAsia="zh-CN"/>
              </w:rPr>
            </w:pPr>
            <w:r w:rsidRPr="006D0AF5">
              <w:rPr>
                <w:rFonts w:ascii="Arial" w:hAnsi="Arial" w:hint="eastAsia"/>
                <w:b/>
                <w:sz w:val="18"/>
                <w:lang w:eastAsia="zh-CN"/>
              </w:rPr>
              <w:t>Data7</w:t>
            </w:r>
          </w:p>
        </w:tc>
      </w:tr>
      <w:tr w:rsidR="00AA7EF7" w:rsidRPr="00131499" w:rsidTr="00E72C73">
        <w:trPr>
          <w:trHeight w:val="243"/>
        </w:trPr>
        <w:tc>
          <w:tcPr>
            <w:tcW w:w="0" w:type="auto"/>
            <w:shd w:val="clear" w:color="auto" w:fill="auto"/>
            <w:vAlign w:val="center"/>
          </w:tcPr>
          <w:p w:rsidR="00AA7EF7" w:rsidRPr="008C7E05" w:rsidRDefault="00AA7EF7" w:rsidP="00E72C73">
            <w:pPr>
              <w:jc w:val="center"/>
              <w:rPr>
                <w:rFonts w:ascii="Arial" w:hAnsi="Arial" w:hint="eastAsia"/>
                <w:sz w:val="18"/>
                <w:lang w:eastAsia="zh-CN"/>
              </w:rPr>
            </w:pPr>
            <w:r>
              <w:rPr>
                <w:rFonts w:ascii="Arial" w:hAnsi="Arial"/>
                <w:sz w:val="18"/>
              </w:rPr>
              <w:t>0x772</w:t>
            </w:r>
          </w:p>
        </w:tc>
        <w:tc>
          <w:tcPr>
            <w:tcW w:w="0" w:type="auto"/>
            <w:shd w:val="clear" w:color="auto" w:fill="auto"/>
            <w:vAlign w:val="center"/>
          </w:tcPr>
          <w:p w:rsidR="00AA7EF7" w:rsidRPr="008C7E05" w:rsidRDefault="00AA7EF7" w:rsidP="00E72C73">
            <w:pPr>
              <w:jc w:val="center"/>
              <w:rPr>
                <w:rFonts w:ascii="Arial" w:hAnsi="Arial"/>
                <w:sz w:val="18"/>
                <w:lang w:eastAsia="zh-CN"/>
              </w:rPr>
            </w:pPr>
            <w:r w:rsidRPr="008C7E05">
              <w:rPr>
                <w:rFonts w:ascii="Arial" w:hAnsi="Arial"/>
                <w:sz w:val="18"/>
              </w:rPr>
              <w:t>0x</w:t>
            </w:r>
            <w:r w:rsidRPr="008C7E05">
              <w:rPr>
                <w:rFonts w:ascii="Arial" w:hAnsi="Arial" w:hint="eastAsia"/>
                <w:sz w:val="18"/>
                <w:lang w:eastAsia="zh-CN"/>
              </w:rPr>
              <w:t>30</w:t>
            </w:r>
          </w:p>
        </w:tc>
        <w:tc>
          <w:tcPr>
            <w:tcW w:w="0" w:type="auto"/>
            <w:shd w:val="clear" w:color="auto" w:fill="auto"/>
            <w:vAlign w:val="center"/>
          </w:tcPr>
          <w:p w:rsidR="00AA7EF7" w:rsidRPr="008C7E05" w:rsidRDefault="00AA7EF7" w:rsidP="00E72C73">
            <w:pPr>
              <w:keepNext/>
              <w:jc w:val="center"/>
              <w:rPr>
                <w:rFonts w:ascii="Arial" w:hAnsi="Arial"/>
                <w:sz w:val="18"/>
                <w:lang w:val="en-GB" w:eastAsia="zh-CN"/>
              </w:rPr>
            </w:pPr>
            <w:r w:rsidRPr="008C7E05">
              <w:rPr>
                <w:rFonts w:ascii="Arial" w:hAnsi="Arial"/>
                <w:sz w:val="18"/>
                <w:lang w:val="en-GB"/>
              </w:rPr>
              <w:t>0x</w:t>
            </w:r>
            <w:r w:rsidRPr="008C7E05">
              <w:rPr>
                <w:rFonts w:ascii="Arial" w:hAnsi="Arial" w:hint="eastAsia"/>
                <w:sz w:val="18"/>
                <w:lang w:val="en-GB" w:eastAsia="zh-CN"/>
              </w:rPr>
              <w:t>03</w:t>
            </w:r>
          </w:p>
        </w:tc>
        <w:tc>
          <w:tcPr>
            <w:tcW w:w="1036" w:type="dxa"/>
            <w:shd w:val="clear" w:color="auto" w:fill="auto"/>
          </w:tcPr>
          <w:p w:rsidR="00AA7EF7" w:rsidRPr="008C7E05" w:rsidRDefault="00AA7EF7" w:rsidP="00AA7EF7">
            <w:pPr>
              <w:keepNext/>
              <w:jc w:val="center"/>
              <w:rPr>
                <w:rFonts w:ascii="Arial" w:hAnsi="Arial" w:hint="eastAsia"/>
                <w:sz w:val="18"/>
                <w:lang w:val="en-GB" w:eastAsia="zh-CN"/>
              </w:rPr>
            </w:pPr>
            <w:r>
              <w:rPr>
                <w:rFonts w:ascii="Arial" w:hAnsi="Arial" w:hint="eastAsia"/>
                <w:sz w:val="18"/>
                <w:lang w:val="en-GB" w:eastAsia="zh-CN"/>
              </w:rPr>
              <w:t>0x03</w:t>
            </w:r>
          </w:p>
        </w:tc>
        <w:tc>
          <w:tcPr>
            <w:tcW w:w="0" w:type="auto"/>
          </w:tcPr>
          <w:p w:rsidR="00AA7EF7" w:rsidRPr="008C7E05" w:rsidRDefault="00AA7EF7" w:rsidP="00E72C73">
            <w:pPr>
              <w:rPr>
                <w:rFonts w:ascii="Arial" w:hAnsi="Arial" w:hint="eastAsia"/>
                <w:sz w:val="18"/>
                <w:lang w:val="en-GB" w:eastAsia="zh-CN"/>
              </w:rPr>
            </w:pPr>
            <w:r>
              <w:rPr>
                <w:rFonts w:ascii="Arial" w:hAnsi="Arial" w:hint="eastAsia"/>
                <w:sz w:val="18"/>
                <w:lang w:val="en-GB" w:eastAsia="zh-CN"/>
              </w:rPr>
              <w:t>0x01</w:t>
            </w:r>
          </w:p>
        </w:tc>
        <w:tc>
          <w:tcPr>
            <w:tcW w:w="0" w:type="auto"/>
          </w:tcPr>
          <w:p w:rsidR="00AA7EF7" w:rsidRPr="008C7E05" w:rsidRDefault="00AA7EF7" w:rsidP="00E72C73">
            <w:pPr>
              <w:rPr>
                <w:rFonts w:ascii="Arial" w:hAnsi="Arial" w:hint="eastAsia"/>
                <w:sz w:val="18"/>
                <w:lang w:val="en-GB" w:eastAsia="zh-CN"/>
              </w:rPr>
            </w:pPr>
            <w:r w:rsidRPr="00610864">
              <w:rPr>
                <w:rFonts w:ascii="Arial" w:hAnsi="Arial" w:cs="Arial" w:hint="eastAsia"/>
                <w:sz w:val="18"/>
                <w:szCs w:val="18"/>
                <w:lang w:val="en-GB" w:eastAsia="zh-CN"/>
              </w:rPr>
              <w:t>0xAA</w:t>
            </w:r>
          </w:p>
        </w:tc>
        <w:tc>
          <w:tcPr>
            <w:tcW w:w="0" w:type="auto"/>
          </w:tcPr>
          <w:p w:rsidR="00AA7EF7" w:rsidRPr="008C7E05" w:rsidRDefault="00AA7EF7" w:rsidP="00E72C73">
            <w:pPr>
              <w:rPr>
                <w:rFonts w:ascii="Arial" w:hAnsi="Arial" w:hint="eastAsia"/>
                <w:sz w:val="18"/>
                <w:lang w:val="en-GB" w:eastAsia="zh-CN"/>
              </w:rPr>
            </w:pPr>
            <w:r w:rsidRPr="00610864">
              <w:rPr>
                <w:rFonts w:ascii="Arial" w:hAnsi="Arial" w:cs="Arial" w:hint="eastAsia"/>
                <w:sz w:val="18"/>
                <w:szCs w:val="18"/>
                <w:lang w:val="en-GB" w:eastAsia="zh-CN"/>
              </w:rPr>
              <w:t>0xAA</w:t>
            </w:r>
          </w:p>
        </w:tc>
        <w:tc>
          <w:tcPr>
            <w:tcW w:w="0" w:type="auto"/>
          </w:tcPr>
          <w:p w:rsidR="00AA7EF7" w:rsidRPr="008C7E05" w:rsidRDefault="00AA7EF7" w:rsidP="00E72C73">
            <w:pPr>
              <w:rPr>
                <w:rFonts w:hint="eastAsia"/>
                <w:lang w:eastAsia="zh-CN"/>
              </w:rPr>
            </w:pPr>
            <w:r w:rsidRPr="00610864">
              <w:rPr>
                <w:rFonts w:ascii="Arial" w:hAnsi="Arial" w:cs="Arial" w:hint="eastAsia"/>
                <w:sz w:val="18"/>
                <w:szCs w:val="18"/>
                <w:lang w:val="en-GB" w:eastAsia="zh-CN"/>
              </w:rPr>
              <w:t>0xAA</w:t>
            </w:r>
          </w:p>
        </w:tc>
        <w:tc>
          <w:tcPr>
            <w:tcW w:w="0" w:type="auto"/>
          </w:tcPr>
          <w:p w:rsidR="00AA7EF7" w:rsidRPr="008C7E05" w:rsidRDefault="00AA7EF7" w:rsidP="00E72C73">
            <w:pPr>
              <w:rPr>
                <w:rFonts w:hint="eastAsia"/>
                <w:lang w:eastAsia="zh-CN"/>
              </w:rPr>
            </w:pPr>
            <w:r w:rsidRPr="00610864">
              <w:rPr>
                <w:rFonts w:ascii="Arial" w:hAnsi="Arial" w:cs="Arial" w:hint="eastAsia"/>
                <w:sz w:val="18"/>
                <w:szCs w:val="18"/>
                <w:lang w:val="en-GB" w:eastAsia="zh-CN"/>
              </w:rPr>
              <w:t>0xAA</w:t>
            </w:r>
          </w:p>
        </w:tc>
      </w:tr>
    </w:tbl>
    <w:p w:rsidR="00AA7EF7" w:rsidRDefault="00AA7EF7" w:rsidP="00AA7EF7">
      <w:pPr>
        <w:rPr>
          <w:rFonts w:ascii="Arial" w:hAnsi="Arial" w:cs="Arial" w:hint="eastAsia"/>
          <w:b/>
          <w:sz w:val="21"/>
          <w:szCs w:val="21"/>
          <w:lang w:val="en-GB" w:eastAsia="zh-CN"/>
        </w:rPr>
      </w:pPr>
    </w:p>
    <w:p w:rsidR="00AA7EF7" w:rsidRPr="002C7B19" w:rsidRDefault="00AA7EF7" w:rsidP="00AA7EF7">
      <w:pPr>
        <w:rPr>
          <w:rFonts w:ascii="Arial" w:hAnsi="Arial" w:cs="Arial" w:hint="eastAsia"/>
          <w:b/>
          <w:sz w:val="21"/>
          <w:szCs w:val="21"/>
          <w:lang w:val="en-GB" w:eastAsia="zh-CN"/>
        </w:rPr>
      </w:pPr>
      <w:r w:rsidRPr="002C7B19">
        <w:rPr>
          <w:rFonts w:ascii="Arial" w:hAnsi="Arial" w:cs="Arial"/>
          <w:b/>
          <w:sz w:val="21"/>
          <w:szCs w:val="21"/>
          <w:lang w:val="en-GB" w:eastAsia="zh-CN"/>
        </w:rPr>
        <w:t>The ECU answer with the acknowledgement sent as follow</w:t>
      </w:r>
      <w:r w:rsidRPr="002C7B19">
        <w:rPr>
          <w:rFonts w:ascii="Arial" w:hAnsi="Arial" w:cs="Arial" w:hint="eastAsia"/>
          <w:b/>
          <w:sz w:val="21"/>
          <w:szCs w:val="21"/>
          <w:lang w:val="en-GB" w:eastAsia="zh-CN"/>
        </w:rPr>
        <w:t>ing</w:t>
      </w:r>
      <w:r w:rsidRPr="002C7B19">
        <w:rPr>
          <w:rFonts w:ascii="Arial" w:hAnsi="Arial" w:cs="Arial"/>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AA7EF7" w:rsidRPr="002C7B19" w:rsidTr="00E72C73">
        <w:trPr>
          <w:trHeight w:val="276"/>
        </w:trPr>
        <w:tc>
          <w:tcPr>
            <w:tcW w:w="0" w:type="auto"/>
            <w:shd w:val="clear" w:color="auto" w:fill="E6E6E6"/>
            <w:vAlign w:val="center"/>
          </w:tcPr>
          <w:p w:rsidR="00AA7EF7" w:rsidRPr="002C7B19" w:rsidRDefault="00AA7EF7" w:rsidP="00E72C73">
            <w:pPr>
              <w:jc w:val="center"/>
              <w:rPr>
                <w:rFonts w:ascii="Arial" w:hAnsi="Arial" w:cs="Arial"/>
                <w:b/>
                <w:sz w:val="18"/>
                <w:szCs w:val="18"/>
                <w:lang w:eastAsia="zh-CN"/>
              </w:rPr>
            </w:pPr>
            <w:r w:rsidRPr="002C7B19">
              <w:rPr>
                <w:rFonts w:ascii="Arial" w:hAnsi="Arial" w:cs="Arial" w:hint="eastAsia"/>
                <w:b/>
                <w:sz w:val="18"/>
                <w:szCs w:val="18"/>
                <w:lang w:eastAsia="zh-CN"/>
              </w:rPr>
              <w:t>Can ID(STD)</w:t>
            </w:r>
          </w:p>
        </w:tc>
        <w:tc>
          <w:tcPr>
            <w:tcW w:w="0" w:type="auto"/>
            <w:shd w:val="clear" w:color="auto" w:fill="E6E6E6"/>
            <w:vAlign w:val="center"/>
          </w:tcPr>
          <w:p w:rsidR="00AA7EF7" w:rsidRPr="006D0AF5" w:rsidRDefault="00AA7EF7" w:rsidP="00E72C73">
            <w:pPr>
              <w:jc w:val="center"/>
              <w:rPr>
                <w:rFonts w:ascii="Arial" w:hAnsi="Arial" w:hint="eastAsia"/>
                <w:b/>
                <w:sz w:val="18"/>
                <w:lang w:eastAsia="zh-CN"/>
              </w:rPr>
            </w:pPr>
            <w:r w:rsidRPr="006D0AF5">
              <w:rPr>
                <w:rFonts w:ascii="Arial" w:hAnsi="Arial" w:hint="eastAsia"/>
                <w:b/>
                <w:sz w:val="18"/>
                <w:lang w:eastAsia="zh-CN"/>
              </w:rPr>
              <w:t>Data0</w:t>
            </w:r>
          </w:p>
        </w:tc>
        <w:tc>
          <w:tcPr>
            <w:tcW w:w="0" w:type="auto"/>
            <w:shd w:val="clear" w:color="auto" w:fill="E6E6E6"/>
            <w:vAlign w:val="center"/>
          </w:tcPr>
          <w:p w:rsidR="00AA7EF7" w:rsidRPr="006D0AF5" w:rsidRDefault="00AA7EF7" w:rsidP="00E72C73">
            <w:pPr>
              <w:jc w:val="center"/>
              <w:rPr>
                <w:rFonts w:ascii="Arial" w:hAnsi="Arial" w:hint="eastAsia"/>
                <w:b/>
                <w:sz w:val="18"/>
                <w:lang w:eastAsia="zh-CN"/>
              </w:rPr>
            </w:pPr>
            <w:r w:rsidRPr="006D0AF5">
              <w:rPr>
                <w:rFonts w:ascii="Arial" w:hAnsi="Arial" w:hint="eastAsia"/>
                <w:b/>
                <w:sz w:val="18"/>
                <w:lang w:eastAsia="zh-CN"/>
              </w:rPr>
              <w:t>Data1</w:t>
            </w:r>
          </w:p>
        </w:tc>
        <w:tc>
          <w:tcPr>
            <w:tcW w:w="1036" w:type="dxa"/>
            <w:shd w:val="clear" w:color="auto" w:fill="E6E6E6"/>
            <w:vAlign w:val="center"/>
          </w:tcPr>
          <w:p w:rsidR="00AA7EF7" w:rsidRPr="006D0AF5" w:rsidRDefault="00AA7EF7" w:rsidP="00E72C73">
            <w:pPr>
              <w:jc w:val="center"/>
              <w:rPr>
                <w:rFonts w:ascii="Arial" w:hAnsi="Arial" w:hint="eastAsia"/>
                <w:b/>
                <w:sz w:val="18"/>
                <w:lang w:eastAsia="zh-CN"/>
              </w:rPr>
            </w:pPr>
            <w:r w:rsidRPr="006D0AF5">
              <w:rPr>
                <w:rFonts w:ascii="Arial" w:hAnsi="Arial" w:hint="eastAsia"/>
                <w:b/>
                <w:sz w:val="18"/>
                <w:lang w:eastAsia="zh-CN"/>
              </w:rPr>
              <w:t>Data2</w:t>
            </w:r>
          </w:p>
        </w:tc>
        <w:tc>
          <w:tcPr>
            <w:tcW w:w="0" w:type="auto"/>
            <w:shd w:val="clear" w:color="auto" w:fill="E6E6E6"/>
            <w:vAlign w:val="center"/>
          </w:tcPr>
          <w:p w:rsidR="00AA7EF7" w:rsidRPr="006D0AF5" w:rsidRDefault="00AA7EF7" w:rsidP="00E72C73">
            <w:pPr>
              <w:jc w:val="center"/>
              <w:rPr>
                <w:rFonts w:ascii="Arial" w:hAnsi="Arial" w:hint="eastAsia"/>
                <w:b/>
                <w:sz w:val="18"/>
                <w:lang w:eastAsia="zh-CN"/>
              </w:rPr>
            </w:pPr>
            <w:r w:rsidRPr="006D0AF5">
              <w:rPr>
                <w:rFonts w:ascii="Arial" w:hAnsi="Arial" w:hint="eastAsia"/>
                <w:b/>
                <w:sz w:val="18"/>
                <w:lang w:eastAsia="zh-CN"/>
              </w:rPr>
              <w:t>Data3</w:t>
            </w:r>
          </w:p>
        </w:tc>
        <w:tc>
          <w:tcPr>
            <w:tcW w:w="0" w:type="auto"/>
            <w:shd w:val="clear" w:color="auto" w:fill="E6E6E6"/>
            <w:vAlign w:val="center"/>
          </w:tcPr>
          <w:p w:rsidR="00AA7EF7" w:rsidRPr="006D0AF5" w:rsidRDefault="00AA7EF7" w:rsidP="00E72C73">
            <w:pPr>
              <w:jc w:val="center"/>
              <w:rPr>
                <w:rFonts w:ascii="Arial" w:hAnsi="Arial" w:hint="eastAsia"/>
                <w:b/>
                <w:sz w:val="18"/>
                <w:lang w:eastAsia="zh-CN"/>
              </w:rPr>
            </w:pPr>
            <w:r w:rsidRPr="006D0AF5">
              <w:rPr>
                <w:rFonts w:ascii="Arial" w:hAnsi="Arial" w:hint="eastAsia"/>
                <w:b/>
                <w:sz w:val="18"/>
                <w:lang w:eastAsia="zh-CN"/>
              </w:rPr>
              <w:t>Data4</w:t>
            </w:r>
          </w:p>
        </w:tc>
        <w:tc>
          <w:tcPr>
            <w:tcW w:w="0" w:type="auto"/>
            <w:shd w:val="clear" w:color="auto" w:fill="E6E6E6"/>
            <w:vAlign w:val="center"/>
          </w:tcPr>
          <w:p w:rsidR="00AA7EF7" w:rsidRPr="006D0AF5" w:rsidRDefault="00AA7EF7" w:rsidP="00E72C73">
            <w:pPr>
              <w:jc w:val="center"/>
              <w:rPr>
                <w:rFonts w:ascii="Arial" w:hAnsi="Arial" w:hint="eastAsia"/>
                <w:b/>
                <w:sz w:val="18"/>
                <w:lang w:eastAsia="zh-CN"/>
              </w:rPr>
            </w:pPr>
            <w:r w:rsidRPr="006D0AF5">
              <w:rPr>
                <w:rFonts w:ascii="Arial" w:hAnsi="Arial" w:hint="eastAsia"/>
                <w:b/>
                <w:sz w:val="18"/>
                <w:lang w:eastAsia="zh-CN"/>
              </w:rPr>
              <w:t>Data5</w:t>
            </w:r>
          </w:p>
        </w:tc>
        <w:tc>
          <w:tcPr>
            <w:tcW w:w="0" w:type="auto"/>
            <w:shd w:val="clear" w:color="auto" w:fill="E6E6E6"/>
            <w:vAlign w:val="center"/>
          </w:tcPr>
          <w:p w:rsidR="00AA7EF7" w:rsidRPr="006D0AF5" w:rsidRDefault="00AA7EF7" w:rsidP="00E72C73">
            <w:pPr>
              <w:jc w:val="center"/>
              <w:rPr>
                <w:rFonts w:ascii="Arial" w:hAnsi="Arial" w:hint="eastAsia"/>
                <w:b/>
                <w:sz w:val="18"/>
                <w:lang w:eastAsia="zh-CN"/>
              </w:rPr>
            </w:pPr>
            <w:r w:rsidRPr="006D0AF5">
              <w:rPr>
                <w:rFonts w:ascii="Arial" w:hAnsi="Arial" w:hint="eastAsia"/>
                <w:b/>
                <w:sz w:val="18"/>
                <w:lang w:eastAsia="zh-CN"/>
              </w:rPr>
              <w:t>Data6</w:t>
            </w:r>
          </w:p>
        </w:tc>
        <w:tc>
          <w:tcPr>
            <w:tcW w:w="0" w:type="auto"/>
            <w:shd w:val="clear" w:color="auto" w:fill="E6E6E6"/>
            <w:vAlign w:val="center"/>
          </w:tcPr>
          <w:p w:rsidR="00AA7EF7" w:rsidRPr="006D0AF5" w:rsidRDefault="00AA7EF7" w:rsidP="00E72C73">
            <w:pPr>
              <w:jc w:val="center"/>
              <w:rPr>
                <w:rFonts w:ascii="Arial" w:hAnsi="Arial" w:hint="eastAsia"/>
                <w:b/>
                <w:sz w:val="18"/>
                <w:lang w:eastAsia="zh-CN"/>
              </w:rPr>
            </w:pPr>
            <w:r w:rsidRPr="006D0AF5">
              <w:rPr>
                <w:rFonts w:ascii="Arial" w:hAnsi="Arial" w:hint="eastAsia"/>
                <w:b/>
                <w:sz w:val="18"/>
                <w:lang w:eastAsia="zh-CN"/>
              </w:rPr>
              <w:t>Data7</w:t>
            </w:r>
          </w:p>
        </w:tc>
      </w:tr>
      <w:tr w:rsidR="00AA7EF7" w:rsidRPr="002C7B19" w:rsidTr="00E72C73">
        <w:trPr>
          <w:trHeight w:val="223"/>
        </w:trPr>
        <w:tc>
          <w:tcPr>
            <w:tcW w:w="0" w:type="auto"/>
            <w:shd w:val="clear" w:color="auto" w:fill="auto"/>
            <w:vAlign w:val="center"/>
          </w:tcPr>
          <w:p w:rsidR="00AA7EF7" w:rsidRPr="008C7E05" w:rsidRDefault="00AA7EF7" w:rsidP="00E72C73">
            <w:pPr>
              <w:jc w:val="center"/>
              <w:rPr>
                <w:rFonts w:ascii="Arial" w:hAnsi="Arial" w:hint="eastAsia"/>
                <w:sz w:val="18"/>
                <w:lang w:eastAsia="zh-CN"/>
              </w:rPr>
            </w:pPr>
            <w:r>
              <w:rPr>
                <w:rFonts w:ascii="Arial" w:hAnsi="Arial"/>
                <w:sz w:val="18"/>
              </w:rPr>
              <w:t>0x774</w:t>
            </w:r>
          </w:p>
        </w:tc>
        <w:tc>
          <w:tcPr>
            <w:tcW w:w="0" w:type="auto"/>
            <w:shd w:val="clear" w:color="auto" w:fill="auto"/>
            <w:vAlign w:val="center"/>
          </w:tcPr>
          <w:p w:rsidR="00AA7EF7" w:rsidRPr="008C7E05" w:rsidRDefault="00AA7EF7" w:rsidP="00E72C73">
            <w:pPr>
              <w:jc w:val="center"/>
              <w:rPr>
                <w:rFonts w:ascii="Arial" w:hAnsi="Arial"/>
                <w:sz w:val="18"/>
                <w:lang w:eastAsia="zh-CN"/>
              </w:rPr>
            </w:pPr>
            <w:r w:rsidRPr="008C7E05">
              <w:rPr>
                <w:rFonts w:ascii="Arial" w:hAnsi="Arial"/>
                <w:sz w:val="18"/>
              </w:rPr>
              <w:t>0x</w:t>
            </w:r>
            <w:r w:rsidRPr="008C7E05">
              <w:rPr>
                <w:rFonts w:ascii="Arial" w:hAnsi="Arial" w:hint="eastAsia"/>
                <w:sz w:val="18"/>
                <w:lang w:eastAsia="zh-CN"/>
              </w:rPr>
              <w:t>70</w:t>
            </w:r>
          </w:p>
        </w:tc>
        <w:tc>
          <w:tcPr>
            <w:tcW w:w="0" w:type="auto"/>
            <w:shd w:val="clear" w:color="auto" w:fill="auto"/>
            <w:vAlign w:val="center"/>
          </w:tcPr>
          <w:p w:rsidR="00AA7EF7" w:rsidRPr="008C7E05" w:rsidRDefault="00AA7EF7" w:rsidP="00E72C73">
            <w:pPr>
              <w:keepNext/>
              <w:jc w:val="center"/>
              <w:rPr>
                <w:rFonts w:ascii="Arial" w:hAnsi="Arial" w:hint="eastAsia"/>
                <w:sz w:val="18"/>
                <w:lang w:val="en-GB" w:eastAsia="zh-CN"/>
              </w:rPr>
            </w:pPr>
            <w:r w:rsidRPr="008C7E05">
              <w:rPr>
                <w:rFonts w:ascii="Arial" w:hAnsi="Arial"/>
                <w:sz w:val="18"/>
                <w:lang w:val="en-GB"/>
              </w:rPr>
              <w:t>0</w:t>
            </w:r>
            <w:r w:rsidRPr="008C7E05">
              <w:rPr>
                <w:rFonts w:ascii="Arial" w:hAnsi="Arial" w:hint="eastAsia"/>
                <w:sz w:val="18"/>
                <w:lang w:val="en-GB" w:eastAsia="zh-CN"/>
              </w:rPr>
              <w:t>x03</w:t>
            </w:r>
          </w:p>
        </w:tc>
        <w:tc>
          <w:tcPr>
            <w:tcW w:w="1036" w:type="dxa"/>
            <w:shd w:val="clear" w:color="auto" w:fill="auto"/>
          </w:tcPr>
          <w:p w:rsidR="00AA7EF7" w:rsidRPr="00EA47EC" w:rsidRDefault="00AA7EF7" w:rsidP="00E72C73">
            <w:pPr>
              <w:keepNext/>
              <w:jc w:val="center"/>
              <w:rPr>
                <w:rFonts w:ascii="Arial" w:hAnsi="Arial" w:hint="eastAsia"/>
                <w:sz w:val="18"/>
                <w:lang w:val="en-GB" w:eastAsia="zh-CN"/>
              </w:rPr>
            </w:pPr>
            <w:r w:rsidRPr="00EA47EC">
              <w:rPr>
                <w:rFonts w:ascii="Arial" w:hAnsi="Arial" w:hint="eastAsia"/>
                <w:sz w:val="18"/>
                <w:lang w:val="en-GB" w:eastAsia="zh-CN"/>
              </w:rPr>
              <w:t>---</w:t>
            </w:r>
          </w:p>
        </w:tc>
        <w:tc>
          <w:tcPr>
            <w:tcW w:w="0" w:type="auto"/>
          </w:tcPr>
          <w:p w:rsidR="00AA7EF7" w:rsidRPr="00EA47EC" w:rsidRDefault="00AA7EF7" w:rsidP="00E72C73">
            <w:pPr>
              <w:rPr>
                <w:rFonts w:ascii="Arial" w:hAnsi="Arial" w:hint="eastAsia"/>
                <w:sz w:val="18"/>
                <w:lang w:val="en-GB" w:eastAsia="zh-CN"/>
              </w:rPr>
            </w:pPr>
            <w:r w:rsidRPr="00EA47EC">
              <w:rPr>
                <w:rFonts w:ascii="Arial" w:hAnsi="Arial" w:hint="eastAsia"/>
                <w:sz w:val="18"/>
                <w:lang w:val="en-GB" w:eastAsia="zh-CN"/>
              </w:rPr>
              <w:t>---</w:t>
            </w:r>
          </w:p>
        </w:tc>
        <w:tc>
          <w:tcPr>
            <w:tcW w:w="0" w:type="auto"/>
          </w:tcPr>
          <w:p w:rsidR="00AA7EF7" w:rsidRPr="008C7E05" w:rsidRDefault="00AA7EF7" w:rsidP="00E72C73">
            <w:pPr>
              <w:rPr>
                <w:rFonts w:ascii="Arial" w:hAnsi="Arial"/>
                <w:sz w:val="18"/>
                <w:lang w:val="en-GB" w:eastAsia="zh-CN"/>
              </w:rPr>
            </w:pPr>
            <w:r w:rsidRPr="008C7E05">
              <w:rPr>
                <w:rFonts w:ascii="Arial" w:hAnsi="Arial" w:hint="eastAsia"/>
                <w:sz w:val="18"/>
                <w:lang w:val="en-GB" w:eastAsia="zh-CN"/>
              </w:rPr>
              <w:t>---</w:t>
            </w:r>
          </w:p>
        </w:tc>
        <w:tc>
          <w:tcPr>
            <w:tcW w:w="0" w:type="auto"/>
          </w:tcPr>
          <w:p w:rsidR="00AA7EF7" w:rsidRPr="008C7E05" w:rsidRDefault="00AA7EF7" w:rsidP="00E72C73">
            <w:pPr>
              <w:rPr>
                <w:rFonts w:ascii="Arial" w:hAnsi="Arial"/>
                <w:sz w:val="18"/>
                <w:lang w:val="en-GB" w:eastAsia="zh-CN"/>
              </w:rPr>
            </w:pPr>
            <w:r w:rsidRPr="008C7E05">
              <w:rPr>
                <w:rFonts w:ascii="Arial" w:hAnsi="Arial" w:hint="eastAsia"/>
                <w:sz w:val="18"/>
                <w:lang w:val="en-GB" w:eastAsia="zh-CN"/>
              </w:rPr>
              <w:t>---</w:t>
            </w:r>
          </w:p>
        </w:tc>
        <w:tc>
          <w:tcPr>
            <w:tcW w:w="0" w:type="auto"/>
          </w:tcPr>
          <w:p w:rsidR="00AA7EF7" w:rsidRPr="008C7E05" w:rsidRDefault="00AA7EF7" w:rsidP="00E72C73">
            <w:pPr>
              <w:rPr>
                <w:rFonts w:ascii="Arial" w:hAnsi="Arial"/>
                <w:sz w:val="18"/>
                <w:lang w:val="en-GB" w:eastAsia="zh-CN"/>
              </w:rPr>
            </w:pPr>
            <w:r w:rsidRPr="008C7E05">
              <w:rPr>
                <w:rFonts w:ascii="Arial" w:hAnsi="Arial" w:hint="eastAsia"/>
                <w:sz w:val="18"/>
                <w:lang w:val="en-GB" w:eastAsia="zh-CN"/>
              </w:rPr>
              <w:t>---</w:t>
            </w:r>
          </w:p>
        </w:tc>
        <w:tc>
          <w:tcPr>
            <w:tcW w:w="0" w:type="auto"/>
          </w:tcPr>
          <w:p w:rsidR="00AA7EF7" w:rsidRPr="008C7E05" w:rsidRDefault="00AA7EF7" w:rsidP="00E72C73">
            <w:r w:rsidRPr="008C7E05">
              <w:rPr>
                <w:rFonts w:ascii="Arial" w:hAnsi="Arial" w:hint="eastAsia"/>
                <w:sz w:val="18"/>
                <w:lang w:val="en-GB" w:eastAsia="zh-CN"/>
              </w:rPr>
              <w:t>---</w:t>
            </w:r>
          </w:p>
        </w:tc>
      </w:tr>
    </w:tbl>
    <w:p w:rsidR="00AA7EF7" w:rsidRDefault="00AA7EF7" w:rsidP="00AB1A4E">
      <w:pPr>
        <w:spacing w:line="24" w:lineRule="atLeast"/>
        <w:rPr>
          <w:rFonts w:hint="eastAsia"/>
          <w:noProof/>
          <w:lang w:eastAsia="zh-CN"/>
        </w:rPr>
      </w:pPr>
    </w:p>
    <w:p w:rsidR="00AA7EF7" w:rsidRDefault="00AA7EF7" w:rsidP="00AB1A4E">
      <w:pPr>
        <w:spacing w:line="24" w:lineRule="atLeast"/>
        <w:rPr>
          <w:rFonts w:hint="eastAsia"/>
          <w:noProof/>
          <w:lang w:eastAsia="zh-CN"/>
        </w:rPr>
      </w:pPr>
      <w:r w:rsidRPr="000002BF">
        <w:rPr>
          <w:rFonts w:cs="Arial" w:hint="eastAsia"/>
        </w:rPr>
        <w:t>Display</w:t>
      </w:r>
      <w:r w:rsidRPr="000002BF">
        <w:rPr>
          <w:rFonts w:cs="Arial"/>
        </w:rPr>
        <w:t xml:space="preserve"> </w:t>
      </w:r>
      <w:r w:rsidRPr="000002BF">
        <w:rPr>
          <w:rFonts w:cs="Arial" w:hint="eastAsia"/>
        </w:rPr>
        <w:t xml:space="preserve"> </w:t>
      </w:r>
      <w:r w:rsidRPr="000002BF">
        <w:rPr>
          <w:rFonts w:cs="Arial"/>
        </w:rPr>
        <w:t>White</w:t>
      </w:r>
    </w:p>
    <w:p w:rsidR="00AA7EF7" w:rsidRDefault="00CA56DF" w:rsidP="00AB1A4E">
      <w:pPr>
        <w:spacing w:line="24" w:lineRule="atLeast"/>
        <w:rPr>
          <w:rFonts w:hint="eastAsia"/>
          <w:noProof/>
          <w:lang w:eastAsia="zh-CN"/>
        </w:rPr>
      </w:pPr>
      <w:r w:rsidRPr="00DA7708">
        <w:rPr>
          <w:noProof/>
          <w:lang w:eastAsia="zh-CN"/>
        </w:rPr>
        <w:pict>
          <v:shape id="_x0000_i1060" type="#_x0000_t75" style="width:150.45pt;height:184.85pt;visibility:visible">
            <v:imagedata r:id="rId42" o:title=""/>
          </v:shape>
        </w:pict>
      </w:r>
    </w:p>
    <w:p w:rsidR="00AA7EF7" w:rsidRDefault="00AA7EF7" w:rsidP="00AB1A4E">
      <w:pPr>
        <w:spacing w:line="24" w:lineRule="atLeast"/>
        <w:rPr>
          <w:rFonts w:cs="Arial" w:hint="eastAsia"/>
          <w:highlight w:val="green"/>
          <w:lang w:eastAsia="zh-CN"/>
        </w:rPr>
      </w:pPr>
    </w:p>
    <w:p w:rsidR="00CA56DF" w:rsidRDefault="00CA56DF" w:rsidP="00CA56DF">
      <w:pPr>
        <w:autoSpaceDE w:val="0"/>
        <w:autoSpaceDN w:val="0"/>
        <w:adjustRightInd w:val="0"/>
        <w:spacing w:line="24" w:lineRule="atLeast"/>
        <w:rPr>
          <w:rFonts w:ascii="Arial" w:hAnsi="Arial" w:cs="Arial" w:hint="eastAsia"/>
          <w:b/>
          <w:sz w:val="21"/>
          <w:szCs w:val="21"/>
          <w:lang w:val="en-GB" w:eastAsia="zh-CN"/>
        </w:rPr>
      </w:pPr>
      <w:r>
        <w:rPr>
          <w:rFonts w:ascii="Arial" w:hAnsi="Arial" w:cs="Arial" w:hint="eastAsia"/>
          <w:b/>
          <w:sz w:val="21"/>
          <w:szCs w:val="21"/>
          <w:lang w:val="en-GB" w:eastAsia="zh-CN"/>
        </w:rPr>
        <w:t>Step 4</w:t>
      </w:r>
    </w:p>
    <w:p w:rsidR="00CA56DF" w:rsidRPr="00C04500" w:rsidRDefault="00CA56DF" w:rsidP="00CA56DF">
      <w:pPr>
        <w:rPr>
          <w:lang w:val="en-GB" w:eastAsia="zh-CN"/>
        </w:rPr>
      </w:pPr>
      <w:r w:rsidRPr="004A4354">
        <w:rPr>
          <w:rFonts w:ascii="Arial" w:hAnsi="Arial" w:cs="Arial"/>
          <w:b/>
          <w:sz w:val="21"/>
          <w:szCs w:val="21"/>
          <w:lang w:val="en-GB" w:eastAsia="zh-CN"/>
        </w:rPr>
        <w:t xml:space="preserve">The following command can be used to </w:t>
      </w:r>
      <w:r>
        <w:rPr>
          <w:rFonts w:ascii="Arial" w:hAnsi="Arial" w:cs="Arial" w:hint="eastAsia"/>
          <w:b/>
          <w:sz w:val="21"/>
          <w:szCs w:val="21"/>
          <w:lang w:val="en-GB" w:eastAsia="zh-CN"/>
        </w:rPr>
        <w:t>control the LCD display.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CA56DF" w:rsidRPr="003B54A8" w:rsidTr="00E72C73">
        <w:trPr>
          <w:trHeight w:val="276"/>
        </w:trPr>
        <w:tc>
          <w:tcPr>
            <w:tcW w:w="0" w:type="auto"/>
            <w:shd w:val="clear" w:color="auto" w:fill="E6E6E6"/>
            <w:vAlign w:val="center"/>
          </w:tcPr>
          <w:p w:rsidR="00CA56DF" w:rsidRPr="003B54A8" w:rsidRDefault="00CA56DF" w:rsidP="00E72C73">
            <w:pPr>
              <w:jc w:val="center"/>
              <w:rPr>
                <w:rFonts w:ascii="Arial" w:hAnsi="Arial" w:cs="Arial"/>
                <w:b/>
                <w:sz w:val="18"/>
                <w:szCs w:val="18"/>
                <w:lang w:eastAsia="zh-CN"/>
              </w:rPr>
            </w:pPr>
            <w:r>
              <w:rPr>
                <w:rFonts w:ascii="Arial" w:hAnsi="Arial" w:cs="Arial" w:hint="eastAsia"/>
                <w:b/>
                <w:sz w:val="18"/>
                <w:szCs w:val="18"/>
                <w:lang w:eastAsia="zh-CN"/>
              </w:rPr>
              <w:lastRenderedPageBreak/>
              <w:t>Can ID(STD)</w:t>
            </w:r>
          </w:p>
        </w:tc>
        <w:tc>
          <w:tcPr>
            <w:tcW w:w="0" w:type="auto"/>
            <w:shd w:val="clear" w:color="auto" w:fill="E6E6E6"/>
            <w:vAlign w:val="center"/>
          </w:tcPr>
          <w:p w:rsidR="00CA56DF" w:rsidRPr="006D0AF5" w:rsidRDefault="00CA56DF" w:rsidP="00E72C73">
            <w:pPr>
              <w:jc w:val="center"/>
              <w:rPr>
                <w:rFonts w:ascii="Arial" w:hAnsi="Arial" w:hint="eastAsia"/>
                <w:b/>
                <w:sz w:val="18"/>
                <w:lang w:eastAsia="zh-CN"/>
              </w:rPr>
            </w:pPr>
            <w:r w:rsidRPr="006D0AF5">
              <w:rPr>
                <w:rFonts w:ascii="Arial" w:hAnsi="Arial" w:hint="eastAsia"/>
                <w:b/>
                <w:sz w:val="18"/>
                <w:lang w:eastAsia="zh-CN"/>
              </w:rPr>
              <w:t>Data0</w:t>
            </w:r>
          </w:p>
        </w:tc>
        <w:tc>
          <w:tcPr>
            <w:tcW w:w="0" w:type="auto"/>
            <w:shd w:val="clear" w:color="auto" w:fill="E6E6E6"/>
            <w:vAlign w:val="center"/>
          </w:tcPr>
          <w:p w:rsidR="00CA56DF" w:rsidRPr="006D0AF5" w:rsidRDefault="00CA56DF" w:rsidP="00E72C73">
            <w:pPr>
              <w:jc w:val="center"/>
              <w:rPr>
                <w:rFonts w:ascii="Arial" w:hAnsi="Arial" w:hint="eastAsia"/>
                <w:b/>
                <w:sz w:val="18"/>
                <w:lang w:eastAsia="zh-CN"/>
              </w:rPr>
            </w:pPr>
            <w:r w:rsidRPr="006D0AF5">
              <w:rPr>
                <w:rFonts w:ascii="Arial" w:hAnsi="Arial" w:hint="eastAsia"/>
                <w:b/>
                <w:sz w:val="18"/>
                <w:lang w:eastAsia="zh-CN"/>
              </w:rPr>
              <w:t>Data1</w:t>
            </w:r>
          </w:p>
        </w:tc>
        <w:tc>
          <w:tcPr>
            <w:tcW w:w="1036" w:type="dxa"/>
            <w:shd w:val="clear" w:color="auto" w:fill="E6E6E6"/>
            <w:vAlign w:val="center"/>
          </w:tcPr>
          <w:p w:rsidR="00CA56DF" w:rsidRPr="006D0AF5" w:rsidRDefault="00CA56DF" w:rsidP="00E72C73">
            <w:pPr>
              <w:jc w:val="center"/>
              <w:rPr>
                <w:rFonts w:ascii="Arial" w:hAnsi="Arial" w:hint="eastAsia"/>
                <w:b/>
                <w:sz w:val="18"/>
                <w:lang w:eastAsia="zh-CN"/>
              </w:rPr>
            </w:pPr>
            <w:r w:rsidRPr="006D0AF5">
              <w:rPr>
                <w:rFonts w:ascii="Arial" w:hAnsi="Arial" w:hint="eastAsia"/>
                <w:b/>
                <w:sz w:val="18"/>
                <w:lang w:eastAsia="zh-CN"/>
              </w:rPr>
              <w:t>Data2</w:t>
            </w:r>
          </w:p>
        </w:tc>
        <w:tc>
          <w:tcPr>
            <w:tcW w:w="0" w:type="auto"/>
            <w:shd w:val="clear" w:color="auto" w:fill="E6E6E6"/>
            <w:vAlign w:val="center"/>
          </w:tcPr>
          <w:p w:rsidR="00CA56DF" w:rsidRPr="006D0AF5" w:rsidRDefault="00CA56DF" w:rsidP="00E72C73">
            <w:pPr>
              <w:jc w:val="center"/>
              <w:rPr>
                <w:rFonts w:ascii="Arial" w:hAnsi="Arial" w:hint="eastAsia"/>
                <w:b/>
                <w:sz w:val="18"/>
                <w:lang w:eastAsia="zh-CN"/>
              </w:rPr>
            </w:pPr>
            <w:r w:rsidRPr="006D0AF5">
              <w:rPr>
                <w:rFonts w:ascii="Arial" w:hAnsi="Arial" w:hint="eastAsia"/>
                <w:b/>
                <w:sz w:val="18"/>
                <w:lang w:eastAsia="zh-CN"/>
              </w:rPr>
              <w:t>Data3</w:t>
            </w:r>
          </w:p>
        </w:tc>
        <w:tc>
          <w:tcPr>
            <w:tcW w:w="0" w:type="auto"/>
            <w:shd w:val="clear" w:color="auto" w:fill="E6E6E6"/>
            <w:vAlign w:val="center"/>
          </w:tcPr>
          <w:p w:rsidR="00CA56DF" w:rsidRPr="006D0AF5" w:rsidRDefault="00CA56DF" w:rsidP="00E72C73">
            <w:pPr>
              <w:jc w:val="center"/>
              <w:rPr>
                <w:rFonts w:ascii="Arial" w:hAnsi="Arial" w:hint="eastAsia"/>
                <w:b/>
                <w:sz w:val="18"/>
                <w:lang w:eastAsia="zh-CN"/>
              </w:rPr>
            </w:pPr>
            <w:r w:rsidRPr="006D0AF5">
              <w:rPr>
                <w:rFonts w:ascii="Arial" w:hAnsi="Arial" w:hint="eastAsia"/>
                <w:b/>
                <w:sz w:val="18"/>
                <w:lang w:eastAsia="zh-CN"/>
              </w:rPr>
              <w:t>Data4</w:t>
            </w:r>
          </w:p>
        </w:tc>
        <w:tc>
          <w:tcPr>
            <w:tcW w:w="0" w:type="auto"/>
            <w:shd w:val="clear" w:color="auto" w:fill="E6E6E6"/>
            <w:vAlign w:val="center"/>
          </w:tcPr>
          <w:p w:rsidR="00CA56DF" w:rsidRPr="006D0AF5" w:rsidRDefault="00CA56DF" w:rsidP="00E72C73">
            <w:pPr>
              <w:jc w:val="center"/>
              <w:rPr>
                <w:rFonts w:ascii="Arial" w:hAnsi="Arial" w:hint="eastAsia"/>
                <w:b/>
                <w:sz w:val="18"/>
                <w:lang w:eastAsia="zh-CN"/>
              </w:rPr>
            </w:pPr>
            <w:r w:rsidRPr="006D0AF5">
              <w:rPr>
                <w:rFonts w:ascii="Arial" w:hAnsi="Arial" w:hint="eastAsia"/>
                <w:b/>
                <w:sz w:val="18"/>
                <w:lang w:eastAsia="zh-CN"/>
              </w:rPr>
              <w:t>Data5</w:t>
            </w:r>
          </w:p>
        </w:tc>
        <w:tc>
          <w:tcPr>
            <w:tcW w:w="0" w:type="auto"/>
            <w:shd w:val="clear" w:color="auto" w:fill="E6E6E6"/>
            <w:vAlign w:val="center"/>
          </w:tcPr>
          <w:p w:rsidR="00CA56DF" w:rsidRPr="006D0AF5" w:rsidRDefault="00CA56DF" w:rsidP="00E72C73">
            <w:pPr>
              <w:jc w:val="center"/>
              <w:rPr>
                <w:rFonts w:ascii="Arial" w:hAnsi="Arial" w:hint="eastAsia"/>
                <w:b/>
                <w:sz w:val="18"/>
                <w:lang w:eastAsia="zh-CN"/>
              </w:rPr>
            </w:pPr>
            <w:r w:rsidRPr="006D0AF5">
              <w:rPr>
                <w:rFonts w:ascii="Arial" w:hAnsi="Arial" w:hint="eastAsia"/>
                <w:b/>
                <w:sz w:val="18"/>
                <w:lang w:eastAsia="zh-CN"/>
              </w:rPr>
              <w:t>Data6</w:t>
            </w:r>
          </w:p>
        </w:tc>
        <w:tc>
          <w:tcPr>
            <w:tcW w:w="0" w:type="auto"/>
            <w:shd w:val="clear" w:color="auto" w:fill="E6E6E6"/>
            <w:vAlign w:val="center"/>
          </w:tcPr>
          <w:p w:rsidR="00CA56DF" w:rsidRPr="006D0AF5" w:rsidRDefault="00CA56DF" w:rsidP="00E72C73">
            <w:pPr>
              <w:jc w:val="center"/>
              <w:rPr>
                <w:rFonts w:ascii="Arial" w:hAnsi="Arial" w:hint="eastAsia"/>
                <w:b/>
                <w:sz w:val="18"/>
                <w:lang w:eastAsia="zh-CN"/>
              </w:rPr>
            </w:pPr>
            <w:r w:rsidRPr="006D0AF5">
              <w:rPr>
                <w:rFonts w:ascii="Arial" w:hAnsi="Arial" w:hint="eastAsia"/>
                <w:b/>
                <w:sz w:val="18"/>
                <w:lang w:eastAsia="zh-CN"/>
              </w:rPr>
              <w:t>Data7</w:t>
            </w:r>
          </w:p>
        </w:tc>
      </w:tr>
      <w:tr w:rsidR="00CA56DF" w:rsidRPr="00131499" w:rsidTr="00E72C73">
        <w:trPr>
          <w:trHeight w:val="243"/>
        </w:trPr>
        <w:tc>
          <w:tcPr>
            <w:tcW w:w="0" w:type="auto"/>
            <w:shd w:val="clear" w:color="auto" w:fill="auto"/>
            <w:vAlign w:val="center"/>
          </w:tcPr>
          <w:p w:rsidR="00CA56DF" w:rsidRPr="008C7E05" w:rsidRDefault="00CA56DF" w:rsidP="00E72C73">
            <w:pPr>
              <w:jc w:val="center"/>
              <w:rPr>
                <w:rFonts w:ascii="Arial" w:hAnsi="Arial" w:hint="eastAsia"/>
                <w:sz w:val="18"/>
                <w:lang w:eastAsia="zh-CN"/>
              </w:rPr>
            </w:pPr>
            <w:r>
              <w:rPr>
                <w:rFonts w:ascii="Arial" w:hAnsi="Arial"/>
                <w:sz w:val="18"/>
              </w:rPr>
              <w:t>0x772</w:t>
            </w:r>
          </w:p>
        </w:tc>
        <w:tc>
          <w:tcPr>
            <w:tcW w:w="0" w:type="auto"/>
            <w:shd w:val="clear" w:color="auto" w:fill="auto"/>
            <w:vAlign w:val="center"/>
          </w:tcPr>
          <w:p w:rsidR="00CA56DF" w:rsidRPr="008C7E05" w:rsidRDefault="00CA56DF" w:rsidP="00E72C73">
            <w:pPr>
              <w:jc w:val="center"/>
              <w:rPr>
                <w:rFonts w:ascii="Arial" w:hAnsi="Arial"/>
                <w:sz w:val="18"/>
                <w:lang w:eastAsia="zh-CN"/>
              </w:rPr>
            </w:pPr>
            <w:r w:rsidRPr="008C7E05">
              <w:rPr>
                <w:rFonts w:ascii="Arial" w:hAnsi="Arial"/>
                <w:sz w:val="18"/>
              </w:rPr>
              <w:t>0x</w:t>
            </w:r>
            <w:r w:rsidRPr="008C7E05">
              <w:rPr>
                <w:rFonts w:ascii="Arial" w:hAnsi="Arial" w:hint="eastAsia"/>
                <w:sz w:val="18"/>
                <w:lang w:eastAsia="zh-CN"/>
              </w:rPr>
              <w:t>30</w:t>
            </w:r>
          </w:p>
        </w:tc>
        <w:tc>
          <w:tcPr>
            <w:tcW w:w="0" w:type="auto"/>
            <w:shd w:val="clear" w:color="auto" w:fill="auto"/>
            <w:vAlign w:val="center"/>
          </w:tcPr>
          <w:p w:rsidR="00CA56DF" w:rsidRPr="008C7E05" w:rsidRDefault="00CA56DF" w:rsidP="00E72C73">
            <w:pPr>
              <w:keepNext/>
              <w:jc w:val="center"/>
              <w:rPr>
                <w:rFonts w:ascii="Arial" w:hAnsi="Arial"/>
                <w:sz w:val="18"/>
                <w:lang w:val="en-GB" w:eastAsia="zh-CN"/>
              </w:rPr>
            </w:pPr>
            <w:r w:rsidRPr="008C7E05">
              <w:rPr>
                <w:rFonts w:ascii="Arial" w:hAnsi="Arial"/>
                <w:sz w:val="18"/>
                <w:lang w:val="en-GB"/>
              </w:rPr>
              <w:t>0x</w:t>
            </w:r>
            <w:r w:rsidRPr="008C7E05">
              <w:rPr>
                <w:rFonts w:ascii="Arial" w:hAnsi="Arial" w:hint="eastAsia"/>
                <w:sz w:val="18"/>
                <w:lang w:val="en-GB" w:eastAsia="zh-CN"/>
              </w:rPr>
              <w:t>03</w:t>
            </w:r>
          </w:p>
        </w:tc>
        <w:tc>
          <w:tcPr>
            <w:tcW w:w="1036" w:type="dxa"/>
            <w:shd w:val="clear" w:color="auto" w:fill="auto"/>
          </w:tcPr>
          <w:p w:rsidR="00CA56DF" w:rsidRPr="008C7E05" w:rsidRDefault="00CA56DF" w:rsidP="00937F91">
            <w:pPr>
              <w:keepNext/>
              <w:jc w:val="center"/>
              <w:rPr>
                <w:rFonts w:ascii="Arial" w:hAnsi="Arial" w:hint="eastAsia"/>
                <w:sz w:val="18"/>
                <w:lang w:val="en-GB" w:eastAsia="zh-CN"/>
              </w:rPr>
            </w:pPr>
            <w:r>
              <w:rPr>
                <w:rFonts w:ascii="Arial" w:hAnsi="Arial" w:hint="eastAsia"/>
                <w:sz w:val="18"/>
                <w:lang w:val="en-GB" w:eastAsia="zh-CN"/>
              </w:rPr>
              <w:t>0x0</w:t>
            </w:r>
            <w:r w:rsidR="00937F91">
              <w:rPr>
                <w:rFonts w:ascii="Arial" w:hAnsi="Arial" w:hint="eastAsia"/>
                <w:sz w:val="18"/>
                <w:lang w:val="en-GB" w:eastAsia="zh-CN"/>
              </w:rPr>
              <w:t>4</w:t>
            </w:r>
          </w:p>
        </w:tc>
        <w:tc>
          <w:tcPr>
            <w:tcW w:w="0" w:type="auto"/>
          </w:tcPr>
          <w:p w:rsidR="00CA56DF" w:rsidRPr="008C7E05" w:rsidRDefault="00CA56DF" w:rsidP="00E72C73">
            <w:pPr>
              <w:rPr>
                <w:rFonts w:ascii="Arial" w:hAnsi="Arial" w:hint="eastAsia"/>
                <w:sz w:val="18"/>
                <w:lang w:val="en-GB" w:eastAsia="zh-CN"/>
              </w:rPr>
            </w:pPr>
            <w:r>
              <w:rPr>
                <w:rFonts w:ascii="Arial" w:hAnsi="Arial" w:hint="eastAsia"/>
                <w:sz w:val="18"/>
                <w:lang w:val="en-GB" w:eastAsia="zh-CN"/>
              </w:rPr>
              <w:t>0x01</w:t>
            </w:r>
          </w:p>
        </w:tc>
        <w:tc>
          <w:tcPr>
            <w:tcW w:w="0" w:type="auto"/>
          </w:tcPr>
          <w:p w:rsidR="00CA56DF" w:rsidRPr="008C7E05" w:rsidRDefault="00CA56DF" w:rsidP="00E72C73">
            <w:pPr>
              <w:rPr>
                <w:rFonts w:ascii="Arial" w:hAnsi="Arial" w:hint="eastAsia"/>
                <w:sz w:val="18"/>
                <w:lang w:val="en-GB" w:eastAsia="zh-CN"/>
              </w:rPr>
            </w:pPr>
            <w:r w:rsidRPr="00610864">
              <w:rPr>
                <w:rFonts w:ascii="Arial" w:hAnsi="Arial" w:cs="Arial" w:hint="eastAsia"/>
                <w:sz w:val="18"/>
                <w:szCs w:val="18"/>
                <w:lang w:val="en-GB" w:eastAsia="zh-CN"/>
              </w:rPr>
              <w:t>0xAA</w:t>
            </w:r>
          </w:p>
        </w:tc>
        <w:tc>
          <w:tcPr>
            <w:tcW w:w="0" w:type="auto"/>
          </w:tcPr>
          <w:p w:rsidR="00CA56DF" w:rsidRPr="008C7E05" w:rsidRDefault="00CA56DF" w:rsidP="00E72C73">
            <w:pPr>
              <w:rPr>
                <w:rFonts w:ascii="Arial" w:hAnsi="Arial" w:hint="eastAsia"/>
                <w:sz w:val="18"/>
                <w:lang w:val="en-GB" w:eastAsia="zh-CN"/>
              </w:rPr>
            </w:pPr>
            <w:r w:rsidRPr="00610864">
              <w:rPr>
                <w:rFonts w:ascii="Arial" w:hAnsi="Arial" w:cs="Arial" w:hint="eastAsia"/>
                <w:sz w:val="18"/>
                <w:szCs w:val="18"/>
                <w:lang w:val="en-GB" w:eastAsia="zh-CN"/>
              </w:rPr>
              <w:t>0xAA</w:t>
            </w:r>
          </w:p>
        </w:tc>
        <w:tc>
          <w:tcPr>
            <w:tcW w:w="0" w:type="auto"/>
          </w:tcPr>
          <w:p w:rsidR="00CA56DF" w:rsidRPr="008C7E05" w:rsidRDefault="00CA56DF" w:rsidP="00E72C73">
            <w:pPr>
              <w:rPr>
                <w:rFonts w:hint="eastAsia"/>
                <w:lang w:eastAsia="zh-CN"/>
              </w:rPr>
            </w:pPr>
            <w:r w:rsidRPr="00610864">
              <w:rPr>
                <w:rFonts w:ascii="Arial" w:hAnsi="Arial" w:cs="Arial" w:hint="eastAsia"/>
                <w:sz w:val="18"/>
                <w:szCs w:val="18"/>
                <w:lang w:val="en-GB" w:eastAsia="zh-CN"/>
              </w:rPr>
              <w:t>0xAA</w:t>
            </w:r>
          </w:p>
        </w:tc>
        <w:tc>
          <w:tcPr>
            <w:tcW w:w="0" w:type="auto"/>
          </w:tcPr>
          <w:p w:rsidR="00CA56DF" w:rsidRPr="008C7E05" w:rsidRDefault="00CA56DF" w:rsidP="00E72C73">
            <w:pPr>
              <w:rPr>
                <w:rFonts w:hint="eastAsia"/>
                <w:lang w:eastAsia="zh-CN"/>
              </w:rPr>
            </w:pPr>
            <w:r w:rsidRPr="00610864">
              <w:rPr>
                <w:rFonts w:ascii="Arial" w:hAnsi="Arial" w:cs="Arial" w:hint="eastAsia"/>
                <w:sz w:val="18"/>
                <w:szCs w:val="18"/>
                <w:lang w:val="en-GB" w:eastAsia="zh-CN"/>
              </w:rPr>
              <w:t>0xAA</w:t>
            </w:r>
          </w:p>
        </w:tc>
      </w:tr>
    </w:tbl>
    <w:p w:rsidR="00CA56DF" w:rsidRDefault="00CA56DF" w:rsidP="00CA56DF">
      <w:pPr>
        <w:rPr>
          <w:rFonts w:ascii="Arial" w:hAnsi="Arial" w:cs="Arial" w:hint="eastAsia"/>
          <w:b/>
          <w:sz w:val="21"/>
          <w:szCs w:val="21"/>
          <w:lang w:val="en-GB" w:eastAsia="zh-CN"/>
        </w:rPr>
      </w:pPr>
    </w:p>
    <w:p w:rsidR="00CA56DF" w:rsidRPr="002C7B19" w:rsidRDefault="00CA56DF" w:rsidP="00CA56DF">
      <w:pPr>
        <w:rPr>
          <w:rFonts w:ascii="Arial" w:hAnsi="Arial" w:cs="Arial" w:hint="eastAsia"/>
          <w:b/>
          <w:sz w:val="21"/>
          <w:szCs w:val="21"/>
          <w:lang w:val="en-GB" w:eastAsia="zh-CN"/>
        </w:rPr>
      </w:pPr>
      <w:r w:rsidRPr="002C7B19">
        <w:rPr>
          <w:rFonts w:ascii="Arial" w:hAnsi="Arial" w:cs="Arial"/>
          <w:b/>
          <w:sz w:val="21"/>
          <w:szCs w:val="21"/>
          <w:lang w:val="en-GB" w:eastAsia="zh-CN"/>
        </w:rPr>
        <w:t>The ECU answer with the acknowledgement sent as follow</w:t>
      </w:r>
      <w:r w:rsidRPr="002C7B19">
        <w:rPr>
          <w:rFonts w:ascii="Arial" w:hAnsi="Arial" w:cs="Arial" w:hint="eastAsia"/>
          <w:b/>
          <w:sz w:val="21"/>
          <w:szCs w:val="21"/>
          <w:lang w:val="en-GB" w:eastAsia="zh-CN"/>
        </w:rPr>
        <w:t>ing</w:t>
      </w:r>
      <w:r w:rsidRPr="002C7B19">
        <w:rPr>
          <w:rFonts w:ascii="Arial" w:hAnsi="Arial" w:cs="Arial"/>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CA56DF" w:rsidRPr="002C7B19" w:rsidTr="00E72C73">
        <w:trPr>
          <w:trHeight w:val="276"/>
        </w:trPr>
        <w:tc>
          <w:tcPr>
            <w:tcW w:w="0" w:type="auto"/>
            <w:shd w:val="clear" w:color="auto" w:fill="E6E6E6"/>
            <w:vAlign w:val="center"/>
          </w:tcPr>
          <w:p w:rsidR="00CA56DF" w:rsidRPr="002C7B19" w:rsidRDefault="00CA56DF" w:rsidP="00E72C73">
            <w:pPr>
              <w:jc w:val="center"/>
              <w:rPr>
                <w:rFonts w:ascii="Arial" w:hAnsi="Arial" w:cs="Arial"/>
                <w:b/>
                <w:sz w:val="18"/>
                <w:szCs w:val="18"/>
                <w:lang w:eastAsia="zh-CN"/>
              </w:rPr>
            </w:pPr>
            <w:r w:rsidRPr="002C7B19">
              <w:rPr>
                <w:rFonts w:ascii="Arial" w:hAnsi="Arial" w:cs="Arial" w:hint="eastAsia"/>
                <w:b/>
                <w:sz w:val="18"/>
                <w:szCs w:val="18"/>
                <w:lang w:eastAsia="zh-CN"/>
              </w:rPr>
              <w:t>Can ID(STD)</w:t>
            </w:r>
          </w:p>
        </w:tc>
        <w:tc>
          <w:tcPr>
            <w:tcW w:w="0" w:type="auto"/>
            <w:shd w:val="clear" w:color="auto" w:fill="E6E6E6"/>
            <w:vAlign w:val="center"/>
          </w:tcPr>
          <w:p w:rsidR="00CA56DF" w:rsidRPr="006D0AF5" w:rsidRDefault="00CA56DF" w:rsidP="00E72C73">
            <w:pPr>
              <w:jc w:val="center"/>
              <w:rPr>
                <w:rFonts w:ascii="Arial" w:hAnsi="Arial" w:hint="eastAsia"/>
                <w:b/>
                <w:sz w:val="18"/>
                <w:lang w:eastAsia="zh-CN"/>
              </w:rPr>
            </w:pPr>
            <w:r w:rsidRPr="006D0AF5">
              <w:rPr>
                <w:rFonts w:ascii="Arial" w:hAnsi="Arial" w:hint="eastAsia"/>
                <w:b/>
                <w:sz w:val="18"/>
                <w:lang w:eastAsia="zh-CN"/>
              </w:rPr>
              <w:t>Data0</w:t>
            </w:r>
          </w:p>
        </w:tc>
        <w:tc>
          <w:tcPr>
            <w:tcW w:w="0" w:type="auto"/>
            <w:shd w:val="clear" w:color="auto" w:fill="E6E6E6"/>
            <w:vAlign w:val="center"/>
          </w:tcPr>
          <w:p w:rsidR="00CA56DF" w:rsidRPr="006D0AF5" w:rsidRDefault="00CA56DF" w:rsidP="00E72C73">
            <w:pPr>
              <w:jc w:val="center"/>
              <w:rPr>
                <w:rFonts w:ascii="Arial" w:hAnsi="Arial" w:hint="eastAsia"/>
                <w:b/>
                <w:sz w:val="18"/>
                <w:lang w:eastAsia="zh-CN"/>
              </w:rPr>
            </w:pPr>
            <w:r w:rsidRPr="006D0AF5">
              <w:rPr>
                <w:rFonts w:ascii="Arial" w:hAnsi="Arial" w:hint="eastAsia"/>
                <w:b/>
                <w:sz w:val="18"/>
                <w:lang w:eastAsia="zh-CN"/>
              </w:rPr>
              <w:t>Data1</w:t>
            </w:r>
          </w:p>
        </w:tc>
        <w:tc>
          <w:tcPr>
            <w:tcW w:w="1036" w:type="dxa"/>
            <w:shd w:val="clear" w:color="auto" w:fill="E6E6E6"/>
            <w:vAlign w:val="center"/>
          </w:tcPr>
          <w:p w:rsidR="00CA56DF" w:rsidRPr="006D0AF5" w:rsidRDefault="00CA56DF" w:rsidP="00E72C73">
            <w:pPr>
              <w:jc w:val="center"/>
              <w:rPr>
                <w:rFonts w:ascii="Arial" w:hAnsi="Arial" w:hint="eastAsia"/>
                <w:b/>
                <w:sz w:val="18"/>
                <w:lang w:eastAsia="zh-CN"/>
              </w:rPr>
            </w:pPr>
            <w:r w:rsidRPr="006D0AF5">
              <w:rPr>
                <w:rFonts w:ascii="Arial" w:hAnsi="Arial" w:hint="eastAsia"/>
                <w:b/>
                <w:sz w:val="18"/>
                <w:lang w:eastAsia="zh-CN"/>
              </w:rPr>
              <w:t>Data2</w:t>
            </w:r>
          </w:p>
        </w:tc>
        <w:tc>
          <w:tcPr>
            <w:tcW w:w="0" w:type="auto"/>
            <w:shd w:val="clear" w:color="auto" w:fill="E6E6E6"/>
            <w:vAlign w:val="center"/>
          </w:tcPr>
          <w:p w:rsidR="00CA56DF" w:rsidRPr="006D0AF5" w:rsidRDefault="00CA56DF" w:rsidP="00E72C73">
            <w:pPr>
              <w:jc w:val="center"/>
              <w:rPr>
                <w:rFonts w:ascii="Arial" w:hAnsi="Arial" w:hint="eastAsia"/>
                <w:b/>
                <w:sz w:val="18"/>
                <w:lang w:eastAsia="zh-CN"/>
              </w:rPr>
            </w:pPr>
            <w:r w:rsidRPr="006D0AF5">
              <w:rPr>
                <w:rFonts w:ascii="Arial" w:hAnsi="Arial" w:hint="eastAsia"/>
                <w:b/>
                <w:sz w:val="18"/>
                <w:lang w:eastAsia="zh-CN"/>
              </w:rPr>
              <w:t>Data3</w:t>
            </w:r>
          </w:p>
        </w:tc>
        <w:tc>
          <w:tcPr>
            <w:tcW w:w="0" w:type="auto"/>
            <w:shd w:val="clear" w:color="auto" w:fill="E6E6E6"/>
            <w:vAlign w:val="center"/>
          </w:tcPr>
          <w:p w:rsidR="00CA56DF" w:rsidRPr="006D0AF5" w:rsidRDefault="00CA56DF" w:rsidP="00E72C73">
            <w:pPr>
              <w:jc w:val="center"/>
              <w:rPr>
                <w:rFonts w:ascii="Arial" w:hAnsi="Arial" w:hint="eastAsia"/>
                <w:b/>
                <w:sz w:val="18"/>
                <w:lang w:eastAsia="zh-CN"/>
              </w:rPr>
            </w:pPr>
            <w:r w:rsidRPr="006D0AF5">
              <w:rPr>
                <w:rFonts w:ascii="Arial" w:hAnsi="Arial" w:hint="eastAsia"/>
                <w:b/>
                <w:sz w:val="18"/>
                <w:lang w:eastAsia="zh-CN"/>
              </w:rPr>
              <w:t>Data4</w:t>
            </w:r>
          </w:p>
        </w:tc>
        <w:tc>
          <w:tcPr>
            <w:tcW w:w="0" w:type="auto"/>
            <w:shd w:val="clear" w:color="auto" w:fill="E6E6E6"/>
            <w:vAlign w:val="center"/>
          </w:tcPr>
          <w:p w:rsidR="00CA56DF" w:rsidRPr="006D0AF5" w:rsidRDefault="00CA56DF" w:rsidP="00E72C73">
            <w:pPr>
              <w:jc w:val="center"/>
              <w:rPr>
                <w:rFonts w:ascii="Arial" w:hAnsi="Arial" w:hint="eastAsia"/>
                <w:b/>
                <w:sz w:val="18"/>
                <w:lang w:eastAsia="zh-CN"/>
              </w:rPr>
            </w:pPr>
            <w:r w:rsidRPr="006D0AF5">
              <w:rPr>
                <w:rFonts w:ascii="Arial" w:hAnsi="Arial" w:hint="eastAsia"/>
                <w:b/>
                <w:sz w:val="18"/>
                <w:lang w:eastAsia="zh-CN"/>
              </w:rPr>
              <w:t>Data5</w:t>
            </w:r>
          </w:p>
        </w:tc>
        <w:tc>
          <w:tcPr>
            <w:tcW w:w="0" w:type="auto"/>
            <w:shd w:val="clear" w:color="auto" w:fill="E6E6E6"/>
            <w:vAlign w:val="center"/>
          </w:tcPr>
          <w:p w:rsidR="00CA56DF" w:rsidRPr="006D0AF5" w:rsidRDefault="00CA56DF" w:rsidP="00E72C73">
            <w:pPr>
              <w:jc w:val="center"/>
              <w:rPr>
                <w:rFonts w:ascii="Arial" w:hAnsi="Arial" w:hint="eastAsia"/>
                <w:b/>
                <w:sz w:val="18"/>
                <w:lang w:eastAsia="zh-CN"/>
              </w:rPr>
            </w:pPr>
            <w:r w:rsidRPr="006D0AF5">
              <w:rPr>
                <w:rFonts w:ascii="Arial" w:hAnsi="Arial" w:hint="eastAsia"/>
                <w:b/>
                <w:sz w:val="18"/>
                <w:lang w:eastAsia="zh-CN"/>
              </w:rPr>
              <w:t>Data6</w:t>
            </w:r>
          </w:p>
        </w:tc>
        <w:tc>
          <w:tcPr>
            <w:tcW w:w="0" w:type="auto"/>
            <w:shd w:val="clear" w:color="auto" w:fill="E6E6E6"/>
            <w:vAlign w:val="center"/>
          </w:tcPr>
          <w:p w:rsidR="00CA56DF" w:rsidRPr="006D0AF5" w:rsidRDefault="00CA56DF" w:rsidP="00E72C73">
            <w:pPr>
              <w:jc w:val="center"/>
              <w:rPr>
                <w:rFonts w:ascii="Arial" w:hAnsi="Arial" w:hint="eastAsia"/>
                <w:b/>
                <w:sz w:val="18"/>
                <w:lang w:eastAsia="zh-CN"/>
              </w:rPr>
            </w:pPr>
            <w:r w:rsidRPr="006D0AF5">
              <w:rPr>
                <w:rFonts w:ascii="Arial" w:hAnsi="Arial" w:hint="eastAsia"/>
                <w:b/>
                <w:sz w:val="18"/>
                <w:lang w:eastAsia="zh-CN"/>
              </w:rPr>
              <w:t>Data7</w:t>
            </w:r>
          </w:p>
        </w:tc>
      </w:tr>
      <w:tr w:rsidR="00CA56DF" w:rsidRPr="002C7B19" w:rsidTr="00E72C73">
        <w:trPr>
          <w:trHeight w:val="223"/>
        </w:trPr>
        <w:tc>
          <w:tcPr>
            <w:tcW w:w="0" w:type="auto"/>
            <w:shd w:val="clear" w:color="auto" w:fill="auto"/>
            <w:vAlign w:val="center"/>
          </w:tcPr>
          <w:p w:rsidR="00CA56DF" w:rsidRPr="008C7E05" w:rsidRDefault="00CA56DF" w:rsidP="00E72C73">
            <w:pPr>
              <w:jc w:val="center"/>
              <w:rPr>
                <w:rFonts w:ascii="Arial" w:hAnsi="Arial" w:hint="eastAsia"/>
                <w:sz w:val="18"/>
                <w:lang w:eastAsia="zh-CN"/>
              </w:rPr>
            </w:pPr>
            <w:r>
              <w:rPr>
                <w:rFonts w:ascii="Arial" w:hAnsi="Arial"/>
                <w:sz w:val="18"/>
              </w:rPr>
              <w:t>0x774</w:t>
            </w:r>
          </w:p>
        </w:tc>
        <w:tc>
          <w:tcPr>
            <w:tcW w:w="0" w:type="auto"/>
            <w:shd w:val="clear" w:color="auto" w:fill="auto"/>
            <w:vAlign w:val="center"/>
          </w:tcPr>
          <w:p w:rsidR="00CA56DF" w:rsidRPr="008C7E05" w:rsidRDefault="00CA56DF" w:rsidP="00E72C73">
            <w:pPr>
              <w:jc w:val="center"/>
              <w:rPr>
                <w:rFonts w:ascii="Arial" w:hAnsi="Arial"/>
                <w:sz w:val="18"/>
                <w:lang w:eastAsia="zh-CN"/>
              </w:rPr>
            </w:pPr>
            <w:r w:rsidRPr="008C7E05">
              <w:rPr>
                <w:rFonts w:ascii="Arial" w:hAnsi="Arial"/>
                <w:sz w:val="18"/>
              </w:rPr>
              <w:t>0x</w:t>
            </w:r>
            <w:r w:rsidRPr="008C7E05">
              <w:rPr>
                <w:rFonts w:ascii="Arial" w:hAnsi="Arial" w:hint="eastAsia"/>
                <w:sz w:val="18"/>
                <w:lang w:eastAsia="zh-CN"/>
              </w:rPr>
              <w:t>70</w:t>
            </w:r>
          </w:p>
        </w:tc>
        <w:tc>
          <w:tcPr>
            <w:tcW w:w="0" w:type="auto"/>
            <w:shd w:val="clear" w:color="auto" w:fill="auto"/>
            <w:vAlign w:val="center"/>
          </w:tcPr>
          <w:p w:rsidR="00CA56DF" w:rsidRPr="008C7E05" w:rsidRDefault="00CA56DF" w:rsidP="00E72C73">
            <w:pPr>
              <w:keepNext/>
              <w:jc w:val="center"/>
              <w:rPr>
                <w:rFonts w:ascii="Arial" w:hAnsi="Arial" w:hint="eastAsia"/>
                <w:sz w:val="18"/>
                <w:lang w:val="en-GB" w:eastAsia="zh-CN"/>
              </w:rPr>
            </w:pPr>
            <w:r w:rsidRPr="008C7E05">
              <w:rPr>
                <w:rFonts w:ascii="Arial" w:hAnsi="Arial"/>
                <w:sz w:val="18"/>
                <w:lang w:val="en-GB"/>
              </w:rPr>
              <w:t>0</w:t>
            </w:r>
            <w:r w:rsidRPr="008C7E05">
              <w:rPr>
                <w:rFonts w:ascii="Arial" w:hAnsi="Arial" w:hint="eastAsia"/>
                <w:sz w:val="18"/>
                <w:lang w:val="en-GB" w:eastAsia="zh-CN"/>
              </w:rPr>
              <w:t>x03</w:t>
            </w:r>
          </w:p>
        </w:tc>
        <w:tc>
          <w:tcPr>
            <w:tcW w:w="1036" w:type="dxa"/>
            <w:shd w:val="clear" w:color="auto" w:fill="auto"/>
          </w:tcPr>
          <w:p w:rsidR="00CA56DF" w:rsidRPr="00EA47EC" w:rsidRDefault="00CA56DF" w:rsidP="00E72C73">
            <w:pPr>
              <w:keepNext/>
              <w:jc w:val="center"/>
              <w:rPr>
                <w:rFonts w:ascii="Arial" w:hAnsi="Arial" w:hint="eastAsia"/>
                <w:sz w:val="18"/>
                <w:lang w:val="en-GB" w:eastAsia="zh-CN"/>
              </w:rPr>
            </w:pPr>
            <w:r w:rsidRPr="00EA47EC">
              <w:rPr>
                <w:rFonts w:ascii="Arial" w:hAnsi="Arial" w:hint="eastAsia"/>
                <w:sz w:val="18"/>
                <w:lang w:val="en-GB" w:eastAsia="zh-CN"/>
              </w:rPr>
              <w:t>---</w:t>
            </w:r>
          </w:p>
        </w:tc>
        <w:tc>
          <w:tcPr>
            <w:tcW w:w="0" w:type="auto"/>
          </w:tcPr>
          <w:p w:rsidR="00CA56DF" w:rsidRPr="00EA47EC" w:rsidRDefault="00CA56DF" w:rsidP="00E72C73">
            <w:pPr>
              <w:rPr>
                <w:rFonts w:ascii="Arial" w:hAnsi="Arial" w:hint="eastAsia"/>
                <w:sz w:val="18"/>
                <w:lang w:val="en-GB" w:eastAsia="zh-CN"/>
              </w:rPr>
            </w:pPr>
            <w:r w:rsidRPr="00EA47EC">
              <w:rPr>
                <w:rFonts w:ascii="Arial" w:hAnsi="Arial" w:hint="eastAsia"/>
                <w:sz w:val="18"/>
                <w:lang w:val="en-GB" w:eastAsia="zh-CN"/>
              </w:rPr>
              <w:t>---</w:t>
            </w:r>
          </w:p>
        </w:tc>
        <w:tc>
          <w:tcPr>
            <w:tcW w:w="0" w:type="auto"/>
          </w:tcPr>
          <w:p w:rsidR="00CA56DF" w:rsidRPr="008C7E05" w:rsidRDefault="00CA56DF" w:rsidP="00E72C73">
            <w:pPr>
              <w:rPr>
                <w:rFonts w:ascii="Arial" w:hAnsi="Arial"/>
                <w:sz w:val="18"/>
                <w:lang w:val="en-GB" w:eastAsia="zh-CN"/>
              </w:rPr>
            </w:pPr>
            <w:r w:rsidRPr="008C7E05">
              <w:rPr>
                <w:rFonts w:ascii="Arial" w:hAnsi="Arial" w:hint="eastAsia"/>
                <w:sz w:val="18"/>
                <w:lang w:val="en-GB" w:eastAsia="zh-CN"/>
              </w:rPr>
              <w:t>---</w:t>
            </w:r>
          </w:p>
        </w:tc>
        <w:tc>
          <w:tcPr>
            <w:tcW w:w="0" w:type="auto"/>
          </w:tcPr>
          <w:p w:rsidR="00CA56DF" w:rsidRPr="008C7E05" w:rsidRDefault="00CA56DF" w:rsidP="00E72C73">
            <w:pPr>
              <w:rPr>
                <w:rFonts w:ascii="Arial" w:hAnsi="Arial"/>
                <w:sz w:val="18"/>
                <w:lang w:val="en-GB" w:eastAsia="zh-CN"/>
              </w:rPr>
            </w:pPr>
            <w:r w:rsidRPr="008C7E05">
              <w:rPr>
                <w:rFonts w:ascii="Arial" w:hAnsi="Arial" w:hint="eastAsia"/>
                <w:sz w:val="18"/>
                <w:lang w:val="en-GB" w:eastAsia="zh-CN"/>
              </w:rPr>
              <w:t>---</w:t>
            </w:r>
          </w:p>
        </w:tc>
        <w:tc>
          <w:tcPr>
            <w:tcW w:w="0" w:type="auto"/>
          </w:tcPr>
          <w:p w:rsidR="00CA56DF" w:rsidRPr="008C7E05" w:rsidRDefault="00CA56DF" w:rsidP="00E72C73">
            <w:pPr>
              <w:rPr>
                <w:rFonts w:ascii="Arial" w:hAnsi="Arial"/>
                <w:sz w:val="18"/>
                <w:lang w:val="en-GB" w:eastAsia="zh-CN"/>
              </w:rPr>
            </w:pPr>
            <w:r w:rsidRPr="008C7E05">
              <w:rPr>
                <w:rFonts w:ascii="Arial" w:hAnsi="Arial" w:hint="eastAsia"/>
                <w:sz w:val="18"/>
                <w:lang w:val="en-GB" w:eastAsia="zh-CN"/>
              </w:rPr>
              <w:t>---</w:t>
            </w:r>
          </w:p>
        </w:tc>
        <w:tc>
          <w:tcPr>
            <w:tcW w:w="0" w:type="auto"/>
          </w:tcPr>
          <w:p w:rsidR="00CA56DF" w:rsidRPr="008C7E05" w:rsidRDefault="00CA56DF" w:rsidP="00E72C73">
            <w:r w:rsidRPr="008C7E05">
              <w:rPr>
                <w:rFonts w:ascii="Arial" w:hAnsi="Arial" w:hint="eastAsia"/>
                <w:sz w:val="18"/>
                <w:lang w:val="en-GB" w:eastAsia="zh-CN"/>
              </w:rPr>
              <w:t>---</w:t>
            </w:r>
          </w:p>
        </w:tc>
      </w:tr>
    </w:tbl>
    <w:p w:rsidR="00CA56DF" w:rsidRDefault="00CA56DF" w:rsidP="00AB1A4E">
      <w:pPr>
        <w:spacing w:line="24" w:lineRule="atLeast"/>
        <w:rPr>
          <w:rFonts w:hint="eastAsia"/>
          <w:noProof/>
          <w:lang w:eastAsia="zh-CN"/>
        </w:rPr>
      </w:pPr>
    </w:p>
    <w:p w:rsidR="00CA56DF" w:rsidRDefault="00CA56DF" w:rsidP="00AB1A4E">
      <w:pPr>
        <w:spacing w:line="24" w:lineRule="atLeast"/>
        <w:rPr>
          <w:rFonts w:hint="eastAsia"/>
          <w:noProof/>
          <w:lang w:eastAsia="zh-CN"/>
        </w:rPr>
      </w:pPr>
      <w:r w:rsidRPr="000002BF">
        <w:rPr>
          <w:rFonts w:cs="Arial" w:hint="eastAsia"/>
        </w:rPr>
        <w:t>Display</w:t>
      </w:r>
      <w:r w:rsidRPr="000002BF">
        <w:rPr>
          <w:rFonts w:cs="Arial"/>
        </w:rPr>
        <w:t xml:space="preserve"> </w:t>
      </w:r>
      <w:r w:rsidRPr="000002BF">
        <w:rPr>
          <w:rFonts w:cs="Arial" w:hint="eastAsia"/>
        </w:rPr>
        <w:t xml:space="preserve"> </w:t>
      </w:r>
      <w:r w:rsidRPr="000002BF">
        <w:rPr>
          <w:rFonts w:cs="Arial"/>
        </w:rPr>
        <w:t>All</w:t>
      </w:r>
      <w:r w:rsidRPr="000002BF">
        <w:rPr>
          <w:rFonts w:cs="Arial" w:hint="eastAsia"/>
        </w:rPr>
        <w:t xml:space="preserve"> </w:t>
      </w:r>
      <w:r w:rsidRPr="000002BF">
        <w:rPr>
          <w:rFonts w:cs="Arial"/>
        </w:rPr>
        <w:t>Gray</w:t>
      </w:r>
      <w:r w:rsidRPr="000002BF">
        <w:rPr>
          <w:rFonts w:cs="Arial" w:hint="eastAsia"/>
        </w:rPr>
        <w:t xml:space="preserve"> </w:t>
      </w:r>
      <w:r w:rsidRPr="000002BF">
        <w:rPr>
          <w:rFonts w:cs="Arial"/>
        </w:rPr>
        <w:t>Scale</w:t>
      </w:r>
      <w:r>
        <w:rPr>
          <w:rFonts w:cs="Arial" w:hint="eastAsia"/>
          <w:lang w:eastAsia="zh-CN"/>
        </w:rPr>
        <w:t>:</w:t>
      </w:r>
    </w:p>
    <w:p w:rsidR="005A7995" w:rsidRDefault="00CA56DF" w:rsidP="00AB1A4E">
      <w:pPr>
        <w:spacing w:line="24" w:lineRule="atLeast"/>
        <w:rPr>
          <w:rFonts w:cs="Arial" w:hint="eastAsia"/>
          <w:highlight w:val="green"/>
          <w:lang w:eastAsia="zh-CN"/>
        </w:rPr>
      </w:pPr>
      <w:r w:rsidRPr="00DA7708">
        <w:rPr>
          <w:noProof/>
          <w:lang w:eastAsia="zh-CN"/>
        </w:rPr>
        <w:pict>
          <v:shape id="_x0000_i1061" type="#_x0000_t75" style="width:148.85pt;height:189.65pt;visibility:visible">
            <v:imagedata r:id="rId43" o:title=""/>
          </v:shape>
        </w:pict>
      </w:r>
    </w:p>
    <w:p w:rsidR="005A7995" w:rsidRDefault="005A7995" w:rsidP="00AB1A4E">
      <w:pPr>
        <w:spacing w:line="24" w:lineRule="atLeast"/>
        <w:rPr>
          <w:rFonts w:cs="Arial" w:hint="eastAsia"/>
          <w:highlight w:val="green"/>
          <w:lang w:eastAsia="zh-CN"/>
        </w:rPr>
      </w:pPr>
    </w:p>
    <w:p w:rsidR="00CA56DF" w:rsidRDefault="00CA56DF" w:rsidP="00CA56DF">
      <w:pPr>
        <w:autoSpaceDE w:val="0"/>
        <w:autoSpaceDN w:val="0"/>
        <w:adjustRightInd w:val="0"/>
        <w:spacing w:line="24" w:lineRule="atLeast"/>
        <w:rPr>
          <w:rFonts w:ascii="Arial" w:hAnsi="Arial" w:cs="Arial" w:hint="eastAsia"/>
          <w:b/>
          <w:sz w:val="21"/>
          <w:szCs w:val="21"/>
          <w:lang w:val="en-GB" w:eastAsia="zh-CN"/>
        </w:rPr>
      </w:pPr>
      <w:r>
        <w:rPr>
          <w:rFonts w:ascii="Arial" w:hAnsi="Arial" w:cs="Arial" w:hint="eastAsia"/>
          <w:b/>
          <w:sz w:val="21"/>
          <w:szCs w:val="21"/>
          <w:lang w:val="en-GB" w:eastAsia="zh-CN"/>
        </w:rPr>
        <w:t>Step 5</w:t>
      </w:r>
    </w:p>
    <w:p w:rsidR="00CA56DF" w:rsidRPr="00C04500" w:rsidRDefault="00CA56DF" w:rsidP="00CA56DF">
      <w:pPr>
        <w:rPr>
          <w:lang w:val="en-GB" w:eastAsia="zh-CN"/>
        </w:rPr>
      </w:pPr>
      <w:r w:rsidRPr="004A4354">
        <w:rPr>
          <w:rFonts w:ascii="Arial" w:hAnsi="Arial" w:cs="Arial"/>
          <w:b/>
          <w:sz w:val="21"/>
          <w:szCs w:val="21"/>
          <w:lang w:val="en-GB" w:eastAsia="zh-CN"/>
        </w:rPr>
        <w:t xml:space="preserve">The following command can be used to </w:t>
      </w:r>
      <w:r>
        <w:rPr>
          <w:rFonts w:ascii="Arial" w:hAnsi="Arial" w:cs="Arial" w:hint="eastAsia"/>
          <w:b/>
          <w:sz w:val="21"/>
          <w:szCs w:val="21"/>
          <w:lang w:val="en-GB" w:eastAsia="zh-CN"/>
        </w:rPr>
        <w:t>control the LCD display.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CA56DF" w:rsidRPr="003B54A8" w:rsidTr="00E72C73">
        <w:trPr>
          <w:trHeight w:val="276"/>
        </w:trPr>
        <w:tc>
          <w:tcPr>
            <w:tcW w:w="0" w:type="auto"/>
            <w:shd w:val="clear" w:color="auto" w:fill="E6E6E6"/>
            <w:vAlign w:val="center"/>
          </w:tcPr>
          <w:p w:rsidR="00CA56DF" w:rsidRPr="003B54A8" w:rsidRDefault="00CA56DF" w:rsidP="00E72C73">
            <w:pPr>
              <w:jc w:val="center"/>
              <w:rPr>
                <w:rFonts w:ascii="Arial" w:hAnsi="Arial" w:cs="Arial"/>
                <w:b/>
                <w:sz w:val="18"/>
                <w:szCs w:val="18"/>
                <w:lang w:eastAsia="zh-CN"/>
              </w:rPr>
            </w:pPr>
            <w:r>
              <w:rPr>
                <w:rFonts w:ascii="Arial" w:hAnsi="Arial" w:cs="Arial" w:hint="eastAsia"/>
                <w:b/>
                <w:sz w:val="18"/>
                <w:szCs w:val="18"/>
                <w:lang w:eastAsia="zh-CN"/>
              </w:rPr>
              <w:t>Can ID(STD)</w:t>
            </w:r>
          </w:p>
        </w:tc>
        <w:tc>
          <w:tcPr>
            <w:tcW w:w="0" w:type="auto"/>
            <w:shd w:val="clear" w:color="auto" w:fill="E6E6E6"/>
            <w:vAlign w:val="center"/>
          </w:tcPr>
          <w:p w:rsidR="00CA56DF" w:rsidRPr="006D0AF5" w:rsidRDefault="00CA56DF" w:rsidP="00E72C73">
            <w:pPr>
              <w:jc w:val="center"/>
              <w:rPr>
                <w:rFonts w:ascii="Arial" w:hAnsi="Arial" w:hint="eastAsia"/>
                <w:b/>
                <w:sz w:val="18"/>
                <w:lang w:eastAsia="zh-CN"/>
              </w:rPr>
            </w:pPr>
            <w:r w:rsidRPr="006D0AF5">
              <w:rPr>
                <w:rFonts w:ascii="Arial" w:hAnsi="Arial" w:hint="eastAsia"/>
                <w:b/>
                <w:sz w:val="18"/>
                <w:lang w:eastAsia="zh-CN"/>
              </w:rPr>
              <w:t>Data0</w:t>
            </w:r>
          </w:p>
        </w:tc>
        <w:tc>
          <w:tcPr>
            <w:tcW w:w="0" w:type="auto"/>
            <w:shd w:val="clear" w:color="auto" w:fill="E6E6E6"/>
            <w:vAlign w:val="center"/>
          </w:tcPr>
          <w:p w:rsidR="00CA56DF" w:rsidRPr="006D0AF5" w:rsidRDefault="00CA56DF" w:rsidP="00E72C73">
            <w:pPr>
              <w:jc w:val="center"/>
              <w:rPr>
                <w:rFonts w:ascii="Arial" w:hAnsi="Arial" w:hint="eastAsia"/>
                <w:b/>
                <w:sz w:val="18"/>
                <w:lang w:eastAsia="zh-CN"/>
              </w:rPr>
            </w:pPr>
            <w:r w:rsidRPr="006D0AF5">
              <w:rPr>
                <w:rFonts w:ascii="Arial" w:hAnsi="Arial" w:hint="eastAsia"/>
                <w:b/>
                <w:sz w:val="18"/>
                <w:lang w:eastAsia="zh-CN"/>
              </w:rPr>
              <w:t>Data1</w:t>
            </w:r>
          </w:p>
        </w:tc>
        <w:tc>
          <w:tcPr>
            <w:tcW w:w="1036" w:type="dxa"/>
            <w:shd w:val="clear" w:color="auto" w:fill="E6E6E6"/>
            <w:vAlign w:val="center"/>
          </w:tcPr>
          <w:p w:rsidR="00CA56DF" w:rsidRPr="006D0AF5" w:rsidRDefault="00CA56DF" w:rsidP="00E72C73">
            <w:pPr>
              <w:jc w:val="center"/>
              <w:rPr>
                <w:rFonts w:ascii="Arial" w:hAnsi="Arial" w:hint="eastAsia"/>
                <w:b/>
                <w:sz w:val="18"/>
                <w:lang w:eastAsia="zh-CN"/>
              </w:rPr>
            </w:pPr>
            <w:r w:rsidRPr="006D0AF5">
              <w:rPr>
                <w:rFonts w:ascii="Arial" w:hAnsi="Arial" w:hint="eastAsia"/>
                <w:b/>
                <w:sz w:val="18"/>
                <w:lang w:eastAsia="zh-CN"/>
              </w:rPr>
              <w:t>Data2</w:t>
            </w:r>
          </w:p>
        </w:tc>
        <w:tc>
          <w:tcPr>
            <w:tcW w:w="0" w:type="auto"/>
            <w:shd w:val="clear" w:color="auto" w:fill="E6E6E6"/>
            <w:vAlign w:val="center"/>
          </w:tcPr>
          <w:p w:rsidR="00CA56DF" w:rsidRPr="006D0AF5" w:rsidRDefault="00CA56DF" w:rsidP="00E72C73">
            <w:pPr>
              <w:jc w:val="center"/>
              <w:rPr>
                <w:rFonts w:ascii="Arial" w:hAnsi="Arial" w:hint="eastAsia"/>
                <w:b/>
                <w:sz w:val="18"/>
                <w:lang w:eastAsia="zh-CN"/>
              </w:rPr>
            </w:pPr>
            <w:r w:rsidRPr="006D0AF5">
              <w:rPr>
                <w:rFonts w:ascii="Arial" w:hAnsi="Arial" w:hint="eastAsia"/>
                <w:b/>
                <w:sz w:val="18"/>
                <w:lang w:eastAsia="zh-CN"/>
              </w:rPr>
              <w:t>Data3</w:t>
            </w:r>
          </w:p>
        </w:tc>
        <w:tc>
          <w:tcPr>
            <w:tcW w:w="0" w:type="auto"/>
            <w:shd w:val="clear" w:color="auto" w:fill="E6E6E6"/>
            <w:vAlign w:val="center"/>
          </w:tcPr>
          <w:p w:rsidR="00CA56DF" w:rsidRPr="006D0AF5" w:rsidRDefault="00CA56DF" w:rsidP="00E72C73">
            <w:pPr>
              <w:jc w:val="center"/>
              <w:rPr>
                <w:rFonts w:ascii="Arial" w:hAnsi="Arial" w:hint="eastAsia"/>
                <w:b/>
                <w:sz w:val="18"/>
                <w:lang w:eastAsia="zh-CN"/>
              </w:rPr>
            </w:pPr>
            <w:r w:rsidRPr="006D0AF5">
              <w:rPr>
                <w:rFonts w:ascii="Arial" w:hAnsi="Arial" w:hint="eastAsia"/>
                <w:b/>
                <w:sz w:val="18"/>
                <w:lang w:eastAsia="zh-CN"/>
              </w:rPr>
              <w:t>Data4</w:t>
            </w:r>
          </w:p>
        </w:tc>
        <w:tc>
          <w:tcPr>
            <w:tcW w:w="0" w:type="auto"/>
            <w:shd w:val="clear" w:color="auto" w:fill="E6E6E6"/>
            <w:vAlign w:val="center"/>
          </w:tcPr>
          <w:p w:rsidR="00CA56DF" w:rsidRPr="006D0AF5" w:rsidRDefault="00CA56DF" w:rsidP="00E72C73">
            <w:pPr>
              <w:jc w:val="center"/>
              <w:rPr>
                <w:rFonts w:ascii="Arial" w:hAnsi="Arial" w:hint="eastAsia"/>
                <w:b/>
                <w:sz w:val="18"/>
                <w:lang w:eastAsia="zh-CN"/>
              </w:rPr>
            </w:pPr>
            <w:r w:rsidRPr="006D0AF5">
              <w:rPr>
                <w:rFonts w:ascii="Arial" w:hAnsi="Arial" w:hint="eastAsia"/>
                <w:b/>
                <w:sz w:val="18"/>
                <w:lang w:eastAsia="zh-CN"/>
              </w:rPr>
              <w:t>Data5</w:t>
            </w:r>
          </w:p>
        </w:tc>
        <w:tc>
          <w:tcPr>
            <w:tcW w:w="0" w:type="auto"/>
            <w:shd w:val="clear" w:color="auto" w:fill="E6E6E6"/>
            <w:vAlign w:val="center"/>
          </w:tcPr>
          <w:p w:rsidR="00CA56DF" w:rsidRPr="006D0AF5" w:rsidRDefault="00CA56DF" w:rsidP="00E72C73">
            <w:pPr>
              <w:jc w:val="center"/>
              <w:rPr>
                <w:rFonts w:ascii="Arial" w:hAnsi="Arial" w:hint="eastAsia"/>
                <w:b/>
                <w:sz w:val="18"/>
                <w:lang w:eastAsia="zh-CN"/>
              </w:rPr>
            </w:pPr>
            <w:r w:rsidRPr="006D0AF5">
              <w:rPr>
                <w:rFonts w:ascii="Arial" w:hAnsi="Arial" w:hint="eastAsia"/>
                <w:b/>
                <w:sz w:val="18"/>
                <w:lang w:eastAsia="zh-CN"/>
              </w:rPr>
              <w:t>Data6</w:t>
            </w:r>
          </w:p>
        </w:tc>
        <w:tc>
          <w:tcPr>
            <w:tcW w:w="0" w:type="auto"/>
            <w:shd w:val="clear" w:color="auto" w:fill="E6E6E6"/>
            <w:vAlign w:val="center"/>
          </w:tcPr>
          <w:p w:rsidR="00CA56DF" w:rsidRPr="006D0AF5" w:rsidRDefault="00CA56DF" w:rsidP="00E72C73">
            <w:pPr>
              <w:jc w:val="center"/>
              <w:rPr>
                <w:rFonts w:ascii="Arial" w:hAnsi="Arial" w:hint="eastAsia"/>
                <w:b/>
                <w:sz w:val="18"/>
                <w:lang w:eastAsia="zh-CN"/>
              </w:rPr>
            </w:pPr>
            <w:r w:rsidRPr="006D0AF5">
              <w:rPr>
                <w:rFonts w:ascii="Arial" w:hAnsi="Arial" w:hint="eastAsia"/>
                <w:b/>
                <w:sz w:val="18"/>
                <w:lang w:eastAsia="zh-CN"/>
              </w:rPr>
              <w:t>Data7</w:t>
            </w:r>
          </w:p>
        </w:tc>
      </w:tr>
      <w:tr w:rsidR="00CA56DF" w:rsidRPr="00131499" w:rsidTr="00E72C73">
        <w:trPr>
          <w:trHeight w:val="243"/>
        </w:trPr>
        <w:tc>
          <w:tcPr>
            <w:tcW w:w="0" w:type="auto"/>
            <w:shd w:val="clear" w:color="auto" w:fill="auto"/>
            <w:vAlign w:val="center"/>
          </w:tcPr>
          <w:p w:rsidR="00CA56DF" w:rsidRPr="008C7E05" w:rsidRDefault="00CA56DF" w:rsidP="00E72C73">
            <w:pPr>
              <w:jc w:val="center"/>
              <w:rPr>
                <w:rFonts w:ascii="Arial" w:hAnsi="Arial" w:hint="eastAsia"/>
                <w:sz w:val="18"/>
                <w:lang w:eastAsia="zh-CN"/>
              </w:rPr>
            </w:pPr>
            <w:r>
              <w:rPr>
                <w:rFonts w:ascii="Arial" w:hAnsi="Arial"/>
                <w:sz w:val="18"/>
              </w:rPr>
              <w:t>0x772</w:t>
            </w:r>
          </w:p>
        </w:tc>
        <w:tc>
          <w:tcPr>
            <w:tcW w:w="0" w:type="auto"/>
            <w:shd w:val="clear" w:color="auto" w:fill="auto"/>
            <w:vAlign w:val="center"/>
          </w:tcPr>
          <w:p w:rsidR="00CA56DF" w:rsidRPr="008C7E05" w:rsidRDefault="00CA56DF" w:rsidP="00E72C73">
            <w:pPr>
              <w:jc w:val="center"/>
              <w:rPr>
                <w:rFonts w:ascii="Arial" w:hAnsi="Arial"/>
                <w:sz w:val="18"/>
                <w:lang w:eastAsia="zh-CN"/>
              </w:rPr>
            </w:pPr>
            <w:r w:rsidRPr="008C7E05">
              <w:rPr>
                <w:rFonts w:ascii="Arial" w:hAnsi="Arial"/>
                <w:sz w:val="18"/>
              </w:rPr>
              <w:t>0x</w:t>
            </w:r>
            <w:r w:rsidRPr="008C7E05">
              <w:rPr>
                <w:rFonts w:ascii="Arial" w:hAnsi="Arial" w:hint="eastAsia"/>
                <w:sz w:val="18"/>
                <w:lang w:eastAsia="zh-CN"/>
              </w:rPr>
              <w:t>30</w:t>
            </w:r>
          </w:p>
        </w:tc>
        <w:tc>
          <w:tcPr>
            <w:tcW w:w="0" w:type="auto"/>
            <w:shd w:val="clear" w:color="auto" w:fill="auto"/>
            <w:vAlign w:val="center"/>
          </w:tcPr>
          <w:p w:rsidR="00CA56DF" w:rsidRPr="008C7E05" w:rsidRDefault="00CA56DF" w:rsidP="00E72C73">
            <w:pPr>
              <w:keepNext/>
              <w:jc w:val="center"/>
              <w:rPr>
                <w:rFonts w:ascii="Arial" w:hAnsi="Arial"/>
                <w:sz w:val="18"/>
                <w:lang w:val="en-GB" w:eastAsia="zh-CN"/>
              </w:rPr>
            </w:pPr>
            <w:r w:rsidRPr="008C7E05">
              <w:rPr>
                <w:rFonts w:ascii="Arial" w:hAnsi="Arial"/>
                <w:sz w:val="18"/>
                <w:lang w:val="en-GB"/>
              </w:rPr>
              <w:t>0x</w:t>
            </w:r>
            <w:r w:rsidRPr="008C7E05">
              <w:rPr>
                <w:rFonts w:ascii="Arial" w:hAnsi="Arial" w:hint="eastAsia"/>
                <w:sz w:val="18"/>
                <w:lang w:val="en-GB" w:eastAsia="zh-CN"/>
              </w:rPr>
              <w:t>03</w:t>
            </w:r>
          </w:p>
        </w:tc>
        <w:tc>
          <w:tcPr>
            <w:tcW w:w="1036" w:type="dxa"/>
            <w:shd w:val="clear" w:color="auto" w:fill="auto"/>
          </w:tcPr>
          <w:p w:rsidR="00CA56DF" w:rsidRPr="008C7E05" w:rsidRDefault="00CA56DF" w:rsidP="00937F91">
            <w:pPr>
              <w:keepNext/>
              <w:jc w:val="center"/>
              <w:rPr>
                <w:rFonts w:ascii="Arial" w:hAnsi="Arial" w:hint="eastAsia"/>
                <w:sz w:val="18"/>
                <w:lang w:val="en-GB" w:eastAsia="zh-CN"/>
              </w:rPr>
            </w:pPr>
            <w:r>
              <w:rPr>
                <w:rFonts w:ascii="Arial" w:hAnsi="Arial" w:hint="eastAsia"/>
                <w:sz w:val="18"/>
                <w:lang w:val="en-GB" w:eastAsia="zh-CN"/>
              </w:rPr>
              <w:t>0x0</w:t>
            </w:r>
            <w:r w:rsidR="00937F91">
              <w:rPr>
                <w:rFonts w:ascii="Arial" w:hAnsi="Arial" w:hint="eastAsia"/>
                <w:sz w:val="18"/>
                <w:lang w:val="en-GB" w:eastAsia="zh-CN"/>
              </w:rPr>
              <w:t>5</w:t>
            </w:r>
          </w:p>
        </w:tc>
        <w:tc>
          <w:tcPr>
            <w:tcW w:w="0" w:type="auto"/>
          </w:tcPr>
          <w:p w:rsidR="00CA56DF" w:rsidRPr="008C7E05" w:rsidRDefault="00CA56DF" w:rsidP="00E72C73">
            <w:pPr>
              <w:rPr>
                <w:rFonts w:ascii="Arial" w:hAnsi="Arial" w:hint="eastAsia"/>
                <w:sz w:val="18"/>
                <w:lang w:val="en-GB" w:eastAsia="zh-CN"/>
              </w:rPr>
            </w:pPr>
            <w:r>
              <w:rPr>
                <w:rFonts w:ascii="Arial" w:hAnsi="Arial" w:hint="eastAsia"/>
                <w:sz w:val="18"/>
                <w:lang w:val="en-GB" w:eastAsia="zh-CN"/>
              </w:rPr>
              <w:t>0x01</w:t>
            </w:r>
          </w:p>
        </w:tc>
        <w:tc>
          <w:tcPr>
            <w:tcW w:w="0" w:type="auto"/>
          </w:tcPr>
          <w:p w:rsidR="00CA56DF" w:rsidRPr="008C7E05" w:rsidRDefault="00CA56DF" w:rsidP="00E72C73">
            <w:pPr>
              <w:rPr>
                <w:rFonts w:ascii="Arial" w:hAnsi="Arial" w:hint="eastAsia"/>
                <w:sz w:val="18"/>
                <w:lang w:val="en-GB" w:eastAsia="zh-CN"/>
              </w:rPr>
            </w:pPr>
            <w:r w:rsidRPr="00610864">
              <w:rPr>
                <w:rFonts w:ascii="Arial" w:hAnsi="Arial" w:cs="Arial" w:hint="eastAsia"/>
                <w:sz w:val="18"/>
                <w:szCs w:val="18"/>
                <w:lang w:val="en-GB" w:eastAsia="zh-CN"/>
              </w:rPr>
              <w:t>0xAA</w:t>
            </w:r>
          </w:p>
        </w:tc>
        <w:tc>
          <w:tcPr>
            <w:tcW w:w="0" w:type="auto"/>
          </w:tcPr>
          <w:p w:rsidR="00CA56DF" w:rsidRPr="008C7E05" w:rsidRDefault="00CA56DF" w:rsidP="00E72C73">
            <w:pPr>
              <w:rPr>
                <w:rFonts w:ascii="Arial" w:hAnsi="Arial" w:hint="eastAsia"/>
                <w:sz w:val="18"/>
                <w:lang w:val="en-GB" w:eastAsia="zh-CN"/>
              </w:rPr>
            </w:pPr>
            <w:r w:rsidRPr="00610864">
              <w:rPr>
                <w:rFonts w:ascii="Arial" w:hAnsi="Arial" w:cs="Arial" w:hint="eastAsia"/>
                <w:sz w:val="18"/>
                <w:szCs w:val="18"/>
                <w:lang w:val="en-GB" w:eastAsia="zh-CN"/>
              </w:rPr>
              <w:t>0xAA</w:t>
            </w:r>
          </w:p>
        </w:tc>
        <w:tc>
          <w:tcPr>
            <w:tcW w:w="0" w:type="auto"/>
          </w:tcPr>
          <w:p w:rsidR="00CA56DF" w:rsidRPr="008C7E05" w:rsidRDefault="00CA56DF" w:rsidP="00E72C73">
            <w:pPr>
              <w:rPr>
                <w:rFonts w:hint="eastAsia"/>
                <w:lang w:eastAsia="zh-CN"/>
              </w:rPr>
            </w:pPr>
            <w:r w:rsidRPr="00610864">
              <w:rPr>
                <w:rFonts w:ascii="Arial" w:hAnsi="Arial" w:cs="Arial" w:hint="eastAsia"/>
                <w:sz w:val="18"/>
                <w:szCs w:val="18"/>
                <w:lang w:val="en-GB" w:eastAsia="zh-CN"/>
              </w:rPr>
              <w:t>0xAA</w:t>
            </w:r>
          </w:p>
        </w:tc>
        <w:tc>
          <w:tcPr>
            <w:tcW w:w="0" w:type="auto"/>
          </w:tcPr>
          <w:p w:rsidR="00CA56DF" w:rsidRPr="008C7E05" w:rsidRDefault="00CA56DF" w:rsidP="00E72C73">
            <w:pPr>
              <w:rPr>
                <w:rFonts w:hint="eastAsia"/>
                <w:lang w:eastAsia="zh-CN"/>
              </w:rPr>
            </w:pPr>
            <w:r w:rsidRPr="00610864">
              <w:rPr>
                <w:rFonts w:ascii="Arial" w:hAnsi="Arial" w:cs="Arial" w:hint="eastAsia"/>
                <w:sz w:val="18"/>
                <w:szCs w:val="18"/>
                <w:lang w:val="en-GB" w:eastAsia="zh-CN"/>
              </w:rPr>
              <w:t>0xAA</w:t>
            </w:r>
          </w:p>
        </w:tc>
      </w:tr>
    </w:tbl>
    <w:p w:rsidR="00CA56DF" w:rsidRDefault="00CA56DF" w:rsidP="00CA56DF">
      <w:pPr>
        <w:rPr>
          <w:rFonts w:ascii="Arial" w:hAnsi="Arial" w:cs="Arial" w:hint="eastAsia"/>
          <w:b/>
          <w:sz w:val="21"/>
          <w:szCs w:val="21"/>
          <w:lang w:val="en-GB" w:eastAsia="zh-CN"/>
        </w:rPr>
      </w:pPr>
    </w:p>
    <w:p w:rsidR="00CA56DF" w:rsidRPr="002C7B19" w:rsidRDefault="00CA56DF" w:rsidP="00CA56DF">
      <w:pPr>
        <w:rPr>
          <w:rFonts w:ascii="Arial" w:hAnsi="Arial" w:cs="Arial" w:hint="eastAsia"/>
          <w:b/>
          <w:sz w:val="21"/>
          <w:szCs w:val="21"/>
          <w:lang w:val="en-GB" w:eastAsia="zh-CN"/>
        </w:rPr>
      </w:pPr>
      <w:r w:rsidRPr="002C7B19">
        <w:rPr>
          <w:rFonts w:ascii="Arial" w:hAnsi="Arial" w:cs="Arial"/>
          <w:b/>
          <w:sz w:val="21"/>
          <w:szCs w:val="21"/>
          <w:lang w:val="en-GB" w:eastAsia="zh-CN"/>
        </w:rPr>
        <w:t>The ECU answer with the acknowledgement sent as follow</w:t>
      </w:r>
      <w:r w:rsidRPr="002C7B19">
        <w:rPr>
          <w:rFonts w:ascii="Arial" w:hAnsi="Arial" w:cs="Arial" w:hint="eastAsia"/>
          <w:b/>
          <w:sz w:val="21"/>
          <w:szCs w:val="21"/>
          <w:lang w:val="en-GB" w:eastAsia="zh-CN"/>
        </w:rPr>
        <w:t>ing</w:t>
      </w:r>
      <w:r w:rsidRPr="002C7B19">
        <w:rPr>
          <w:rFonts w:ascii="Arial" w:hAnsi="Arial" w:cs="Arial"/>
          <w:b/>
          <w:sz w:val="21"/>
          <w:szCs w:val="21"/>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1036"/>
        <w:gridCol w:w="707"/>
        <w:gridCol w:w="707"/>
        <w:gridCol w:w="707"/>
        <w:gridCol w:w="707"/>
        <w:gridCol w:w="707"/>
      </w:tblGrid>
      <w:tr w:rsidR="00CA56DF" w:rsidRPr="002C7B19" w:rsidTr="00E72C73">
        <w:trPr>
          <w:trHeight w:val="276"/>
        </w:trPr>
        <w:tc>
          <w:tcPr>
            <w:tcW w:w="0" w:type="auto"/>
            <w:shd w:val="clear" w:color="auto" w:fill="E6E6E6"/>
            <w:vAlign w:val="center"/>
          </w:tcPr>
          <w:p w:rsidR="00CA56DF" w:rsidRPr="002C7B19" w:rsidRDefault="00CA56DF" w:rsidP="00E72C73">
            <w:pPr>
              <w:jc w:val="center"/>
              <w:rPr>
                <w:rFonts w:ascii="Arial" w:hAnsi="Arial" w:cs="Arial"/>
                <w:b/>
                <w:sz w:val="18"/>
                <w:szCs w:val="18"/>
                <w:lang w:eastAsia="zh-CN"/>
              </w:rPr>
            </w:pPr>
            <w:r w:rsidRPr="002C7B19">
              <w:rPr>
                <w:rFonts w:ascii="Arial" w:hAnsi="Arial" w:cs="Arial" w:hint="eastAsia"/>
                <w:b/>
                <w:sz w:val="18"/>
                <w:szCs w:val="18"/>
                <w:lang w:eastAsia="zh-CN"/>
              </w:rPr>
              <w:t>Can ID(STD)</w:t>
            </w:r>
          </w:p>
        </w:tc>
        <w:tc>
          <w:tcPr>
            <w:tcW w:w="0" w:type="auto"/>
            <w:shd w:val="clear" w:color="auto" w:fill="E6E6E6"/>
            <w:vAlign w:val="center"/>
          </w:tcPr>
          <w:p w:rsidR="00CA56DF" w:rsidRPr="006D0AF5" w:rsidRDefault="00CA56DF" w:rsidP="00E72C73">
            <w:pPr>
              <w:jc w:val="center"/>
              <w:rPr>
                <w:rFonts w:ascii="Arial" w:hAnsi="Arial" w:hint="eastAsia"/>
                <w:b/>
                <w:sz w:val="18"/>
                <w:lang w:eastAsia="zh-CN"/>
              </w:rPr>
            </w:pPr>
            <w:r w:rsidRPr="006D0AF5">
              <w:rPr>
                <w:rFonts w:ascii="Arial" w:hAnsi="Arial" w:hint="eastAsia"/>
                <w:b/>
                <w:sz w:val="18"/>
                <w:lang w:eastAsia="zh-CN"/>
              </w:rPr>
              <w:t>Data0</w:t>
            </w:r>
          </w:p>
        </w:tc>
        <w:tc>
          <w:tcPr>
            <w:tcW w:w="0" w:type="auto"/>
            <w:shd w:val="clear" w:color="auto" w:fill="E6E6E6"/>
            <w:vAlign w:val="center"/>
          </w:tcPr>
          <w:p w:rsidR="00CA56DF" w:rsidRPr="006D0AF5" w:rsidRDefault="00CA56DF" w:rsidP="00E72C73">
            <w:pPr>
              <w:jc w:val="center"/>
              <w:rPr>
                <w:rFonts w:ascii="Arial" w:hAnsi="Arial" w:hint="eastAsia"/>
                <w:b/>
                <w:sz w:val="18"/>
                <w:lang w:eastAsia="zh-CN"/>
              </w:rPr>
            </w:pPr>
            <w:r w:rsidRPr="006D0AF5">
              <w:rPr>
                <w:rFonts w:ascii="Arial" w:hAnsi="Arial" w:hint="eastAsia"/>
                <w:b/>
                <w:sz w:val="18"/>
                <w:lang w:eastAsia="zh-CN"/>
              </w:rPr>
              <w:t>Data1</w:t>
            </w:r>
          </w:p>
        </w:tc>
        <w:tc>
          <w:tcPr>
            <w:tcW w:w="1036" w:type="dxa"/>
            <w:shd w:val="clear" w:color="auto" w:fill="E6E6E6"/>
            <w:vAlign w:val="center"/>
          </w:tcPr>
          <w:p w:rsidR="00CA56DF" w:rsidRPr="006D0AF5" w:rsidRDefault="00CA56DF" w:rsidP="00E72C73">
            <w:pPr>
              <w:jc w:val="center"/>
              <w:rPr>
                <w:rFonts w:ascii="Arial" w:hAnsi="Arial" w:hint="eastAsia"/>
                <w:b/>
                <w:sz w:val="18"/>
                <w:lang w:eastAsia="zh-CN"/>
              </w:rPr>
            </w:pPr>
            <w:r w:rsidRPr="006D0AF5">
              <w:rPr>
                <w:rFonts w:ascii="Arial" w:hAnsi="Arial" w:hint="eastAsia"/>
                <w:b/>
                <w:sz w:val="18"/>
                <w:lang w:eastAsia="zh-CN"/>
              </w:rPr>
              <w:t>Data2</w:t>
            </w:r>
          </w:p>
        </w:tc>
        <w:tc>
          <w:tcPr>
            <w:tcW w:w="0" w:type="auto"/>
            <w:shd w:val="clear" w:color="auto" w:fill="E6E6E6"/>
            <w:vAlign w:val="center"/>
          </w:tcPr>
          <w:p w:rsidR="00CA56DF" w:rsidRPr="006D0AF5" w:rsidRDefault="00CA56DF" w:rsidP="00E72C73">
            <w:pPr>
              <w:jc w:val="center"/>
              <w:rPr>
                <w:rFonts w:ascii="Arial" w:hAnsi="Arial" w:hint="eastAsia"/>
                <w:b/>
                <w:sz w:val="18"/>
                <w:lang w:eastAsia="zh-CN"/>
              </w:rPr>
            </w:pPr>
            <w:r w:rsidRPr="006D0AF5">
              <w:rPr>
                <w:rFonts w:ascii="Arial" w:hAnsi="Arial" w:hint="eastAsia"/>
                <w:b/>
                <w:sz w:val="18"/>
                <w:lang w:eastAsia="zh-CN"/>
              </w:rPr>
              <w:t>Data3</w:t>
            </w:r>
          </w:p>
        </w:tc>
        <w:tc>
          <w:tcPr>
            <w:tcW w:w="0" w:type="auto"/>
            <w:shd w:val="clear" w:color="auto" w:fill="E6E6E6"/>
            <w:vAlign w:val="center"/>
          </w:tcPr>
          <w:p w:rsidR="00CA56DF" w:rsidRPr="006D0AF5" w:rsidRDefault="00CA56DF" w:rsidP="00E72C73">
            <w:pPr>
              <w:jc w:val="center"/>
              <w:rPr>
                <w:rFonts w:ascii="Arial" w:hAnsi="Arial" w:hint="eastAsia"/>
                <w:b/>
                <w:sz w:val="18"/>
                <w:lang w:eastAsia="zh-CN"/>
              </w:rPr>
            </w:pPr>
            <w:r w:rsidRPr="006D0AF5">
              <w:rPr>
                <w:rFonts w:ascii="Arial" w:hAnsi="Arial" w:hint="eastAsia"/>
                <w:b/>
                <w:sz w:val="18"/>
                <w:lang w:eastAsia="zh-CN"/>
              </w:rPr>
              <w:t>Data4</w:t>
            </w:r>
          </w:p>
        </w:tc>
        <w:tc>
          <w:tcPr>
            <w:tcW w:w="0" w:type="auto"/>
            <w:shd w:val="clear" w:color="auto" w:fill="E6E6E6"/>
            <w:vAlign w:val="center"/>
          </w:tcPr>
          <w:p w:rsidR="00CA56DF" w:rsidRPr="006D0AF5" w:rsidRDefault="00CA56DF" w:rsidP="00E72C73">
            <w:pPr>
              <w:jc w:val="center"/>
              <w:rPr>
                <w:rFonts w:ascii="Arial" w:hAnsi="Arial" w:hint="eastAsia"/>
                <w:b/>
                <w:sz w:val="18"/>
                <w:lang w:eastAsia="zh-CN"/>
              </w:rPr>
            </w:pPr>
            <w:r w:rsidRPr="006D0AF5">
              <w:rPr>
                <w:rFonts w:ascii="Arial" w:hAnsi="Arial" w:hint="eastAsia"/>
                <w:b/>
                <w:sz w:val="18"/>
                <w:lang w:eastAsia="zh-CN"/>
              </w:rPr>
              <w:t>Data5</w:t>
            </w:r>
          </w:p>
        </w:tc>
        <w:tc>
          <w:tcPr>
            <w:tcW w:w="0" w:type="auto"/>
            <w:shd w:val="clear" w:color="auto" w:fill="E6E6E6"/>
            <w:vAlign w:val="center"/>
          </w:tcPr>
          <w:p w:rsidR="00CA56DF" w:rsidRPr="006D0AF5" w:rsidRDefault="00CA56DF" w:rsidP="00E72C73">
            <w:pPr>
              <w:jc w:val="center"/>
              <w:rPr>
                <w:rFonts w:ascii="Arial" w:hAnsi="Arial" w:hint="eastAsia"/>
                <w:b/>
                <w:sz w:val="18"/>
                <w:lang w:eastAsia="zh-CN"/>
              </w:rPr>
            </w:pPr>
            <w:r w:rsidRPr="006D0AF5">
              <w:rPr>
                <w:rFonts w:ascii="Arial" w:hAnsi="Arial" w:hint="eastAsia"/>
                <w:b/>
                <w:sz w:val="18"/>
                <w:lang w:eastAsia="zh-CN"/>
              </w:rPr>
              <w:t>Data6</w:t>
            </w:r>
          </w:p>
        </w:tc>
        <w:tc>
          <w:tcPr>
            <w:tcW w:w="0" w:type="auto"/>
            <w:shd w:val="clear" w:color="auto" w:fill="E6E6E6"/>
            <w:vAlign w:val="center"/>
          </w:tcPr>
          <w:p w:rsidR="00CA56DF" w:rsidRPr="006D0AF5" w:rsidRDefault="00CA56DF" w:rsidP="00E72C73">
            <w:pPr>
              <w:jc w:val="center"/>
              <w:rPr>
                <w:rFonts w:ascii="Arial" w:hAnsi="Arial" w:hint="eastAsia"/>
                <w:b/>
                <w:sz w:val="18"/>
                <w:lang w:eastAsia="zh-CN"/>
              </w:rPr>
            </w:pPr>
            <w:r w:rsidRPr="006D0AF5">
              <w:rPr>
                <w:rFonts w:ascii="Arial" w:hAnsi="Arial" w:hint="eastAsia"/>
                <w:b/>
                <w:sz w:val="18"/>
                <w:lang w:eastAsia="zh-CN"/>
              </w:rPr>
              <w:t>Data7</w:t>
            </w:r>
          </w:p>
        </w:tc>
      </w:tr>
      <w:tr w:rsidR="00CA56DF" w:rsidRPr="002C7B19" w:rsidTr="00E72C73">
        <w:trPr>
          <w:trHeight w:val="223"/>
        </w:trPr>
        <w:tc>
          <w:tcPr>
            <w:tcW w:w="0" w:type="auto"/>
            <w:shd w:val="clear" w:color="auto" w:fill="auto"/>
            <w:vAlign w:val="center"/>
          </w:tcPr>
          <w:p w:rsidR="00CA56DF" w:rsidRPr="008C7E05" w:rsidRDefault="00CA56DF" w:rsidP="00E72C73">
            <w:pPr>
              <w:jc w:val="center"/>
              <w:rPr>
                <w:rFonts w:ascii="Arial" w:hAnsi="Arial" w:hint="eastAsia"/>
                <w:sz w:val="18"/>
                <w:lang w:eastAsia="zh-CN"/>
              </w:rPr>
            </w:pPr>
            <w:r>
              <w:rPr>
                <w:rFonts w:ascii="Arial" w:hAnsi="Arial"/>
                <w:sz w:val="18"/>
              </w:rPr>
              <w:t>0x774</w:t>
            </w:r>
          </w:p>
        </w:tc>
        <w:tc>
          <w:tcPr>
            <w:tcW w:w="0" w:type="auto"/>
            <w:shd w:val="clear" w:color="auto" w:fill="auto"/>
            <w:vAlign w:val="center"/>
          </w:tcPr>
          <w:p w:rsidR="00CA56DF" w:rsidRPr="008C7E05" w:rsidRDefault="00CA56DF" w:rsidP="00E72C73">
            <w:pPr>
              <w:jc w:val="center"/>
              <w:rPr>
                <w:rFonts w:ascii="Arial" w:hAnsi="Arial"/>
                <w:sz w:val="18"/>
                <w:lang w:eastAsia="zh-CN"/>
              </w:rPr>
            </w:pPr>
            <w:r w:rsidRPr="008C7E05">
              <w:rPr>
                <w:rFonts w:ascii="Arial" w:hAnsi="Arial"/>
                <w:sz w:val="18"/>
              </w:rPr>
              <w:t>0x</w:t>
            </w:r>
            <w:r w:rsidRPr="008C7E05">
              <w:rPr>
                <w:rFonts w:ascii="Arial" w:hAnsi="Arial" w:hint="eastAsia"/>
                <w:sz w:val="18"/>
                <w:lang w:eastAsia="zh-CN"/>
              </w:rPr>
              <w:t>70</w:t>
            </w:r>
          </w:p>
        </w:tc>
        <w:tc>
          <w:tcPr>
            <w:tcW w:w="0" w:type="auto"/>
            <w:shd w:val="clear" w:color="auto" w:fill="auto"/>
            <w:vAlign w:val="center"/>
          </w:tcPr>
          <w:p w:rsidR="00CA56DF" w:rsidRPr="008C7E05" w:rsidRDefault="00CA56DF" w:rsidP="00E72C73">
            <w:pPr>
              <w:keepNext/>
              <w:jc w:val="center"/>
              <w:rPr>
                <w:rFonts w:ascii="Arial" w:hAnsi="Arial" w:hint="eastAsia"/>
                <w:sz w:val="18"/>
                <w:lang w:val="en-GB" w:eastAsia="zh-CN"/>
              </w:rPr>
            </w:pPr>
            <w:r w:rsidRPr="008C7E05">
              <w:rPr>
                <w:rFonts w:ascii="Arial" w:hAnsi="Arial"/>
                <w:sz w:val="18"/>
                <w:lang w:val="en-GB"/>
              </w:rPr>
              <w:t>0</w:t>
            </w:r>
            <w:r w:rsidRPr="008C7E05">
              <w:rPr>
                <w:rFonts w:ascii="Arial" w:hAnsi="Arial" w:hint="eastAsia"/>
                <w:sz w:val="18"/>
                <w:lang w:val="en-GB" w:eastAsia="zh-CN"/>
              </w:rPr>
              <w:t>x03</w:t>
            </w:r>
          </w:p>
        </w:tc>
        <w:tc>
          <w:tcPr>
            <w:tcW w:w="1036" w:type="dxa"/>
            <w:shd w:val="clear" w:color="auto" w:fill="auto"/>
          </w:tcPr>
          <w:p w:rsidR="00CA56DF" w:rsidRPr="00EA47EC" w:rsidRDefault="00CA56DF" w:rsidP="00E72C73">
            <w:pPr>
              <w:keepNext/>
              <w:jc w:val="center"/>
              <w:rPr>
                <w:rFonts w:ascii="Arial" w:hAnsi="Arial" w:hint="eastAsia"/>
                <w:sz w:val="18"/>
                <w:lang w:val="en-GB" w:eastAsia="zh-CN"/>
              </w:rPr>
            </w:pPr>
            <w:r w:rsidRPr="00EA47EC">
              <w:rPr>
                <w:rFonts w:ascii="Arial" w:hAnsi="Arial" w:hint="eastAsia"/>
                <w:sz w:val="18"/>
                <w:lang w:val="en-GB" w:eastAsia="zh-CN"/>
              </w:rPr>
              <w:t>---</w:t>
            </w:r>
          </w:p>
        </w:tc>
        <w:tc>
          <w:tcPr>
            <w:tcW w:w="0" w:type="auto"/>
          </w:tcPr>
          <w:p w:rsidR="00CA56DF" w:rsidRPr="00EA47EC" w:rsidRDefault="00CA56DF" w:rsidP="00E72C73">
            <w:pPr>
              <w:rPr>
                <w:rFonts w:ascii="Arial" w:hAnsi="Arial" w:hint="eastAsia"/>
                <w:sz w:val="18"/>
                <w:lang w:val="en-GB" w:eastAsia="zh-CN"/>
              </w:rPr>
            </w:pPr>
            <w:r w:rsidRPr="00EA47EC">
              <w:rPr>
                <w:rFonts w:ascii="Arial" w:hAnsi="Arial" w:hint="eastAsia"/>
                <w:sz w:val="18"/>
                <w:lang w:val="en-GB" w:eastAsia="zh-CN"/>
              </w:rPr>
              <w:t>---</w:t>
            </w:r>
          </w:p>
        </w:tc>
        <w:tc>
          <w:tcPr>
            <w:tcW w:w="0" w:type="auto"/>
          </w:tcPr>
          <w:p w:rsidR="00CA56DF" w:rsidRPr="008C7E05" w:rsidRDefault="00CA56DF" w:rsidP="00E72C73">
            <w:pPr>
              <w:rPr>
                <w:rFonts w:ascii="Arial" w:hAnsi="Arial"/>
                <w:sz w:val="18"/>
                <w:lang w:val="en-GB" w:eastAsia="zh-CN"/>
              </w:rPr>
            </w:pPr>
            <w:r w:rsidRPr="008C7E05">
              <w:rPr>
                <w:rFonts w:ascii="Arial" w:hAnsi="Arial" w:hint="eastAsia"/>
                <w:sz w:val="18"/>
                <w:lang w:val="en-GB" w:eastAsia="zh-CN"/>
              </w:rPr>
              <w:t>---</w:t>
            </w:r>
          </w:p>
        </w:tc>
        <w:tc>
          <w:tcPr>
            <w:tcW w:w="0" w:type="auto"/>
          </w:tcPr>
          <w:p w:rsidR="00CA56DF" w:rsidRPr="008C7E05" w:rsidRDefault="00CA56DF" w:rsidP="00E72C73">
            <w:pPr>
              <w:rPr>
                <w:rFonts w:ascii="Arial" w:hAnsi="Arial"/>
                <w:sz w:val="18"/>
                <w:lang w:val="en-GB" w:eastAsia="zh-CN"/>
              </w:rPr>
            </w:pPr>
            <w:r w:rsidRPr="008C7E05">
              <w:rPr>
                <w:rFonts w:ascii="Arial" w:hAnsi="Arial" w:hint="eastAsia"/>
                <w:sz w:val="18"/>
                <w:lang w:val="en-GB" w:eastAsia="zh-CN"/>
              </w:rPr>
              <w:t>---</w:t>
            </w:r>
          </w:p>
        </w:tc>
        <w:tc>
          <w:tcPr>
            <w:tcW w:w="0" w:type="auto"/>
          </w:tcPr>
          <w:p w:rsidR="00CA56DF" w:rsidRPr="008C7E05" w:rsidRDefault="00CA56DF" w:rsidP="00E72C73">
            <w:pPr>
              <w:rPr>
                <w:rFonts w:ascii="Arial" w:hAnsi="Arial"/>
                <w:sz w:val="18"/>
                <w:lang w:val="en-GB" w:eastAsia="zh-CN"/>
              </w:rPr>
            </w:pPr>
            <w:r w:rsidRPr="008C7E05">
              <w:rPr>
                <w:rFonts w:ascii="Arial" w:hAnsi="Arial" w:hint="eastAsia"/>
                <w:sz w:val="18"/>
                <w:lang w:val="en-GB" w:eastAsia="zh-CN"/>
              </w:rPr>
              <w:t>---</w:t>
            </w:r>
          </w:p>
        </w:tc>
        <w:tc>
          <w:tcPr>
            <w:tcW w:w="0" w:type="auto"/>
          </w:tcPr>
          <w:p w:rsidR="00CA56DF" w:rsidRPr="008C7E05" w:rsidRDefault="00CA56DF" w:rsidP="00E72C73">
            <w:r w:rsidRPr="008C7E05">
              <w:rPr>
                <w:rFonts w:ascii="Arial" w:hAnsi="Arial" w:hint="eastAsia"/>
                <w:sz w:val="18"/>
                <w:lang w:val="en-GB" w:eastAsia="zh-CN"/>
              </w:rPr>
              <w:t>---</w:t>
            </w:r>
          </w:p>
        </w:tc>
      </w:tr>
    </w:tbl>
    <w:p w:rsidR="005A7995" w:rsidRDefault="005A7995" w:rsidP="00AB1A4E">
      <w:pPr>
        <w:spacing w:line="24" w:lineRule="atLeast"/>
        <w:rPr>
          <w:rFonts w:cs="Arial" w:hint="eastAsia"/>
          <w:highlight w:val="green"/>
          <w:lang w:eastAsia="zh-CN"/>
        </w:rPr>
      </w:pPr>
    </w:p>
    <w:p w:rsidR="005A7995" w:rsidRDefault="00CA56DF" w:rsidP="00AB1A4E">
      <w:pPr>
        <w:spacing w:line="24" w:lineRule="atLeast"/>
        <w:rPr>
          <w:rFonts w:cs="Arial" w:hint="eastAsia"/>
          <w:highlight w:val="green"/>
          <w:lang w:eastAsia="zh-CN"/>
        </w:rPr>
      </w:pPr>
      <w:r w:rsidRPr="000002BF">
        <w:rPr>
          <w:rFonts w:cs="Arial" w:hint="eastAsia"/>
        </w:rPr>
        <w:t>Display black</w:t>
      </w:r>
      <w:r>
        <w:rPr>
          <w:rFonts w:cs="Arial" w:hint="eastAsia"/>
          <w:lang w:eastAsia="zh-CN"/>
        </w:rPr>
        <w:t>:</w:t>
      </w:r>
    </w:p>
    <w:p w:rsidR="005A7995" w:rsidRDefault="00E72C73" w:rsidP="00AB1A4E">
      <w:pPr>
        <w:spacing w:line="24" w:lineRule="atLeast"/>
        <w:rPr>
          <w:rFonts w:cs="Arial" w:hint="eastAsia"/>
          <w:highlight w:val="green"/>
          <w:lang w:eastAsia="zh-CN"/>
        </w:rPr>
      </w:pPr>
      <w:r w:rsidRPr="00DA7708">
        <w:rPr>
          <w:noProof/>
          <w:lang w:eastAsia="zh-CN"/>
        </w:rPr>
        <w:pict>
          <v:shape id="_x0000_i1062" type="#_x0000_t75" style="width:152.6pt;height:179.45pt;visibility:visible">
            <v:imagedata r:id="rId44" o:title=""/>
          </v:shape>
        </w:pict>
      </w:r>
    </w:p>
    <w:p w:rsidR="005A7995" w:rsidRDefault="005A7995" w:rsidP="00AB1A4E">
      <w:pPr>
        <w:spacing w:line="24" w:lineRule="atLeast"/>
        <w:rPr>
          <w:rFonts w:cs="Arial" w:hint="eastAsia"/>
          <w:highlight w:val="green"/>
          <w:lang w:eastAsia="zh-CN"/>
        </w:rPr>
      </w:pPr>
    </w:p>
    <w:p w:rsidR="006408B1" w:rsidRPr="006408B1" w:rsidRDefault="006408B1" w:rsidP="006408B1">
      <w:pPr>
        <w:pStyle w:val="3"/>
        <w:tabs>
          <w:tab w:val="num" w:pos="0"/>
        </w:tabs>
        <w:rPr>
          <w:rFonts w:ascii="Arial" w:eastAsia="Arial Unicode MS" w:hAnsi="Arial" w:cs="Arial" w:hint="eastAsia"/>
          <w:lang w:eastAsia="zh-CN"/>
        </w:rPr>
      </w:pPr>
      <w:bookmarkStart w:id="241" w:name="_Toc466569865"/>
      <w:bookmarkStart w:id="242" w:name="_Toc467482541"/>
      <w:bookmarkStart w:id="243" w:name="_Toc467654063"/>
      <w:r w:rsidRPr="006408B1">
        <w:rPr>
          <w:rFonts w:ascii="Arial" w:eastAsia="Arial Unicode MS" w:hAnsi="Arial" w:cs="Arial" w:hint="eastAsia"/>
          <w:lang w:eastAsia="zh-CN"/>
        </w:rPr>
        <w:t>Dot Display</w:t>
      </w:r>
      <w:bookmarkEnd w:id="241"/>
      <w:bookmarkEnd w:id="242"/>
      <w:bookmarkEnd w:id="243"/>
    </w:p>
    <w:p w:rsidR="006408B1" w:rsidRPr="00602D45" w:rsidRDefault="006408B1" w:rsidP="006408B1">
      <w:pPr>
        <w:spacing w:beforeLines="50" w:before="120" w:afterLines="100" w:after="240"/>
        <w:rPr>
          <w:rFonts w:hint="eastAsia"/>
          <w:sz w:val="32"/>
          <w:szCs w:val="32"/>
          <w:lang w:val="en-GB" w:eastAsia="zh-CN"/>
        </w:rPr>
      </w:pPr>
      <w:r w:rsidRPr="00602D45">
        <w:rPr>
          <w:rFonts w:hint="eastAsia"/>
          <w:sz w:val="32"/>
          <w:szCs w:val="32"/>
          <w:lang w:val="en-GB" w:eastAsia="zh-CN"/>
        </w:rPr>
        <w:t>N.A</w:t>
      </w:r>
    </w:p>
    <w:bookmarkEnd w:id="76"/>
    <w:p w:rsidR="00273617" w:rsidRDefault="00273617" w:rsidP="00273617">
      <w:pPr>
        <w:rPr>
          <w:rFonts w:ascii="Arial" w:eastAsia="Arial Unicode MS" w:hAnsi="Arial" w:cs="Arial" w:hint="eastAsia"/>
          <w:lang w:eastAsia="zh-CN"/>
        </w:rPr>
      </w:pPr>
    </w:p>
    <w:p w:rsidR="00DE4AE4" w:rsidRDefault="00DE4AE4" w:rsidP="00DE4AE4">
      <w:pPr>
        <w:pStyle w:val="2"/>
        <w:rPr>
          <w:rFonts w:hint="eastAsia"/>
        </w:rPr>
      </w:pPr>
      <w:bookmarkStart w:id="244" w:name="_Toc291842695"/>
      <w:bookmarkStart w:id="245" w:name="_Toc410893311"/>
      <w:bookmarkStart w:id="246" w:name="_Toc467654064"/>
      <w:r w:rsidRPr="003B3C7B">
        <w:lastRenderedPageBreak/>
        <w:t>EOL</w:t>
      </w:r>
      <w:bookmarkEnd w:id="244"/>
      <w:bookmarkEnd w:id="245"/>
      <w:bookmarkEnd w:id="246"/>
    </w:p>
    <w:p w:rsidR="00DE4AE4" w:rsidRPr="003B3C7B" w:rsidRDefault="006F360E" w:rsidP="00DE4AE4">
      <w:pPr>
        <w:pStyle w:val="3"/>
        <w:rPr>
          <w:rFonts w:hint="eastAsia"/>
          <w:lang w:eastAsia="zh-CN"/>
        </w:rPr>
      </w:pPr>
      <w:bookmarkStart w:id="247" w:name="_Toc467654065"/>
      <w:r>
        <w:rPr>
          <w:rFonts w:hint="eastAsia"/>
          <w:lang w:eastAsia="zh-CN"/>
        </w:rPr>
        <w:t>Power</w:t>
      </w:r>
      <w:r w:rsidR="00DE4AE4" w:rsidRPr="003B3C7B">
        <w:rPr>
          <w:lang w:eastAsia="zh-CN"/>
        </w:rPr>
        <w:t xml:space="preserve"> Gauge</w:t>
      </w:r>
      <w:bookmarkEnd w:id="247"/>
    </w:p>
    <w:p w:rsidR="00DE4AE4" w:rsidRDefault="00DE4AE4" w:rsidP="00DE4AE4">
      <w:pPr>
        <w:spacing w:line="24" w:lineRule="atLeast"/>
        <w:rPr>
          <w:rFonts w:cs="Arial" w:hint="eastAsia"/>
        </w:rPr>
      </w:pPr>
    </w:p>
    <w:p w:rsidR="00DE4AE4" w:rsidRPr="003B3C7B" w:rsidRDefault="00DE4AE4" w:rsidP="00DE4AE4">
      <w:pPr>
        <w:spacing w:line="24" w:lineRule="atLeast"/>
        <w:rPr>
          <w:rFonts w:cs="Arial"/>
        </w:rPr>
      </w:pPr>
      <w:r w:rsidRPr="003B3C7B">
        <w:rPr>
          <w:rFonts w:cs="Arial"/>
        </w:rPr>
        <w:t>OBJECT:</w:t>
      </w:r>
    </w:p>
    <w:p w:rsidR="00DE4AE4" w:rsidRPr="003B3C7B" w:rsidRDefault="00DE4AE4" w:rsidP="00DE4AE4">
      <w:pPr>
        <w:spacing w:line="24" w:lineRule="atLeast"/>
        <w:rPr>
          <w:rFonts w:cs="Arial"/>
        </w:rPr>
      </w:pPr>
      <w:r w:rsidRPr="003B3C7B">
        <w:rPr>
          <w:rFonts w:cs="Arial"/>
        </w:rPr>
        <w:tab/>
      </w:r>
      <w:r w:rsidRPr="003B3C7B">
        <w:rPr>
          <w:rFonts w:cs="Arial"/>
        </w:rPr>
        <w:tab/>
        <w:t>Check Velocity gauge</w:t>
      </w:r>
    </w:p>
    <w:p w:rsidR="00DE4AE4" w:rsidRPr="003B3C7B" w:rsidRDefault="00DE4AE4" w:rsidP="00DE4AE4">
      <w:pPr>
        <w:spacing w:line="24" w:lineRule="atLeast"/>
        <w:rPr>
          <w:rFonts w:cs="Arial"/>
        </w:rPr>
      </w:pPr>
      <w:r w:rsidRPr="003B3C7B">
        <w:rPr>
          <w:rFonts w:cs="Arial"/>
        </w:rPr>
        <w:t>METHOD:</w:t>
      </w:r>
    </w:p>
    <w:p w:rsidR="00DE4AE4" w:rsidRPr="003B3C7B" w:rsidRDefault="00DE4AE4" w:rsidP="00DE4AE4">
      <w:pPr>
        <w:spacing w:line="24" w:lineRule="atLeast"/>
        <w:rPr>
          <w:rFonts w:cs="Arial"/>
        </w:rPr>
      </w:pPr>
      <w:r w:rsidRPr="003B3C7B">
        <w:rPr>
          <w:rFonts w:cs="Arial"/>
        </w:rPr>
        <w:tab/>
      </w:r>
      <w:r w:rsidRPr="003B3C7B">
        <w:rPr>
          <w:rFonts w:cs="Arial"/>
        </w:rPr>
        <w:tab/>
        <w:t>Send simulation message drive Velocity gauge and visible check.</w:t>
      </w:r>
    </w:p>
    <w:p w:rsidR="00DE4AE4" w:rsidRPr="003B3C7B" w:rsidRDefault="00DE4AE4" w:rsidP="00DE4AE4">
      <w:pPr>
        <w:spacing w:line="24" w:lineRule="atLeast"/>
        <w:rPr>
          <w:rFonts w:cs="Arial"/>
        </w:rPr>
      </w:pPr>
      <w:r w:rsidRPr="003B3C7B">
        <w:rPr>
          <w:rFonts w:cs="Arial"/>
        </w:rPr>
        <w:t>PROCEDURE:</w:t>
      </w:r>
    </w:p>
    <w:p w:rsidR="00DE4AE4" w:rsidRDefault="00DE4AE4" w:rsidP="00DE4AE4">
      <w:pPr>
        <w:spacing w:line="24" w:lineRule="atLeast"/>
        <w:rPr>
          <w:rFonts w:cs="Arial"/>
        </w:rPr>
      </w:pPr>
      <w:r w:rsidRPr="003B3C7B">
        <w:rPr>
          <w:rFonts w:cs="Arial"/>
        </w:rPr>
        <w:tab/>
      </w:r>
      <w:r w:rsidRPr="003B3C7B">
        <w:rPr>
          <w:rFonts w:cs="Arial"/>
        </w:rPr>
        <w:tab/>
        <w:t>All loads/values applied as per specification in the following table.</w:t>
      </w:r>
    </w:p>
    <w:p w:rsidR="00DE4AE4" w:rsidRDefault="00DE4AE4" w:rsidP="00DE4AE4">
      <w:pPr>
        <w:spacing w:line="24" w:lineRule="atLeast"/>
        <w:rPr>
          <w:rFonts w:cs="Arial"/>
        </w:rPr>
      </w:pPr>
    </w:p>
    <w:p w:rsidR="00DE4AE4" w:rsidRDefault="00DE4AE4" w:rsidP="00DE4AE4">
      <w:pPr>
        <w:spacing w:line="24" w:lineRule="atLeast"/>
        <w:rPr>
          <w:rFonts w:cs="Arial" w:hint="eastAsia"/>
        </w:rPr>
      </w:pPr>
      <w:r>
        <w:rPr>
          <w:rFonts w:cs="Arial"/>
        </w:rPr>
        <w:t>There are 2 ways can be selected for the convenience of operation.</w:t>
      </w:r>
    </w:p>
    <w:p w:rsidR="00DE4AE4" w:rsidRDefault="00DE4AE4" w:rsidP="00012088">
      <w:pPr>
        <w:rPr>
          <w:rFonts w:hint="eastAsia"/>
          <w:lang w:eastAsia="zh-CN"/>
        </w:rPr>
      </w:pPr>
      <w:bookmarkStart w:id="248" w:name="_Toc2918427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1"/>
        <w:gridCol w:w="1244"/>
        <w:gridCol w:w="1708"/>
        <w:gridCol w:w="1665"/>
        <w:gridCol w:w="1787"/>
        <w:gridCol w:w="2020"/>
      </w:tblGrid>
      <w:tr w:rsidR="00DE4AE4" w:rsidRPr="0006024B" w:rsidTr="00A155F8">
        <w:tc>
          <w:tcPr>
            <w:tcW w:w="1431" w:type="dxa"/>
            <w:shd w:val="clear" w:color="auto" w:fill="CCCCCC"/>
            <w:vAlign w:val="center"/>
          </w:tcPr>
          <w:p w:rsidR="00DE4AE4" w:rsidRPr="0006024B" w:rsidRDefault="00DE4AE4" w:rsidP="00DE4AE4">
            <w:pPr>
              <w:autoSpaceDE w:val="0"/>
              <w:autoSpaceDN w:val="0"/>
              <w:adjustRightInd w:val="0"/>
              <w:spacing w:before="16" w:line="24" w:lineRule="atLeast"/>
              <w:jc w:val="center"/>
              <w:rPr>
                <w:rFonts w:cs="Arial"/>
                <w:spacing w:val="-1"/>
                <w:szCs w:val="21"/>
              </w:rPr>
            </w:pPr>
            <w:r w:rsidRPr="0006024B">
              <w:rPr>
                <w:rFonts w:cs="Arial"/>
                <w:spacing w:val="-1"/>
                <w:szCs w:val="21"/>
              </w:rPr>
              <w:t>Test Point</w:t>
            </w:r>
          </w:p>
          <w:p w:rsidR="00DE4AE4" w:rsidRPr="0006024B" w:rsidRDefault="00DE4AE4" w:rsidP="00DE4AE4">
            <w:pPr>
              <w:autoSpaceDE w:val="0"/>
              <w:autoSpaceDN w:val="0"/>
              <w:adjustRightInd w:val="0"/>
              <w:spacing w:before="16" w:line="24" w:lineRule="atLeast"/>
              <w:jc w:val="center"/>
              <w:rPr>
                <w:rFonts w:cs="Arial"/>
                <w:spacing w:val="-1"/>
                <w:szCs w:val="21"/>
              </w:rPr>
            </w:pPr>
            <w:r w:rsidRPr="0006024B">
              <w:rPr>
                <w:rFonts w:cs="Arial"/>
                <w:spacing w:val="-1"/>
                <w:szCs w:val="21"/>
              </w:rPr>
              <w:t>(Apply)</w:t>
            </w:r>
          </w:p>
        </w:tc>
        <w:tc>
          <w:tcPr>
            <w:tcW w:w="1244" w:type="dxa"/>
            <w:shd w:val="clear" w:color="auto" w:fill="CCCCCC"/>
            <w:vAlign w:val="center"/>
          </w:tcPr>
          <w:p w:rsidR="00DE4AE4" w:rsidRPr="0006024B" w:rsidRDefault="00DE4AE4" w:rsidP="00DE4AE4">
            <w:pPr>
              <w:autoSpaceDE w:val="0"/>
              <w:autoSpaceDN w:val="0"/>
              <w:adjustRightInd w:val="0"/>
              <w:spacing w:before="16" w:line="24" w:lineRule="atLeast"/>
              <w:jc w:val="center"/>
              <w:rPr>
                <w:rFonts w:cs="Arial"/>
                <w:spacing w:val="-1"/>
                <w:szCs w:val="21"/>
              </w:rPr>
            </w:pPr>
            <w:r w:rsidRPr="0006024B">
              <w:rPr>
                <w:rFonts w:cs="Arial"/>
                <w:spacing w:val="-1"/>
                <w:szCs w:val="21"/>
              </w:rPr>
              <w:t>Apply</w:t>
            </w:r>
          </w:p>
        </w:tc>
        <w:tc>
          <w:tcPr>
            <w:tcW w:w="1708" w:type="dxa"/>
            <w:shd w:val="clear" w:color="auto" w:fill="CCCCCC"/>
            <w:vAlign w:val="center"/>
          </w:tcPr>
          <w:p w:rsidR="00DE4AE4" w:rsidRPr="0006024B" w:rsidRDefault="00DE4AE4" w:rsidP="00DE4AE4">
            <w:pPr>
              <w:autoSpaceDE w:val="0"/>
              <w:autoSpaceDN w:val="0"/>
              <w:adjustRightInd w:val="0"/>
              <w:spacing w:before="16" w:line="24" w:lineRule="atLeast"/>
              <w:jc w:val="center"/>
              <w:rPr>
                <w:rFonts w:cs="Arial"/>
                <w:spacing w:val="-1"/>
                <w:szCs w:val="21"/>
              </w:rPr>
            </w:pPr>
            <w:r w:rsidRPr="0006024B">
              <w:rPr>
                <w:rFonts w:cs="Arial"/>
                <w:spacing w:val="-1"/>
                <w:szCs w:val="21"/>
              </w:rPr>
              <w:t>Description</w:t>
            </w:r>
          </w:p>
        </w:tc>
        <w:tc>
          <w:tcPr>
            <w:tcW w:w="1665" w:type="dxa"/>
            <w:shd w:val="clear" w:color="auto" w:fill="CCCCCC"/>
            <w:vAlign w:val="center"/>
          </w:tcPr>
          <w:p w:rsidR="00DE4AE4" w:rsidRPr="0006024B" w:rsidRDefault="00DE4AE4" w:rsidP="00DE4AE4">
            <w:pPr>
              <w:autoSpaceDE w:val="0"/>
              <w:autoSpaceDN w:val="0"/>
              <w:adjustRightInd w:val="0"/>
              <w:spacing w:before="16" w:line="24" w:lineRule="atLeast"/>
              <w:jc w:val="center"/>
              <w:rPr>
                <w:rFonts w:cs="Arial"/>
                <w:spacing w:val="-1"/>
                <w:szCs w:val="21"/>
              </w:rPr>
            </w:pPr>
            <w:r w:rsidRPr="0006024B">
              <w:rPr>
                <w:rFonts w:cs="Arial"/>
                <w:spacing w:val="-1"/>
                <w:szCs w:val="21"/>
              </w:rPr>
              <w:t>Test Point</w:t>
            </w:r>
          </w:p>
          <w:p w:rsidR="00DE4AE4" w:rsidRPr="0006024B" w:rsidRDefault="00DE4AE4" w:rsidP="00DE4AE4">
            <w:pPr>
              <w:autoSpaceDE w:val="0"/>
              <w:autoSpaceDN w:val="0"/>
              <w:adjustRightInd w:val="0"/>
              <w:spacing w:before="16" w:line="24" w:lineRule="atLeast"/>
              <w:jc w:val="center"/>
              <w:rPr>
                <w:rFonts w:cs="Arial"/>
                <w:spacing w:val="-1"/>
                <w:szCs w:val="21"/>
              </w:rPr>
            </w:pPr>
            <w:r w:rsidRPr="0006024B">
              <w:rPr>
                <w:rFonts w:cs="Arial"/>
                <w:spacing w:val="-1"/>
                <w:szCs w:val="21"/>
              </w:rPr>
              <w:t>(Measure)</w:t>
            </w:r>
          </w:p>
        </w:tc>
        <w:tc>
          <w:tcPr>
            <w:tcW w:w="1787" w:type="dxa"/>
            <w:shd w:val="clear" w:color="auto" w:fill="CCCCCC"/>
            <w:vAlign w:val="center"/>
          </w:tcPr>
          <w:p w:rsidR="00DE4AE4" w:rsidRPr="0006024B" w:rsidRDefault="00DE4AE4" w:rsidP="00DE4AE4">
            <w:pPr>
              <w:autoSpaceDE w:val="0"/>
              <w:autoSpaceDN w:val="0"/>
              <w:adjustRightInd w:val="0"/>
              <w:spacing w:before="16" w:line="24" w:lineRule="atLeast"/>
              <w:jc w:val="center"/>
              <w:rPr>
                <w:rFonts w:cs="Arial"/>
                <w:spacing w:val="-1"/>
                <w:szCs w:val="21"/>
              </w:rPr>
            </w:pPr>
            <w:r w:rsidRPr="0006024B">
              <w:rPr>
                <w:rFonts w:cs="Arial"/>
                <w:spacing w:val="-1"/>
                <w:szCs w:val="21"/>
              </w:rPr>
              <w:t>Value</w:t>
            </w:r>
          </w:p>
        </w:tc>
        <w:tc>
          <w:tcPr>
            <w:tcW w:w="2020" w:type="dxa"/>
            <w:shd w:val="clear" w:color="auto" w:fill="CCCCCC"/>
            <w:vAlign w:val="center"/>
          </w:tcPr>
          <w:p w:rsidR="00DE4AE4" w:rsidRPr="0006024B" w:rsidRDefault="00DE4AE4" w:rsidP="00DE4AE4">
            <w:pPr>
              <w:autoSpaceDE w:val="0"/>
              <w:autoSpaceDN w:val="0"/>
              <w:adjustRightInd w:val="0"/>
              <w:spacing w:before="16" w:line="24" w:lineRule="atLeast"/>
              <w:jc w:val="center"/>
              <w:rPr>
                <w:rFonts w:cs="Arial"/>
                <w:spacing w:val="-1"/>
                <w:szCs w:val="21"/>
              </w:rPr>
            </w:pPr>
            <w:r w:rsidRPr="0006024B">
              <w:rPr>
                <w:rFonts w:cs="Arial"/>
                <w:spacing w:val="-1"/>
                <w:szCs w:val="21"/>
              </w:rPr>
              <w:t>Measure</w:t>
            </w:r>
          </w:p>
        </w:tc>
      </w:tr>
      <w:tr w:rsidR="000A48EF" w:rsidRPr="0006024B" w:rsidTr="00A155F8">
        <w:tc>
          <w:tcPr>
            <w:tcW w:w="1431" w:type="dxa"/>
            <w:shd w:val="clear" w:color="auto" w:fill="auto"/>
          </w:tcPr>
          <w:p w:rsidR="000A48EF" w:rsidRPr="00EF4795" w:rsidRDefault="00A84BC3" w:rsidP="000A48EF">
            <w:pPr>
              <w:spacing w:line="24" w:lineRule="atLeast"/>
              <w:rPr>
                <w:rFonts w:cs="Arial" w:hint="eastAsia"/>
                <w:lang w:eastAsia="zh-CN"/>
              </w:rPr>
            </w:pPr>
            <w:r w:rsidRPr="00EF4795">
              <w:rPr>
                <w:rFonts w:cs="Arial" w:hint="eastAsia"/>
                <w:lang w:eastAsia="zh-CN"/>
              </w:rPr>
              <w:t>F109</w:t>
            </w:r>
          </w:p>
        </w:tc>
        <w:tc>
          <w:tcPr>
            <w:tcW w:w="1244" w:type="dxa"/>
            <w:shd w:val="clear" w:color="auto" w:fill="auto"/>
          </w:tcPr>
          <w:p w:rsidR="000A48EF" w:rsidRPr="00EF4795" w:rsidRDefault="000A48EF" w:rsidP="00DE4AE4">
            <w:pPr>
              <w:widowControl w:val="0"/>
              <w:autoSpaceDE w:val="0"/>
              <w:autoSpaceDN w:val="0"/>
              <w:adjustRightInd w:val="0"/>
              <w:spacing w:before="16" w:line="24" w:lineRule="atLeast"/>
              <w:rPr>
                <w:rFonts w:cs="Arial"/>
                <w:spacing w:val="-1"/>
                <w:kern w:val="2"/>
                <w:sz w:val="21"/>
                <w:szCs w:val="21"/>
              </w:rPr>
            </w:pPr>
            <w:r w:rsidRPr="00EF4795">
              <w:rPr>
                <w:rFonts w:cs="Arial"/>
                <w:spacing w:val="-1"/>
                <w:szCs w:val="21"/>
              </w:rPr>
              <w:t>13.5VDC</w:t>
            </w:r>
          </w:p>
        </w:tc>
        <w:tc>
          <w:tcPr>
            <w:tcW w:w="1708" w:type="dxa"/>
            <w:shd w:val="clear" w:color="auto" w:fill="auto"/>
          </w:tcPr>
          <w:p w:rsidR="000A48EF" w:rsidRPr="00EF4795" w:rsidRDefault="000A48EF" w:rsidP="00DE4AE4">
            <w:pPr>
              <w:widowControl w:val="0"/>
              <w:autoSpaceDE w:val="0"/>
              <w:autoSpaceDN w:val="0"/>
              <w:adjustRightInd w:val="0"/>
              <w:spacing w:before="16" w:line="24" w:lineRule="atLeast"/>
              <w:rPr>
                <w:rFonts w:cs="Arial"/>
                <w:spacing w:val="-1"/>
                <w:kern w:val="2"/>
                <w:sz w:val="21"/>
                <w:szCs w:val="21"/>
              </w:rPr>
            </w:pPr>
            <w:r w:rsidRPr="00EF4795">
              <w:rPr>
                <w:rFonts w:cs="Arial"/>
                <w:spacing w:val="-1"/>
                <w:szCs w:val="21"/>
              </w:rPr>
              <w:t>Battery</w:t>
            </w:r>
          </w:p>
        </w:tc>
        <w:tc>
          <w:tcPr>
            <w:tcW w:w="1665" w:type="dxa"/>
            <w:shd w:val="clear" w:color="auto" w:fill="auto"/>
          </w:tcPr>
          <w:p w:rsidR="000A48EF" w:rsidRPr="00EF4795" w:rsidRDefault="000A48EF" w:rsidP="00A84BC3">
            <w:pPr>
              <w:spacing w:line="24" w:lineRule="atLeast"/>
              <w:rPr>
                <w:rFonts w:cs="Arial" w:hint="eastAsia"/>
                <w:lang w:eastAsia="zh-CN"/>
              </w:rPr>
            </w:pPr>
            <w:r w:rsidRPr="00EF4795">
              <w:rPr>
                <w:rFonts w:cs="Arial" w:hint="eastAsia"/>
                <w:lang w:eastAsia="zh-CN"/>
              </w:rPr>
              <w:t>F10</w:t>
            </w:r>
            <w:r w:rsidR="00A84BC3" w:rsidRPr="00EF4795">
              <w:rPr>
                <w:rFonts w:cs="Arial" w:hint="eastAsia"/>
                <w:lang w:eastAsia="zh-CN"/>
              </w:rPr>
              <w:t>9</w:t>
            </w:r>
          </w:p>
        </w:tc>
        <w:tc>
          <w:tcPr>
            <w:tcW w:w="1787" w:type="dxa"/>
            <w:shd w:val="clear" w:color="auto" w:fill="auto"/>
          </w:tcPr>
          <w:p w:rsidR="000A48EF" w:rsidRPr="00EF4795" w:rsidRDefault="000A48EF" w:rsidP="0037726D">
            <w:pPr>
              <w:autoSpaceDE w:val="0"/>
              <w:autoSpaceDN w:val="0"/>
              <w:adjustRightInd w:val="0"/>
              <w:spacing w:before="16" w:line="24" w:lineRule="atLeast"/>
              <w:rPr>
                <w:rFonts w:cs="Arial" w:hint="eastAsia"/>
                <w:spacing w:val="-1"/>
                <w:szCs w:val="21"/>
                <w:lang w:eastAsia="zh-CN"/>
              </w:rPr>
            </w:pPr>
            <w:r w:rsidRPr="00EF4795">
              <w:rPr>
                <w:rFonts w:cs="Arial" w:hint="eastAsia"/>
                <w:spacing w:val="-1"/>
                <w:szCs w:val="21"/>
                <w:lang w:eastAsia="zh-CN"/>
              </w:rPr>
              <w:t>13.5V</w:t>
            </w:r>
          </w:p>
        </w:tc>
        <w:tc>
          <w:tcPr>
            <w:tcW w:w="2020" w:type="dxa"/>
            <w:shd w:val="clear" w:color="auto" w:fill="auto"/>
          </w:tcPr>
          <w:p w:rsidR="000A48EF" w:rsidRPr="00EF4795" w:rsidRDefault="000A48EF" w:rsidP="00DE4AE4">
            <w:pPr>
              <w:autoSpaceDE w:val="0"/>
              <w:autoSpaceDN w:val="0"/>
              <w:adjustRightInd w:val="0"/>
              <w:spacing w:before="16" w:line="24" w:lineRule="atLeast"/>
              <w:rPr>
                <w:rFonts w:cs="Arial"/>
                <w:spacing w:val="-1"/>
                <w:szCs w:val="21"/>
              </w:rPr>
            </w:pPr>
          </w:p>
        </w:tc>
      </w:tr>
      <w:tr w:rsidR="000A48EF" w:rsidRPr="0006024B" w:rsidTr="00A155F8">
        <w:tc>
          <w:tcPr>
            <w:tcW w:w="1431" w:type="dxa"/>
            <w:shd w:val="clear" w:color="auto" w:fill="auto"/>
          </w:tcPr>
          <w:p w:rsidR="000A48EF" w:rsidRPr="00EF4795" w:rsidRDefault="000A48EF" w:rsidP="00A84BC3">
            <w:pPr>
              <w:spacing w:line="24" w:lineRule="atLeast"/>
              <w:rPr>
                <w:rFonts w:cs="Arial" w:hint="eastAsia"/>
                <w:lang w:eastAsia="zh-CN"/>
              </w:rPr>
            </w:pPr>
            <w:r w:rsidRPr="00EF4795">
              <w:rPr>
                <w:rFonts w:cs="Arial" w:hint="eastAsia"/>
                <w:lang w:eastAsia="zh-CN"/>
              </w:rPr>
              <w:t>F1</w:t>
            </w:r>
            <w:r w:rsidR="00A84BC3" w:rsidRPr="00EF4795">
              <w:rPr>
                <w:rFonts w:cs="Arial" w:hint="eastAsia"/>
                <w:lang w:eastAsia="zh-CN"/>
              </w:rPr>
              <w:t>10</w:t>
            </w:r>
          </w:p>
        </w:tc>
        <w:tc>
          <w:tcPr>
            <w:tcW w:w="1244" w:type="dxa"/>
            <w:shd w:val="clear" w:color="auto" w:fill="auto"/>
          </w:tcPr>
          <w:p w:rsidR="000A48EF" w:rsidRPr="00EF4795" w:rsidRDefault="000A48EF" w:rsidP="00DE4AE4">
            <w:pPr>
              <w:widowControl w:val="0"/>
              <w:autoSpaceDE w:val="0"/>
              <w:autoSpaceDN w:val="0"/>
              <w:adjustRightInd w:val="0"/>
              <w:spacing w:before="16" w:line="24" w:lineRule="atLeast"/>
              <w:rPr>
                <w:rFonts w:cs="Arial"/>
                <w:spacing w:val="-1"/>
                <w:kern w:val="2"/>
                <w:sz w:val="21"/>
                <w:szCs w:val="21"/>
              </w:rPr>
            </w:pPr>
            <w:r w:rsidRPr="00EF4795">
              <w:rPr>
                <w:rFonts w:cs="Arial"/>
                <w:spacing w:val="-1"/>
                <w:szCs w:val="21"/>
              </w:rPr>
              <w:t>GND</w:t>
            </w:r>
          </w:p>
        </w:tc>
        <w:tc>
          <w:tcPr>
            <w:tcW w:w="1708" w:type="dxa"/>
            <w:shd w:val="clear" w:color="auto" w:fill="auto"/>
          </w:tcPr>
          <w:p w:rsidR="000A48EF" w:rsidRPr="00EF4795" w:rsidRDefault="000A48EF" w:rsidP="00DE4AE4">
            <w:pPr>
              <w:widowControl w:val="0"/>
              <w:autoSpaceDE w:val="0"/>
              <w:autoSpaceDN w:val="0"/>
              <w:adjustRightInd w:val="0"/>
              <w:spacing w:before="16" w:line="24" w:lineRule="atLeast"/>
              <w:rPr>
                <w:rFonts w:cs="Arial"/>
                <w:spacing w:val="-1"/>
                <w:kern w:val="2"/>
                <w:sz w:val="21"/>
                <w:szCs w:val="21"/>
              </w:rPr>
            </w:pPr>
            <w:r w:rsidRPr="00EF4795">
              <w:rPr>
                <w:rFonts w:cs="Arial"/>
                <w:spacing w:val="-1"/>
                <w:szCs w:val="21"/>
              </w:rPr>
              <w:t>GND</w:t>
            </w:r>
          </w:p>
        </w:tc>
        <w:tc>
          <w:tcPr>
            <w:tcW w:w="1665" w:type="dxa"/>
            <w:shd w:val="clear" w:color="auto" w:fill="auto"/>
          </w:tcPr>
          <w:p w:rsidR="000A48EF" w:rsidRPr="00EF4795" w:rsidRDefault="000A48EF" w:rsidP="00A84BC3">
            <w:pPr>
              <w:spacing w:line="24" w:lineRule="atLeast"/>
              <w:rPr>
                <w:rFonts w:cs="Arial" w:hint="eastAsia"/>
                <w:lang w:eastAsia="zh-CN"/>
              </w:rPr>
            </w:pPr>
            <w:r w:rsidRPr="00EF4795">
              <w:rPr>
                <w:rFonts w:cs="Arial" w:hint="eastAsia"/>
                <w:lang w:eastAsia="zh-CN"/>
              </w:rPr>
              <w:t>F1</w:t>
            </w:r>
            <w:r w:rsidR="00A84BC3" w:rsidRPr="00EF4795">
              <w:rPr>
                <w:rFonts w:cs="Arial" w:hint="eastAsia"/>
                <w:lang w:eastAsia="zh-CN"/>
              </w:rPr>
              <w:t>10</w:t>
            </w:r>
          </w:p>
        </w:tc>
        <w:tc>
          <w:tcPr>
            <w:tcW w:w="1787" w:type="dxa"/>
            <w:shd w:val="clear" w:color="auto" w:fill="auto"/>
          </w:tcPr>
          <w:p w:rsidR="000A48EF" w:rsidRPr="00EF4795" w:rsidRDefault="000A48EF" w:rsidP="0037726D">
            <w:pPr>
              <w:autoSpaceDE w:val="0"/>
              <w:autoSpaceDN w:val="0"/>
              <w:adjustRightInd w:val="0"/>
              <w:spacing w:before="16" w:line="24" w:lineRule="atLeast"/>
              <w:rPr>
                <w:rFonts w:cs="Arial" w:hint="eastAsia"/>
                <w:spacing w:val="-1"/>
                <w:szCs w:val="21"/>
                <w:lang w:eastAsia="zh-CN"/>
              </w:rPr>
            </w:pPr>
            <w:r w:rsidRPr="00EF4795">
              <w:rPr>
                <w:rFonts w:cs="Arial" w:hint="eastAsia"/>
                <w:spacing w:val="-1"/>
                <w:szCs w:val="21"/>
                <w:lang w:eastAsia="zh-CN"/>
              </w:rPr>
              <w:t>0V</w:t>
            </w:r>
          </w:p>
        </w:tc>
        <w:tc>
          <w:tcPr>
            <w:tcW w:w="2020" w:type="dxa"/>
            <w:shd w:val="clear" w:color="auto" w:fill="auto"/>
          </w:tcPr>
          <w:p w:rsidR="000A48EF" w:rsidRPr="00EF4795" w:rsidRDefault="000A48EF" w:rsidP="00DE4AE4">
            <w:pPr>
              <w:autoSpaceDE w:val="0"/>
              <w:autoSpaceDN w:val="0"/>
              <w:adjustRightInd w:val="0"/>
              <w:spacing w:before="16" w:line="24" w:lineRule="atLeast"/>
              <w:rPr>
                <w:rFonts w:cs="Arial"/>
                <w:spacing w:val="-1"/>
                <w:szCs w:val="21"/>
              </w:rPr>
            </w:pPr>
          </w:p>
        </w:tc>
      </w:tr>
      <w:tr w:rsidR="000A48EF" w:rsidRPr="0006024B" w:rsidTr="00A155F8">
        <w:tc>
          <w:tcPr>
            <w:tcW w:w="1431" w:type="dxa"/>
            <w:shd w:val="clear" w:color="auto" w:fill="auto"/>
          </w:tcPr>
          <w:p w:rsidR="000A48EF" w:rsidRPr="00EF4795" w:rsidRDefault="00A84BC3" w:rsidP="000A48EF">
            <w:pPr>
              <w:spacing w:line="24" w:lineRule="atLeast"/>
              <w:rPr>
                <w:rFonts w:cs="Arial" w:hint="eastAsia"/>
                <w:lang w:eastAsia="zh-CN"/>
              </w:rPr>
            </w:pPr>
            <w:r w:rsidRPr="00EF4795">
              <w:rPr>
                <w:rFonts w:cs="Arial" w:hint="eastAsia"/>
                <w:lang w:eastAsia="zh-CN"/>
              </w:rPr>
              <w:t>F108</w:t>
            </w:r>
          </w:p>
        </w:tc>
        <w:tc>
          <w:tcPr>
            <w:tcW w:w="1244" w:type="dxa"/>
            <w:shd w:val="clear" w:color="auto" w:fill="auto"/>
          </w:tcPr>
          <w:p w:rsidR="000A48EF" w:rsidRPr="00EF4795" w:rsidRDefault="000A48EF" w:rsidP="00DE4AE4">
            <w:pPr>
              <w:widowControl w:val="0"/>
              <w:autoSpaceDE w:val="0"/>
              <w:autoSpaceDN w:val="0"/>
              <w:adjustRightInd w:val="0"/>
              <w:spacing w:before="16" w:line="24" w:lineRule="atLeast"/>
              <w:rPr>
                <w:rFonts w:cs="Arial"/>
                <w:spacing w:val="-1"/>
                <w:kern w:val="2"/>
                <w:sz w:val="21"/>
                <w:szCs w:val="21"/>
              </w:rPr>
            </w:pPr>
            <w:r w:rsidRPr="00EF4795">
              <w:rPr>
                <w:rFonts w:cs="Arial"/>
                <w:spacing w:val="-1"/>
                <w:szCs w:val="21"/>
              </w:rPr>
              <w:t>13.5VDC</w:t>
            </w:r>
          </w:p>
        </w:tc>
        <w:tc>
          <w:tcPr>
            <w:tcW w:w="1708" w:type="dxa"/>
            <w:shd w:val="clear" w:color="auto" w:fill="auto"/>
          </w:tcPr>
          <w:p w:rsidR="000A48EF" w:rsidRPr="00EF4795" w:rsidRDefault="000A48EF" w:rsidP="00DE4AE4">
            <w:pPr>
              <w:widowControl w:val="0"/>
              <w:autoSpaceDE w:val="0"/>
              <w:autoSpaceDN w:val="0"/>
              <w:adjustRightInd w:val="0"/>
              <w:spacing w:before="16" w:line="24" w:lineRule="atLeast"/>
              <w:rPr>
                <w:rFonts w:cs="Arial"/>
                <w:spacing w:val="-1"/>
                <w:kern w:val="2"/>
                <w:sz w:val="21"/>
                <w:szCs w:val="21"/>
              </w:rPr>
            </w:pPr>
            <w:r w:rsidRPr="00EF4795">
              <w:rPr>
                <w:rFonts w:cs="Arial"/>
                <w:spacing w:val="-1"/>
                <w:szCs w:val="21"/>
              </w:rPr>
              <w:t>Ignition</w:t>
            </w:r>
          </w:p>
        </w:tc>
        <w:tc>
          <w:tcPr>
            <w:tcW w:w="1665" w:type="dxa"/>
            <w:shd w:val="clear" w:color="auto" w:fill="auto"/>
          </w:tcPr>
          <w:p w:rsidR="000A48EF" w:rsidRPr="00EF4795" w:rsidRDefault="000A48EF" w:rsidP="00A84BC3">
            <w:pPr>
              <w:spacing w:line="24" w:lineRule="atLeast"/>
              <w:rPr>
                <w:rFonts w:cs="Arial" w:hint="eastAsia"/>
                <w:lang w:eastAsia="zh-CN"/>
              </w:rPr>
            </w:pPr>
            <w:r w:rsidRPr="00EF4795">
              <w:rPr>
                <w:rFonts w:cs="Arial" w:hint="eastAsia"/>
                <w:lang w:eastAsia="zh-CN"/>
              </w:rPr>
              <w:t>F10</w:t>
            </w:r>
            <w:r w:rsidR="00A84BC3" w:rsidRPr="00EF4795">
              <w:rPr>
                <w:rFonts w:cs="Arial" w:hint="eastAsia"/>
                <w:lang w:eastAsia="zh-CN"/>
              </w:rPr>
              <w:t>8</w:t>
            </w:r>
          </w:p>
        </w:tc>
        <w:tc>
          <w:tcPr>
            <w:tcW w:w="1787" w:type="dxa"/>
            <w:shd w:val="clear" w:color="auto" w:fill="auto"/>
          </w:tcPr>
          <w:p w:rsidR="000A48EF" w:rsidRPr="00EF4795" w:rsidRDefault="000A48EF" w:rsidP="0037726D">
            <w:pPr>
              <w:autoSpaceDE w:val="0"/>
              <w:autoSpaceDN w:val="0"/>
              <w:adjustRightInd w:val="0"/>
              <w:spacing w:before="16" w:line="24" w:lineRule="atLeast"/>
              <w:rPr>
                <w:rFonts w:cs="Arial" w:hint="eastAsia"/>
                <w:spacing w:val="-1"/>
                <w:szCs w:val="21"/>
                <w:lang w:eastAsia="zh-CN"/>
              </w:rPr>
            </w:pPr>
            <w:r w:rsidRPr="00EF4795">
              <w:rPr>
                <w:rFonts w:cs="Arial" w:hint="eastAsia"/>
                <w:spacing w:val="-1"/>
                <w:szCs w:val="21"/>
                <w:lang w:eastAsia="zh-CN"/>
              </w:rPr>
              <w:t>13.5V</w:t>
            </w:r>
          </w:p>
        </w:tc>
        <w:tc>
          <w:tcPr>
            <w:tcW w:w="2020" w:type="dxa"/>
            <w:shd w:val="clear" w:color="auto" w:fill="auto"/>
          </w:tcPr>
          <w:p w:rsidR="000A48EF" w:rsidRPr="00EF4795" w:rsidRDefault="000A48EF" w:rsidP="00DE4AE4">
            <w:pPr>
              <w:autoSpaceDE w:val="0"/>
              <w:autoSpaceDN w:val="0"/>
              <w:adjustRightInd w:val="0"/>
              <w:spacing w:before="16" w:line="24" w:lineRule="atLeast"/>
              <w:rPr>
                <w:rFonts w:cs="Arial"/>
                <w:spacing w:val="-1"/>
                <w:szCs w:val="21"/>
              </w:rPr>
            </w:pPr>
          </w:p>
        </w:tc>
      </w:tr>
      <w:tr w:rsidR="000A48EF" w:rsidRPr="0006024B" w:rsidTr="00A155F8">
        <w:tc>
          <w:tcPr>
            <w:tcW w:w="1431" w:type="dxa"/>
            <w:shd w:val="clear" w:color="auto" w:fill="auto"/>
          </w:tcPr>
          <w:p w:rsidR="000A48EF" w:rsidRPr="00EF4795" w:rsidRDefault="000A48EF" w:rsidP="00A84BC3">
            <w:pPr>
              <w:spacing w:line="24" w:lineRule="atLeast"/>
              <w:rPr>
                <w:rFonts w:cs="Arial" w:hint="eastAsia"/>
                <w:lang w:eastAsia="zh-CN"/>
              </w:rPr>
            </w:pPr>
            <w:r w:rsidRPr="00EF4795">
              <w:rPr>
                <w:rFonts w:cs="Arial" w:hint="eastAsia"/>
                <w:lang w:eastAsia="zh-CN"/>
              </w:rPr>
              <w:t>F10</w:t>
            </w:r>
            <w:r w:rsidR="00A84BC3" w:rsidRPr="00EF4795">
              <w:rPr>
                <w:rFonts w:cs="Arial" w:hint="eastAsia"/>
                <w:lang w:eastAsia="zh-CN"/>
              </w:rPr>
              <w:t>0</w:t>
            </w:r>
          </w:p>
        </w:tc>
        <w:tc>
          <w:tcPr>
            <w:tcW w:w="1244" w:type="dxa"/>
            <w:shd w:val="clear" w:color="auto" w:fill="auto"/>
          </w:tcPr>
          <w:p w:rsidR="000A48EF" w:rsidRPr="00EF4795" w:rsidRDefault="000A48EF" w:rsidP="00DE4AE4">
            <w:pPr>
              <w:widowControl w:val="0"/>
              <w:autoSpaceDE w:val="0"/>
              <w:autoSpaceDN w:val="0"/>
              <w:adjustRightInd w:val="0"/>
              <w:spacing w:before="16" w:line="24" w:lineRule="atLeast"/>
              <w:rPr>
                <w:rFonts w:cs="Arial"/>
                <w:spacing w:val="-1"/>
                <w:kern w:val="2"/>
                <w:sz w:val="21"/>
                <w:szCs w:val="21"/>
              </w:rPr>
            </w:pPr>
            <w:r w:rsidRPr="00EF4795">
              <w:rPr>
                <w:rFonts w:cs="Arial" w:hint="eastAsia"/>
                <w:spacing w:val="-1"/>
                <w:szCs w:val="21"/>
              </w:rPr>
              <w:t>CANH</w:t>
            </w:r>
          </w:p>
        </w:tc>
        <w:tc>
          <w:tcPr>
            <w:tcW w:w="1708" w:type="dxa"/>
            <w:shd w:val="clear" w:color="auto" w:fill="auto"/>
          </w:tcPr>
          <w:p w:rsidR="000A48EF" w:rsidRPr="00EF4795" w:rsidRDefault="000A48EF" w:rsidP="00DE4AE4">
            <w:pPr>
              <w:widowControl w:val="0"/>
              <w:autoSpaceDE w:val="0"/>
              <w:autoSpaceDN w:val="0"/>
              <w:adjustRightInd w:val="0"/>
              <w:spacing w:before="16" w:line="24" w:lineRule="atLeast"/>
              <w:rPr>
                <w:rFonts w:cs="Arial"/>
                <w:spacing w:val="-1"/>
                <w:kern w:val="2"/>
                <w:sz w:val="21"/>
                <w:szCs w:val="21"/>
              </w:rPr>
            </w:pPr>
          </w:p>
        </w:tc>
        <w:tc>
          <w:tcPr>
            <w:tcW w:w="1665" w:type="dxa"/>
            <w:shd w:val="clear" w:color="auto" w:fill="auto"/>
          </w:tcPr>
          <w:p w:rsidR="000A48EF" w:rsidRPr="00EF4795" w:rsidRDefault="000A48EF" w:rsidP="00DE4AE4">
            <w:pPr>
              <w:autoSpaceDE w:val="0"/>
              <w:autoSpaceDN w:val="0"/>
              <w:adjustRightInd w:val="0"/>
              <w:spacing w:before="16" w:line="24" w:lineRule="atLeast"/>
              <w:rPr>
                <w:rFonts w:cs="Arial"/>
                <w:spacing w:val="-1"/>
                <w:szCs w:val="21"/>
              </w:rPr>
            </w:pPr>
          </w:p>
        </w:tc>
        <w:tc>
          <w:tcPr>
            <w:tcW w:w="1787" w:type="dxa"/>
            <w:shd w:val="clear" w:color="auto" w:fill="auto"/>
          </w:tcPr>
          <w:p w:rsidR="000A48EF" w:rsidRPr="00EF4795" w:rsidRDefault="000A48EF" w:rsidP="00DE4AE4">
            <w:pPr>
              <w:autoSpaceDE w:val="0"/>
              <w:autoSpaceDN w:val="0"/>
              <w:adjustRightInd w:val="0"/>
              <w:spacing w:before="16" w:line="24" w:lineRule="atLeast"/>
              <w:rPr>
                <w:rFonts w:cs="Arial"/>
                <w:spacing w:val="-1"/>
                <w:szCs w:val="21"/>
              </w:rPr>
            </w:pPr>
          </w:p>
        </w:tc>
        <w:tc>
          <w:tcPr>
            <w:tcW w:w="2020" w:type="dxa"/>
            <w:shd w:val="clear" w:color="auto" w:fill="auto"/>
          </w:tcPr>
          <w:p w:rsidR="000A48EF" w:rsidRPr="00EF4795" w:rsidRDefault="000A48EF" w:rsidP="00DE4AE4">
            <w:pPr>
              <w:autoSpaceDE w:val="0"/>
              <w:autoSpaceDN w:val="0"/>
              <w:adjustRightInd w:val="0"/>
              <w:spacing w:before="16" w:line="24" w:lineRule="atLeast"/>
              <w:rPr>
                <w:rFonts w:cs="Arial"/>
                <w:spacing w:val="-1"/>
                <w:szCs w:val="21"/>
              </w:rPr>
            </w:pPr>
          </w:p>
        </w:tc>
      </w:tr>
      <w:tr w:rsidR="000A48EF" w:rsidRPr="0006024B" w:rsidTr="00A155F8">
        <w:tc>
          <w:tcPr>
            <w:tcW w:w="1431" w:type="dxa"/>
            <w:shd w:val="clear" w:color="auto" w:fill="auto"/>
          </w:tcPr>
          <w:p w:rsidR="000A48EF" w:rsidRPr="00EF4795" w:rsidRDefault="000A48EF" w:rsidP="00A84BC3">
            <w:pPr>
              <w:spacing w:line="24" w:lineRule="atLeast"/>
              <w:rPr>
                <w:rFonts w:cs="Arial" w:hint="eastAsia"/>
                <w:lang w:eastAsia="zh-CN"/>
              </w:rPr>
            </w:pPr>
            <w:r w:rsidRPr="00EF4795">
              <w:rPr>
                <w:rFonts w:cs="Arial" w:hint="eastAsia"/>
                <w:lang w:eastAsia="zh-CN"/>
              </w:rPr>
              <w:t>F10</w:t>
            </w:r>
            <w:r w:rsidR="00A84BC3" w:rsidRPr="00EF4795">
              <w:rPr>
                <w:rFonts w:cs="Arial" w:hint="eastAsia"/>
                <w:lang w:eastAsia="zh-CN"/>
              </w:rPr>
              <w:t>1</w:t>
            </w:r>
          </w:p>
        </w:tc>
        <w:tc>
          <w:tcPr>
            <w:tcW w:w="1244" w:type="dxa"/>
            <w:shd w:val="clear" w:color="auto" w:fill="auto"/>
          </w:tcPr>
          <w:p w:rsidR="000A48EF" w:rsidRPr="00EF4795" w:rsidRDefault="000A48EF" w:rsidP="00DE4AE4">
            <w:pPr>
              <w:widowControl w:val="0"/>
              <w:autoSpaceDE w:val="0"/>
              <w:autoSpaceDN w:val="0"/>
              <w:adjustRightInd w:val="0"/>
              <w:spacing w:before="16" w:line="24" w:lineRule="atLeast"/>
              <w:rPr>
                <w:rFonts w:cs="Arial"/>
                <w:spacing w:val="-1"/>
                <w:kern w:val="2"/>
                <w:sz w:val="21"/>
                <w:szCs w:val="21"/>
              </w:rPr>
            </w:pPr>
            <w:r w:rsidRPr="00EF4795">
              <w:rPr>
                <w:rFonts w:cs="Arial" w:hint="eastAsia"/>
                <w:spacing w:val="-1"/>
                <w:szCs w:val="21"/>
              </w:rPr>
              <w:t>CANL</w:t>
            </w:r>
          </w:p>
        </w:tc>
        <w:tc>
          <w:tcPr>
            <w:tcW w:w="1708" w:type="dxa"/>
            <w:shd w:val="clear" w:color="auto" w:fill="auto"/>
          </w:tcPr>
          <w:p w:rsidR="000A48EF" w:rsidRPr="00EF4795" w:rsidRDefault="000A48EF" w:rsidP="00DE4AE4">
            <w:pPr>
              <w:widowControl w:val="0"/>
              <w:autoSpaceDE w:val="0"/>
              <w:autoSpaceDN w:val="0"/>
              <w:adjustRightInd w:val="0"/>
              <w:spacing w:before="16" w:line="24" w:lineRule="atLeast"/>
              <w:rPr>
                <w:rFonts w:cs="Arial"/>
                <w:spacing w:val="-1"/>
                <w:kern w:val="2"/>
                <w:sz w:val="21"/>
                <w:szCs w:val="21"/>
              </w:rPr>
            </w:pPr>
          </w:p>
        </w:tc>
        <w:tc>
          <w:tcPr>
            <w:tcW w:w="1665" w:type="dxa"/>
            <w:shd w:val="clear" w:color="auto" w:fill="auto"/>
          </w:tcPr>
          <w:p w:rsidR="000A48EF" w:rsidRPr="00EF4795" w:rsidRDefault="000A48EF" w:rsidP="00DE4AE4">
            <w:pPr>
              <w:autoSpaceDE w:val="0"/>
              <w:autoSpaceDN w:val="0"/>
              <w:adjustRightInd w:val="0"/>
              <w:spacing w:before="16" w:line="24" w:lineRule="atLeast"/>
              <w:rPr>
                <w:rFonts w:cs="Arial"/>
                <w:spacing w:val="-1"/>
                <w:szCs w:val="21"/>
              </w:rPr>
            </w:pPr>
          </w:p>
        </w:tc>
        <w:tc>
          <w:tcPr>
            <w:tcW w:w="1787" w:type="dxa"/>
            <w:shd w:val="clear" w:color="auto" w:fill="auto"/>
          </w:tcPr>
          <w:p w:rsidR="000A48EF" w:rsidRPr="00EF4795" w:rsidRDefault="000A48EF" w:rsidP="00DE4AE4">
            <w:pPr>
              <w:autoSpaceDE w:val="0"/>
              <w:autoSpaceDN w:val="0"/>
              <w:adjustRightInd w:val="0"/>
              <w:spacing w:before="16" w:line="24" w:lineRule="atLeast"/>
              <w:rPr>
                <w:rFonts w:cs="Arial"/>
                <w:spacing w:val="-1"/>
                <w:szCs w:val="21"/>
              </w:rPr>
            </w:pPr>
          </w:p>
        </w:tc>
        <w:tc>
          <w:tcPr>
            <w:tcW w:w="2020" w:type="dxa"/>
            <w:shd w:val="clear" w:color="auto" w:fill="auto"/>
          </w:tcPr>
          <w:p w:rsidR="000A48EF" w:rsidRPr="00EF4795" w:rsidRDefault="000A48EF" w:rsidP="00DE4AE4">
            <w:pPr>
              <w:autoSpaceDE w:val="0"/>
              <w:autoSpaceDN w:val="0"/>
              <w:adjustRightInd w:val="0"/>
              <w:spacing w:before="16" w:line="24" w:lineRule="atLeast"/>
              <w:rPr>
                <w:rFonts w:cs="Arial"/>
                <w:spacing w:val="-1"/>
                <w:szCs w:val="21"/>
              </w:rPr>
            </w:pPr>
          </w:p>
        </w:tc>
      </w:tr>
    </w:tbl>
    <w:p w:rsidR="00FE09DB" w:rsidRPr="0006024B" w:rsidRDefault="00FE09DB" w:rsidP="00DE4AE4">
      <w:pPr>
        <w:spacing w:line="24" w:lineRule="atLeast"/>
        <w:rPr>
          <w:rFonts w:cs="Arial" w:hint="eastAsia"/>
          <w:lang w:eastAsia="zh-CN"/>
        </w:rPr>
      </w:pPr>
    </w:p>
    <w:p w:rsidR="00FE09DB" w:rsidRPr="0006024B" w:rsidRDefault="006F360E" w:rsidP="00FE09DB">
      <w:pPr>
        <w:spacing w:line="24" w:lineRule="atLeast"/>
        <w:rPr>
          <w:rFonts w:cs="Arial" w:hint="eastAsia"/>
        </w:rPr>
      </w:pPr>
      <w:bookmarkStart w:id="249" w:name="OLE_LINK57"/>
      <w:bookmarkStart w:id="250" w:name="OLE_LINK58"/>
      <w:bookmarkStart w:id="251" w:name="OLE_LINK61"/>
      <w:bookmarkStart w:id="252" w:name="OLE_LINK62"/>
      <w:r>
        <w:rPr>
          <w:rFonts w:ascii="Arial" w:hAnsi="Arial" w:cs="Arial" w:hint="eastAsia"/>
          <w:b/>
          <w:lang w:eastAsia="zh-CN"/>
        </w:rPr>
        <w:t>1</w:t>
      </w:r>
      <w:r w:rsidRPr="00161E0B">
        <w:rPr>
          <w:rFonts w:ascii="Arial" w:hAnsi="Arial" w:cs="Arial" w:hint="eastAsia"/>
          <w:b/>
          <w:lang w:eastAsia="zh-CN"/>
        </w:rPr>
        <w:t>.</w:t>
      </w:r>
      <w:r>
        <w:rPr>
          <w:rFonts w:ascii="Arial" w:hAnsi="Arial" w:cs="Arial"/>
          <w:b/>
        </w:rPr>
        <w:t xml:space="preserve"> </w:t>
      </w:r>
      <w:r>
        <w:rPr>
          <w:rFonts w:ascii="Arial" w:hAnsi="Arial" w:cs="Arial" w:hint="eastAsia"/>
          <w:b/>
          <w:lang w:eastAsia="zh-CN"/>
        </w:rPr>
        <w:t xml:space="preserve"> </w:t>
      </w:r>
      <w:r w:rsidR="00FE09DB" w:rsidRPr="0006024B">
        <w:rPr>
          <w:rFonts w:cs="Arial"/>
          <w:spacing w:val="-1"/>
          <w:szCs w:val="21"/>
        </w:rPr>
        <w:t>Input</w:t>
      </w:r>
      <w:r>
        <w:rPr>
          <w:rFonts w:cs="Arial" w:hint="eastAsia"/>
          <w:b/>
          <w:spacing w:val="-1"/>
          <w:szCs w:val="21"/>
          <w:lang w:eastAsia="zh-CN"/>
        </w:rPr>
        <w:t xml:space="preserve"> -</w:t>
      </w:r>
      <w:r w:rsidR="000C19DB">
        <w:rPr>
          <w:rFonts w:cs="Arial" w:hint="eastAsia"/>
          <w:b/>
          <w:spacing w:val="-1"/>
          <w:szCs w:val="21"/>
          <w:lang w:eastAsia="zh-CN"/>
        </w:rPr>
        <w:t>10</w:t>
      </w:r>
      <w:r>
        <w:rPr>
          <w:rFonts w:cs="Arial" w:hint="eastAsia"/>
          <w:b/>
          <w:spacing w:val="-1"/>
          <w:szCs w:val="21"/>
          <w:lang w:eastAsia="zh-CN"/>
        </w:rPr>
        <w:t>0</w:t>
      </w:r>
      <w:r w:rsidR="005D6C6E">
        <w:rPr>
          <w:rFonts w:cs="Arial" w:hint="eastAsia"/>
          <w:b/>
          <w:spacing w:val="-1"/>
          <w:szCs w:val="21"/>
          <w:lang w:eastAsia="zh-CN"/>
        </w:rPr>
        <w:t>%</w:t>
      </w:r>
      <w:r w:rsidR="00FE09DB" w:rsidRPr="0006024B">
        <w:rPr>
          <w:rFonts w:cs="Arial"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1"/>
        <w:gridCol w:w="647"/>
        <w:gridCol w:w="905"/>
        <w:gridCol w:w="526"/>
        <w:gridCol w:w="526"/>
        <w:gridCol w:w="526"/>
        <w:gridCol w:w="526"/>
        <w:gridCol w:w="526"/>
        <w:gridCol w:w="526"/>
        <w:gridCol w:w="526"/>
        <w:gridCol w:w="528"/>
        <w:gridCol w:w="3272"/>
      </w:tblGrid>
      <w:tr w:rsidR="00FE09DB" w:rsidRPr="0006024B" w:rsidTr="00014EC2">
        <w:trPr>
          <w:trHeight w:val="284"/>
        </w:trPr>
        <w:tc>
          <w:tcPr>
            <w:tcW w:w="416" w:type="pct"/>
            <w:vMerge w:val="restart"/>
            <w:shd w:val="clear" w:color="auto" w:fill="D9D9D9"/>
            <w:vAlign w:val="center"/>
          </w:tcPr>
          <w:bookmarkEnd w:id="249"/>
          <w:bookmarkEnd w:id="250"/>
          <w:p w:rsidR="00FE09DB" w:rsidRPr="0006024B" w:rsidRDefault="00FE09DB" w:rsidP="00014EC2">
            <w:pPr>
              <w:spacing w:line="24" w:lineRule="atLeast"/>
              <w:jc w:val="center"/>
              <w:rPr>
                <w:rFonts w:cs="Arial"/>
              </w:rPr>
            </w:pPr>
            <w:r w:rsidRPr="0006024B">
              <w:rPr>
                <w:rFonts w:cs="Arial"/>
              </w:rPr>
              <w:t>CAN ID</w:t>
            </w:r>
          </w:p>
        </w:tc>
        <w:tc>
          <w:tcPr>
            <w:tcW w:w="328" w:type="pct"/>
            <w:vMerge w:val="restart"/>
            <w:shd w:val="clear" w:color="auto" w:fill="D9D9D9"/>
            <w:vAlign w:val="center"/>
          </w:tcPr>
          <w:p w:rsidR="00FE09DB" w:rsidRPr="0006024B" w:rsidRDefault="00FE09DB" w:rsidP="00014EC2">
            <w:pPr>
              <w:spacing w:line="24" w:lineRule="atLeast"/>
              <w:jc w:val="center"/>
              <w:rPr>
                <w:rFonts w:cs="Arial"/>
              </w:rPr>
            </w:pPr>
            <w:r w:rsidRPr="0006024B">
              <w:rPr>
                <w:rFonts w:cs="Arial"/>
              </w:rPr>
              <w:t>DLC</w:t>
            </w:r>
          </w:p>
        </w:tc>
        <w:tc>
          <w:tcPr>
            <w:tcW w:w="459" w:type="pct"/>
            <w:vMerge w:val="restart"/>
            <w:shd w:val="clear" w:color="auto" w:fill="D9D9D9"/>
            <w:vAlign w:val="center"/>
          </w:tcPr>
          <w:p w:rsidR="00FE09DB" w:rsidRPr="0006024B" w:rsidRDefault="00FE09DB" w:rsidP="00014EC2">
            <w:pPr>
              <w:spacing w:line="24" w:lineRule="atLeast"/>
              <w:jc w:val="center"/>
              <w:rPr>
                <w:rFonts w:cs="Arial"/>
              </w:rPr>
            </w:pPr>
            <w:r w:rsidRPr="0006024B">
              <w:rPr>
                <w:rFonts w:cs="Arial"/>
              </w:rPr>
              <w:t>TX Cycle</w:t>
            </w:r>
          </w:p>
        </w:tc>
        <w:tc>
          <w:tcPr>
            <w:tcW w:w="2137" w:type="pct"/>
            <w:gridSpan w:val="8"/>
            <w:shd w:val="clear" w:color="auto" w:fill="D9D9D9"/>
            <w:vAlign w:val="center"/>
          </w:tcPr>
          <w:p w:rsidR="00FE09DB" w:rsidRPr="0006024B" w:rsidRDefault="00FE09DB" w:rsidP="00014EC2">
            <w:pPr>
              <w:spacing w:line="24" w:lineRule="atLeast"/>
              <w:jc w:val="center"/>
              <w:rPr>
                <w:rFonts w:cs="Arial"/>
              </w:rPr>
            </w:pPr>
            <w:r w:rsidRPr="0006024B">
              <w:rPr>
                <w:rFonts w:cs="Arial"/>
              </w:rPr>
              <w:t>Message</w:t>
            </w:r>
          </w:p>
        </w:tc>
        <w:tc>
          <w:tcPr>
            <w:tcW w:w="1660" w:type="pct"/>
            <w:vMerge w:val="restart"/>
            <w:shd w:val="clear" w:color="auto" w:fill="D9D9D9"/>
            <w:vAlign w:val="center"/>
          </w:tcPr>
          <w:p w:rsidR="00FE09DB" w:rsidRPr="0006024B" w:rsidRDefault="00FE09DB" w:rsidP="00014EC2">
            <w:pPr>
              <w:spacing w:line="24" w:lineRule="atLeast"/>
              <w:jc w:val="center"/>
              <w:rPr>
                <w:rFonts w:cs="Arial"/>
              </w:rPr>
            </w:pPr>
            <w:r w:rsidRPr="0006024B">
              <w:rPr>
                <w:rFonts w:cs="Arial"/>
              </w:rPr>
              <w:t>Function Description</w:t>
            </w:r>
          </w:p>
        </w:tc>
      </w:tr>
      <w:tr w:rsidR="00FE09DB" w:rsidRPr="0006024B" w:rsidTr="00014EC2">
        <w:trPr>
          <w:trHeight w:val="284"/>
        </w:trPr>
        <w:tc>
          <w:tcPr>
            <w:tcW w:w="416" w:type="pct"/>
            <w:vMerge/>
            <w:shd w:val="clear" w:color="auto" w:fill="D9D9D9"/>
          </w:tcPr>
          <w:p w:rsidR="00FE09DB" w:rsidRPr="0006024B" w:rsidRDefault="00FE09DB" w:rsidP="00014EC2">
            <w:pPr>
              <w:spacing w:line="24" w:lineRule="atLeast"/>
              <w:jc w:val="center"/>
              <w:rPr>
                <w:rFonts w:cs="Arial"/>
                <w:b/>
              </w:rPr>
            </w:pPr>
          </w:p>
        </w:tc>
        <w:tc>
          <w:tcPr>
            <w:tcW w:w="328" w:type="pct"/>
            <w:vMerge/>
            <w:shd w:val="clear" w:color="auto" w:fill="D9D9D9"/>
          </w:tcPr>
          <w:p w:rsidR="00FE09DB" w:rsidRPr="0006024B" w:rsidRDefault="00FE09DB" w:rsidP="00014EC2">
            <w:pPr>
              <w:spacing w:line="24" w:lineRule="atLeast"/>
              <w:jc w:val="center"/>
              <w:rPr>
                <w:rFonts w:cs="Arial"/>
                <w:b/>
              </w:rPr>
            </w:pPr>
          </w:p>
        </w:tc>
        <w:tc>
          <w:tcPr>
            <w:tcW w:w="459" w:type="pct"/>
            <w:vMerge/>
            <w:shd w:val="clear" w:color="auto" w:fill="D9D9D9"/>
          </w:tcPr>
          <w:p w:rsidR="00FE09DB" w:rsidRPr="0006024B" w:rsidRDefault="00FE09DB" w:rsidP="00014EC2">
            <w:pPr>
              <w:spacing w:line="24" w:lineRule="atLeast"/>
              <w:jc w:val="center"/>
              <w:rPr>
                <w:rFonts w:cs="Arial"/>
                <w:b/>
              </w:rPr>
            </w:pPr>
          </w:p>
        </w:tc>
        <w:tc>
          <w:tcPr>
            <w:tcW w:w="267" w:type="pct"/>
            <w:shd w:val="clear" w:color="auto" w:fill="D9D9D9"/>
          </w:tcPr>
          <w:p w:rsidR="00FE09DB" w:rsidRPr="0006024B" w:rsidRDefault="00FE09DB" w:rsidP="00014EC2">
            <w:pPr>
              <w:spacing w:line="24" w:lineRule="atLeast"/>
              <w:jc w:val="center"/>
              <w:rPr>
                <w:rFonts w:cs="Arial"/>
              </w:rPr>
            </w:pPr>
            <w:r w:rsidRPr="0006024B">
              <w:rPr>
                <w:rFonts w:cs="Arial"/>
              </w:rPr>
              <w:t>00</w:t>
            </w:r>
          </w:p>
        </w:tc>
        <w:tc>
          <w:tcPr>
            <w:tcW w:w="267" w:type="pct"/>
            <w:shd w:val="clear" w:color="auto" w:fill="D9D9D9"/>
          </w:tcPr>
          <w:p w:rsidR="00FE09DB" w:rsidRPr="0006024B" w:rsidRDefault="00FE09DB" w:rsidP="00014EC2">
            <w:pPr>
              <w:spacing w:line="24" w:lineRule="atLeast"/>
              <w:jc w:val="center"/>
              <w:rPr>
                <w:rFonts w:cs="Arial"/>
              </w:rPr>
            </w:pPr>
            <w:r w:rsidRPr="0006024B">
              <w:rPr>
                <w:rFonts w:cs="Arial"/>
              </w:rPr>
              <w:t>01</w:t>
            </w:r>
          </w:p>
        </w:tc>
        <w:tc>
          <w:tcPr>
            <w:tcW w:w="267" w:type="pct"/>
            <w:shd w:val="clear" w:color="auto" w:fill="D9D9D9"/>
          </w:tcPr>
          <w:p w:rsidR="00FE09DB" w:rsidRPr="0006024B" w:rsidRDefault="00FE09DB" w:rsidP="00014EC2">
            <w:pPr>
              <w:spacing w:line="24" w:lineRule="atLeast"/>
              <w:jc w:val="center"/>
              <w:rPr>
                <w:rFonts w:cs="Arial"/>
              </w:rPr>
            </w:pPr>
            <w:r w:rsidRPr="0006024B">
              <w:rPr>
                <w:rFonts w:cs="Arial"/>
              </w:rPr>
              <w:t>02</w:t>
            </w:r>
          </w:p>
        </w:tc>
        <w:tc>
          <w:tcPr>
            <w:tcW w:w="267" w:type="pct"/>
            <w:shd w:val="clear" w:color="auto" w:fill="D9D9D9"/>
          </w:tcPr>
          <w:p w:rsidR="00FE09DB" w:rsidRPr="0006024B" w:rsidRDefault="00FE09DB" w:rsidP="00014EC2">
            <w:pPr>
              <w:spacing w:line="24" w:lineRule="atLeast"/>
              <w:jc w:val="center"/>
              <w:rPr>
                <w:rFonts w:cs="Arial"/>
              </w:rPr>
            </w:pPr>
            <w:r w:rsidRPr="0006024B">
              <w:rPr>
                <w:rFonts w:cs="Arial"/>
              </w:rPr>
              <w:t>03</w:t>
            </w:r>
          </w:p>
        </w:tc>
        <w:tc>
          <w:tcPr>
            <w:tcW w:w="267" w:type="pct"/>
            <w:shd w:val="clear" w:color="auto" w:fill="D9D9D9"/>
          </w:tcPr>
          <w:p w:rsidR="00FE09DB" w:rsidRPr="0006024B" w:rsidRDefault="00FE09DB" w:rsidP="00014EC2">
            <w:pPr>
              <w:spacing w:line="24" w:lineRule="atLeast"/>
              <w:jc w:val="center"/>
              <w:rPr>
                <w:rFonts w:cs="Arial"/>
              </w:rPr>
            </w:pPr>
            <w:r w:rsidRPr="0006024B">
              <w:rPr>
                <w:rFonts w:cs="Arial"/>
              </w:rPr>
              <w:t>04</w:t>
            </w:r>
          </w:p>
        </w:tc>
        <w:tc>
          <w:tcPr>
            <w:tcW w:w="267" w:type="pct"/>
            <w:shd w:val="clear" w:color="auto" w:fill="D9D9D9"/>
          </w:tcPr>
          <w:p w:rsidR="00FE09DB" w:rsidRPr="0006024B" w:rsidRDefault="00FE09DB" w:rsidP="00014EC2">
            <w:pPr>
              <w:spacing w:line="24" w:lineRule="atLeast"/>
              <w:jc w:val="center"/>
              <w:rPr>
                <w:rFonts w:cs="Arial"/>
              </w:rPr>
            </w:pPr>
            <w:r w:rsidRPr="0006024B">
              <w:rPr>
                <w:rFonts w:cs="Arial"/>
              </w:rPr>
              <w:t>05</w:t>
            </w:r>
          </w:p>
        </w:tc>
        <w:tc>
          <w:tcPr>
            <w:tcW w:w="267" w:type="pct"/>
            <w:shd w:val="clear" w:color="auto" w:fill="D9D9D9"/>
          </w:tcPr>
          <w:p w:rsidR="00FE09DB" w:rsidRPr="0006024B" w:rsidRDefault="00FE09DB" w:rsidP="00014EC2">
            <w:pPr>
              <w:spacing w:line="24" w:lineRule="atLeast"/>
              <w:jc w:val="center"/>
              <w:rPr>
                <w:rFonts w:cs="Arial"/>
              </w:rPr>
            </w:pPr>
            <w:r w:rsidRPr="0006024B">
              <w:rPr>
                <w:rFonts w:cs="Arial"/>
              </w:rPr>
              <w:t>06</w:t>
            </w:r>
          </w:p>
        </w:tc>
        <w:tc>
          <w:tcPr>
            <w:tcW w:w="268" w:type="pct"/>
            <w:shd w:val="clear" w:color="auto" w:fill="D9D9D9"/>
          </w:tcPr>
          <w:p w:rsidR="00FE09DB" w:rsidRPr="0006024B" w:rsidRDefault="00FE09DB" w:rsidP="00014EC2">
            <w:pPr>
              <w:spacing w:line="24" w:lineRule="atLeast"/>
              <w:jc w:val="center"/>
              <w:rPr>
                <w:rFonts w:cs="Arial"/>
              </w:rPr>
            </w:pPr>
            <w:r w:rsidRPr="0006024B">
              <w:rPr>
                <w:rFonts w:cs="Arial"/>
              </w:rPr>
              <w:t>07</w:t>
            </w:r>
          </w:p>
        </w:tc>
        <w:tc>
          <w:tcPr>
            <w:tcW w:w="1660" w:type="pct"/>
            <w:vMerge/>
            <w:shd w:val="clear" w:color="auto" w:fill="D9D9D9"/>
          </w:tcPr>
          <w:p w:rsidR="00FE09DB" w:rsidRPr="0006024B" w:rsidRDefault="00FE09DB" w:rsidP="00014EC2">
            <w:pPr>
              <w:spacing w:line="24" w:lineRule="atLeast"/>
              <w:jc w:val="center"/>
              <w:rPr>
                <w:rFonts w:cs="Arial"/>
                <w:b/>
              </w:rPr>
            </w:pPr>
          </w:p>
        </w:tc>
      </w:tr>
      <w:tr w:rsidR="0006024B" w:rsidRPr="0006024B" w:rsidTr="00014EC2">
        <w:trPr>
          <w:trHeight w:val="284"/>
        </w:trPr>
        <w:tc>
          <w:tcPr>
            <w:tcW w:w="416" w:type="pct"/>
            <w:vAlign w:val="center"/>
          </w:tcPr>
          <w:p w:rsidR="00FE09DB" w:rsidRPr="0006024B" w:rsidRDefault="00FE09DB" w:rsidP="006F360E">
            <w:pPr>
              <w:spacing w:line="24" w:lineRule="atLeast"/>
              <w:rPr>
                <w:rFonts w:cs="Arial"/>
                <w:lang w:eastAsia="zh-CN"/>
              </w:rPr>
            </w:pPr>
            <w:r w:rsidRPr="0006024B">
              <w:rPr>
                <w:rFonts w:cs="Arial"/>
              </w:rPr>
              <w:t>0x</w:t>
            </w:r>
            <w:r w:rsidR="006F360E">
              <w:rPr>
                <w:rFonts w:cs="Arial" w:hint="eastAsia"/>
                <w:lang w:eastAsia="zh-CN"/>
              </w:rPr>
              <w:t>446</w:t>
            </w:r>
          </w:p>
        </w:tc>
        <w:tc>
          <w:tcPr>
            <w:tcW w:w="328" w:type="pct"/>
            <w:vAlign w:val="center"/>
          </w:tcPr>
          <w:p w:rsidR="00FE09DB" w:rsidRPr="0006024B" w:rsidRDefault="006F360E" w:rsidP="00014EC2">
            <w:pPr>
              <w:spacing w:line="24" w:lineRule="atLeast"/>
              <w:rPr>
                <w:rFonts w:cs="Arial" w:hint="eastAsia"/>
                <w:lang w:eastAsia="zh-CN"/>
              </w:rPr>
            </w:pPr>
            <w:r>
              <w:rPr>
                <w:rFonts w:cs="Arial" w:hint="eastAsia"/>
                <w:lang w:eastAsia="zh-CN"/>
              </w:rPr>
              <w:t>7</w:t>
            </w:r>
          </w:p>
        </w:tc>
        <w:tc>
          <w:tcPr>
            <w:tcW w:w="459" w:type="pct"/>
            <w:vAlign w:val="center"/>
          </w:tcPr>
          <w:p w:rsidR="00FE09DB" w:rsidRPr="0006024B" w:rsidRDefault="006F360E" w:rsidP="00014EC2">
            <w:pPr>
              <w:spacing w:line="24" w:lineRule="atLeast"/>
              <w:rPr>
                <w:rFonts w:cs="Arial"/>
                <w:lang w:eastAsia="zh-CN"/>
              </w:rPr>
            </w:pPr>
            <w:r>
              <w:rPr>
                <w:rFonts w:cs="Arial" w:hint="eastAsia"/>
                <w:lang w:eastAsia="zh-CN"/>
              </w:rPr>
              <w:t>100</w:t>
            </w:r>
          </w:p>
        </w:tc>
        <w:tc>
          <w:tcPr>
            <w:tcW w:w="267" w:type="pct"/>
            <w:vAlign w:val="center"/>
          </w:tcPr>
          <w:p w:rsidR="00FE09DB" w:rsidRPr="0006024B" w:rsidRDefault="006F360E" w:rsidP="00014EC2">
            <w:pPr>
              <w:spacing w:line="24" w:lineRule="atLeast"/>
              <w:rPr>
                <w:rFonts w:cs="Arial" w:hint="eastAsia"/>
                <w:lang w:eastAsia="zh-CN"/>
              </w:rPr>
            </w:pPr>
            <w:r>
              <w:rPr>
                <w:rFonts w:cs="Arial" w:hint="eastAsia"/>
                <w:lang w:eastAsia="zh-CN"/>
              </w:rPr>
              <w:t>00</w:t>
            </w:r>
          </w:p>
        </w:tc>
        <w:tc>
          <w:tcPr>
            <w:tcW w:w="267" w:type="pct"/>
            <w:vAlign w:val="center"/>
          </w:tcPr>
          <w:p w:rsidR="00FE09DB" w:rsidRPr="0006024B" w:rsidRDefault="006F360E" w:rsidP="00014EC2">
            <w:pPr>
              <w:spacing w:line="24" w:lineRule="atLeast"/>
              <w:rPr>
                <w:rFonts w:cs="Arial"/>
                <w:lang w:eastAsia="zh-CN"/>
              </w:rPr>
            </w:pPr>
            <w:r>
              <w:rPr>
                <w:rFonts w:cs="Arial" w:hint="eastAsia"/>
                <w:lang w:eastAsia="zh-CN"/>
              </w:rPr>
              <w:t>00</w:t>
            </w:r>
          </w:p>
        </w:tc>
        <w:tc>
          <w:tcPr>
            <w:tcW w:w="267" w:type="pct"/>
            <w:vAlign w:val="center"/>
          </w:tcPr>
          <w:p w:rsidR="00FE09DB" w:rsidRPr="0006024B" w:rsidRDefault="00FE09DB" w:rsidP="00014EC2">
            <w:pPr>
              <w:spacing w:line="24" w:lineRule="atLeast"/>
              <w:rPr>
                <w:rFonts w:cs="Arial"/>
                <w:lang w:eastAsia="zh-CN"/>
              </w:rPr>
            </w:pPr>
            <w:r w:rsidRPr="0006024B">
              <w:rPr>
                <w:rFonts w:cs="Arial" w:hint="eastAsia"/>
                <w:lang w:eastAsia="zh-CN"/>
              </w:rPr>
              <w:t>00</w:t>
            </w:r>
          </w:p>
        </w:tc>
        <w:tc>
          <w:tcPr>
            <w:tcW w:w="267" w:type="pct"/>
            <w:vAlign w:val="center"/>
          </w:tcPr>
          <w:p w:rsidR="00FE09DB" w:rsidRPr="0006024B" w:rsidRDefault="006F360E" w:rsidP="00014EC2">
            <w:pPr>
              <w:spacing w:line="24" w:lineRule="atLeast"/>
              <w:rPr>
                <w:rFonts w:cs="Arial" w:hint="eastAsia"/>
                <w:lang w:eastAsia="zh-CN"/>
              </w:rPr>
            </w:pPr>
            <w:r>
              <w:rPr>
                <w:rFonts w:cs="Arial" w:hint="eastAsia"/>
                <w:lang w:eastAsia="zh-CN"/>
              </w:rPr>
              <w:t>01</w:t>
            </w:r>
          </w:p>
        </w:tc>
        <w:tc>
          <w:tcPr>
            <w:tcW w:w="267" w:type="pct"/>
            <w:vAlign w:val="center"/>
          </w:tcPr>
          <w:p w:rsidR="00FE09DB" w:rsidRPr="0006024B" w:rsidRDefault="000F284E" w:rsidP="00014EC2">
            <w:pPr>
              <w:spacing w:line="24" w:lineRule="atLeast"/>
              <w:rPr>
                <w:rFonts w:cs="Arial"/>
                <w:lang w:eastAsia="zh-CN"/>
              </w:rPr>
            </w:pPr>
            <w:r>
              <w:rPr>
                <w:rFonts w:cs="Arial" w:hint="eastAsia"/>
                <w:lang w:eastAsia="zh-CN"/>
              </w:rPr>
              <w:t>00</w:t>
            </w:r>
          </w:p>
        </w:tc>
        <w:tc>
          <w:tcPr>
            <w:tcW w:w="267" w:type="pct"/>
            <w:vAlign w:val="center"/>
          </w:tcPr>
          <w:p w:rsidR="00FE09DB" w:rsidRPr="0006024B" w:rsidRDefault="00FE09DB" w:rsidP="00014EC2">
            <w:pPr>
              <w:spacing w:line="24" w:lineRule="atLeast"/>
              <w:rPr>
                <w:rFonts w:cs="Arial"/>
              </w:rPr>
            </w:pPr>
            <w:r w:rsidRPr="0006024B">
              <w:rPr>
                <w:rFonts w:cs="Arial" w:hint="eastAsia"/>
              </w:rPr>
              <w:t>00</w:t>
            </w:r>
          </w:p>
        </w:tc>
        <w:tc>
          <w:tcPr>
            <w:tcW w:w="267" w:type="pct"/>
            <w:vAlign w:val="center"/>
          </w:tcPr>
          <w:p w:rsidR="00FE09DB" w:rsidRPr="0006024B" w:rsidRDefault="00FE09DB" w:rsidP="00014EC2">
            <w:pPr>
              <w:spacing w:line="24" w:lineRule="atLeast"/>
              <w:rPr>
                <w:rFonts w:cs="Arial"/>
              </w:rPr>
            </w:pPr>
            <w:r w:rsidRPr="0006024B">
              <w:rPr>
                <w:rFonts w:cs="Arial"/>
              </w:rPr>
              <w:t>00</w:t>
            </w:r>
          </w:p>
        </w:tc>
        <w:tc>
          <w:tcPr>
            <w:tcW w:w="268" w:type="pct"/>
            <w:vAlign w:val="center"/>
          </w:tcPr>
          <w:p w:rsidR="00FE09DB" w:rsidRPr="0006024B" w:rsidRDefault="006F360E" w:rsidP="00014EC2">
            <w:pPr>
              <w:spacing w:line="24" w:lineRule="atLeast"/>
              <w:rPr>
                <w:rFonts w:cs="Arial"/>
                <w:lang w:eastAsia="zh-CN"/>
              </w:rPr>
            </w:pPr>
            <w:r>
              <w:rPr>
                <w:rFonts w:cs="Arial" w:hint="eastAsia"/>
                <w:lang w:eastAsia="zh-CN"/>
              </w:rPr>
              <w:t>--</w:t>
            </w:r>
          </w:p>
        </w:tc>
        <w:tc>
          <w:tcPr>
            <w:tcW w:w="1660" w:type="pct"/>
            <w:vAlign w:val="center"/>
          </w:tcPr>
          <w:p w:rsidR="00FE09DB" w:rsidRPr="0006024B" w:rsidRDefault="00FE09DB" w:rsidP="00014EC2">
            <w:pPr>
              <w:keepNext/>
              <w:spacing w:line="24" w:lineRule="atLeast"/>
              <w:rPr>
                <w:rFonts w:cs="Arial"/>
              </w:rPr>
            </w:pPr>
          </w:p>
        </w:tc>
      </w:tr>
    </w:tbl>
    <w:p w:rsidR="00FE09DB" w:rsidRPr="0006024B" w:rsidRDefault="00FE09DB" w:rsidP="00DE4AE4">
      <w:pPr>
        <w:spacing w:line="24" w:lineRule="atLeast"/>
        <w:rPr>
          <w:rFonts w:cs="Arial" w:hint="eastAsia"/>
          <w:lang w:eastAsia="zh-CN"/>
        </w:rPr>
      </w:pPr>
    </w:p>
    <w:p w:rsidR="006F360E" w:rsidRPr="0006024B" w:rsidRDefault="006F360E" w:rsidP="006F360E">
      <w:pPr>
        <w:spacing w:line="24" w:lineRule="atLeast"/>
        <w:rPr>
          <w:rFonts w:cs="Arial" w:hint="eastAsia"/>
        </w:rPr>
      </w:pPr>
      <w:r>
        <w:rPr>
          <w:rFonts w:ascii="Arial" w:hAnsi="Arial" w:cs="Arial" w:hint="eastAsia"/>
          <w:b/>
          <w:lang w:eastAsia="zh-CN"/>
        </w:rPr>
        <w:t>2</w:t>
      </w:r>
      <w:r w:rsidRPr="00161E0B">
        <w:rPr>
          <w:rFonts w:ascii="Arial" w:hAnsi="Arial" w:cs="Arial" w:hint="eastAsia"/>
          <w:b/>
          <w:lang w:eastAsia="zh-CN"/>
        </w:rPr>
        <w:t>.</w:t>
      </w:r>
      <w:r>
        <w:rPr>
          <w:rFonts w:ascii="Arial" w:hAnsi="Arial" w:cs="Arial"/>
          <w:b/>
        </w:rPr>
        <w:t xml:space="preserve"> </w:t>
      </w:r>
      <w:r>
        <w:rPr>
          <w:rFonts w:ascii="Arial" w:hAnsi="Arial" w:cs="Arial" w:hint="eastAsia"/>
          <w:b/>
          <w:lang w:eastAsia="zh-CN"/>
        </w:rPr>
        <w:t xml:space="preserve"> </w:t>
      </w:r>
      <w:r w:rsidRPr="0006024B">
        <w:rPr>
          <w:rFonts w:cs="Arial"/>
          <w:spacing w:val="-1"/>
          <w:szCs w:val="21"/>
        </w:rPr>
        <w:t>Input</w:t>
      </w:r>
      <w:r>
        <w:rPr>
          <w:rFonts w:cs="Arial" w:hint="eastAsia"/>
          <w:b/>
          <w:spacing w:val="-1"/>
          <w:szCs w:val="21"/>
          <w:lang w:eastAsia="zh-CN"/>
        </w:rPr>
        <w:t xml:space="preserve">  0</w:t>
      </w:r>
      <w:r w:rsidR="005D6C6E">
        <w:rPr>
          <w:rFonts w:cs="Arial" w:hint="eastAsia"/>
          <w:b/>
          <w:spacing w:val="-1"/>
          <w:szCs w:val="21"/>
          <w:lang w:eastAsia="zh-CN"/>
        </w:rPr>
        <w:t>%</w:t>
      </w:r>
      <w:r w:rsidRPr="0006024B">
        <w:rPr>
          <w:rFonts w:cs="Arial"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3"/>
        <w:gridCol w:w="647"/>
        <w:gridCol w:w="905"/>
        <w:gridCol w:w="526"/>
        <w:gridCol w:w="526"/>
        <w:gridCol w:w="526"/>
        <w:gridCol w:w="526"/>
        <w:gridCol w:w="526"/>
        <w:gridCol w:w="526"/>
        <w:gridCol w:w="526"/>
        <w:gridCol w:w="528"/>
        <w:gridCol w:w="3270"/>
      </w:tblGrid>
      <w:tr w:rsidR="00FE09DB" w:rsidRPr="0006024B" w:rsidTr="006F360E">
        <w:trPr>
          <w:trHeight w:val="284"/>
        </w:trPr>
        <w:tc>
          <w:tcPr>
            <w:tcW w:w="417" w:type="pct"/>
            <w:vMerge w:val="restart"/>
            <w:shd w:val="clear" w:color="auto" w:fill="D9D9D9"/>
            <w:vAlign w:val="center"/>
          </w:tcPr>
          <w:p w:rsidR="00FE09DB" w:rsidRPr="0006024B" w:rsidRDefault="00FE09DB" w:rsidP="00014EC2">
            <w:pPr>
              <w:spacing w:line="24" w:lineRule="atLeast"/>
              <w:jc w:val="center"/>
              <w:rPr>
                <w:rFonts w:cs="Arial"/>
              </w:rPr>
            </w:pPr>
            <w:r w:rsidRPr="0006024B">
              <w:rPr>
                <w:rFonts w:cs="Arial"/>
              </w:rPr>
              <w:t>CAN ID</w:t>
            </w:r>
          </w:p>
        </w:tc>
        <w:tc>
          <w:tcPr>
            <w:tcW w:w="328" w:type="pct"/>
            <w:vMerge w:val="restart"/>
            <w:shd w:val="clear" w:color="auto" w:fill="D9D9D9"/>
            <w:vAlign w:val="center"/>
          </w:tcPr>
          <w:p w:rsidR="00FE09DB" w:rsidRPr="0006024B" w:rsidRDefault="00FE09DB" w:rsidP="00014EC2">
            <w:pPr>
              <w:spacing w:line="24" w:lineRule="atLeast"/>
              <w:jc w:val="center"/>
              <w:rPr>
                <w:rFonts w:cs="Arial"/>
              </w:rPr>
            </w:pPr>
            <w:r w:rsidRPr="0006024B">
              <w:rPr>
                <w:rFonts w:cs="Arial"/>
              </w:rPr>
              <w:t>DLC</w:t>
            </w:r>
          </w:p>
        </w:tc>
        <w:tc>
          <w:tcPr>
            <w:tcW w:w="459" w:type="pct"/>
            <w:vMerge w:val="restart"/>
            <w:shd w:val="clear" w:color="auto" w:fill="D9D9D9"/>
            <w:vAlign w:val="center"/>
          </w:tcPr>
          <w:p w:rsidR="00FE09DB" w:rsidRPr="0006024B" w:rsidRDefault="00FE09DB" w:rsidP="00014EC2">
            <w:pPr>
              <w:spacing w:line="24" w:lineRule="atLeast"/>
              <w:jc w:val="center"/>
              <w:rPr>
                <w:rFonts w:cs="Arial"/>
              </w:rPr>
            </w:pPr>
            <w:r w:rsidRPr="0006024B">
              <w:rPr>
                <w:rFonts w:cs="Arial"/>
              </w:rPr>
              <w:t>TX Cycle</w:t>
            </w:r>
          </w:p>
        </w:tc>
        <w:tc>
          <w:tcPr>
            <w:tcW w:w="2136" w:type="pct"/>
            <w:gridSpan w:val="8"/>
            <w:shd w:val="clear" w:color="auto" w:fill="D9D9D9"/>
            <w:vAlign w:val="center"/>
          </w:tcPr>
          <w:p w:rsidR="00FE09DB" w:rsidRPr="0006024B" w:rsidRDefault="00FE09DB" w:rsidP="00014EC2">
            <w:pPr>
              <w:spacing w:line="24" w:lineRule="atLeast"/>
              <w:jc w:val="center"/>
              <w:rPr>
                <w:rFonts w:cs="Arial"/>
              </w:rPr>
            </w:pPr>
            <w:r w:rsidRPr="0006024B">
              <w:rPr>
                <w:rFonts w:cs="Arial"/>
              </w:rPr>
              <w:t>Message</w:t>
            </w:r>
          </w:p>
        </w:tc>
        <w:tc>
          <w:tcPr>
            <w:tcW w:w="1660" w:type="pct"/>
            <w:vMerge w:val="restart"/>
            <w:shd w:val="clear" w:color="auto" w:fill="D9D9D9"/>
            <w:vAlign w:val="center"/>
          </w:tcPr>
          <w:p w:rsidR="00FE09DB" w:rsidRPr="0006024B" w:rsidRDefault="00FE09DB" w:rsidP="00014EC2">
            <w:pPr>
              <w:spacing w:line="24" w:lineRule="atLeast"/>
              <w:jc w:val="center"/>
              <w:rPr>
                <w:rFonts w:cs="Arial"/>
              </w:rPr>
            </w:pPr>
            <w:r w:rsidRPr="0006024B">
              <w:rPr>
                <w:rFonts w:cs="Arial"/>
              </w:rPr>
              <w:t>Function Description</w:t>
            </w:r>
          </w:p>
        </w:tc>
      </w:tr>
      <w:tr w:rsidR="00FE09DB" w:rsidRPr="0006024B" w:rsidTr="006F360E">
        <w:trPr>
          <w:trHeight w:val="284"/>
        </w:trPr>
        <w:tc>
          <w:tcPr>
            <w:tcW w:w="417" w:type="pct"/>
            <w:vMerge/>
            <w:shd w:val="clear" w:color="auto" w:fill="D9D9D9"/>
          </w:tcPr>
          <w:p w:rsidR="00FE09DB" w:rsidRPr="0006024B" w:rsidRDefault="00FE09DB" w:rsidP="00014EC2">
            <w:pPr>
              <w:spacing w:line="24" w:lineRule="atLeast"/>
              <w:jc w:val="center"/>
              <w:rPr>
                <w:rFonts w:cs="Arial"/>
                <w:b/>
              </w:rPr>
            </w:pPr>
          </w:p>
        </w:tc>
        <w:tc>
          <w:tcPr>
            <w:tcW w:w="328" w:type="pct"/>
            <w:vMerge/>
            <w:shd w:val="clear" w:color="auto" w:fill="D9D9D9"/>
          </w:tcPr>
          <w:p w:rsidR="00FE09DB" w:rsidRPr="0006024B" w:rsidRDefault="00FE09DB" w:rsidP="00014EC2">
            <w:pPr>
              <w:spacing w:line="24" w:lineRule="atLeast"/>
              <w:jc w:val="center"/>
              <w:rPr>
                <w:rFonts w:cs="Arial"/>
                <w:b/>
              </w:rPr>
            </w:pPr>
          </w:p>
        </w:tc>
        <w:tc>
          <w:tcPr>
            <w:tcW w:w="459" w:type="pct"/>
            <w:vMerge/>
            <w:shd w:val="clear" w:color="auto" w:fill="D9D9D9"/>
          </w:tcPr>
          <w:p w:rsidR="00FE09DB" w:rsidRPr="0006024B" w:rsidRDefault="00FE09DB" w:rsidP="00014EC2">
            <w:pPr>
              <w:spacing w:line="24" w:lineRule="atLeast"/>
              <w:jc w:val="center"/>
              <w:rPr>
                <w:rFonts w:cs="Arial"/>
                <w:b/>
              </w:rPr>
            </w:pPr>
          </w:p>
        </w:tc>
        <w:tc>
          <w:tcPr>
            <w:tcW w:w="267" w:type="pct"/>
            <w:shd w:val="clear" w:color="auto" w:fill="D9D9D9"/>
          </w:tcPr>
          <w:p w:rsidR="00FE09DB" w:rsidRPr="0006024B" w:rsidRDefault="00FE09DB" w:rsidP="00014EC2">
            <w:pPr>
              <w:spacing w:line="24" w:lineRule="atLeast"/>
              <w:jc w:val="center"/>
              <w:rPr>
                <w:rFonts w:cs="Arial"/>
              </w:rPr>
            </w:pPr>
            <w:r w:rsidRPr="0006024B">
              <w:rPr>
                <w:rFonts w:cs="Arial"/>
              </w:rPr>
              <w:t>00</w:t>
            </w:r>
          </w:p>
        </w:tc>
        <w:tc>
          <w:tcPr>
            <w:tcW w:w="267" w:type="pct"/>
            <w:shd w:val="clear" w:color="auto" w:fill="D9D9D9"/>
          </w:tcPr>
          <w:p w:rsidR="00FE09DB" w:rsidRPr="0006024B" w:rsidRDefault="00FE09DB" w:rsidP="00014EC2">
            <w:pPr>
              <w:spacing w:line="24" w:lineRule="atLeast"/>
              <w:jc w:val="center"/>
              <w:rPr>
                <w:rFonts w:cs="Arial"/>
              </w:rPr>
            </w:pPr>
            <w:r w:rsidRPr="0006024B">
              <w:rPr>
                <w:rFonts w:cs="Arial"/>
              </w:rPr>
              <w:t>01</w:t>
            </w:r>
          </w:p>
        </w:tc>
        <w:tc>
          <w:tcPr>
            <w:tcW w:w="267" w:type="pct"/>
            <w:shd w:val="clear" w:color="auto" w:fill="D9D9D9"/>
          </w:tcPr>
          <w:p w:rsidR="00FE09DB" w:rsidRPr="0006024B" w:rsidRDefault="00FE09DB" w:rsidP="00014EC2">
            <w:pPr>
              <w:spacing w:line="24" w:lineRule="atLeast"/>
              <w:jc w:val="center"/>
              <w:rPr>
                <w:rFonts w:cs="Arial"/>
              </w:rPr>
            </w:pPr>
            <w:r w:rsidRPr="0006024B">
              <w:rPr>
                <w:rFonts w:cs="Arial"/>
              </w:rPr>
              <w:t>02</w:t>
            </w:r>
          </w:p>
        </w:tc>
        <w:tc>
          <w:tcPr>
            <w:tcW w:w="267" w:type="pct"/>
            <w:shd w:val="clear" w:color="auto" w:fill="D9D9D9"/>
          </w:tcPr>
          <w:p w:rsidR="00FE09DB" w:rsidRPr="0006024B" w:rsidRDefault="00FE09DB" w:rsidP="00014EC2">
            <w:pPr>
              <w:spacing w:line="24" w:lineRule="atLeast"/>
              <w:jc w:val="center"/>
              <w:rPr>
                <w:rFonts w:cs="Arial"/>
              </w:rPr>
            </w:pPr>
            <w:r w:rsidRPr="0006024B">
              <w:rPr>
                <w:rFonts w:cs="Arial"/>
              </w:rPr>
              <w:t>03</w:t>
            </w:r>
          </w:p>
        </w:tc>
        <w:tc>
          <w:tcPr>
            <w:tcW w:w="267" w:type="pct"/>
            <w:shd w:val="clear" w:color="auto" w:fill="D9D9D9"/>
          </w:tcPr>
          <w:p w:rsidR="00FE09DB" w:rsidRPr="0006024B" w:rsidRDefault="00FE09DB" w:rsidP="00014EC2">
            <w:pPr>
              <w:spacing w:line="24" w:lineRule="atLeast"/>
              <w:jc w:val="center"/>
              <w:rPr>
                <w:rFonts w:cs="Arial"/>
              </w:rPr>
            </w:pPr>
            <w:r w:rsidRPr="0006024B">
              <w:rPr>
                <w:rFonts w:cs="Arial"/>
              </w:rPr>
              <w:t>04</w:t>
            </w:r>
          </w:p>
        </w:tc>
        <w:tc>
          <w:tcPr>
            <w:tcW w:w="267" w:type="pct"/>
            <w:shd w:val="clear" w:color="auto" w:fill="D9D9D9"/>
          </w:tcPr>
          <w:p w:rsidR="00FE09DB" w:rsidRPr="0006024B" w:rsidRDefault="00FE09DB" w:rsidP="00014EC2">
            <w:pPr>
              <w:spacing w:line="24" w:lineRule="atLeast"/>
              <w:jc w:val="center"/>
              <w:rPr>
                <w:rFonts w:cs="Arial"/>
              </w:rPr>
            </w:pPr>
            <w:r w:rsidRPr="0006024B">
              <w:rPr>
                <w:rFonts w:cs="Arial"/>
              </w:rPr>
              <w:t>05</w:t>
            </w:r>
          </w:p>
        </w:tc>
        <w:tc>
          <w:tcPr>
            <w:tcW w:w="267" w:type="pct"/>
            <w:shd w:val="clear" w:color="auto" w:fill="D9D9D9"/>
          </w:tcPr>
          <w:p w:rsidR="00FE09DB" w:rsidRPr="0006024B" w:rsidRDefault="00FE09DB" w:rsidP="00014EC2">
            <w:pPr>
              <w:spacing w:line="24" w:lineRule="atLeast"/>
              <w:jc w:val="center"/>
              <w:rPr>
                <w:rFonts w:cs="Arial"/>
              </w:rPr>
            </w:pPr>
            <w:r w:rsidRPr="0006024B">
              <w:rPr>
                <w:rFonts w:cs="Arial"/>
              </w:rPr>
              <w:t>06</w:t>
            </w:r>
          </w:p>
        </w:tc>
        <w:tc>
          <w:tcPr>
            <w:tcW w:w="268" w:type="pct"/>
            <w:shd w:val="clear" w:color="auto" w:fill="D9D9D9"/>
          </w:tcPr>
          <w:p w:rsidR="00FE09DB" w:rsidRPr="0006024B" w:rsidRDefault="00FE09DB" w:rsidP="00014EC2">
            <w:pPr>
              <w:spacing w:line="24" w:lineRule="atLeast"/>
              <w:jc w:val="center"/>
              <w:rPr>
                <w:rFonts w:cs="Arial"/>
              </w:rPr>
            </w:pPr>
            <w:r w:rsidRPr="0006024B">
              <w:rPr>
                <w:rFonts w:cs="Arial"/>
              </w:rPr>
              <w:t>07</w:t>
            </w:r>
          </w:p>
        </w:tc>
        <w:tc>
          <w:tcPr>
            <w:tcW w:w="1660" w:type="pct"/>
            <w:vMerge/>
            <w:shd w:val="clear" w:color="auto" w:fill="D9D9D9"/>
          </w:tcPr>
          <w:p w:rsidR="00FE09DB" w:rsidRPr="0006024B" w:rsidRDefault="00FE09DB" w:rsidP="00014EC2">
            <w:pPr>
              <w:spacing w:line="24" w:lineRule="atLeast"/>
              <w:jc w:val="center"/>
              <w:rPr>
                <w:rFonts w:cs="Arial"/>
                <w:b/>
              </w:rPr>
            </w:pPr>
          </w:p>
        </w:tc>
      </w:tr>
      <w:tr w:rsidR="006F360E" w:rsidRPr="0006024B" w:rsidTr="006F360E">
        <w:trPr>
          <w:trHeight w:val="284"/>
        </w:trPr>
        <w:tc>
          <w:tcPr>
            <w:tcW w:w="417" w:type="pct"/>
            <w:vAlign w:val="center"/>
          </w:tcPr>
          <w:p w:rsidR="006F360E" w:rsidRPr="0006024B" w:rsidRDefault="006F360E" w:rsidP="00556E4E">
            <w:pPr>
              <w:spacing w:line="24" w:lineRule="atLeast"/>
              <w:rPr>
                <w:rFonts w:cs="Arial"/>
                <w:lang w:eastAsia="zh-CN"/>
              </w:rPr>
            </w:pPr>
            <w:bookmarkStart w:id="253" w:name="_Hlk467243650"/>
            <w:r w:rsidRPr="0006024B">
              <w:rPr>
                <w:rFonts w:cs="Arial"/>
              </w:rPr>
              <w:t>0x</w:t>
            </w:r>
            <w:r>
              <w:rPr>
                <w:rFonts w:cs="Arial" w:hint="eastAsia"/>
                <w:lang w:eastAsia="zh-CN"/>
              </w:rPr>
              <w:t>446</w:t>
            </w:r>
          </w:p>
        </w:tc>
        <w:tc>
          <w:tcPr>
            <w:tcW w:w="328" w:type="pct"/>
            <w:vAlign w:val="center"/>
          </w:tcPr>
          <w:p w:rsidR="006F360E" w:rsidRPr="0006024B" w:rsidRDefault="006F360E" w:rsidP="00556E4E">
            <w:pPr>
              <w:spacing w:line="24" w:lineRule="atLeast"/>
              <w:rPr>
                <w:rFonts w:cs="Arial" w:hint="eastAsia"/>
                <w:lang w:eastAsia="zh-CN"/>
              </w:rPr>
            </w:pPr>
            <w:r>
              <w:rPr>
                <w:rFonts w:cs="Arial" w:hint="eastAsia"/>
                <w:lang w:eastAsia="zh-CN"/>
              </w:rPr>
              <w:t>7</w:t>
            </w:r>
          </w:p>
        </w:tc>
        <w:tc>
          <w:tcPr>
            <w:tcW w:w="459" w:type="pct"/>
            <w:vAlign w:val="center"/>
          </w:tcPr>
          <w:p w:rsidR="006F360E" w:rsidRPr="0006024B" w:rsidRDefault="006F360E" w:rsidP="00556E4E">
            <w:pPr>
              <w:spacing w:line="24" w:lineRule="atLeast"/>
              <w:rPr>
                <w:rFonts w:cs="Arial"/>
                <w:lang w:eastAsia="zh-CN"/>
              </w:rPr>
            </w:pPr>
            <w:r>
              <w:rPr>
                <w:rFonts w:cs="Arial" w:hint="eastAsia"/>
                <w:lang w:eastAsia="zh-CN"/>
              </w:rPr>
              <w:t>100</w:t>
            </w:r>
          </w:p>
        </w:tc>
        <w:tc>
          <w:tcPr>
            <w:tcW w:w="267" w:type="pct"/>
            <w:vAlign w:val="center"/>
          </w:tcPr>
          <w:p w:rsidR="006F360E" w:rsidRPr="0006024B" w:rsidRDefault="006F360E" w:rsidP="00556E4E">
            <w:pPr>
              <w:spacing w:line="24" w:lineRule="atLeast"/>
              <w:rPr>
                <w:rFonts w:cs="Arial" w:hint="eastAsia"/>
                <w:lang w:eastAsia="zh-CN"/>
              </w:rPr>
            </w:pPr>
            <w:r>
              <w:rPr>
                <w:rFonts w:cs="Arial" w:hint="eastAsia"/>
                <w:lang w:eastAsia="zh-CN"/>
              </w:rPr>
              <w:t>00</w:t>
            </w:r>
          </w:p>
        </w:tc>
        <w:tc>
          <w:tcPr>
            <w:tcW w:w="267" w:type="pct"/>
            <w:vAlign w:val="center"/>
          </w:tcPr>
          <w:p w:rsidR="006F360E" w:rsidRPr="0006024B" w:rsidRDefault="006F360E" w:rsidP="00556E4E">
            <w:pPr>
              <w:spacing w:line="24" w:lineRule="atLeast"/>
              <w:rPr>
                <w:rFonts w:cs="Arial"/>
                <w:lang w:eastAsia="zh-CN"/>
              </w:rPr>
            </w:pPr>
            <w:r>
              <w:rPr>
                <w:rFonts w:cs="Arial" w:hint="eastAsia"/>
                <w:lang w:eastAsia="zh-CN"/>
              </w:rPr>
              <w:t>00</w:t>
            </w:r>
          </w:p>
        </w:tc>
        <w:tc>
          <w:tcPr>
            <w:tcW w:w="267" w:type="pct"/>
            <w:vAlign w:val="center"/>
          </w:tcPr>
          <w:p w:rsidR="006F360E" w:rsidRPr="0006024B" w:rsidRDefault="006F360E" w:rsidP="00556E4E">
            <w:pPr>
              <w:spacing w:line="24" w:lineRule="atLeast"/>
              <w:rPr>
                <w:rFonts w:cs="Arial"/>
                <w:lang w:eastAsia="zh-CN"/>
              </w:rPr>
            </w:pPr>
            <w:r w:rsidRPr="0006024B">
              <w:rPr>
                <w:rFonts w:cs="Arial" w:hint="eastAsia"/>
                <w:lang w:eastAsia="zh-CN"/>
              </w:rPr>
              <w:t>00</w:t>
            </w:r>
          </w:p>
        </w:tc>
        <w:tc>
          <w:tcPr>
            <w:tcW w:w="267" w:type="pct"/>
            <w:vAlign w:val="center"/>
          </w:tcPr>
          <w:p w:rsidR="006F360E" w:rsidRPr="0006024B" w:rsidRDefault="006F360E" w:rsidP="00556E4E">
            <w:pPr>
              <w:spacing w:line="24" w:lineRule="atLeast"/>
              <w:rPr>
                <w:rFonts w:cs="Arial" w:hint="eastAsia"/>
                <w:lang w:eastAsia="zh-CN"/>
              </w:rPr>
            </w:pPr>
            <w:r>
              <w:rPr>
                <w:rFonts w:cs="Arial" w:hint="eastAsia"/>
                <w:lang w:eastAsia="zh-CN"/>
              </w:rPr>
              <w:t>00</w:t>
            </w:r>
          </w:p>
        </w:tc>
        <w:tc>
          <w:tcPr>
            <w:tcW w:w="267" w:type="pct"/>
            <w:vAlign w:val="center"/>
          </w:tcPr>
          <w:p w:rsidR="006F360E" w:rsidRPr="0006024B" w:rsidRDefault="006F360E" w:rsidP="00556E4E">
            <w:pPr>
              <w:spacing w:line="24" w:lineRule="atLeast"/>
              <w:rPr>
                <w:rFonts w:cs="Arial"/>
                <w:lang w:eastAsia="zh-CN"/>
              </w:rPr>
            </w:pPr>
            <w:r>
              <w:rPr>
                <w:rFonts w:cs="Arial" w:hint="eastAsia"/>
                <w:lang w:eastAsia="zh-CN"/>
              </w:rPr>
              <w:t>00</w:t>
            </w:r>
          </w:p>
        </w:tc>
        <w:tc>
          <w:tcPr>
            <w:tcW w:w="267" w:type="pct"/>
            <w:vAlign w:val="center"/>
          </w:tcPr>
          <w:p w:rsidR="006F360E" w:rsidRPr="0006024B" w:rsidRDefault="006F360E" w:rsidP="00556E4E">
            <w:pPr>
              <w:spacing w:line="24" w:lineRule="atLeast"/>
              <w:rPr>
                <w:rFonts w:cs="Arial"/>
              </w:rPr>
            </w:pPr>
            <w:r w:rsidRPr="0006024B">
              <w:rPr>
                <w:rFonts w:cs="Arial" w:hint="eastAsia"/>
              </w:rPr>
              <w:t>00</w:t>
            </w:r>
          </w:p>
        </w:tc>
        <w:tc>
          <w:tcPr>
            <w:tcW w:w="267" w:type="pct"/>
            <w:vAlign w:val="center"/>
          </w:tcPr>
          <w:p w:rsidR="006F360E" w:rsidRPr="0006024B" w:rsidRDefault="006F360E" w:rsidP="00556E4E">
            <w:pPr>
              <w:spacing w:line="24" w:lineRule="atLeast"/>
              <w:rPr>
                <w:rFonts w:cs="Arial"/>
              </w:rPr>
            </w:pPr>
            <w:r w:rsidRPr="0006024B">
              <w:rPr>
                <w:rFonts w:cs="Arial"/>
              </w:rPr>
              <w:t>00</w:t>
            </w:r>
          </w:p>
        </w:tc>
        <w:tc>
          <w:tcPr>
            <w:tcW w:w="268" w:type="pct"/>
            <w:vAlign w:val="center"/>
          </w:tcPr>
          <w:p w:rsidR="006F360E" w:rsidRPr="0006024B" w:rsidRDefault="006F360E" w:rsidP="00556E4E">
            <w:pPr>
              <w:spacing w:line="24" w:lineRule="atLeast"/>
              <w:rPr>
                <w:rFonts w:cs="Arial"/>
                <w:lang w:eastAsia="zh-CN"/>
              </w:rPr>
            </w:pPr>
            <w:r>
              <w:rPr>
                <w:rFonts w:cs="Arial" w:hint="eastAsia"/>
                <w:lang w:eastAsia="zh-CN"/>
              </w:rPr>
              <w:t>--</w:t>
            </w:r>
          </w:p>
        </w:tc>
        <w:tc>
          <w:tcPr>
            <w:tcW w:w="1660" w:type="pct"/>
            <w:vAlign w:val="center"/>
          </w:tcPr>
          <w:p w:rsidR="006F360E" w:rsidRPr="0006024B" w:rsidRDefault="006F360E" w:rsidP="00014EC2">
            <w:pPr>
              <w:keepNext/>
              <w:spacing w:line="24" w:lineRule="atLeast"/>
              <w:rPr>
                <w:rFonts w:cs="Arial"/>
              </w:rPr>
            </w:pPr>
          </w:p>
        </w:tc>
      </w:tr>
      <w:bookmarkEnd w:id="253"/>
    </w:tbl>
    <w:p w:rsidR="00FE09DB" w:rsidRPr="0006024B" w:rsidRDefault="00FE09DB" w:rsidP="00DE4AE4">
      <w:pPr>
        <w:spacing w:line="24" w:lineRule="atLeast"/>
        <w:rPr>
          <w:rFonts w:cs="Arial" w:hint="eastAsia"/>
          <w:lang w:eastAsia="zh-CN"/>
        </w:rPr>
      </w:pPr>
    </w:p>
    <w:p w:rsidR="006F360E" w:rsidRPr="0006024B" w:rsidRDefault="006F360E" w:rsidP="006F360E">
      <w:pPr>
        <w:spacing w:line="24" w:lineRule="atLeast"/>
        <w:rPr>
          <w:rFonts w:cs="Arial" w:hint="eastAsia"/>
        </w:rPr>
      </w:pPr>
      <w:r>
        <w:rPr>
          <w:rFonts w:ascii="Arial" w:hAnsi="Arial" w:cs="Arial" w:hint="eastAsia"/>
          <w:b/>
          <w:lang w:eastAsia="zh-CN"/>
        </w:rPr>
        <w:t>3</w:t>
      </w:r>
      <w:r w:rsidRPr="00161E0B">
        <w:rPr>
          <w:rFonts w:ascii="Arial" w:hAnsi="Arial" w:cs="Arial" w:hint="eastAsia"/>
          <w:b/>
          <w:lang w:eastAsia="zh-CN"/>
        </w:rPr>
        <w:t>.</w:t>
      </w:r>
      <w:r>
        <w:rPr>
          <w:rFonts w:ascii="Arial" w:hAnsi="Arial" w:cs="Arial"/>
          <w:b/>
        </w:rPr>
        <w:t xml:space="preserve"> </w:t>
      </w:r>
      <w:r>
        <w:rPr>
          <w:rFonts w:ascii="Arial" w:hAnsi="Arial" w:cs="Arial" w:hint="eastAsia"/>
          <w:b/>
          <w:lang w:eastAsia="zh-CN"/>
        </w:rPr>
        <w:t xml:space="preserve"> </w:t>
      </w:r>
      <w:r w:rsidRPr="0006024B">
        <w:rPr>
          <w:rFonts w:cs="Arial"/>
          <w:spacing w:val="-1"/>
          <w:szCs w:val="21"/>
        </w:rPr>
        <w:t>Input</w:t>
      </w:r>
      <w:r>
        <w:rPr>
          <w:rFonts w:cs="Arial" w:hint="eastAsia"/>
          <w:b/>
          <w:spacing w:val="-1"/>
          <w:szCs w:val="21"/>
          <w:lang w:eastAsia="zh-CN"/>
        </w:rPr>
        <w:t xml:space="preserve">  50</w:t>
      </w:r>
      <w:r w:rsidR="005D6C6E">
        <w:rPr>
          <w:rFonts w:cs="Arial" w:hint="eastAsia"/>
          <w:b/>
          <w:spacing w:val="-1"/>
          <w:szCs w:val="21"/>
          <w:lang w:eastAsia="zh-CN"/>
        </w:rPr>
        <w:t>%</w:t>
      </w:r>
      <w:r w:rsidRPr="0006024B">
        <w:rPr>
          <w:rFonts w:cs="Arial"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3"/>
        <w:gridCol w:w="647"/>
        <w:gridCol w:w="905"/>
        <w:gridCol w:w="526"/>
        <w:gridCol w:w="526"/>
        <w:gridCol w:w="526"/>
        <w:gridCol w:w="526"/>
        <w:gridCol w:w="526"/>
        <w:gridCol w:w="526"/>
        <w:gridCol w:w="526"/>
        <w:gridCol w:w="528"/>
        <w:gridCol w:w="3270"/>
      </w:tblGrid>
      <w:tr w:rsidR="00FE09DB" w:rsidRPr="0006024B" w:rsidTr="006F360E">
        <w:trPr>
          <w:trHeight w:val="284"/>
        </w:trPr>
        <w:tc>
          <w:tcPr>
            <w:tcW w:w="417" w:type="pct"/>
            <w:vMerge w:val="restart"/>
            <w:shd w:val="clear" w:color="auto" w:fill="D9D9D9"/>
            <w:vAlign w:val="center"/>
          </w:tcPr>
          <w:p w:rsidR="00FE09DB" w:rsidRPr="0006024B" w:rsidRDefault="00FE09DB" w:rsidP="00014EC2">
            <w:pPr>
              <w:spacing w:line="24" w:lineRule="atLeast"/>
              <w:jc w:val="center"/>
              <w:rPr>
                <w:rFonts w:cs="Arial"/>
              </w:rPr>
            </w:pPr>
            <w:r w:rsidRPr="0006024B">
              <w:rPr>
                <w:rFonts w:cs="Arial"/>
              </w:rPr>
              <w:t>CAN ID</w:t>
            </w:r>
          </w:p>
        </w:tc>
        <w:tc>
          <w:tcPr>
            <w:tcW w:w="328" w:type="pct"/>
            <w:vMerge w:val="restart"/>
            <w:shd w:val="clear" w:color="auto" w:fill="D9D9D9"/>
            <w:vAlign w:val="center"/>
          </w:tcPr>
          <w:p w:rsidR="00FE09DB" w:rsidRPr="0006024B" w:rsidRDefault="00FE09DB" w:rsidP="00014EC2">
            <w:pPr>
              <w:spacing w:line="24" w:lineRule="atLeast"/>
              <w:jc w:val="center"/>
              <w:rPr>
                <w:rFonts w:cs="Arial"/>
              </w:rPr>
            </w:pPr>
            <w:r w:rsidRPr="0006024B">
              <w:rPr>
                <w:rFonts w:cs="Arial"/>
              </w:rPr>
              <w:t>DLC</w:t>
            </w:r>
          </w:p>
        </w:tc>
        <w:tc>
          <w:tcPr>
            <w:tcW w:w="459" w:type="pct"/>
            <w:vMerge w:val="restart"/>
            <w:shd w:val="clear" w:color="auto" w:fill="D9D9D9"/>
            <w:vAlign w:val="center"/>
          </w:tcPr>
          <w:p w:rsidR="00FE09DB" w:rsidRPr="0006024B" w:rsidRDefault="00FE09DB" w:rsidP="00014EC2">
            <w:pPr>
              <w:spacing w:line="24" w:lineRule="atLeast"/>
              <w:jc w:val="center"/>
              <w:rPr>
                <w:rFonts w:cs="Arial"/>
              </w:rPr>
            </w:pPr>
            <w:r w:rsidRPr="0006024B">
              <w:rPr>
                <w:rFonts w:cs="Arial"/>
              </w:rPr>
              <w:t>TX Cycle</w:t>
            </w:r>
          </w:p>
        </w:tc>
        <w:tc>
          <w:tcPr>
            <w:tcW w:w="2136" w:type="pct"/>
            <w:gridSpan w:val="8"/>
            <w:shd w:val="clear" w:color="auto" w:fill="D9D9D9"/>
            <w:vAlign w:val="center"/>
          </w:tcPr>
          <w:p w:rsidR="00FE09DB" w:rsidRPr="0006024B" w:rsidRDefault="00FE09DB" w:rsidP="00014EC2">
            <w:pPr>
              <w:spacing w:line="24" w:lineRule="atLeast"/>
              <w:jc w:val="center"/>
              <w:rPr>
                <w:rFonts w:cs="Arial"/>
              </w:rPr>
            </w:pPr>
            <w:r w:rsidRPr="0006024B">
              <w:rPr>
                <w:rFonts w:cs="Arial"/>
              </w:rPr>
              <w:t>Message</w:t>
            </w:r>
          </w:p>
        </w:tc>
        <w:tc>
          <w:tcPr>
            <w:tcW w:w="1660" w:type="pct"/>
            <w:vMerge w:val="restart"/>
            <w:shd w:val="clear" w:color="auto" w:fill="D9D9D9"/>
            <w:vAlign w:val="center"/>
          </w:tcPr>
          <w:p w:rsidR="00FE09DB" w:rsidRPr="0006024B" w:rsidRDefault="00FE09DB" w:rsidP="00014EC2">
            <w:pPr>
              <w:spacing w:line="24" w:lineRule="atLeast"/>
              <w:jc w:val="center"/>
              <w:rPr>
                <w:rFonts w:cs="Arial"/>
              </w:rPr>
            </w:pPr>
            <w:r w:rsidRPr="0006024B">
              <w:rPr>
                <w:rFonts w:cs="Arial"/>
              </w:rPr>
              <w:t>Function Description</w:t>
            </w:r>
          </w:p>
        </w:tc>
      </w:tr>
      <w:tr w:rsidR="00FE09DB" w:rsidRPr="0006024B" w:rsidTr="006F360E">
        <w:trPr>
          <w:trHeight w:val="284"/>
        </w:trPr>
        <w:tc>
          <w:tcPr>
            <w:tcW w:w="417" w:type="pct"/>
            <w:vMerge/>
            <w:shd w:val="clear" w:color="auto" w:fill="D9D9D9"/>
          </w:tcPr>
          <w:p w:rsidR="00FE09DB" w:rsidRPr="0006024B" w:rsidRDefault="00FE09DB" w:rsidP="00014EC2">
            <w:pPr>
              <w:spacing w:line="24" w:lineRule="atLeast"/>
              <w:jc w:val="center"/>
              <w:rPr>
                <w:rFonts w:cs="Arial"/>
                <w:b/>
              </w:rPr>
            </w:pPr>
          </w:p>
        </w:tc>
        <w:tc>
          <w:tcPr>
            <w:tcW w:w="328" w:type="pct"/>
            <w:vMerge/>
            <w:shd w:val="clear" w:color="auto" w:fill="D9D9D9"/>
          </w:tcPr>
          <w:p w:rsidR="00FE09DB" w:rsidRPr="0006024B" w:rsidRDefault="00FE09DB" w:rsidP="00014EC2">
            <w:pPr>
              <w:spacing w:line="24" w:lineRule="atLeast"/>
              <w:jc w:val="center"/>
              <w:rPr>
                <w:rFonts w:cs="Arial"/>
                <w:b/>
              </w:rPr>
            </w:pPr>
          </w:p>
        </w:tc>
        <w:tc>
          <w:tcPr>
            <w:tcW w:w="459" w:type="pct"/>
            <w:vMerge/>
            <w:shd w:val="clear" w:color="auto" w:fill="D9D9D9"/>
          </w:tcPr>
          <w:p w:rsidR="00FE09DB" w:rsidRPr="0006024B" w:rsidRDefault="00FE09DB" w:rsidP="00014EC2">
            <w:pPr>
              <w:spacing w:line="24" w:lineRule="atLeast"/>
              <w:jc w:val="center"/>
              <w:rPr>
                <w:rFonts w:cs="Arial"/>
                <w:b/>
              </w:rPr>
            </w:pPr>
          </w:p>
        </w:tc>
        <w:tc>
          <w:tcPr>
            <w:tcW w:w="267" w:type="pct"/>
            <w:shd w:val="clear" w:color="auto" w:fill="D9D9D9"/>
          </w:tcPr>
          <w:p w:rsidR="00FE09DB" w:rsidRPr="0006024B" w:rsidRDefault="00FE09DB" w:rsidP="00014EC2">
            <w:pPr>
              <w:spacing w:line="24" w:lineRule="atLeast"/>
              <w:jc w:val="center"/>
              <w:rPr>
                <w:rFonts w:cs="Arial"/>
              </w:rPr>
            </w:pPr>
            <w:r w:rsidRPr="0006024B">
              <w:rPr>
                <w:rFonts w:cs="Arial"/>
              </w:rPr>
              <w:t>00</w:t>
            </w:r>
          </w:p>
        </w:tc>
        <w:tc>
          <w:tcPr>
            <w:tcW w:w="267" w:type="pct"/>
            <w:shd w:val="clear" w:color="auto" w:fill="D9D9D9"/>
          </w:tcPr>
          <w:p w:rsidR="00FE09DB" w:rsidRPr="0006024B" w:rsidRDefault="00FE09DB" w:rsidP="00014EC2">
            <w:pPr>
              <w:spacing w:line="24" w:lineRule="atLeast"/>
              <w:jc w:val="center"/>
              <w:rPr>
                <w:rFonts w:cs="Arial"/>
              </w:rPr>
            </w:pPr>
            <w:r w:rsidRPr="0006024B">
              <w:rPr>
                <w:rFonts w:cs="Arial"/>
              </w:rPr>
              <w:t>01</w:t>
            </w:r>
          </w:p>
        </w:tc>
        <w:tc>
          <w:tcPr>
            <w:tcW w:w="267" w:type="pct"/>
            <w:shd w:val="clear" w:color="auto" w:fill="D9D9D9"/>
          </w:tcPr>
          <w:p w:rsidR="00FE09DB" w:rsidRPr="0006024B" w:rsidRDefault="00FE09DB" w:rsidP="00014EC2">
            <w:pPr>
              <w:spacing w:line="24" w:lineRule="atLeast"/>
              <w:jc w:val="center"/>
              <w:rPr>
                <w:rFonts w:cs="Arial"/>
              </w:rPr>
            </w:pPr>
            <w:r w:rsidRPr="0006024B">
              <w:rPr>
                <w:rFonts w:cs="Arial"/>
              </w:rPr>
              <w:t>02</w:t>
            </w:r>
          </w:p>
        </w:tc>
        <w:tc>
          <w:tcPr>
            <w:tcW w:w="267" w:type="pct"/>
            <w:shd w:val="clear" w:color="auto" w:fill="D9D9D9"/>
          </w:tcPr>
          <w:p w:rsidR="00FE09DB" w:rsidRPr="0006024B" w:rsidRDefault="00FE09DB" w:rsidP="00014EC2">
            <w:pPr>
              <w:spacing w:line="24" w:lineRule="atLeast"/>
              <w:jc w:val="center"/>
              <w:rPr>
                <w:rFonts w:cs="Arial"/>
              </w:rPr>
            </w:pPr>
            <w:r w:rsidRPr="0006024B">
              <w:rPr>
                <w:rFonts w:cs="Arial"/>
              </w:rPr>
              <w:t>03</w:t>
            </w:r>
          </w:p>
        </w:tc>
        <w:tc>
          <w:tcPr>
            <w:tcW w:w="267" w:type="pct"/>
            <w:shd w:val="clear" w:color="auto" w:fill="D9D9D9"/>
          </w:tcPr>
          <w:p w:rsidR="00FE09DB" w:rsidRPr="0006024B" w:rsidRDefault="00FE09DB" w:rsidP="00014EC2">
            <w:pPr>
              <w:spacing w:line="24" w:lineRule="atLeast"/>
              <w:jc w:val="center"/>
              <w:rPr>
                <w:rFonts w:cs="Arial"/>
              </w:rPr>
            </w:pPr>
            <w:r w:rsidRPr="0006024B">
              <w:rPr>
                <w:rFonts w:cs="Arial"/>
              </w:rPr>
              <w:t>04</w:t>
            </w:r>
          </w:p>
        </w:tc>
        <w:tc>
          <w:tcPr>
            <w:tcW w:w="267" w:type="pct"/>
            <w:shd w:val="clear" w:color="auto" w:fill="D9D9D9"/>
          </w:tcPr>
          <w:p w:rsidR="00FE09DB" w:rsidRPr="0006024B" w:rsidRDefault="00FE09DB" w:rsidP="00014EC2">
            <w:pPr>
              <w:spacing w:line="24" w:lineRule="atLeast"/>
              <w:jc w:val="center"/>
              <w:rPr>
                <w:rFonts w:cs="Arial"/>
              </w:rPr>
            </w:pPr>
            <w:r w:rsidRPr="0006024B">
              <w:rPr>
                <w:rFonts w:cs="Arial"/>
              </w:rPr>
              <w:t>05</w:t>
            </w:r>
          </w:p>
        </w:tc>
        <w:tc>
          <w:tcPr>
            <w:tcW w:w="267" w:type="pct"/>
            <w:shd w:val="clear" w:color="auto" w:fill="D9D9D9"/>
          </w:tcPr>
          <w:p w:rsidR="00FE09DB" w:rsidRPr="0006024B" w:rsidRDefault="00FE09DB" w:rsidP="00014EC2">
            <w:pPr>
              <w:spacing w:line="24" w:lineRule="atLeast"/>
              <w:jc w:val="center"/>
              <w:rPr>
                <w:rFonts w:cs="Arial"/>
              </w:rPr>
            </w:pPr>
            <w:r w:rsidRPr="0006024B">
              <w:rPr>
                <w:rFonts w:cs="Arial"/>
              </w:rPr>
              <w:t>06</w:t>
            </w:r>
          </w:p>
        </w:tc>
        <w:tc>
          <w:tcPr>
            <w:tcW w:w="268" w:type="pct"/>
            <w:shd w:val="clear" w:color="auto" w:fill="D9D9D9"/>
          </w:tcPr>
          <w:p w:rsidR="00FE09DB" w:rsidRPr="0006024B" w:rsidRDefault="00FE09DB" w:rsidP="00014EC2">
            <w:pPr>
              <w:spacing w:line="24" w:lineRule="atLeast"/>
              <w:jc w:val="center"/>
              <w:rPr>
                <w:rFonts w:cs="Arial"/>
              </w:rPr>
            </w:pPr>
            <w:r w:rsidRPr="0006024B">
              <w:rPr>
                <w:rFonts w:cs="Arial"/>
              </w:rPr>
              <w:t>07</w:t>
            </w:r>
          </w:p>
        </w:tc>
        <w:tc>
          <w:tcPr>
            <w:tcW w:w="1660" w:type="pct"/>
            <w:vMerge/>
            <w:shd w:val="clear" w:color="auto" w:fill="D9D9D9"/>
          </w:tcPr>
          <w:p w:rsidR="00FE09DB" w:rsidRPr="0006024B" w:rsidRDefault="00FE09DB" w:rsidP="00014EC2">
            <w:pPr>
              <w:spacing w:line="24" w:lineRule="atLeast"/>
              <w:jc w:val="center"/>
              <w:rPr>
                <w:rFonts w:cs="Arial"/>
                <w:b/>
              </w:rPr>
            </w:pPr>
          </w:p>
        </w:tc>
      </w:tr>
      <w:tr w:rsidR="006F360E" w:rsidRPr="0006024B" w:rsidTr="006F360E">
        <w:trPr>
          <w:trHeight w:val="284"/>
        </w:trPr>
        <w:tc>
          <w:tcPr>
            <w:tcW w:w="417" w:type="pct"/>
            <w:vAlign w:val="center"/>
          </w:tcPr>
          <w:p w:rsidR="006F360E" w:rsidRPr="0006024B" w:rsidRDefault="006F360E" w:rsidP="00556E4E">
            <w:pPr>
              <w:spacing w:line="24" w:lineRule="atLeast"/>
              <w:rPr>
                <w:rFonts w:cs="Arial"/>
                <w:lang w:eastAsia="zh-CN"/>
              </w:rPr>
            </w:pPr>
            <w:r w:rsidRPr="0006024B">
              <w:rPr>
                <w:rFonts w:cs="Arial"/>
              </w:rPr>
              <w:t>0x</w:t>
            </w:r>
            <w:r>
              <w:rPr>
                <w:rFonts w:cs="Arial" w:hint="eastAsia"/>
                <w:lang w:eastAsia="zh-CN"/>
              </w:rPr>
              <w:t>446</w:t>
            </w:r>
          </w:p>
        </w:tc>
        <w:tc>
          <w:tcPr>
            <w:tcW w:w="328" w:type="pct"/>
            <w:vAlign w:val="center"/>
          </w:tcPr>
          <w:p w:rsidR="006F360E" w:rsidRPr="0006024B" w:rsidRDefault="006F360E" w:rsidP="00556E4E">
            <w:pPr>
              <w:spacing w:line="24" w:lineRule="atLeast"/>
              <w:rPr>
                <w:rFonts w:cs="Arial" w:hint="eastAsia"/>
                <w:lang w:eastAsia="zh-CN"/>
              </w:rPr>
            </w:pPr>
            <w:r>
              <w:rPr>
                <w:rFonts w:cs="Arial" w:hint="eastAsia"/>
                <w:lang w:eastAsia="zh-CN"/>
              </w:rPr>
              <w:t>7</w:t>
            </w:r>
          </w:p>
        </w:tc>
        <w:tc>
          <w:tcPr>
            <w:tcW w:w="459" w:type="pct"/>
            <w:vAlign w:val="center"/>
          </w:tcPr>
          <w:p w:rsidR="006F360E" w:rsidRPr="0006024B" w:rsidRDefault="006F360E" w:rsidP="00556E4E">
            <w:pPr>
              <w:spacing w:line="24" w:lineRule="atLeast"/>
              <w:rPr>
                <w:rFonts w:cs="Arial"/>
                <w:lang w:eastAsia="zh-CN"/>
              </w:rPr>
            </w:pPr>
            <w:r>
              <w:rPr>
                <w:rFonts w:cs="Arial" w:hint="eastAsia"/>
                <w:lang w:eastAsia="zh-CN"/>
              </w:rPr>
              <w:t>100</w:t>
            </w:r>
          </w:p>
        </w:tc>
        <w:tc>
          <w:tcPr>
            <w:tcW w:w="267" w:type="pct"/>
            <w:vAlign w:val="center"/>
          </w:tcPr>
          <w:p w:rsidR="006F360E" w:rsidRPr="0006024B" w:rsidRDefault="006F360E" w:rsidP="00556E4E">
            <w:pPr>
              <w:spacing w:line="24" w:lineRule="atLeast"/>
              <w:rPr>
                <w:rFonts w:cs="Arial" w:hint="eastAsia"/>
                <w:lang w:eastAsia="zh-CN"/>
              </w:rPr>
            </w:pPr>
            <w:r>
              <w:rPr>
                <w:rFonts w:cs="Arial" w:hint="eastAsia"/>
                <w:lang w:eastAsia="zh-CN"/>
              </w:rPr>
              <w:t>00</w:t>
            </w:r>
          </w:p>
        </w:tc>
        <w:tc>
          <w:tcPr>
            <w:tcW w:w="267" w:type="pct"/>
            <w:vAlign w:val="center"/>
          </w:tcPr>
          <w:p w:rsidR="006F360E" w:rsidRPr="0006024B" w:rsidRDefault="006F360E" w:rsidP="00556E4E">
            <w:pPr>
              <w:spacing w:line="24" w:lineRule="atLeast"/>
              <w:rPr>
                <w:rFonts w:cs="Arial"/>
                <w:lang w:eastAsia="zh-CN"/>
              </w:rPr>
            </w:pPr>
            <w:r>
              <w:rPr>
                <w:rFonts w:cs="Arial" w:hint="eastAsia"/>
                <w:lang w:eastAsia="zh-CN"/>
              </w:rPr>
              <w:t>00</w:t>
            </w:r>
          </w:p>
        </w:tc>
        <w:tc>
          <w:tcPr>
            <w:tcW w:w="267" w:type="pct"/>
            <w:vAlign w:val="center"/>
          </w:tcPr>
          <w:p w:rsidR="006F360E" w:rsidRPr="0006024B" w:rsidRDefault="006F360E" w:rsidP="00556E4E">
            <w:pPr>
              <w:spacing w:line="24" w:lineRule="atLeast"/>
              <w:rPr>
                <w:rFonts w:cs="Arial"/>
                <w:lang w:eastAsia="zh-CN"/>
              </w:rPr>
            </w:pPr>
            <w:r w:rsidRPr="0006024B">
              <w:rPr>
                <w:rFonts w:cs="Arial" w:hint="eastAsia"/>
                <w:lang w:eastAsia="zh-CN"/>
              </w:rPr>
              <w:t>00</w:t>
            </w:r>
          </w:p>
        </w:tc>
        <w:tc>
          <w:tcPr>
            <w:tcW w:w="267" w:type="pct"/>
            <w:vAlign w:val="center"/>
          </w:tcPr>
          <w:p w:rsidR="006F360E" w:rsidRPr="0006024B" w:rsidRDefault="006F360E" w:rsidP="00556E4E">
            <w:pPr>
              <w:spacing w:line="24" w:lineRule="atLeast"/>
              <w:rPr>
                <w:rFonts w:cs="Arial" w:hint="eastAsia"/>
                <w:lang w:eastAsia="zh-CN"/>
              </w:rPr>
            </w:pPr>
            <w:r>
              <w:rPr>
                <w:rFonts w:cs="Arial" w:hint="eastAsia"/>
                <w:lang w:eastAsia="zh-CN"/>
              </w:rPr>
              <w:t>00</w:t>
            </w:r>
          </w:p>
        </w:tc>
        <w:tc>
          <w:tcPr>
            <w:tcW w:w="267" w:type="pct"/>
            <w:vAlign w:val="center"/>
          </w:tcPr>
          <w:p w:rsidR="006F360E" w:rsidRPr="0006024B" w:rsidRDefault="006F360E" w:rsidP="00556E4E">
            <w:pPr>
              <w:spacing w:line="24" w:lineRule="atLeast"/>
              <w:rPr>
                <w:rFonts w:cs="Arial"/>
                <w:lang w:eastAsia="zh-CN"/>
              </w:rPr>
            </w:pPr>
            <w:r>
              <w:rPr>
                <w:rFonts w:cs="Arial" w:hint="eastAsia"/>
                <w:lang w:eastAsia="zh-CN"/>
              </w:rPr>
              <w:t>7F</w:t>
            </w:r>
          </w:p>
        </w:tc>
        <w:tc>
          <w:tcPr>
            <w:tcW w:w="267" w:type="pct"/>
            <w:vAlign w:val="center"/>
          </w:tcPr>
          <w:p w:rsidR="006F360E" w:rsidRPr="0006024B" w:rsidRDefault="006F360E" w:rsidP="00556E4E">
            <w:pPr>
              <w:spacing w:line="24" w:lineRule="atLeast"/>
              <w:rPr>
                <w:rFonts w:cs="Arial"/>
              </w:rPr>
            </w:pPr>
            <w:r w:rsidRPr="0006024B">
              <w:rPr>
                <w:rFonts w:cs="Arial" w:hint="eastAsia"/>
              </w:rPr>
              <w:t>00</w:t>
            </w:r>
          </w:p>
        </w:tc>
        <w:tc>
          <w:tcPr>
            <w:tcW w:w="267" w:type="pct"/>
            <w:vAlign w:val="center"/>
          </w:tcPr>
          <w:p w:rsidR="006F360E" w:rsidRPr="0006024B" w:rsidRDefault="006F360E" w:rsidP="00556E4E">
            <w:pPr>
              <w:spacing w:line="24" w:lineRule="atLeast"/>
              <w:rPr>
                <w:rFonts w:cs="Arial"/>
              </w:rPr>
            </w:pPr>
            <w:r w:rsidRPr="0006024B">
              <w:rPr>
                <w:rFonts w:cs="Arial"/>
              </w:rPr>
              <w:t>00</w:t>
            </w:r>
          </w:p>
        </w:tc>
        <w:tc>
          <w:tcPr>
            <w:tcW w:w="268" w:type="pct"/>
            <w:vAlign w:val="center"/>
          </w:tcPr>
          <w:p w:rsidR="006F360E" w:rsidRPr="0006024B" w:rsidRDefault="006F360E" w:rsidP="00556E4E">
            <w:pPr>
              <w:spacing w:line="24" w:lineRule="atLeast"/>
              <w:rPr>
                <w:rFonts w:cs="Arial"/>
                <w:lang w:eastAsia="zh-CN"/>
              </w:rPr>
            </w:pPr>
            <w:r>
              <w:rPr>
                <w:rFonts w:cs="Arial" w:hint="eastAsia"/>
                <w:lang w:eastAsia="zh-CN"/>
              </w:rPr>
              <w:t>--</w:t>
            </w:r>
          </w:p>
        </w:tc>
        <w:tc>
          <w:tcPr>
            <w:tcW w:w="1660" w:type="pct"/>
            <w:vAlign w:val="center"/>
          </w:tcPr>
          <w:p w:rsidR="006F360E" w:rsidRPr="0006024B" w:rsidRDefault="006F360E" w:rsidP="00014EC2">
            <w:pPr>
              <w:keepNext/>
              <w:spacing w:line="24" w:lineRule="atLeast"/>
              <w:rPr>
                <w:rFonts w:cs="Arial"/>
              </w:rPr>
            </w:pPr>
          </w:p>
        </w:tc>
      </w:tr>
    </w:tbl>
    <w:p w:rsidR="00FE09DB" w:rsidRPr="0006024B" w:rsidRDefault="00FE09DB" w:rsidP="00DE4AE4">
      <w:pPr>
        <w:spacing w:line="24" w:lineRule="atLeast"/>
        <w:rPr>
          <w:rFonts w:cs="Arial" w:hint="eastAsia"/>
          <w:lang w:eastAsia="zh-CN"/>
        </w:rPr>
      </w:pPr>
    </w:p>
    <w:p w:rsidR="006F360E" w:rsidRPr="0006024B" w:rsidRDefault="006F360E" w:rsidP="006F360E">
      <w:pPr>
        <w:spacing w:line="24" w:lineRule="atLeast"/>
        <w:rPr>
          <w:rFonts w:cs="Arial" w:hint="eastAsia"/>
        </w:rPr>
      </w:pPr>
      <w:r>
        <w:rPr>
          <w:rFonts w:ascii="Arial" w:hAnsi="Arial" w:cs="Arial" w:hint="eastAsia"/>
          <w:b/>
          <w:lang w:eastAsia="zh-CN"/>
        </w:rPr>
        <w:t>4</w:t>
      </w:r>
      <w:r w:rsidRPr="00161E0B">
        <w:rPr>
          <w:rFonts w:ascii="Arial" w:hAnsi="Arial" w:cs="Arial" w:hint="eastAsia"/>
          <w:b/>
          <w:lang w:eastAsia="zh-CN"/>
        </w:rPr>
        <w:t>.</w:t>
      </w:r>
      <w:r>
        <w:rPr>
          <w:rFonts w:ascii="Arial" w:hAnsi="Arial" w:cs="Arial"/>
          <w:b/>
        </w:rPr>
        <w:t xml:space="preserve"> </w:t>
      </w:r>
      <w:r>
        <w:rPr>
          <w:rFonts w:ascii="Arial" w:hAnsi="Arial" w:cs="Arial" w:hint="eastAsia"/>
          <w:b/>
          <w:lang w:eastAsia="zh-CN"/>
        </w:rPr>
        <w:t xml:space="preserve"> </w:t>
      </w:r>
      <w:r w:rsidRPr="0006024B">
        <w:rPr>
          <w:rFonts w:cs="Arial"/>
          <w:spacing w:val="-1"/>
          <w:szCs w:val="21"/>
        </w:rPr>
        <w:t>Input</w:t>
      </w:r>
      <w:r>
        <w:rPr>
          <w:rFonts w:cs="Arial" w:hint="eastAsia"/>
          <w:b/>
          <w:spacing w:val="-1"/>
          <w:szCs w:val="21"/>
          <w:lang w:eastAsia="zh-CN"/>
        </w:rPr>
        <w:t xml:space="preserve">  100</w:t>
      </w:r>
      <w:r w:rsidR="005D6C6E">
        <w:rPr>
          <w:rFonts w:cs="Arial" w:hint="eastAsia"/>
          <w:b/>
          <w:spacing w:val="-1"/>
          <w:szCs w:val="21"/>
          <w:lang w:eastAsia="zh-CN"/>
        </w:rPr>
        <w:t>%</w:t>
      </w:r>
      <w:r w:rsidRPr="0006024B">
        <w:rPr>
          <w:rFonts w:cs="Arial"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3"/>
        <w:gridCol w:w="647"/>
        <w:gridCol w:w="905"/>
        <w:gridCol w:w="526"/>
        <w:gridCol w:w="526"/>
        <w:gridCol w:w="526"/>
        <w:gridCol w:w="526"/>
        <w:gridCol w:w="526"/>
        <w:gridCol w:w="526"/>
        <w:gridCol w:w="526"/>
        <w:gridCol w:w="528"/>
        <w:gridCol w:w="3270"/>
      </w:tblGrid>
      <w:tr w:rsidR="00FE09DB" w:rsidRPr="003B3C7B" w:rsidTr="006F360E">
        <w:trPr>
          <w:trHeight w:val="284"/>
        </w:trPr>
        <w:tc>
          <w:tcPr>
            <w:tcW w:w="417" w:type="pct"/>
            <w:vMerge w:val="restart"/>
            <w:shd w:val="clear" w:color="auto" w:fill="D9D9D9"/>
            <w:vAlign w:val="center"/>
          </w:tcPr>
          <w:p w:rsidR="00FE09DB" w:rsidRPr="003B3C7B" w:rsidRDefault="00FE09DB" w:rsidP="00014EC2">
            <w:pPr>
              <w:spacing w:line="24" w:lineRule="atLeast"/>
              <w:jc w:val="center"/>
              <w:rPr>
                <w:rFonts w:cs="Arial"/>
              </w:rPr>
            </w:pPr>
            <w:r w:rsidRPr="003B3C7B">
              <w:rPr>
                <w:rFonts w:cs="Arial"/>
              </w:rPr>
              <w:t>CAN ID</w:t>
            </w:r>
          </w:p>
        </w:tc>
        <w:tc>
          <w:tcPr>
            <w:tcW w:w="328" w:type="pct"/>
            <w:vMerge w:val="restart"/>
            <w:shd w:val="clear" w:color="auto" w:fill="D9D9D9"/>
            <w:vAlign w:val="center"/>
          </w:tcPr>
          <w:p w:rsidR="00FE09DB" w:rsidRPr="003B3C7B" w:rsidRDefault="00FE09DB" w:rsidP="00014EC2">
            <w:pPr>
              <w:spacing w:line="24" w:lineRule="atLeast"/>
              <w:jc w:val="center"/>
              <w:rPr>
                <w:rFonts w:cs="Arial"/>
              </w:rPr>
            </w:pPr>
            <w:r w:rsidRPr="003B3C7B">
              <w:rPr>
                <w:rFonts w:cs="Arial"/>
              </w:rPr>
              <w:t>DLC</w:t>
            </w:r>
          </w:p>
        </w:tc>
        <w:tc>
          <w:tcPr>
            <w:tcW w:w="459" w:type="pct"/>
            <w:vMerge w:val="restart"/>
            <w:shd w:val="clear" w:color="auto" w:fill="D9D9D9"/>
            <w:vAlign w:val="center"/>
          </w:tcPr>
          <w:p w:rsidR="00FE09DB" w:rsidRPr="003B3C7B" w:rsidRDefault="00FE09DB" w:rsidP="00014EC2">
            <w:pPr>
              <w:spacing w:line="24" w:lineRule="atLeast"/>
              <w:jc w:val="center"/>
              <w:rPr>
                <w:rFonts w:cs="Arial"/>
              </w:rPr>
            </w:pPr>
            <w:r w:rsidRPr="003B3C7B">
              <w:rPr>
                <w:rFonts w:cs="Arial"/>
              </w:rPr>
              <w:t>TX Cycle</w:t>
            </w:r>
          </w:p>
        </w:tc>
        <w:tc>
          <w:tcPr>
            <w:tcW w:w="2136" w:type="pct"/>
            <w:gridSpan w:val="8"/>
            <w:shd w:val="clear" w:color="auto" w:fill="D9D9D9"/>
            <w:vAlign w:val="center"/>
          </w:tcPr>
          <w:p w:rsidR="00FE09DB" w:rsidRPr="003B3C7B" w:rsidRDefault="00FE09DB" w:rsidP="00014EC2">
            <w:pPr>
              <w:spacing w:line="24" w:lineRule="atLeast"/>
              <w:jc w:val="center"/>
              <w:rPr>
                <w:rFonts w:cs="Arial"/>
              </w:rPr>
            </w:pPr>
            <w:r w:rsidRPr="003B3C7B">
              <w:rPr>
                <w:rFonts w:cs="Arial"/>
              </w:rPr>
              <w:t>Message</w:t>
            </w:r>
          </w:p>
        </w:tc>
        <w:tc>
          <w:tcPr>
            <w:tcW w:w="1660" w:type="pct"/>
            <w:vMerge w:val="restart"/>
            <w:shd w:val="clear" w:color="auto" w:fill="D9D9D9"/>
            <w:vAlign w:val="center"/>
          </w:tcPr>
          <w:p w:rsidR="00FE09DB" w:rsidRPr="003B3C7B" w:rsidRDefault="00FE09DB" w:rsidP="00014EC2">
            <w:pPr>
              <w:spacing w:line="24" w:lineRule="atLeast"/>
              <w:jc w:val="center"/>
              <w:rPr>
                <w:rFonts w:cs="Arial"/>
              </w:rPr>
            </w:pPr>
            <w:r w:rsidRPr="003B3C7B">
              <w:rPr>
                <w:rFonts w:cs="Arial"/>
              </w:rPr>
              <w:t>Function Description</w:t>
            </w:r>
          </w:p>
        </w:tc>
      </w:tr>
      <w:tr w:rsidR="00FE09DB" w:rsidRPr="003B3C7B" w:rsidTr="006F360E">
        <w:trPr>
          <w:trHeight w:val="284"/>
        </w:trPr>
        <w:tc>
          <w:tcPr>
            <w:tcW w:w="417" w:type="pct"/>
            <w:vMerge/>
            <w:shd w:val="clear" w:color="auto" w:fill="D9D9D9"/>
          </w:tcPr>
          <w:p w:rsidR="00FE09DB" w:rsidRPr="003B3C7B" w:rsidRDefault="00FE09DB" w:rsidP="00014EC2">
            <w:pPr>
              <w:spacing w:line="24" w:lineRule="atLeast"/>
              <w:jc w:val="center"/>
              <w:rPr>
                <w:rFonts w:cs="Arial"/>
                <w:b/>
              </w:rPr>
            </w:pPr>
          </w:p>
        </w:tc>
        <w:tc>
          <w:tcPr>
            <w:tcW w:w="328" w:type="pct"/>
            <w:vMerge/>
            <w:shd w:val="clear" w:color="auto" w:fill="D9D9D9"/>
          </w:tcPr>
          <w:p w:rsidR="00FE09DB" w:rsidRPr="003B3C7B" w:rsidRDefault="00FE09DB" w:rsidP="00014EC2">
            <w:pPr>
              <w:spacing w:line="24" w:lineRule="atLeast"/>
              <w:jc w:val="center"/>
              <w:rPr>
                <w:rFonts w:cs="Arial"/>
                <w:b/>
              </w:rPr>
            </w:pPr>
          </w:p>
        </w:tc>
        <w:tc>
          <w:tcPr>
            <w:tcW w:w="459" w:type="pct"/>
            <w:vMerge/>
            <w:shd w:val="clear" w:color="auto" w:fill="D9D9D9"/>
          </w:tcPr>
          <w:p w:rsidR="00FE09DB" w:rsidRPr="003B3C7B" w:rsidRDefault="00FE09DB" w:rsidP="00014EC2">
            <w:pPr>
              <w:spacing w:line="24" w:lineRule="atLeast"/>
              <w:jc w:val="center"/>
              <w:rPr>
                <w:rFonts w:cs="Arial"/>
                <w:b/>
              </w:rPr>
            </w:pPr>
          </w:p>
        </w:tc>
        <w:tc>
          <w:tcPr>
            <w:tcW w:w="267" w:type="pct"/>
            <w:shd w:val="clear" w:color="auto" w:fill="D9D9D9"/>
          </w:tcPr>
          <w:p w:rsidR="00FE09DB" w:rsidRPr="003B3C7B" w:rsidRDefault="00FE09DB" w:rsidP="00014EC2">
            <w:pPr>
              <w:spacing w:line="24" w:lineRule="atLeast"/>
              <w:jc w:val="center"/>
              <w:rPr>
                <w:rFonts w:cs="Arial"/>
              </w:rPr>
            </w:pPr>
            <w:r w:rsidRPr="003B3C7B">
              <w:rPr>
                <w:rFonts w:cs="Arial"/>
              </w:rPr>
              <w:t>00</w:t>
            </w:r>
          </w:p>
        </w:tc>
        <w:tc>
          <w:tcPr>
            <w:tcW w:w="267" w:type="pct"/>
            <w:shd w:val="clear" w:color="auto" w:fill="D9D9D9"/>
          </w:tcPr>
          <w:p w:rsidR="00FE09DB" w:rsidRPr="003B3C7B" w:rsidRDefault="00FE09DB" w:rsidP="00014EC2">
            <w:pPr>
              <w:spacing w:line="24" w:lineRule="atLeast"/>
              <w:jc w:val="center"/>
              <w:rPr>
                <w:rFonts w:cs="Arial"/>
              </w:rPr>
            </w:pPr>
            <w:r w:rsidRPr="003B3C7B">
              <w:rPr>
                <w:rFonts w:cs="Arial"/>
              </w:rPr>
              <w:t>01</w:t>
            </w:r>
          </w:p>
        </w:tc>
        <w:tc>
          <w:tcPr>
            <w:tcW w:w="267" w:type="pct"/>
            <w:shd w:val="clear" w:color="auto" w:fill="D9D9D9"/>
          </w:tcPr>
          <w:p w:rsidR="00FE09DB" w:rsidRPr="003B3C7B" w:rsidRDefault="00FE09DB" w:rsidP="00014EC2">
            <w:pPr>
              <w:spacing w:line="24" w:lineRule="atLeast"/>
              <w:jc w:val="center"/>
              <w:rPr>
                <w:rFonts w:cs="Arial"/>
              </w:rPr>
            </w:pPr>
            <w:r w:rsidRPr="003B3C7B">
              <w:rPr>
                <w:rFonts w:cs="Arial"/>
              </w:rPr>
              <w:t>02</w:t>
            </w:r>
          </w:p>
        </w:tc>
        <w:tc>
          <w:tcPr>
            <w:tcW w:w="267" w:type="pct"/>
            <w:shd w:val="clear" w:color="auto" w:fill="D9D9D9"/>
          </w:tcPr>
          <w:p w:rsidR="00FE09DB" w:rsidRPr="003B3C7B" w:rsidRDefault="00FE09DB" w:rsidP="00014EC2">
            <w:pPr>
              <w:spacing w:line="24" w:lineRule="atLeast"/>
              <w:jc w:val="center"/>
              <w:rPr>
                <w:rFonts w:cs="Arial"/>
              </w:rPr>
            </w:pPr>
            <w:r w:rsidRPr="003B3C7B">
              <w:rPr>
                <w:rFonts w:cs="Arial"/>
              </w:rPr>
              <w:t>03</w:t>
            </w:r>
          </w:p>
        </w:tc>
        <w:tc>
          <w:tcPr>
            <w:tcW w:w="267" w:type="pct"/>
            <w:shd w:val="clear" w:color="auto" w:fill="D9D9D9"/>
          </w:tcPr>
          <w:p w:rsidR="00FE09DB" w:rsidRPr="003B3C7B" w:rsidRDefault="00FE09DB" w:rsidP="00014EC2">
            <w:pPr>
              <w:spacing w:line="24" w:lineRule="atLeast"/>
              <w:jc w:val="center"/>
              <w:rPr>
                <w:rFonts w:cs="Arial"/>
              </w:rPr>
            </w:pPr>
            <w:r w:rsidRPr="003B3C7B">
              <w:rPr>
                <w:rFonts w:cs="Arial"/>
              </w:rPr>
              <w:t>04</w:t>
            </w:r>
          </w:p>
        </w:tc>
        <w:tc>
          <w:tcPr>
            <w:tcW w:w="267" w:type="pct"/>
            <w:shd w:val="clear" w:color="auto" w:fill="D9D9D9"/>
          </w:tcPr>
          <w:p w:rsidR="00FE09DB" w:rsidRPr="003B3C7B" w:rsidRDefault="00FE09DB" w:rsidP="00014EC2">
            <w:pPr>
              <w:spacing w:line="24" w:lineRule="atLeast"/>
              <w:jc w:val="center"/>
              <w:rPr>
                <w:rFonts w:cs="Arial"/>
              </w:rPr>
            </w:pPr>
            <w:r w:rsidRPr="003B3C7B">
              <w:rPr>
                <w:rFonts w:cs="Arial"/>
              </w:rPr>
              <w:t>05</w:t>
            </w:r>
          </w:p>
        </w:tc>
        <w:tc>
          <w:tcPr>
            <w:tcW w:w="267" w:type="pct"/>
            <w:shd w:val="clear" w:color="auto" w:fill="D9D9D9"/>
          </w:tcPr>
          <w:p w:rsidR="00FE09DB" w:rsidRPr="003B3C7B" w:rsidRDefault="00FE09DB" w:rsidP="00014EC2">
            <w:pPr>
              <w:spacing w:line="24" w:lineRule="atLeast"/>
              <w:jc w:val="center"/>
              <w:rPr>
                <w:rFonts w:cs="Arial"/>
              </w:rPr>
            </w:pPr>
            <w:r w:rsidRPr="003B3C7B">
              <w:rPr>
                <w:rFonts w:cs="Arial"/>
              </w:rPr>
              <w:t>06</w:t>
            </w:r>
          </w:p>
        </w:tc>
        <w:tc>
          <w:tcPr>
            <w:tcW w:w="268" w:type="pct"/>
            <w:shd w:val="clear" w:color="auto" w:fill="D9D9D9"/>
          </w:tcPr>
          <w:p w:rsidR="00FE09DB" w:rsidRPr="003B3C7B" w:rsidRDefault="00FE09DB" w:rsidP="00014EC2">
            <w:pPr>
              <w:spacing w:line="24" w:lineRule="atLeast"/>
              <w:jc w:val="center"/>
              <w:rPr>
                <w:rFonts w:cs="Arial"/>
              </w:rPr>
            </w:pPr>
            <w:r w:rsidRPr="003B3C7B">
              <w:rPr>
                <w:rFonts w:cs="Arial"/>
              </w:rPr>
              <w:t>07</w:t>
            </w:r>
          </w:p>
        </w:tc>
        <w:tc>
          <w:tcPr>
            <w:tcW w:w="1660" w:type="pct"/>
            <w:vMerge/>
            <w:shd w:val="clear" w:color="auto" w:fill="D9D9D9"/>
          </w:tcPr>
          <w:p w:rsidR="00FE09DB" w:rsidRPr="003B3C7B" w:rsidRDefault="00FE09DB" w:rsidP="00014EC2">
            <w:pPr>
              <w:spacing w:line="24" w:lineRule="atLeast"/>
              <w:jc w:val="center"/>
              <w:rPr>
                <w:rFonts w:cs="Arial"/>
                <w:b/>
              </w:rPr>
            </w:pPr>
          </w:p>
        </w:tc>
      </w:tr>
      <w:tr w:rsidR="006F360E" w:rsidRPr="003B3C7B" w:rsidTr="006F360E">
        <w:trPr>
          <w:trHeight w:val="284"/>
        </w:trPr>
        <w:tc>
          <w:tcPr>
            <w:tcW w:w="417" w:type="pct"/>
            <w:vAlign w:val="center"/>
          </w:tcPr>
          <w:p w:rsidR="006F360E" w:rsidRPr="0006024B" w:rsidRDefault="006F360E" w:rsidP="00556E4E">
            <w:pPr>
              <w:spacing w:line="24" w:lineRule="atLeast"/>
              <w:rPr>
                <w:rFonts w:cs="Arial"/>
                <w:lang w:eastAsia="zh-CN"/>
              </w:rPr>
            </w:pPr>
            <w:r w:rsidRPr="0006024B">
              <w:rPr>
                <w:rFonts w:cs="Arial"/>
              </w:rPr>
              <w:t>0x</w:t>
            </w:r>
            <w:r>
              <w:rPr>
                <w:rFonts w:cs="Arial" w:hint="eastAsia"/>
                <w:lang w:eastAsia="zh-CN"/>
              </w:rPr>
              <w:t>446</w:t>
            </w:r>
          </w:p>
        </w:tc>
        <w:tc>
          <w:tcPr>
            <w:tcW w:w="328" w:type="pct"/>
            <w:vAlign w:val="center"/>
          </w:tcPr>
          <w:p w:rsidR="006F360E" w:rsidRPr="0006024B" w:rsidRDefault="006F360E" w:rsidP="00556E4E">
            <w:pPr>
              <w:spacing w:line="24" w:lineRule="atLeast"/>
              <w:rPr>
                <w:rFonts w:cs="Arial" w:hint="eastAsia"/>
                <w:lang w:eastAsia="zh-CN"/>
              </w:rPr>
            </w:pPr>
            <w:r>
              <w:rPr>
                <w:rFonts w:cs="Arial" w:hint="eastAsia"/>
                <w:lang w:eastAsia="zh-CN"/>
              </w:rPr>
              <w:t>7</w:t>
            </w:r>
          </w:p>
        </w:tc>
        <w:tc>
          <w:tcPr>
            <w:tcW w:w="459" w:type="pct"/>
            <w:vAlign w:val="center"/>
          </w:tcPr>
          <w:p w:rsidR="006F360E" w:rsidRPr="0006024B" w:rsidRDefault="006F360E" w:rsidP="00556E4E">
            <w:pPr>
              <w:spacing w:line="24" w:lineRule="atLeast"/>
              <w:rPr>
                <w:rFonts w:cs="Arial"/>
                <w:lang w:eastAsia="zh-CN"/>
              </w:rPr>
            </w:pPr>
            <w:r>
              <w:rPr>
                <w:rFonts w:cs="Arial" w:hint="eastAsia"/>
                <w:lang w:eastAsia="zh-CN"/>
              </w:rPr>
              <w:t>100</w:t>
            </w:r>
          </w:p>
        </w:tc>
        <w:tc>
          <w:tcPr>
            <w:tcW w:w="267" w:type="pct"/>
            <w:vAlign w:val="center"/>
          </w:tcPr>
          <w:p w:rsidR="006F360E" w:rsidRPr="0006024B" w:rsidRDefault="006F360E" w:rsidP="00556E4E">
            <w:pPr>
              <w:spacing w:line="24" w:lineRule="atLeast"/>
              <w:rPr>
                <w:rFonts w:cs="Arial" w:hint="eastAsia"/>
                <w:lang w:eastAsia="zh-CN"/>
              </w:rPr>
            </w:pPr>
            <w:r>
              <w:rPr>
                <w:rFonts w:cs="Arial" w:hint="eastAsia"/>
                <w:lang w:eastAsia="zh-CN"/>
              </w:rPr>
              <w:t>00</w:t>
            </w:r>
          </w:p>
        </w:tc>
        <w:tc>
          <w:tcPr>
            <w:tcW w:w="267" w:type="pct"/>
            <w:vAlign w:val="center"/>
          </w:tcPr>
          <w:p w:rsidR="006F360E" w:rsidRPr="0006024B" w:rsidRDefault="006F360E" w:rsidP="00556E4E">
            <w:pPr>
              <w:spacing w:line="24" w:lineRule="atLeast"/>
              <w:rPr>
                <w:rFonts w:cs="Arial"/>
                <w:lang w:eastAsia="zh-CN"/>
              </w:rPr>
            </w:pPr>
            <w:r>
              <w:rPr>
                <w:rFonts w:cs="Arial" w:hint="eastAsia"/>
                <w:lang w:eastAsia="zh-CN"/>
              </w:rPr>
              <w:t>00</w:t>
            </w:r>
          </w:p>
        </w:tc>
        <w:tc>
          <w:tcPr>
            <w:tcW w:w="267" w:type="pct"/>
            <w:vAlign w:val="center"/>
          </w:tcPr>
          <w:p w:rsidR="006F360E" w:rsidRPr="0006024B" w:rsidRDefault="006F360E" w:rsidP="00556E4E">
            <w:pPr>
              <w:spacing w:line="24" w:lineRule="atLeast"/>
              <w:rPr>
                <w:rFonts w:cs="Arial"/>
                <w:lang w:eastAsia="zh-CN"/>
              </w:rPr>
            </w:pPr>
            <w:r w:rsidRPr="0006024B">
              <w:rPr>
                <w:rFonts w:cs="Arial" w:hint="eastAsia"/>
                <w:lang w:eastAsia="zh-CN"/>
              </w:rPr>
              <w:t>00</w:t>
            </w:r>
          </w:p>
        </w:tc>
        <w:tc>
          <w:tcPr>
            <w:tcW w:w="267" w:type="pct"/>
            <w:vAlign w:val="center"/>
          </w:tcPr>
          <w:p w:rsidR="006F360E" w:rsidRPr="0006024B" w:rsidRDefault="006F360E" w:rsidP="00556E4E">
            <w:pPr>
              <w:spacing w:line="24" w:lineRule="atLeast"/>
              <w:rPr>
                <w:rFonts w:cs="Arial" w:hint="eastAsia"/>
                <w:lang w:eastAsia="zh-CN"/>
              </w:rPr>
            </w:pPr>
            <w:r>
              <w:rPr>
                <w:rFonts w:cs="Arial" w:hint="eastAsia"/>
                <w:lang w:eastAsia="zh-CN"/>
              </w:rPr>
              <w:t>00</w:t>
            </w:r>
          </w:p>
        </w:tc>
        <w:tc>
          <w:tcPr>
            <w:tcW w:w="267" w:type="pct"/>
            <w:vAlign w:val="center"/>
          </w:tcPr>
          <w:p w:rsidR="006F360E" w:rsidRPr="0006024B" w:rsidRDefault="006F360E" w:rsidP="00556E4E">
            <w:pPr>
              <w:spacing w:line="24" w:lineRule="atLeast"/>
              <w:rPr>
                <w:rFonts w:cs="Arial"/>
                <w:lang w:eastAsia="zh-CN"/>
              </w:rPr>
            </w:pPr>
            <w:r>
              <w:rPr>
                <w:rFonts w:cs="Arial" w:hint="eastAsia"/>
                <w:lang w:eastAsia="zh-CN"/>
              </w:rPr>
              <w:t>FF</w:t>
            </w:r>
          </w:p>
        </w:tc>
        <w:tc>
          <w:tcPr>
            <w:tcW w:w="267" w:type="pct"/>
            <w:vAlign w:val="center"/>
          </w:tcPr>
          <w:p w:rsidR="006F360E" w:rsidRPr="0006024B" w:rsidRDefault="006F360E" w:rsidP="00556E4E">
            <w:pPr>
              <w:spacing w:line="24" w:lineRule="atLeast"/>
              <w:rPr>
                <w:rFonts w:cs="Arial"/>
              </w:rPr>
            </w:pPr>
            <w:r w:rsidRPr="0006024B">
              <w:rPr>
                <w:rFonts w:cs="Arial" w:hint="eastAsia"/>
              </w:rPr>
              <w:t>00</w:t>
            </w:r>
          </w:p>
        </w:tc>
        <w:tc>
          <w:tcPr>
            <w:tcW w:w="267" w:type="pct"/>
            <w:vAlign w:val="center"/>
          </w:tcPr>
          <w:p w:rsidR="006F360E" w:rsidRPr="0006024B" w:rsidRDefault="006F360E" w:rsidP="00556E4E">
            <w:pPr>
              <w:spacing w:line="24" w:lineRule="atLeast"/>
              <w:rPr>
                <w:rFonts w:cs="Arial"/>
              </w:rPr>
            </w:pPr>
            <w:r w:rsidRPr="0006024B">
              <w:rPr>
                <w:rFonts w:cs="Arial"/>
              </w:rPr>
              <w:t>00</w:t>
            </w:r>
          </w:p>
        </w:tc>
        <w:tc>
          <w:tcPr>
            <w:tcW w:w="268" w:type="pct"/>
            <w:vAlign w:val="center"/>
          </w:tcPr>
          <w:p w:rsidR="006F360E" w:rsidRPr="0006024B" w:rsidRDefault="006F360E" w:rsidP="00556E4E">
            <w:pPr>
              <w:spacing w:line="24" w:lineRule="atLeast"/>
              <w:rPr>
                <w:rFonts w:cs="Arial"/>
                <w:lang w:eastAsia="zh-CN"/>
              </w:rPr>
            </w:pPr>
            <w:r>
              <w:rPr>
                <w:rFonts w:cs="Arial" w:hint="eastAsia"/>
                <w:lang w:eastAsia="zh-CN"/>
              </w:rPr>
              <w:t>--</w:t>
            </w:r>
          </w:p>
        </w:tc>
        <w:tc>
          <w:tcPr>
            <w:tcW w:w="1660" w:type="pct"/>
            <w:vAlign w:val="center"/>
          </w:tcPr>
          <w:p w:rsidR="006F360E" w:rsidRPr="003B3C7B" w:rsidRDefault="006F360E" w:rsidP="00014EC2">
            <w:pPr>
              <w:keepNext/>
              <w:spacing w:line="24" w:lineRule="atLeast"/>
              <w:rPr>
                <w:rFonts w:cs="Arial"/>
              </w:rPr>
            </w:pPr>
          </w:p>
        </w:tc>
      </w:tr>
      <w:bookmarkEnd w:id="251"/>
      <w:bookmarkEnd w:id="252"/>
    </w:tbl>
    <w:p w:rsidR="00FE09DB" w:rsidRDefault="00FE09DB" w:rsidP="00DE4AE4">
      <w:pPr>
        <w:spacing w:line="24" w:lineRule="atLeast"/>
        <w:rPr>
          <w:rFonts w:cs="Arial" w:hint="eastAsia"/>
          <w:lang w:eastAsia="zh-CN"/>
        </w:rPr>
      </w:pPr>
    </w:p>
    <w:p w:rsidR="006F360E" w:rsidRDefault="006F360E" w:rsidP="00DE4AE4">
      <w:pPr>
        <w:spacing w:line="24" w:lineRule="atLeast"/>
        <w:rPr>
          <w:rFonts w:cs="Arial" w:hint="eastAsia"/>
          <w:lang w:eastAsia="zh-CN"/>
        </w:rPr>
      </w:pPr>
    </w:p>
    <w:p w:rsidR="00DE4AE4" w:rsidRDefault="006F360E" w:rsidP="001615B9">
      <w:pPr>
        <w:pStyle w:val="3"/>
        <w:rPr>
          <w:rFonts w:hint="eastAsia"/>
          <w:lang w:eastAsia="zh-CN"/>
        </w:rPr>
      </w:pPr>
      <w:bookmarkStart w:id="254" w:name="_Toc291842703"/>
      <w:bookmarkStart w:id="255" w:name="_Toc299005278"/>
      <w:bookmarkStart w:id="256" w:name="_Toc410893316"/>
      <w:bookmarkStart w:id="257" w:name="_Toc467654066"/>
      <w:r>
        <w:rPr>
          <w:rFonts w:hint="eastAsia"/>
          <w:lang w:eastAsia="zh-CN"/>
        </w:rPr>
        <w:t>SOC</w:t>
      </w:r>
      <w:r w:rsidR="00DE4AE4">
        <w:rPr>
          <w:lang w:eastAsia="zh-CN"/>
        </w:rPr>
        <w:t xml:space="preserve"> </w:t>
      </w:r>
      <w:bookmarkEnd w:id="254"/>
      <w:bookmarkEnd w:id="255"/>
      <w:r w:rsidR="00DE4AE4" w:rsidRPr="003B3C7B">
        <w:rPr>
          <w:lang w:eastAsia="zh-CN"/>
        </w:rPr>
        <w:t>Gauge</w:t>
      </w:r>
      <w:bookmarkEnd w:id="256"/>
      <w:bookmarkEnd w:id="257"/>
    </w:p>
    <w:p w:rsidR="00DE4AE4" w:rsidRDefault="00DE4AE4" w:rsidP="00DE4AE4">
      <w:pPr>
        <w:spacing w:line="24" w:lineRule="atLeast"/>
        <w:rPr>
          <w:rFonts w:cs="Arial" w:hint="eastAsia"/>
        </w:rPr>
      </w:pPr>
    </w:p>
    <w:p w:rsidR="00DE4AE4" w:rsidRPr="003B3C7B" w:rsidRDefault="00DE4AE4" w:rsidP="00DE4AE4">
      <w:pPr>
        <w:spacing w:line="24" w:lineRule="atLeast"/>
        <w:rPr>
          <w:rFonts w:cs="Arial"/>
        </w:rPr>
      </w:pPr>
      <w:r w:rsidRPr="003B3C7B">
        <w:rPr>
          <w:rFonts w:cs="Arial"/>
        </w:rPr>
        <w:t>OBJECT:</w:t>
      </w:r>
    </w:p>
    <w:p w:rsidR="00DE4AE4" w:rsidRPr="003B3C7B" w:rsidRDefault="00DE4AE4" w:rsidP="00DE4AE4">
      <w:pPr>
        <w:spacing w:line="24" w:lineRule="atLeast"/>
        <w:rPr>
          <w:rFonts w:cs="Arial"/>
        </w:rPr>
      </w:pPr>
      <w:r w:rsidRPr="003B3C7B">
        <w:rPr>
          <w:rFonts w:cs="Arial"/>
        </w:rPr>
        <w:tab/>
      </w:r>
      <w:r w:rsidRPr="003B3C7B">
        <w:rPr>
          <w:rFonts w:cs="Arial"/>
        </w:rPr>
        <w:tab/>
        <w:t>Check Revolution gauge</w:t>
      </w:r>
    </w:p>
    <w:p w:rsidR="00DE4AE4" w:rsidRPr="003B3C7B" w:rsidRDefault="00DE4AE4" w:rsidP="00DE4AE4">
      <w:pPr>
        <w:spacing w:line="24" w:lineRule="atLeast"/>
        <w:rPr>
          <w:rFonts w:cs="Arial"/>
        </w:rPr>
      </w:pPr>
      <w:r w:rsidRPr="003B3C7B">
        <w:rPr>
          <w:rFonts w:cs="Arial"/>
        </w:rPr>
        <w:t>METHOD:</w:t>
      </w:r>
    </w:p>
    <w:p w:rsidR="00DE4AE4" w:rsidRPr="003B3C7B" w:rsidRDefault="00DE4AE4" w:rsidP="00DE4AE4">
      <w:pPr>
        <w:spacing w:line="24" w:lineRule="atLeast"/>
        <w:rPr>
          <w:rFonts w:cs="Arial"/>
        </w:rPr>
      </w:pPr>
      <w:r w:rsidRPr="003B3C7B">
        <w:rPr>
          <w:rFonts w:cs="Arial"/>
        </w:rPr>
        <w:tab/>
      </w:r>
      <w:r w:rsidRPr="003B3C7B">
        <w:rPr>
          <w:rFonts w:cs="Arial"/>
        </w:rPr>
        <w:tab/>
        <w:t>Send simulation  message drive Revolution gauge and visible check.</w:t>
      </w:r>
    </w:p>
    <w:p w:rsidR="00DE4AE4" w:rsidRPr="003B3C7B" w:rsidRDefault="00DE4AE4" w:rsidP="00DE4AE4">
      <w:pPr>
        <w:spacing w:line="24" w:lineRule="atLeast"/>
        <w:rPr>
          <w:rFonts w:cs="Arial"/>
        </w:rPr>
      </w:pPr>
      <w:r w:rsidRPr="003B3C7B">
        <w:rPr>
          <w:rFonts w:cs="Arial"/>
        </w:rPr>
        <w:t>PROCEDURE:</w:t>
      </w:r>
    </w:p>
    <w:p w:rsidR="00DE4AE4" w:rsidRDefault="00DE4AE4" w:rsidP="00DE4AE4">
      <w:pPr>
        <w:spacing w:line="24" w:lineRule="atLeast"/>
        <w:rPr>
          <w:rFonts w:cs="Arial" w:hint="eastAsia"/>
        </w:rPr>
      </w:pPr>
      <w:r w:rsidRPr="003B3C7B">
        <w:rPr>
          <w:rFonts w:cs="Arial"/>
        </w:rPr>
        <w:tab/>
      </w:r>
      <w:r w:rsidRPr="003B3C7B">
        <w:rPr>
          <w:rFonts w:cs="Arial"/>
        </w:rPr>
        <w:tab/>
        <w:t>All loads/values applied as per specification in the following table.</w:t>
      </w:r>
    </w:p>
    <w:p w:rsidR="00DE4AE4" w:rsidRPr="00F02C29" w:rsidRDefault="00DE4AE4" w:rsidP="00DE4AE4">
      <w:pPr>
        <w:spacing w:line="24" w:lineRule="atLeast"/>
        <w:rPr>
          <w:rFonts w:cs="Arial" w:hint="eastAsi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6"/>
        <w:gridCol w:w="1243"/>
        <w:gridCol w:w="1700"/>
        <w:gridCol w:w="1661"/>
        <w:gridCol w:w="1812"/>
        <w:gridCol w:w="2013"/>
      </w:tblGrid>
      <w:tr w:rsidR="00DE4AE4" w:rsidRPr="00A808B2" w:rsidTr="007C212E">
        <w:tc>
          <w:tcPr>
            <w:tcW w:w="1426" w:type="dxa"/>
            <w:shd w:val="clear" w:color="auto" w:fill="CCCCCC"/>
            <w:vAlign w:val="center"/>
          </w:tcPr>
          <w:bookmarkEnd w:id="248"/>
          <w:p w:rsidR="00DE4AE4" w:rsidRPr="00A808B2" w:rsidRDefault="00DE4AE4" w:rsidP="00DE4AE4">
            <w:pPr>
              <w:autoSpaceDE w:val="0"/>
              <w:autoSpaceDN w:val="0"/>
              <w:adjustRightInd w:val="0"/>
              <w:spacing w:before="16" w:line="24" w:lineRule="atLeast"/>
              <w:jc w:val="center"/>
              <w:rPr>
                <w:rFonts w:cs="Arial"/>
                <w:spacing w:val="-1"/>
                <w:szCs w:val="21"/>
              </w:rPr>
            </w:pPr>
            <w:r w:rsidRPr="00A808B2">
              <w:rPr>
                <w:rFonts w:cs="Arial"/>
                <w:spacing w:val="-1"/>
                <w:szCs w:val="21"/>
              </w:rPr>
              <w:t>Test Point</w:t>
            </w:r>
          </w:p>
          <w:p w:rsidR="00DE4AE4" w:rsidRPr="00A808B2" w:rsidRDefault="00DE4AE4" w:rsidP="00DE4AE4">
            <w:pPr>
              <w:autoSpaceDE w:val="0"/>
              <w:autoSpaceDN w:val="0"/>
              <w:adjustRightInd w:val="0"/>
              <w:spacing w:before="16" w:line="24" w:lineRule="atLeast"/>
              <w:jc w:val="center"/>
              <w:rPr>
                <w:rFonts w:cs="Arial"/>
                <w:spacing w:val="-1"/>
                <w:szCs w:val="21"/>
              </w:rPr>
            </w:pPr>
            <w:r w:rsidRPr="00A808B2">
              <w:rPr>
                <w:rFonts w:cs="Arial"/>
                <w:spacing w:val="-1"/>
                <w:szCs w:val="21"/>
              </w:rPr>
              <w:t>(Apply)</w:t>
            </w:r>
          </w:p>
        </w:tc>
        <w:tc>
          <w:tcPr>
            <w:tcW w:w="1243" w:type="dxa"/>
            <w:shd w:val="clear" w:color="auto" w:fill="CCCCCC"/>
            <w:vAlign w:val="center"/>
          </w:tcPr>
          <w:p w:rsidR="00DE4AE4" w:rsidRPr="00A808B2" w:rsidRDefault="00DE4AE4" w:rsidP="00DE4AE4">
            <w:pPr>
              <w:autoSpaceDE w:val="0"/>
              <w:autoSpaceDN w:val="0"/>
              <w:adjustRightInd w:val="0"/>
              <w:spacing w:before="16" w:line="24" w:lineRule="atLeast"/>
              <w:jc w:val="center"/>
              <w:rPr>
                <w:rFonts w:cs="Arial"/>
                <w:spacing w:val="-1"/>
                <w:szCs w:val="21"/>
              </w:rPr>
            </w:pPr>
            <w:r w:rsidRPr="00A808B2">
              <w:rPr>
                <w:rFonts w:cs="Arial"/>
                <w:spacing w:val="-1"/>
                <w:szCs w:val="21"/>
              </w:rPr>
              <w:t>Apply</w:t>
            </w:r>
          </w:p>
        </w:tc>
        <w:tc>
          <w:tcPr>
            <w:tcW w:w="1700" w:type="dxa"/>
            <w:shd w:val="clear" w:color="auto" w:fill="CCCCCC"/>
            <w:vAlign w:val="center"/>
          </w:tcPr>
          <w:p w:rsidR="00DE4AE4" w:rsidRPr="00A808B2" w:rsidRDefault="00DE4AE4" w:rsidP="00DE4AE4">
            <w:pPr>
              <w:autoSpaceDE w:val="0"/>
              <w:autoSpaceDN w:val="0"/>
              <w:adjustRightInd w:val="0"/>
              <w:spacing w:before="16" w:line="24" w:lineRule="atLeast"/>
              <w:jc w:val="center"/>
              <w:rPr>
                <w:rFonts w:cs="Arial"/>
                <w:spacing w:val="-1"/>
                <w:szCs w:val="21"/>
              </w:rPr>
            </w:pPr>
            <w:r w:rsidRPr="00A808B2">
              <w:rPr>
                <w:rFonts w:cs="Arial"/>
                <w:spacing w:val="-1"/>
                <w:szCs w:val="21"/>
              </w:rPr>
              <w:t>Description</w:t>
            </w:r>
          </w:p>
        </w:tc>
        <w:tc>
          <w:tcPr>
            <w:tcW w:w="1661" w:type="dxa"/>
            <w:shd w:val="clear" w:color="auto" w:fill="CCCCCC"/>
            <w:vAlign w:val="center"/>
          </w:tcPr>
          <w:p w:rsidR="00DE4AE4" w:rsidRPr="00A808B2" w:rsidRDefault="00DE4AE4" w:rsidP="00DE4AE4">
            <w:pPr>
              <w:autoSpaceDE w:val="0"/>
              <w:autoSpaceDN w:val="0"/>
              <w:adjustRightInd w:val="0"/>
              <w:spacing w:before="16" w:line="24" w:lineRule="atLeast"/>
              <w:jc w:val="center"/>
              <w:rPr>
                <w:rFonts w:cs="Arial"/>
                <w:spacing w:val="-1"/>
                <w:szCs w:val="21"/>
              </w:rPr>
            </w:pPr>
            <w:r w:rsidRPr="00A808B2">
              <w:rPr>
                <w:rFonts w:cs="Arial"/>
                <w:spacing w:val="-1"/>
                <w:szCs w:val="21"/>
              </w:rPr>
              <w:t>Test Point</w:t>
            </w:r>
          </w:p>
          <w:p w:rsidR="00DE4AE4" w:rsidRPr="00A808B2" w:rsidRDefault="00DE4AE4" w:rsidP="00DE4AE4">
            <w:pPr>
              <w:autoSpaceDE w:val="0"/>
              <w:autoSpaceDN w:val="0"/>
              <w:adjustRightInd w:val="0"/>
              <w:spacing w:before="16" w:line="24" w:lineRule="atLeast"/>
              <w:jc w:val="center"/>
              <w:rPr>
                <w:rFonts w:cs="Arial"/>
                <w:spacing w:val="-1"/>
                <w:szCs w:val="21"/>
              </w:rPr>
            </w:pPr>
            <w:r w:rsidRPr="00A808B2">
              <w:rPr>
                <w:rFonts w:cs="Arial"/>
                <w:spacing w:val="-1"/>
                <w:szCs w:val="21"/>
              </w:rPr>
              <w:t>(Measure)</w:t>
            </w:r>
          </w:p>
        </w:tc>
        <w:tc>
          <w:tcPr>
            <w:tcW w:w="1812" w:type="dxa"/>
            <w:shd w:val="clear" w:color="auto" w:fill="CCCCCC"/>
            <w:vAlign w:val="center"/>
          </w:tcPr>
          <w:p w:rsidR="00DE4AE4" w:rsidRPr="00A808B2" w:rsidRDefault="00DE4AE4" w:rsidP="00DE4AE4">
            <w:pPr>
              <w:autoSpaceDE w:val="0"/>
              <w:autoSpaceDN w:val="0"/>
              <w:adjustRightInd w:val="0"/>
              <w:spacing w:before="16" w:line="24" w:lineRule="atLeast"/>
              <w:jc w:val="center"/>
              <w:rPr>
                <w:rFonts w:cs="Arial"/>
                <w:spacing w:val="-1"/>
                <w:szCs w:val="21"/>
              </w:rPr>
            </w:pPr>
            <w:r w:rsidRPr="00A808B2">
              <w:rPr>
                <w:rFonts w:cs="Arial"/>
                <w:spacing w:val="-1"/>
                <w:szCs w:val="21"/>
              </w:rPr>
              <w:t>Value</w:t>
            </w:r>
          </w:p>
        </w:tc>
        <w:tc>
          <w:tcPr>
            <w:tcW w:w="2013" w:type="dxa"/>
            <w:shd w:val="clear" w:color="auto" w:fill="CCCCCC"/>
            <w:vAlign w:val="center"/>
          </w:tcPr>
          <w:p w:rsidR="00DE4AE4" w:rsidRPr="00A808B2" w:rsidRDefault="00DE4AE4" w:rsidP="00DE4AE4">
            <w:pPr>
              <w:autoSpaceDE w:val="0"/>
              <w:autoSpaceDN w:val="0"/>
              <w:adjustRightInd w:val="0"/>
              <w:spacing w:before="16" w:line="24" w:lineRule="atLeast"/>
              <w:jc w:val="center"/>
              <w:rPr>
                <w:rFonts w:cs="Arial"/>
                <w:spacing w:val="-1"/>
                <w:szCs w:val="21"/>
              </w:rPr>
            </w:pPr>
            <w:r w:rsidRPr="00A808B2">
              <w:rPr>
                <w:rFonts w:cs="Arial"/>
                <w:spacing w:val="-1"/>
                <w:szCs w:val="21"/>
              </w:rPr>
              <w:t>Measure</w:t>
            </w:r>
          </w:p>
        </w:tc>
      </w:tr>
      <w:tr w:rsidR="00A84BC3" w:rsidRPr="00A808B2" w:rsidTr="007C212E">
        <w:tc>
          <w:tcPr>
            <w:tcW w:w="1426" w:type="dxa"/>
            <w:shd w:val="clear" w:color="auto" w:fill="auto"/>
          </w:tcPr>
          <w:p w:rsidR="00A84BC3" w:rsidRPr="00EF4795" w:rsidRDefault="00A84BC3" w:rsidP="00444B58">
            <w:pPr>
              <w:spacing w:line="24" w:lineRule="atLeast"/>
              <w:rPr>
                <w:rFonts w:cs="Arial" w:hint="eastAsia"/>
                <w:lang w:eastAsia="zh-CN"/>
              </w:rPr>
            </w:pPr>
            <w:r w:rsidRPr="00EF4795">
              <w:rPr>
                <w:rFonts w:cs="Arial" w:hint="eastAsia"/>
                <w:lang w:eastAsia="zh-CN"/>
              </w:rPr>
              <w:t>F109</w:t>
            </w:r>
          </w:p>
        </w:tc>
        <w:tc>
          <w:tcPr>
            <w:tcW w:w="1243" w:type="dxa"/>
            <w:shd w:val="clear" w:color="auto" w:fill="auto"/>
          </w:tcPr>
          <w:p w:rsidR="00A84BC3" w:rsidRPr="00EF4795" w:rsidRDefault="00A84BC3" w:rsidP="00DE4AE4">
            <w:pPr>
              <w:widowControl w:val="0"/>
              <w:autoSpaceDE w:val="0"/>
              <w:autoSpaceDN w:val="0"/>
              <w:adjustRightInd w:val="0"/>
              <w:spacing w:before="16" w:line="24" w:lineRule="atLeast"/>
              <w:rPr>
                <w:rFonts w:cs="Arial"/>
                <w:spacing w:val="-1"/>
                <w:kern w:val="2"/>
                <w:sz w:val="21"/>
                <w:szCs w:val="21"/>
              </w:rPr>
            </w:pPr>
            <w:r w:rsidRPr="00EF4795">
              <w:rPr>
                <w:rFonts w:cs="Arial"/>
                <w:spacing w:val="-1"/>
                <w:szCs w:val="21"/>
              </w:rPr>
              <w:t>13.5VDC</w:t>
            </w:r>
          </w:p>
        </w:tc>
        <w:tc>
          <w:tcPr>
            <w:tcW w:w="1700" w:type="dxa"/>
            <w:shd w:val="clear" w:color="auto" w:fill="auto"/>
          </w:tcPr>
          <w:p w:rsidR="00A84BC3" w:rsidRPr="00EF4795" w:rsidRDefault="00A84BC3" w:rsidP="00DE4AE4">
            <w:pPr>
              <w:widowControl w:val="0"/>
              <w:autoSpaceDE w:val="0"/>
              <w:autoSpaceDN w:val="0"/>
              <w:adjustRightInd w:val="0"/>
              <w:spacing w:before="16" w:line="24" w:lineRule="atLeast"/>
              <w:rPr>
                <w:rFonts w:cs="Arial"/>
                <w:spacing w:val="-1"/>
                <w:kern w:val="2"/>
                <w:sz w:val="21"/>
                <w:szCs w:val="21"/>
              </w:rPr>
            </w:pPr>
            <w:r w:rsidRPr="00EF4795">
              <w:rPr>
                <w:rFonts w:cs="Arial"/>
                <w:spacing w:val="-1"/>
                <w:szCs w:val="21"/>
              </w:rPr>
              <w:t>Battery</w:t>
            </w:r>
          </w:p>
        </w:tc>
        <w:tc>
          <w:tcPr>
            <w:tcW w:w="1661" w:type="dxa"/>
            <w:shd w:val="clear" w:color="auto" w:fill="auto"/>
          </w:tcPr>
          <w:p w:rsidR="00A84BC3" w:rsidRPr="00EF4795" w:rsidRDefault="00A84BC3" w:rsidP="00444B58">
            <w:pPr>
              <w:spacing w:line="24" w:lineRule="atLeast"/>
              <w:rPr>
                <w:rFonts w:cs="Arial" w:hint="eastAsia"/>
                <w:lang w:eastAsia="zh-CN"/>
              </w:rPr>
            </w:pPr>
            <w:r w:rsidRPr="00EF4795">
              <w:rPr>
                <w:rFonts w:cs="Arial" w:hint="eastAsia"/>
                <w:lang w:eastAsia="zh-CN"/>
              </w:rPr>
              <w:t>F109</w:t>
            </w:r>
          </w:p>
        </w:tc>
        <w:tc>
          <w:tcPr>
            <w:tcW w:w="1812" w:type="dxa"/>
            <w:shd w:val="clear" w:color="auto" w:fill="auto"/>
          </w:tcPr>
          <w:p w:rsidR="00A84BC3" w:rsidRPr="00EF4795" w:rsidRDefault="00A84BC3" w:rsidP="00DE4AE4">
            <w:pPr>
              <w:autoSpaceDE w:val="0"/>
              <w:autoSpaceDN w:val="0"/>
              <w:adjustRightInd w:val="0"/>
              <w:spacing w:before="16" w:line="24" w:lineRule="atLeast"/>
              <w:rPr>
                <w:rFonts w:cs="Arial" w:hint="eastAsia"/>
                <w:spacing w:val="-1"/>
                <w:szCs w:val="21"/>
                <w:lang w:eastAsia="zh-CN"/>
              </w:rPr>
            </w:pPr>
            <w:r w:rsidRPr="00EF4795">
              <w:rPr>
                <w:rFonts w:cs="Arial" w:hint="eastAsia"/>
                <w:spacing w:val="-1"/>
                <w:szCs w:val="21"/>
                <w:lang w:eastAsia="zh-CN"/>
              </w:rPr>
              <w:t>13.5V</w:t>
            </w:r>
          </w:p>
        </w:tc>
        <w:tc>
          <w:tcPr>
            <w:tcW w:w="2013" w:type="dxa"/>
            <w:shd w:val="clear" w:color="auto" w:fill="auto"/>
          </w:tcPr>
          <w:p w:rsidR="00A84BC3" w:rsidRPr="00EF4795" w:rsidRDefault="00A84BC3" w:rsidP="00DE4AE4">
            <w:pPr>
              <w:autoSpaceDE w:val="0"/>
              <w:autoSpaceDN w:val="0"/>
              <w:adjustRightInd w:val="0"/>
              <w:spacing w:before="16" w:line="24" w:lineRule="atLeast"/>
              <w:rPr>
                <w:rFonts w:cs="Arial"/>
                <w:spacing w:val="-1"/>
                <w:szCs w:val="21"/>
              </w:rPr>
            </w:pPr>
          </w:p>
        </w:tc>
      </w:tr>
      <w:tr w:rsidR="00A84BC3" w:rsidRPr="00A808B2" w:rsidTr="007C212E">
        <w:tc>
          <w:tcPr>
            <w:tcW w:w="1426" w:type="dxa"/>
            <w:shd w:val="clear" w:color="auto" w:fill="auto"/>
          </w:tcPr>
          <w:p w:rsidR="00A84BC3" w:rsidRPr="00EF4795" w:rsidRDefault="00A84BC3" w:rsidP="00444B58">
            <w:pPr>
              <w:spacing w:line="24" w:lineRule="atLeast"/>
              <w:rPr>
                <w:rFonts w:cs="Arial" w:hint="eastAsia"/>
                <w:lang w:eastAsia="zh-CN"/>
              </w:rPr>
            </w:pPr>
            <w:r w:rsidRPr="00EF4795">
              <w:rPr>
                <w:rFonts w:cs="Arial" w:hint="eastAsia"/>
                <w:lang w:eastAsia="zh-CN"/>
              </w:rPr>
              <w:t>F110</w:t>
            </w:r>
          </w:p>
        </w:tc>
        <w:tc>
          <w:tcPr>
            <w:tcW w:w="1243" w:type="dxa"/>
            <w:shd w:val="clear" w:color="auto" w:fill="auto"/>
          </w:tcPr>
          <w:p w:rsidR="00A84BC3" w:rsidRPr="00EF4795" w:rsidRDefault="00A84BC3" w:rsidP="00DE4AE4">
            <w:pPr>
              <w:widowControl w:val="0"/>
              <w:autoSpaceDE w:val="0"/>
              <w:autoSpaceDN w:val="0"/>
              <w:adjustRightInd w:val="0"/>
              <w:spacing w:before="16" w:line="24" w:lineRule="atLeast"/>
              <w:rPr>
                <w:rFonts w:cs="Arial"/>
                <w:spacing w:val="-1"/>
                <w:kern w:val="2"/>
                <w:sz w:val="21"/>
                <w:szCs w:val="21"/>
              </w:rPr>
            </w:pPr>
            <w:r w:rsidRPr="00EF4795">
              <w:rPr>
                <w:rFonts w:cs="Arial"/>
                <w:spacing w:val="-1"/>
                <w:szCs w:val="21"/>
              </w:rPr>
              <w:t>GND</w:t>
            </w:r>
          </w:p>
        </w:tc>
        <w:tc>
          <w:tcPr>
            <w:tcW w:w="1700" w:type="dxa"/>
            <w:shd w:val="clear" w:color="auto" w:fill="auto"/>
          </w:tcPr>
          <w:p w:rsidR="00A84BC3" w:rsidRPr="00EF4795" w:rsidRDefault="00A84BC3" w:rsidP="00DE4AE4">
            <w:pPr>
              <w:widowControl w:val="0"/>
              <w:autoSpaceDE w:val="0"/>
              <w:autoSpaceDN w:val="0"/>
              <w:adjustRightInd w:val="0"/>
              <w:spacing w:before="16" w:line="24" w:lineRule="atLeast"/>
              <w:rPr>
                <w:rFonts w:cs="Arial"/>
                <w:spacing w:val="-1"/>
                <w:kern w:val="2"/>
                <w:sz w:val="21"/>
                <w:szCs w:val="21"/>
              </w:rPr>
            </w:pPr>
            <w:r w:rsidRPr="00EF4795">
              <w:rPr>
                <w:rFonts w:cs="Arial"/>
                <w:spacing w:val="-1"/>
                <w:szCs w:val="21"/>
              </w:rPr>
              <w:t>GND</w:t>
            </w:r>
          </w:p>
        </w:tc>
        <w:tc>
          <w:tcPr>
            <w:tcW w:w="1661" w:type="dxa"/>
            <w:shd w:val="clear" w:color="auto" w:fill="auto"/>
          </w:tcPr>
          <w:p w:rsidR="00A84BC3" w:rsidRPr="00EF4795" w:rsidRDefault="00A84BC3" w:rsidP="00444B58">
            <w:pPr>
              <w:spacing w:line="24" w:lineRule="atLeast"/>
              <w:rPr>
                <w:rFonts w:cs="Arial" w:hint="eastAsia"/>
                <w:lang w:eastAsia="zh-CN"/>
              </w:rPr>
            </w:pPr>
            <w:r w:rsidRPr="00EF4795">
              <w:rPr>
                <w:rFonts w:cs="Arial" w:hint="eastAsia"/>
                <w:lang w:eastAsia="zh-CN"/>
              </w:rPr>
              <w:t>F110</w:t>
            </w:r>
          </w:p>
        </w:tc>
        <w:tc>
          <w:tcPr>
            <w:tcW w:w="1812" w:type="dxa"/>
            <w:shd w:val="clear" w:color="auto" w:fill="auto"/>
          </w:tcPr>
          <w:p w:rsidR="00A84BC3" w:rsidRPr="00EF4795" w:rsidRDefault="00A84BC3" w:rsidP="00DE4AE4">
            <w:pPr>
              <w:autoSpaceDE w:val="0"/>
              <w:autoSpaceDN w:val="0"/>
              <w:adjustRightInd w:val="0"/>
              <w:spacing w:before="16" w:line="24" w:lineRule="atLeast"/>
              <w:rPr>
                <w:rFonts w:cs="Arial" w:hint="eastAsia"/>
                <w:spacing w:val="-1"/>
                <w:szCs w:val="21"/>
                <w:lang w:eastAsia="zh-CN"/>
              </w:rPr>
            </w:pPr>
            <w:r w:rsidRPr="00EF4795">
              <w:rPr>
                <w:rFonts w:cs="Arial" w:hint="eastAsia"/>
                <w:spacing w:val="-1"/>
                <w:szCs w:val="21"/>
                <w:lang w:eastAsia="zh-CN"/>
              </w:rPr>
              <w:t>0V</w:t>
            </w:r>
          </w:p>
        </w:tc>
        <w:tc>
          <w:tcPr>
            <w:tcW w:w="2013" w:type="dxa"/>
            <w:shd w:val="clear" w:color="auto" w:fill="auto"/>
          </w:tcPr>
          <w:p w:rsidR="00A84BC3" w:rsidRPr="00EF4795" w:rsidRDefault="00A84BC3" w:rsidP="00DE4AE4">
            <w:pPr>
              <w:autoSpaceDE w:val="0"/>
              <w:autoSpaceDN w:val="0"/>
              <w:adjustRightInd w:val="0"/>
              <w:spacing w:before="16" w:line="24" w:lineRule="atLeast"/>
              <w:rPr>
                <w:rFonts w:cs="Arial"/>
                <w:spacing w:val="-1"/>
                <w:szCs w:val="21"/>
              </w:rPr>
            </w:pPr>
          </w:p>
        </w:tc>
      </w:tr>
      <w:tr w:rsidR="00A84BC3" w:rsidRPr="00A808B2" w:rsidTr="007C212E">
        <w:tc>
          <w:tcPr>
            <w:tcW w:w="1426" w:type="dxa"/>
            <w:shd w:val="clear" w:color="auto" w:fill="auto"/>
          </w:tcPr>
          <w:p w:rsidR="00A84BC3" w:rsidRPr="00EF4795" w:rsidRDefault="00A84BC3" w:rsidP="00444B58">
            <w:pPr>
              <w:spacing w:line="24" w:lineRule="atLeast"/>
              <w:rPr>
                <w:rFonts w:cs="Arial" w:hint="eastAsia"/>
                <w:lang w:eastAsia="zh-CN"/>
              </w:rPr>
            </w:pPr>
            <w:r w:rsidRPr="00EF4795">
              <w:rPr>
                <w:rFonts w:cs="Arial" w:hint="eastAsia"/>
                <w:lang w:eastAsia="zh-CN"/>
              </w:rPr>
              <w:t>F108</w:t>
            </w:r>
          </w:p>
        </w:tc>
        <w:tc>
          <w:tcPr>
            <w:tcW w:w="1243" w:type="dxa"/>
            <w:shd w:val="clear" w:color="auto" w:fill="auto"/>
          </w:tcPr>
          <w:p w:rsidR="00A84BC3" w:rsidRPr="00EF4795" w:rsidRDefault="00A84BC3" w:rsidP="00DE4AE4">
            <w:pPr>
              <w:widowControl w:val="0"/>
              <w:autoSpaceDE w:val="0"/>
              <w:autoSpaceDN w:val="0"/>
              <w:adjustRightInd w:val="0"/>
              <w:spacing w:before="16" w:line="24" w:lineRule="atLeast"/>
              <w:rPr>
                <w:rFonts w:cs="Arial"/>
                <w:spacing w:val="-1"/>
                <w:kern w:val="2"/>
                <w:sz w:val="21"/>
                <w:szCs w:val="21"/>
              </w:rPr>
            </w:pPr>
            <w:r w:rsidRPr="00EF4795">
              <w:rPr>
                <w:rFonts w:cs="Arial"/>
                <w:spacing w:val="-1"/>
                <w:szCs w:val="21"/>
              </w:rPr>
              <w:t>13.5VDC</w:t>
            </w:r>
          </w:p>
        </w:tc>
        <w:tc>
          <w:tcPr>
            <w:tcW w:w="1700" w:type="dxa"/>
            <w:shd w:val="clear" w:color="auto" w:fill="auto"/>
          </w:tcPr>
          <w:p w:rsidR="00A84BC3" w:rsidRPr="00EF4795" w:rsidRDefault="00A84BC3" w:rsidP="00DE4AE4">
            <w:pPr>
              <w:widowControl w:val="0"/>
              <w:autoSpaceDE w:val="0"/>
              <w:autoSpaceDN w:val="0"/>
              <w:adjustRightInd w:val="0"/>
              <w:spacing w:before="16" w:line="24" w:lineRule="atLeast"/>
              <w:rPr>
                <w:rFonts w:cs="Arial"/>
                <w:spacing w:val="-1"/>
                <w:kern w:val="2"/>
                <w:sz w:val="21"/>
                <w:szCs w:val="21"/>
              </w:rPr>
            </w:pPr>
            <w:r w:rsidRPr="00EF4795">
              <w:rPr>
                <w:rFonts w:cs="Arial"/>
                <w:spacing w:val="-1"/>
                <w:szCs w:val="21"/>
              </w:rPr>
              <w:t>Ignition</w:t>
            </w:r>
          </w:p>
        </w:tc>
        <w:tc>
          <w:tcPr>
            <w:tcW w:w="1661" w:type="dxa"/>
            <w:shd w:val="clear" w:color="auto" w:fill="auto"/>
          </w:tcPr>
          <w:p w:rsidR="00A84BC3" w:rsidRPr="00EF4795" w:rsidRDefault="00A84BC3" w:rsidP="00444B58">
            <w:pPr>
              <w:spacing w:line="24" w:lineRule="atLeast"/>
              <w:rPr>
                <w:rFonts w:cs="Arial" w:hint="eastAsia"/>
                <w:lang w:eastAsia="zh-CN"/>
              </w:rPr>
            </w:pPr>
            <w:r w:rsidRPr="00EF4795">
              <w:rPr>
                <w:rFonts w:cs="Arial" w:hint="eastAsia"/>
                <w:lang w:eastAsia="zh-CN"/>
              </w:rPr>
              <w:t>F108</w:t>
            </w:r>
          </w:p>
        </w:tc>
        <w:tc>
          <w:tcPr>
            <w:tcW w:w="1812" w:type="dxa"/>
            <w:shd w:val="clear" w:color="auto" w:fill="auto"/>
          </w:tcPr>
          <w:p w:rsidR="00A84BC3" w:rsidRPr="00EF4795" w:rsidRDefault="00A84BC3" w:rsidP="00DE4AE4">
            <w:pPr>
              <w:autoSpaceDE w:val="0"/>
              <w:autoSpaceDN w:val="0"/>
              <w:adjustRightInd w:val="0"/>
              <w:spacing w:before="16" w:line="24" w:lineRule="atLeast"/>
              <w:rPr>
                <w:rFonts w:cs="Arial" w:hint="eastAsia"/>
                <w:spacing w:val="-1"/>
                <w:szCs w:val="21"/>
                <w:lang w:eastAsia="zh-CN"/>
              </w:rPr>
            </w:pPr>
            <w:r w:rsidRPr="00EF4795">
              <w:rPr>
                <w:rFonts w:cs="Arial" w:hint="eastAsia"/>
                <w:spacing w:val="-1"/>
                <w:szCs w:val="21"/>
                <w:lang w:eastAsia="zh-CN"/>
              </w:rPr>
              <w:t>13.5V</w:t>
            </w:r>
          </w:p>
        </w:tc>
        <w:tc>
          <w:tcPr>
            <w:tcW w:w="2013" w:type="dxa"/>
            <w:shd w:val="clear" w:color="auto" w:fill="auto"/>
          </w:tcPr>
          <w:p w:rsidR="00A84BC3" w:rsidRPr="00EF4795" w:rsidRDefault="00A84BC3" w:rsidP="00DE4AE4">
            <w:pPr>
              <w:autoSpaceDE w:val="0"/>
              <w:autoSpaceDN w:val="0"/>
              <w:adjustRightInd w:val="0"/>
              <w:spacing w:before="16" w:line="24" w:lineRule="atLeast"/>
              <w:rPr>
                <w:rFonts w:cs="Arial"/>
                <w:spacing w:val="-1"/>
                <w:szCs w:val="21"/>
              </w:rPr>
            </w:pPr>
          </w:p>
        </w:tc>
      </w:tr>
      <w:tr w:rsidR="00A84BC3" w:rsidRPr="00A808B2" w:rsidTr="007C212E">
        <w:tc>
          <w:tcPr>
            <w:tcW w:w="1426" w:type="dxa"/>
            <w:shd w:val="clear" w:color="auto" w:fill="auto"/>
          </w:tcPr>
          <w:p w:rsidR="00A84BC3" w:rsidRPr="00EF4795" w:rsidRDefault="00A84BC3" w:rsidP="00444B58">
            <w:pPr>
              <w:spacing w:line="24" w:lineRule="atLeast"/>
              <w:rPr>
                <w:rFonts w:cs="Arial" w:hint="eastAsia"/>
                <w:lang w:eastAsia="zh-CN"/>
              </w:rPr>
            </w:pPr>
            <w:r w:rsidRPr="00EF4795">
              <w:rPr>
                <w:rFonts w:cs="Arial" w:hint="eastAsia"/>
                <w:lang w:eastAsia="zh-CN"/>
              </w:rPr>
              <w:t>F100</w:t>
            </w:r>
          </w:p>
        </w:tc>
        <w:tc>
          <w:tcPr>
            <w:tcW w:w="1243" w:type="dxa"/>
            <w:shd w:val="clear" w:color="auto" w:fill="auto"/>
          </w:tcPr>
          <w:p w:rsidR="00A84BC3" w:rsidRPr="00EF4795" w:rsidRDefault="00A84BC3" w:rsidP="00DE4AE4">
            <w:pPr>
              <w:widowControl w:val="0"/>
              <w:autoSpaceDE w:val="0"/>
              <w:autoSpaceDN w:val="0"/>
              <w:adjustRightInd w:val="0"/>
              <w:spacing w:before="16" w:line="24" w:lineRule="atLeast"/>
              <w:rPr>
                <w:rFonts w:cs="Arial"/>
                <w:spacing w:val="-1"/>
                <w:kern w:val="2"/>
                <w:sz w:val="21"/>
                <w:szCs w:val="21"/>
              </w:rPr>
            </w:pPr>
            <w:r w:rsidRPr="00EF4795">
              <w:rPr>
                <w:rFonts w:cs="Arial" w:hint="eastAsia"/>
                <w:spacing w:val="-1"/>
                <w:szCs w:val="21"/>
              </w:rPr>
              <w:t>CANH</w:t>
            </w:r>
          </w:p>
        </w:tc>
        <w:tc>
          <w:tcPr>
            <w:tcW w:w="1700" w:type="dxa"/>
            <w:shd w:val="clear" w:color="auto" w:fill="auto"/>
          </w:tcPr>
          <w:p w:rsidR="00A84BC3" w:rsidRPr="00EF4795" w:rsidRDefault="00A84BC3" w:rsidP="00DE4AE4">
            <w:pPr>
              <w:widowControl w:val="0"/>
              <w:autoSpaceDE w:val="0"/>
              <w:autoSpaceDN w:val="0"/>
              <w:adjustRightInd w:val="0"/>
              <w:spacing w:before="16" w:line="24" w:lineRule="atLeast"/>
              <w:rPr>
                <w:rFonts w:cs="Arial"/>
                <w:color w:val="FF0000"/>
                <w:spacing w:val="-1"/>
                <w:kern w:val="2"/>
                <w:sz w:val="21"/>
                <w:szCs w:val="21"/>
              </w:rPr>
            </w:pPr>
          </w:p>
        </w:tc>
        <w:tc>
          <w:tcPr>
            <w:tcW w:w="1661" w:type="dxa"/>
            <w:shd w:val="clear" w:color="auto" w:fill="auto"/>
          </w:tcPr>
          <w:p w:rsidR="00A84BC3" w:rsidRPr="00EF4795" w:rsidRDefault="00A84BC3" w:rsidP="00DE4AE4">
            <w:pPr>
              <w:autoSpaceDE w:val="0"/>
              <w:autoSpaceDN w:val="0"/>
              <w:adjustRightInd w:val="0"/>
              <w:spacing w:before="16" w:line="24" w:lineRule="atLeast"/>
              <w:rPr>
                <w:rFonts w:cs="Arial"/>
                <w:spacing w:val="-1"/>
                <w:szCs w:val="21"/>
              </w:rPr>
            </w:pPr>
          </w:p>
        </w:tc>
        <w:tc>
          <w:tcPr>
            <w:tcW w:w="1812" w:type="dxa"/>
            <w:shd w:val="clear" w:color="auto" w:fill="auto"/>
          </w:tcPr>
          <w:p w:rsidR="00A84BC3" w:rsidRPr="00EF4795" w:rsidRDefault="00A84BC3" w:rsidP="00DE4AE4">
            <w:pPr>
              <w:autoSpaceDE w:val="0"/>
              <w:autoSpaceDN w:val="0"/>
              <w:adjustRightInd w:val="0"/>
              <w:spacing w:before="16" w:line="24" w:lineRule="atLeast"/>
              <w:rPr>
                <w:rFonts w:cs="Arial"/>
                <w:spacing w:val="-1"/>
                <w:szCs w:val="21"/>
              </w:rPr>
            </w:pPr>
          </w:p>
        </w:tc>
        <w:tc>
          <w:tcPr>
            <w:tcW w:w="2013" w:type="dxa"/>
            <w:shd w:val="clear" w:color="auto" w:fill="auto"/>
          </w:tcPr>
          <w:p w:rsidR="00A84BC3" w:rsidRPr="00EF4795" w:rsidRDefault="00A84BC3" w:rsidP="00DE4AE4">
            <w:pPr>
              <w:autoSpaceDE w:val="0"/>
              <w:autoSpaceDN w:val="0"/>
              <w:adjustRightInd w:val="0"/>
              <w:spacing w:before="16" w:line="24" w:lineRule="atLeast"/>
              <w:rPr>
                <w:rFonts w:cs="Arial"/>
                <w:spacing w:val="-1"/>
                <w:szCs w:val="21"/>
              </w:rPr>
            </w:pPr>
          </w:p>
        </w:tc>
      </w:tr>
      <w:tr w:rsidR="00A84BC3" w:rsidRPr="00A808B2" w:rsidTr="007C212E">
        <w:tc>
          <w:tcPr>
            <w:tcW w:w="1426" w:type="dxa"/>
            <w:shd w:val="clear" w:color="auto" w:fill="auto"/>
          </w:tcPr>
          <w:p w:rsidR="00A84BC3" w:rsidRPr="00EF4795" w:rsidRDefault="00A84BC3" w:rsidP="00444B58">
            <w:pPr>
              <w:spacing w:line="24" w:lineRule="atLeast"/>
              <w:rPr>
                <w:rFonts w:cs="Arial" w:hint="eastAsia"/>
                <w:lang w:eastAsia="zh-CN"/>
              </w:rPr>
            </w:pPr>
            <w:r w:rsidRPr="00EF4795">
              <w:rPr>
                <w:rFonts w:cs="Arial" w:hint="eastAsia"/>
                <w:lang w:eastAsia="zh-CN"/>
              </w:rPr>
              <w:t>F101</w:t>
            </w:r>
          </w:p>
        </w:tc>
        <w:tc>
          <w:tcPr>
            <w:tcW w:w="1243" w:type="dxa"/>
            <w:shd w:val="clear" w:color="auto" w:fill="auto"/>
          </w:tcPr>
          <w:p w:rsidR="00A84BC3" w:rsidRPr="00EF4795" w:rsidRDefault="00A84BC3" w:rsidP="00DE4AE4">
            <w:pPr>
              <w:widowControl w:val="0"/>
              <w:autoSpaceDE w:val="0"/>
              <w:autoSpaceDN w:val="0"/>
              <w:adjustRightInd w:val="0"/>
              <w:spacing w:before="16" w:line="24" w:lineRule="atLeast"/>
              <w:rPr>
                <w:rFonts w:cs="Arial"/>
                <w:spacing w:val="-1"/>
                <w:kern w:val="2"/>
                <w:sz w:val="21"/>
                <w:szCs w:val="21"/>
              </w:rPr>
            </w:pPr>
            <w:r w:rsidRPr="00EF4795">
              <w:rPr>
                <w:rFonts w:cs="Arial" w:hint="eastAsia"/>
                <w:spacing w:val="-1"/>
                <w:szCs w:val="21"/>
              </w:rPr>
              <w:t>CANL</w:t>
            </w:r>
          </w:p>
        </w:tc>
        <w:tc>
          <w:tcPr>
            <w:tcW w:w="1700" w:type="dxa"/>
            <w:shd w:val="clear" w:color="auto" w:fill="auto"/>
          </w:tcPr>
          <w:p w:rsidR="00A84BC3" w:rsidRPr="00EF4795" w:rsidRDefault="00A84BC3" w:rsidP="00DE4AE4">
            <w:pPr>
              <w:widowControl w:val="0"/>
              <w:autoSpaceDE w:val="0"/>
              <w:autoSpaceDN w:val="0"/>
              <w:adjustRightInd w:val="0"/>
              <w:spacing w:before="16" w:line="24" w:lineRule="atLeast"/>
              <w:rPr>
                <w:rFonts w:cs="Arial"/>
                <w:color w:val="FF0000"/>
                <w:spacing w:val="-1"/>
                <w:kern w:val="2"/>
                <w:sz w:val="21"/>
                <w:szCs w:val="21"/>
              </w:rPr>
            </w:pPr>
          </w:p>
        </w:tc>
        <w:tc>
          <w:tcPr>
            <w:tcW w:w="1661" w:type="dxa"/>
            <w:shd w:val="clear" w:color="auto" w:fill="auto"/>
          </w:tcPr>
          <w:p w:rsidR="00A84BC3" w:rsidRPr="00EF4795" w:rsidRDefault="00A84BC3" w:rsidP="00DE4AE4">
            <w:pPr>
              <w:autoSpaceDE w:val="0"/>
              <w:autoSpaceDN w:val="0"/>
              <w:adjustRightInd w:val="0"/>
              <w:spacing w:before="16" w:line="24" w:lineRule="atLeast"/>
              <w:rPr>
                <w:rFonts w:cs="Arial"/>
                <w:spacing w:val="-1"/>
                <w:szCs w:val="21"/>
              </w:rPr>
            </w:pPr>
          </w:p>
        </w:tc>
        <w:tc>
          <w:tcPr>
            <w:tcW w:w="1812" w:type="dxa"/>
            <w:shd w:val="clear" w:color="auto" w:fill="auto"/>
          </w:tcPr>
          <w:p w:rsidR="00A84BC3" w:rsidRPr="00EF4795" w:rsidRDefault="00A84BC3" w:rsidP="00DE4AE4">
            <w:pPr>
              <w:autoSpaceDE w:val="0"/>
              <w:autoSpaceDN w:val="0"/>
              <w:adjustRightInd w:val="0"/>
              <w:spacing w:before="16" w:line="24" w:lineRule="atLeast"/>
              <w:rPr>
                <w:rFonts w:cs="Arial"/>
                <w:spacing w:val="-1"/>
                <w:szCs w:val="21"/>
              </w:rPr>
            </w:pPr>
          </w:p>
        </w:tc>
        <w:tc>
          <w:tcPr>
            <w:tcW w:w="2013" w:type="dxa"/>
            <w:shd w:val="clear" w:color="auto" w:fill="auto"/>
          </w:tcPr>
          <w:p w:rsidR="00A84BC3" w:rsidRPr="00EF4795" w:rsidRDefault="00A84BC3" w:rsidP="00DE4AE4">
            <w:pPr>
              <w:autoSpaceDE w:val="0"/>
              <w:autoSpaceDN w:val="0"/>
              <w:adjustRightInd w:val="0"/>
              <w:spacing w:before="16" w:line="24" w:lineRule="atLeast"/>
              <w:rPr>
                <w:rFonts w:cs="Arial"/>
                <w:spacing w:val="-1"/>
                <w:szCs w:val="21"/>
              </w:rPr>
            </w:pPr>
          </w:p>
        </w:tc>
      </w:tr>
    </w:tbl>
    <w:p w:rsidR="00E316ED" w:rsidRDefault="00E316ED" w:rsidP="0088315C">
      <w:pPr>
        <w:rPr>
          <w:rFonts w:hint="eastAsia"/>
          <w:strike/>
          <w:lang w:eastAsia="zh-CN"/>
        </w:rPr>
      </w:pPr>
    </w:p>
    <w:p w:rsidR="004E1297" w:rsidRPr="0006024B" w:rsidRDefault="004E1297" w:rsidP="004E1297">
      <w:pPr>
        <w:spacing w:line="24" w:lineRule="atLeast"/>
        <w:rPr>
          <w:rFonts w:cs="Arial" w:hint="eastAsia"/>
        </w:rPr>
      </w:pPr>
      <w:r>
        <w:rPr>
          <w:rFonts w:ascii="Arial" w:hAnsi="Arial" w:cs="Arial" w:hint="eastAsia"/>
          <w:b/>
          <w:lang w:eastAsia="zh-CN"/>
        </w:rPr>
        <w:t>1</w:t>
      </w:r>
      <w:r w:rsidRPr="00161E0B">
        <w:rPr>
          <w:rFonts w:ascii="Arial" w:hAnsi="Arial" w:cs="Arial" w:hint="eastAsia"/>
          <w:b/>
          <w:lang w:eastAsia="zh-CN"/>
        </w:rPr>
        <w:t>.</w:t>
      </w:r>
      <w:r>
        <w:rPr>
          <w:rFonts w:ascii="Arial" w:hAnsi="Arial" w:cs="Arial"/>
          <w:b/>
        </w:rPr>
        <w:t xml:space="preserve"> </w:t>
      </w:r>
      <w:r>
        <w:rPr>
          <w:rFonts w:ascii="Arial" w:hAnsi="Arial" w:cs="Arial" w:hint="eastAsia"/>
          <w:b/>
          <w:lang w:eastAsia="zh-CN"/>
        </w:rPr>
        <w:t xml:space="preserve"> </w:t>
      </w:r>
      <w:r w:rsidRPr="0006024B">
        <w:rPr>
          <w:rFonts w:cs="Arial"/>
          <w:spacing w:val="-1"/>
          <w:szCs w:val="21"/>
        </w:rPr>
        <w:t>Input</w:t>
      </w:r>
      <w:r>
        <w:rPr>
          <w:rFonts w:cs="Arial" w:hint="eastAsia"/>
          <w:b/>
          <w:spacing w:val="-1"/>
          <w:szCs w:val="21"/>
          <w:lang w:eastAsia="zh-CN"/>
        </w:rPr>
        <w:t xml:space="preserve"> 20%</w:t>
      </w:r>
      <w:r w:rsidRPr="0006024B">
        <w:rPr>
          <w:rFonts w:cs="Arial"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1"/>
        <w:gridCol w:w="647"/>
        <w:gridCol w:w="905"/>
        <w:gridCol w:w="526"/>
        <w:gridCol w:w="526"/>
        <w:gridCol w:w="526"/>
        <w:gridCol w:w="526"/>
        <w:gridCol w:w="526"/>
        <w:gridCol w:w="526"/>
        <w:gridCol w:w="526"/>
        <w:gridCol w:w="528"/>
        <w:gridCol w:w="3272"/>
      </w:tblGrid>
      <w:tr w:rsidR="004E1297" w:rsidRPr="0006024B" w:rsidTr="00556E4E">
        <w:trPr>
          <w:trHeight w:val="284"/>
        </w:trPr>
        <w:tc>
          <w:tcPr>
            <w:tcW w:w="416" w:type="pct"/>
            <w:vMerge w:val="restart"/>
            <w:shd w:val="clear" w:color="auto" w:fill="D9D9D9"/>
            <w:vAlign w:val="center"/>
          </w:tcPr>
          <w:p w:rsidR="004E1297" w:rsidRPr="0006024B" w:rsidRDefault="004E1297" w:rsidP="00556E4E">
            <w:pPr>
              <w:spacing w:line="24" w:lineRule="atLeast"/>
              <w:jc w:val="center"/>
              <w:rPr>
                <w:rFonts w:cs="Arial"/>
              </w:rPr>
            </w:pPr>
            <w:r w:rsidRPr="0006024B">
              <w:rPr>
                <w:rFonts w:cs="Arial"/>
              </w:rPr>
              <w:t>CAN ID</w:t>
            </w:r>
          </w:p>
        </w:tc>
        <w:tc>
          <w:tcPr>
            <w:tcW w:w="328" w:type="pct"/>
            <w:vMerge w:val="restart"/>
            <w:shd w:val="clear" w:color="auto" w:fill="D9D9D9"/>
            <w:vAlign w:val="center"/>
          </w:tcPr>
          <w:p w:rsidR="004E1297" w:rsidRPr="0006024B" w:rsidRDefault="004E1297" w:rsidP="00556E4E">
            <w:pPr>
              <w:spacing w:line="24" w:lineRule="atLeast"/>
              <w:jc w:val="center"/>
              <w:rPr>
                <w:rFonts w:cs="Arial"/>
              </w:rPr>
            </w:pPr>
            <w:r w:rsidRPr="0006024B">
              <w:rPr>
                <w:rFonts w:cs="Arial"/>
              </w:rPr>
              <w:t>DLC</w:t>
            </w:r>
          </w:p>
        </w:tc>
        <w:tc>
          <w:tcPr>
            <w:tcW w:w="459" w:type="pct"/>
            <w:vMerge w:val="restart"/>
            <w:shd w:val="clear" w:color="auto" w:fill="D9D9D9"/>
            <w:vAlign w:val="center"/>
          </w:tcPr>
          <w:p w:rsidR="004E1297" w:rsidRPr="0006024B" w:rsidRDefault="004E1297" w:rsidP="00556E4E">
            <w:pPr>
              <w:spacing w:line="24" w:lineRule="atLeast"/>
              <w:jc w:val="center"/>
              <w:rPr>
                <w:rFonts w:cs="Arial"/>
              </w:rPr>
            </w:pPr>
            <w:r w:rsidRPr="0006024B">
              <w:rPr>
                <w:rFonts w:cs="Arial"/>
              </w:rPr>
              <w:t>TX Cycle</w:t>
            </w:r>
          </w:p>
        </w:tc>
        <w:tc>
          <w:tcPr>
            <w:tcW w:w="2137" w:type="pct"/>
            <w:gridSpan w:val="8"/>
            <w:shd w:val="clear" w:color="auto" w:fill="D9D9D9"/>
            <w:vAlign w:val="center"/>
          </w:tcPr>
          <w:p w:rsidR="004E1297" w:rsidRPr="0006024B" w:rsidRDefault="004E1297" w:rsidP="00556E4E">
            <w:pPr>
              <w:spacing w:line="24" w:lineRule="atLeast"/>
              <w:jc w:val="center"/>
              <w:rPr>
                <w:rFonts w:cs="Arial"/>
              </w:rPr>
            </w:pPr>
            <w:r w:rsidRPr="0006024B">
              <w:rPr>
                <w:rFonts w:cs="Arial"/>
              </w:rPr>
              <w:t>Message</w:t>
            </w:r>
          </w:p>
        </w:tc>
        <w:tc>
          <w:tcPr>
            <w:tcW w:w="1660" w:type="pct"/>
            <w:vMerge w:val="restart"/>
            <w:shd w:val="clear" w:color="auto" w:fill="D9D9D9"/>
            <w:vAlign w:val="center"/>
          </w:tcPr>
          <w:p w:rsidR="004E1297" w:rsidRPr="0006024B" w:rsidRDefault="004E1297" w:rsidP="00556E4E">
            <w:pPr>
              <w:spacing w:line="24" w:lineRule="atLeast"/>
              <w:jc w:val="center"/>
              <w:rPr>
                <w:rFonts w:cs="Arial"/>
              </w:rPr>
            </w:pPr>
            <w:r w:rsidRPr="0006024B">
              <w:rPr>
                <w:rFonts w:cs="Arial"/>
              </w:rPr>
              <w:t>Function Description</w:t>
            </w:r>
          </w:p>
        </w:tc>
      </w:tr>
      <w:tr w:rsidR="004E1297" w:rsidRPr="0006024B" w:rsidTr="00556E4E">
        <w:trPr>
          <w:trHeight w:val="284"/>
        </w:trPr>
        <w:tc>
          <w:tcPr>
            <w:tcW w:w="416" w:type="pct"/>
            <w:vMerge/>
            <w:shd w:val="clear" w:color="auto" w:fill="D9D9D9"/>
          </w:tcPr>
          <w:p w:rsidR="004E1297" w:rsidRPr="0006024B" w:rsidRDefault="004E1297" w:rsidP="00556E4E">
            <w:pPr>
              <w:spacing w:line="24" w:lineRule="atLeast"/>
              <w:jc w:val="center"/>
              <w:rPr>
                <w:rFonts w:cs="Arial"/>
                <w:b/>
              </w:rPr>
            </w:pPr>
          </w:p>
        </w:tc>
        <w:tc>
          <w:tcPr>
            <w:tcW w:w="328" w:type="pct"/>
            <w:vMerge/>
            <w:shd w:val="clear" w:color="auto" w:fill="D9D9D9"/>
          </w:tcPr>
          <w:p w:rsidR="004E1297" w:rsidRPr="0006024B" w:rsidRDefault="004E1297" w:rsidP="00556E4E">
            <w:pPr>
              <w:spacing w:line="24" w:lineRule="atLeast"/>
              <w:jc w:val="center"/>
              <w:rPr>
                <w:rFonts w:cs="Arial"/>
                <w:b/>
              </w:rPr>
            </w:pPr>
          </w:p>
        </w:tc>
        <w:tc>
          <w:tcPr>
            <w:tcW w:w="459" w:type="pct"/>
            <w:vMerge/>
            <w:shd w:val="clear" w:color="auto" w:fill="D9D9D9"/>
          </w:tcPr>
          <w:p w:rsidR="004E1297" w:rsidRPr="0006024B" w:rsidRDefault="004E1297" w:rsidP="00556E4E">
            <w:pPr>
              <w:spacing w:line="24" w:lineRule="atLeast"/>
              <w:jc w:val="center"/>
              <w:rPr>
                <w:rFonts w:cs="Arial"/>
                <w:b/>
              </w:rPr>
            </w:pPr>
          </w:p>
        </w:tc>
        <w:tc>
          <w:tcPr>
            <w:tcW w:w="267" w:type="pct"/>
            <w:shd w:val="clear" w:color="auto" w:fill="D9D9D9"/>
          </w:tcPr>
          <w:p w:rsidR="004E1297" w:rsidRPr="0006024B" w:rsidRDefault="004E1297" w:rsidP="00556E4E">
            <w:pPr>
              <w:spacing w:line="24" w:lineRule="atLeast"/>
              <w:jc w:val="center"/>
              <w:rPr>
                <w:rFonts w:cs="Arial"/>
              </w:rPr>
            </w:pPr>
            <w:r w:rsidRPr="0006024B">
              <w:rPr>
                <w:rFonts w:cs="Arial"/>
              </w:rPr>
              <w:t>00</w:t>
            </w:r>
          </w:p>
        </w:tc>
        <w:tc>
          <w:tcPr>
            <w:tcW w:w="267" w:type="pct"/>
            <w:shd w:val="clear" w:color="auto" w:fill="D9D9D9"/>
          </w:tcPr>
          <w:p w:rsidR="004E1297" w:rsidRPr="0006024B" w:rsidRDefault="004E1297" w:rsidP="00556E4E">
            <w:pPr>
              <w:spacing w:line="24" w:lineRule="atLeast"/>
              <w:jc w:val="center"/>
              <w:rPr>
                <w:rFonts w:cs="Arial"/>
              </w:rPr>
            </w:pPr>
            <w:r w:rsidRPr="0006024B">
              <w:rPr>
                <w:rFonts w:cs="Arial"/>
              </w:rPr>
              <w:t>01</w:t>
            </w:r>
          </w:p>
        </w:tc>
        <w:tc>
          <w:tcPr>
            <w:tcW w:w="267" w:type="pct"/>
            <w:shd w:val="clear" w:color="auto" w:fill="D9D9D9"/>
          </w:tcPr>
          <w:p w:rsidR="004E1297" w:rsidRPr="0006024B" w:rsidRDefault="004E1297" w:rsidP="00556E4E">
            <w:pPr>
              <w:spacing w:line="24" w:lineRule="atLeast"/>
              <w:jc w:val="center"/>
              <w:rPr>
                <w:rFonts w:cs="Arial"/>
              </w:rPr>
            </w:pPr>
            <w:r w:rsidRPr="0006024B">
              <w:rPr>
                <w:rFonts w:cs="Arial"/>
              </w:rPr>
              <w:t>02</w:t>
            </w:r>
          </w:p>
        </w:tc>
        <w:tc>
          <w:tcPr>
            <w:tcW w:w="267" w:type="pct"/>
            <w:shd w:val="clear" w:color="auto" w:fill="D9D9D9"/>
          </w:tcPr>
          <w:p w:rsidR="004E1297" w:rsidRPr="0006024B" w:rsidRDefault="004E1297" w:rsidP="00556E4E">
            <w:pPr>
              <w:spacing w:line="24" w:lineRule="atLeast"/>
              <w:jc w:val="center"/>
              <w:rPr>
                <w:rFonts w:cs="Arial"/>
              </w:rPr>
            </w:pPr>
            <w:r w:rsidRPr="0006024B">
              <w:rPr>
                <w:rFonts w:cs="Arial"/>
              </w:rPr>
              <w:t>03</w:t>
            </w:r>
          </w:p>
        </w:tc>
        <w:tc>
          <w:tcPr>
            <w:tcW w:w="267" w:type="pct"/>
            <w:shd w:val="clear" w:color="auto" w:fill="D9D9D9"/>
          </w:tcPr>
          <w:p w:rsidR="004E1297" w:rsidRPr="0006024B" w:rsidRDefault="004E1297" w:rsidP="00556E4E">
            <w:pPr>
              <w:spacing w:line="24" w:lineRule="atLeast"/>
              <w:jc w:val="center"/>
              <w:rPr>
                <w:rFonts w:cs="Arial"/>
              </w:rPr>
            </w:pPr>
            <w:r w:rsidRPr="0006024B">
              <w:rPr>
                <w:rFonts w:cs="Arial"/>
              </w:rPr>
              <w:t>04</w:t>
            </w:r>
          </w:p>
        </w:tc>
        <w:tc>
          <w:tcPr>
            <w:tcW w:w="267" w:type="pct"/>
            <w:shd w:val="clear" w:color="auto" w:fill="D9D9D9"/>
          </w:tcPr>
          <w:p w:rsidR="004E1297" w:rsidRPr="0006024B" w:rsidRDefault="004E1297" w:rsidP="00556E4E">
            <w:pPr>
              <w:spacing w:line="24" w:lineRule="atLeast"/>
              <w:jc w:val="center"/>
              <w:rPr>
                <w:rFonts w:cs="Arial"/>
              </w:rPr>
            </w:pPr>
            <w:r w:rsidRPr="0006024B">
              <w:rPr>
                <w:rFonts w:cs="Arial"/>
              </w:rPr>
              <w:t>05</w:t>
            </w:r>
          </w:p>
        </w:tc>
        <w:tc>
          <w:tcPr>
            <w:tcW w:w="267" w:type="pct"/>
            <w:shd w:val="clear" w:color="auto" w:fill="D9D9D9"/>
          </w:tcPr>
          <w:p w:rsidR="004E1297" w:rsidRPr="0006024B" w:rsidRDefault="004E1297" w:rsidP="00556E4E">
            <w:pPr>
              <w:spacing w:line="24" w:lineRule="atLeast"/>
              <w:jc w:val="center"/>
              <w:rPr>
                <w:rFonts w:cs="Arial"/>
              </w:rPr>
            </w:pPr>
            <w:r w:rsidRPr="0006024B">
              <w:rPr>
                <w:rFonts w:cs="Arial"/>
              </w:rPr>
              <w:t>06</w:t>
            </w:r>
          </w:p>
        </w:tc>
        <w:tc>
          <w:tcPr>
            <w:tcW w:w="268" w:type="pct"/>
            <w:shd w:val="clear" w:color="auto" w:fill="D9D9D9"/>
          </w:tcPr>
          <w:p w:rsidR="004E1297" w:rsidRPr="0006024B" w:rsidRDefault="004E1297" w:rsidP="00556E4E">
            <w:pPr>
              <w:spacing w:line="24" w:lineRule="atLeast"/>
              <w:jc w:val="center"/>
              <w:rPr>
                <w:rFonts w:cs="Arial"/>
              </w:rPr>
            </w:pPr>
            <w:r w:rsidRPr="0006024B">
              <w:rPr>
                <w:rFonts w:cs="Arial"/>
              </w:rPr>
              <w:t>07</w:t>
            </w:r>
          </w:p>
        </w:tc>
        <w:tc>
          <w:tcPr>
            <w:tcW w:w="1660" w:type="pct"/>
            <w:vMerge/>
            <w:shd w:val="clear" w:color="auto" w:fill="D9D9D9"/>
          </w:tcPr>
          <w:p w:rsidR="004E1297" w:rsidRPr="0006024B" w:rsidRDefault="004E1297" w:rsidP="00556E4E">
            <w:pPr>
              <w:spacing w:line="24" w:lineRule="atLeast"/>
              <w:jc w:val="center"/>
              <w:rPr>
                <w:rFonts w:cs="Arial"/>
                <w:b/>
              </w:rPr>
            </w:pPr>
          </w:p>
        </w:tc>
      </w:tr>
      <w:tr w:rsidR="004E1297" w:rsidRPr="0006024B" w:rsidTr="00556E4E">
        <w:trPr>
          <w:trHeight w:val="284"/>
        </w:trPr>
        <w:tc>
          <w:tcPr>
            <w:tcW w:w="416" w:type="pct"/>
            <w:vAlign w:val="center"/>
          </w:tcPr>
          <w:p w:rsidR="004E1297" w:rsidRPr="0006024B" w:rsidRDefault="004E1297" w:rsidP="00556E4E">
            <w:pPr>
              <w:spacing w:line="24" w:lineRule="atLeast"/>
              <w:rPr>
                <w:rFonts w:cs="Arial"/>
                <w:lang w:eastAsia="zh-CN"/>
              </w:rPr>
            </w:pPr>
            <w:bookmarkStart w:id="258" w:name="_Hlk467244182"/>
            <w:r w:rsidRPr="0006024B">
              <w:rPr>
                <w:rFonts w:cs="Arial"/>
              </w:rPr>
              <w:t>0x</w:t>
            </w:r>
            <w:r>
              <w:rPr>
                <w:rFonts w:cs="Arial" w:hint="eastAsia"/>
                <w:lang w:eastAsia="zh-CN"/>
              </w:rPr>
              <w:t>446</w:t>
            </w:r>
          </w:p>
        </w:tc>
        <w:tc>
          <w:tcPr>
            <w:tcW w:w="328" w:type="pct"/>
            <w:vAlign w:val="center"/>
          </w:tcPr>
          <w:p w:rsidR="004E1297" w:rsidRPr="0006024B" w:rsidRDefault="004E1297" w:rsidP="00556E4E">
            <w:pPr>
              <w:spacing w:line="24" w:lineRule="atLeast"/>
              <w:rPr>
                <w:rFonts w:cs="Arial" w:hint="eastAsia"/>
                <w:lang w:eastAsia="zh-CN"/>
              </w:rPr>
            </w:pPr>
            <w:r>
              <w:rPr>
                <w:rFonts w:cs="Arial" w:hint="eastAsia"/>
                <w:lang w:eastAsia="zh-CN"/>
              </w:rPr>
              <w:t>7</w:t>
            </w:r>
          </w:p>
        </w:tc>
        <w:tc>
          <w:tcPr>
            <w:tcW w:w="459" w:type="pct"/>
            <w:vAlign w:val="center"/>
          </w:tcPr>
          <w:p w:rsidR="004E1297" w:rsidRPr="0006024B" w:rsidRDefault="004E1297" w:rsidP="00556E4E">
            <w:pPr>
              <w:spacing w:line="24" w:lineRule="atLeast"/>
              <w:rPr>
                <w:rFonts w:cs="Arial"/>
                <w:lang w:eastAsia="zh-CN"/>
              </w:rPr>
            </w:pPr>
            <w:r>
              <w:rPr>
                <w:rFonts w:cs="Arial" w:hint="eastAsia"/>
                <w:lang w:eastAsia="zh-CN"/>
              </w:rPr>
              <w:t>100</w:t>
            </w:r>
          </w:p>
        </w:tc>
        <w:tc>
          <w:tcPr>
            <w:tcW w:w="267" w:type="pct"/>
            <w:vAlign w:val="center"/>
          </w:tcPr>
          <w:p w:rsidR="004E1297" w:rsidRPr="0006024B" w:rsidRDefault="004E1297" w:rsidP="00556E4E">
            <w:pPr>
              <w:spacing w:line="24" w:lineRule="atLeast"/>
              <w:rPr>
                <w:rFonts w:cs="Arial" w:hint="eastAsia"/>
                <w:lang w:eastAsia="zh-CN"/>
              </w:rPr>
            </w:pPr>
            <w:r>
              <w:rPr>
                <w:rFonts w:cs="Arial" w:hint="eastAsia"/>
                <w:lang w:eastAsia="zh-CN"/>
              </w:rPr>
              <w:t>00</w:t>
            </w:r>
          </w:p>
        </w:tc>
        <w:tc>
          <w:tcPr>
            <w:tcW w:w="267" w:type="pct"/>
            <w:vAlign w:val="center"/>
          </w:tcPr>
          <w:p w:rsidR="004E1297" w:rsidRPr="0006024B" w:rsidRDefault="004E1297" w:rsidP="00556E4E">
            <w:pPr>
              <w:spacing w:line="24" w:lineRule="atLeast"/>
              <w:rPr>
                <w:rFonts w:cs="Arial"/>
                <w:lang w:eastAsia="zh-CN"/>
              </w:rPr>
            </w:pPr>
            <w:r>
              <w:rPr>
                <w:rFonts w:cs="Arial" w:hint="eastAsia"/>
                <w:lang w:eastAsia="zh-CN"/>
              </w:rPr>
              <w:t>00</w:t>
            </w:r>
          </w:p>
        </w:tc>
        <w:tc>
          <w:tcPr>
            <w:tcW w:w="267" w:type="pct"/>
            <w:vAlign w:val="center"/>
          </w:tcPr>
          <w:p w:rsidR="004E1297" w:rsidRPr="0006024B" w:rsidRDefault="004E1297" w:rsidP="00556E4E">
            <w:pPr>
              <w:spacing w:line="24" w:lineRule="atLeast"/>
              <w:rPr>
                <w:rFonts w:cs="Arial"/>
                <w:lang w:eastAsia="zh-CN"/>
              </w:rPr>
            </w:pPr>
            <w:r w:rsidRPr="0006024B">
              <w:rPr>
                <w:rFonts w:cs="Arial" w:hint="eastAsia"/>
                <w:lang w:eastAsia="zh-CN"/>
              </w:rPr>
              <w:t>00</w:t>
            </w:r>
          </w:p>
        </w:tc>
        <w:tc>
          <w:tcPr>
            <w:tcW w:w="267" w:type="pct"/>
            <w:vAlign w:val="center"/>
          </w:tcPr>
          <w:p w:rsidR="004E1297" w:rsidRPr="0006024B" w:rsidRDefault="004E1297" w:rsidP="00556E4E">
            <w:pPr>
              <w:spacing w:line="24" w:lineRule="atLeast"/>
              <w:rPr>
                <w:rFonts w:cs="Arial" w:hint="eastAsia"/>
                <w:lang w:eastAsia="zh-CN"/>
              </w:rPr>
            </w:pPr>
            <w:r>
              <w:rPr>
                <w:rFonts w:cs="Arial" w:hint="eastAsia"/>
                <w:lang w:eastAsia="zh-CN"/>
              </w:rPr>
              <w:t>00</w:t>
            </w:r>
          </w:p>
        </w:tc>
        <w:tc>
          <w:tcPr>
            <w:tcW w:w="267" w:type="pct"/>
            <w:vAlign w:val="center"/>
          </w:tcPr>
          <w:p w:rsidR="004E1297" w:rsidRPr="0006024B" w:rsidRDefault="004E1297" w:rsidP="00556E4E">
            <w:pPr>
              <w:spacing w:line="24" w:lineRule="atLeast"/>
              <w:rPr>
                <w:rFonts w:cs="Arial"/>
                <w:lang w:eastAsia="zh-CN"/>
              </w:rPr>
            </w:pPr>
            <w:r>
              <w:rPr>
                <w:rFonts w:cs="Arial" w:hint="eastAsia"/>
                <w:lang w:eastAsia="zh-CN"/>
              </w:rPr>
              <w:t>00</w:t>
            </w:r>
          </w:p>
        </w:tc>
        <w:tc>
          <w:tcPr>
            <w:tcW w:w="267" w:type="pct"/>
            <w:vAlign w:val="center"/>
          </w:tcPr>
          <w:p w:rsidR="004E1297" w:rsidRPr="0006024B" w:rsidRDefault="004E1297" w:rsidP="00556E4E">
            <w:pPr>
              <w:spacing w:line="24" w:lineRule="atLeast"/>
              <w:rPr>
                <w:rFonts w:cs="Arial"/>
                <w:lang w:eastAsia="zh-CN"/>
              </w:rPr>
            </w:pPr>
            <w:r>
              <w:rPr>
                <w:rFonts w:cs="Arial" w:hint="eastAsia"/>
                <w:lang w:eastAsia="zh-CN"/>
              </w:rPr>
              <w:t>33</w:t>
            </w:r>
          </w:p>
        </w:tc>
        <w:tc>
          <w:tcPr>
            <w:tcW w:w="267" w:type="pct"/>
            <w:vAlign w:val="center"/>
          </w:tcPr>
          <w:p w:rsidR="004E1297" w:rsidRPr="0006024B" w:rsidRDefault="004E1297" w:rsidP="00556E4E">
            <w:pPr>
              <w:spacing w:line="24" w:lineRule="atLeast"/>
              <w:rPr>
                <w:rFonts w:cs="Arial"/>
              </w:rPr>
            </w:pPr>
            <w:r w:rsidRPr="0006024B">
              <w:rPr>
                <w:rFonts w:cs="Arial"/>
              </w:rPr>
              <w:t>00</w:t>
            </w:r>
          </w:p>
        </w:tc>
        <w:tc>
          <w:tcPr>
            <w:tcW w:w="268" w:type="pct"/>
            <w:vAlign w:val="center"/>
          </w:tcPr>
          <w:p w:rsidR="004E1297" w:rsidRPr="0006024B" w:rsidRDefault="004E1297" w:rsidP="00556E4E">
            <w:pPr>
              <w:spacing w:line="24" w:lineRule="atLeast"/>
              <w:rPr>
                <w:rFonts w:cs="Arial"/>
                <w:lang w:eastAsia="zh-CN"/>
              </w:rPr>
            </w:pPr>
            <w:r>
              <w:rPr>
                <w:rFonts w:cs="Arial" w:hint="eastAsia"/>
                <w:lang w:eastAsia="zh-CN"/>
              </w:rPr>
              <w:t>--</w:t>
            </w:r>
          </w:p>
        </w:tc>
        <w:tc>
          <w:tcPr>
            <w:tcW w:w="1660" w:type="pct"/>
            <w:vAlign w:val="center"/>
          </w:tcPr>
          <w:p w:rsidR="004E1297" w:rsidRPr="0006024B" w:rsidRDefault="004E1297" w:rsidP="00556E4E">
            <w:pPr>
              <w:keepNext/>
              <w:spacing w:line="24" w:lineRule="atLeast"/>
              <w:rPr>
                <w:rFonts w:cs="Arial"/>
              </w:rPr>
            </w:pPr>
          </w:p>
        </w:tc>
      </w:tr>
      <w:bookmarkEnd w:id="258"/>
    </w:tbl>
    <w:p w:rsidR="004E1297" w:rsidRPr="0006024B" w:rsidRDefault="004E1297" w:rsidP="004E1297">
      <w:pPr>
        <w:spacing w:line="24" w:lineRule="atLeast"/>
        <w:rPr>
          <w:rFonts w:cs="Arial" w:hint="eastAsia"/>
          <w:lang w:eastAsia="zh-CN"/>
        </w:rPr>
      </w:pPr>
    </w:p>
    <w:p w:rsidR="004E1297" w:rsidRPr="0006024B" w:rsidRDefault="004E1297" w:rsidP="004E1297">
      <w:pPr>
        <w:spacing w:line="24" w:lineRule="atLeast"/>
        <w:rPr>
          <w:rFonts w:cs="Arial" w:hint="eastAsia"/>
        </w:rPr>
      </w:pPr>
      <w:r>
        <w:rPr>
          <w:rFonts w:ascii="Arial" w:hAnsi="Arial" w:cs="Arial" w:hint="eastAsia"/>
          <w:b/>
          <w:lang w:eastAsia="zh-CN"/>
        </w:rPr>
        <w:t>2</w:t>
      </w:r>
      <w:r w:rsidRPr="00161E0B">
        <w:rPr>
          <w:rFonts w:ascii="Arial" w:hAnsi="Arial" w:cs="Arial" w:hint="eastAsia"/>
          <w:b/>
          <w:lang w:eastAsia="zh-CN"/>
        </w:rPr>
        <w:t>.</w:t>
      </w:r>
      <w:r>
        <w:rPr>
          <w:rFonts w:ascii="Arial" w:hAnsi="Arial" w:cs="Arial"/>
          <w:b/>
        </w:rPr>
        <w:t xml:space="preserve"> </w:t>
      </w:r>
      <w:r>
        <w:rPr>
          <w:rFonts w:ascii="Arial" w:hAnsi="Arial" w:cs="Arial" w:hint="eastAsia"/>
          <w:b/>
          <w:lang w:eastAsia="zh-CN"/>
        </w:rPr>
        <w:t xml:space="preserve"> </w:t>
      </w:r>
      <w:r w:rsidRPr="0006024B">
        <w:rPr>
          <w:rFonts w:cs="Arial"/>
          <w:spacing w:val="-1"/>
          <w:szCs w:val="21"/>
        </w:rPr>
        <w:t>Input</w:t>
      </w:r>
      <w:r>
        <w:rPr>
          <w:rFonts w:cs="Arial" w:hint="eastAsia"/>
          <w:b/>
          <w:spacing w:val="-1"/>
          <w:szCs w:val="21"/>
          <w:lang w:eastAsia="zh-CN"/>
        </w:rPr>
        <w:t xml:space="preserve">  80%</w:t>
      </w:r>
      <w:r w:rsidRPr="0006024B">
        <w:rPr>
          <w:rFonts w:cs="Arial"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5"/>
        <w:gridCol w:w="647"/>
        <w:gridCol w:w="905"/>
        <w:gridCol w:w="526"/>
        <w:gridCol w:w="526"/>
        <w:gridCol w:w="526"/>
        <w:gridCol w:w="526"/>
        <w:gridCol w:w="526"/>
        <w:gridCol w:w="526"/>
        <w:gridCol w:w="526"/>
        <w:gridCol w:w="528"/>
        <w:gridCol w:w="3268"/>
      </w:tblGrid>
      <w:tr w:rsidR="004E1297" w:rsidRPr="0006024B" w:rsidTr="004E1297">
        <w:trPr>
          <w:trHeight w:val="284"/>
        </w:trPr>
        <w:tc>
          <w:tcPr>
            <w:tcW w:w="418" w:type="pct"/>
            <w:vMerge w:val="restart"/>
            <w:shd w:val="clear" w:color="auto" w:fill="D9D9D9"/>
            <w:vAlign w:val="center"/>
          </w:tcPr>
          <w:p w:rsidR="004E1297" w:rsidRPr="0006024B" w:rsidRDefault="004E1297" w:rsidP="00556E4E">
            <w:pPr>
              <w:spacing w:line="24" w:lineRule="atLeast"/>
              <w:jc w:val="center"/>
              <w:rPr>
                <w:rFonts w:cs="Arial"/>
              </w:rPr>
            </w:pPr>
            <w:r w:rsidRPr="0006024B">
              <w:rPr>
                <w:rFonts w:cs="Arial"/>
              </w:rPr>
              <w:t>CAN ID</w:t>
            </w:r>
          </w:p>
        </w:tc>
        <w:tc>
          <w:tcPr>
            <w:tcW w:w="328" w:type="pct"/>
            <w:vMerge w:val="restart"/>
            <w:shd w:val="clear" w:color="auto" w:fill="D9D9D9"/>
            <w:vAlign w:val="center"/>
          </w:tcPr>
          <w:p w:rsidR="004E1297" w:rsidRPr="0006024B" w:rsidRDefault="004E1297" w:rsidP="00556E4E">
            <w:pPr>
              <w:spacing w:line="24" w:lineRule="atLeast"/>
              <w:jc w:val="center"/>
              <w:rPr>
                <w:rFonts w:cs="Arial"/>
              </w:rPr>
            </w:pPr>
            <w:r w:rsidRPr="0006024B">
              <w:rPr>
                <w:rFonts w:cs="Arial"/>
              </w:rPr>
              <w:t>DLC</w:t>
            </w:r>
          </w:p>
        </w:tc>
        <w:tc>
          <w:tcPr>
            <w:tcW w:w="459" w:type="pct"/>
            <w:vMerge w:val="restart"/>
            <w:shd w:val="clear" w:color="auto" w:fill="D9D9D9"/>
            <w:vAlign w:val="center"/>
          </w:tcPr>
          <w:p w:rsidR="004E1297" w:rsidRPr="0006024B" w:rsidRDefault="004E1297" w:rsidP="00556E4E">
            <w:pPr>
              <w:spacing w:line="24" w:lineRule="atLeast"/>
              <w:jc w:val="center"/>
              <w:rPr>
                <w:rFonts w:cs="Arial"/>
              </w:rPr>
            </w:pPr>
            <w:r w:rsidRPr="0006024B">
              <w:rPr>
                <w:rFonts w:cs="Arial"/>
              </w:rPr>
              <w:t>TX Cycle</w:t>
            </w:r>
          </w:p>
        </w:tc>
        <w:tc>
          <w:tcPr>
            <w:tcW w:w="2136" w:type="pct"/>
            <w:gridSpan w:val="8"/>
            <w:shd w:val="clear" w:color="auto" w:fill="D9D9D9"/>
            <w:vAlign w:val="center"/>
          </w:tcPr>
          <w:p w:rsidR="004E1297" w:rsidRPr="0006024B" w:rsidRDefault="004E1297" w:rsidP="00556E4E">
            <w:pPr>
              <w:spacing w:line="24" w:lineRule="atLeast"/>
              <w:jc w:val="center"/>
              <w:rPr>
                <w:rFonts w:cs="Arial"/>
              </w:rPr>
            </w:pPr>
            <w:r w:rsidRPr="0006024B">
              <w:rPr>
                <w:rFonts w:cs="Arial"/>
              </w:rPr>
              <w:t>Message</w:t>
            </w:r>
          </w:p>
        </w:tc>
        <w:tc>
          <w:tcPr>
            <w:tcW w:w="1659" w:type="pct"/>
            <w:vMerge w:val="restart"/>
            <w:shd w:val="clear" w:color="auto" w:fill="D9D9D9"/>
            <w:vAlign w:val="center"/>
          </w:tcPr>
          <w:p w:rsidR="004E1297" w:rsidRPr="0006024B" w:rsidRDefault="004E1297" w:rsidP="00556E4E">
            <w:pPr>
              <w:spacing w:line="24" w:lineRule="atLeast"/>
              <w:jc w:val="center"/>
              <w:rPr>
                <w:rFonts w:cs="Arial"/>
              </w:rPr>
            </w:pPr>
            <w:r w:rsidRPr="0006024B">
              <w:rPr>
                <w:rFonts w:cs="Arial"/>
              </w:rPr>
              <w:t>Function Description</w:t>
            </w:r>
          </w:p>
        </w:tc>
      </w:tr>
      <w:tr w:rsidR="004E1297" w:rsidRPr="0006024B" w:rsidTr="004E1297">
        <w:trPr>
          <w:trHeight w:val="284"/>
        </w:trPr>
        <w:tc>
          <w:tcPr>
            <w:tcW w:w="418" w:type="pct"/>
            <w:vMerge/>
            <w:shd w:val="clear" w:color="auto" w:fill="D9D9D9"/>
          </w:tcPr>
          <w:p w:rsidR="004E1297" w:rsidRPr="0006024B" w:rsidRDefault="004E1297" w:rsidP="00556E4E">
            <w:pPr>
              <w:spacing w:line="24" w:lineRule="atLeast"/>
              <w:jc w:val="center"/>
              <w:rPr>
                <w:rFonts w:cs="Arial"/>
                <w:b/>
              </w:rPr>
            </w:pPr>
          </w:p>
        </w:tc>
        <w:tc>
          <w:tcPr>
            <w:tcW w:w="328" w:type="pct"/>
            <w:vMerge/>
            <w:shd w:val="clear" w:color="auto" w:fill="D9D9D9"/>
          </w:tcPr>
          <w:p w:rsidR="004E1297" w:rsidRPr="0006024B" w:rsidRDefault="004E1297" w:rsidP="00556E4E">
            <w:pPr>
              <w:spacing w:line="24" w:lineRule="atLeast"/>
              <w:jc w:val="center"/>
              <w:rPr>
                <w:rFonts w:cs="Arial"/>
                <w:b/>
              </w:rPr>
            </w:pPr>
          </w:p>
        </w:tc>
        <w:tc>
          <w:tcPr>
            <w:tcW w:w="459" w:type="pct"/>
            <w:vMerge/>
            <w:shd w:val="clear" w:color="auto" w:fill="D9D9D9"/>
          </w:tcPr>
          <w:p w:rsidR="004E1297" w:rsidRPr="0006024B" w:rsidRDefault="004E1297" w:rsidP="00556E4E">
            <w:pPr>
              <w:spacing w:line="24" w:lineRule="atLeast"/>
              <w:jc w:val="center"/>
              <w:rPr>
                <w:rFonts w:cs="Arial"/>
                <w:b/>
              </w:rPr>
            </w:pPr>
          </w:p>
        </w:tc>
        <w:tc>
          <w:tcPr>
            <w:tcW w:w="267" w:type="pct"/>
            <w:shd w:val="clear" w:color="auto" w:fill="D9D9D9"/>
          </w:tcPr>
          <w:p w:rsidR="004E1297" w:rsidRPr="0006024B" w:rsidRDefault="004E1297" w:rsidP="00556E4E">
            <w:pPr>
              <w:spacing w:line="24" w:lineRule="atLeast"/>
              <w:jc w:val="center"/>
              <w:rPr>
                <w:rFonts w:cs="Arial"/>
              </w:rPr>
            </w:pPr>
            <w:r w:rsidRPr="0006024B">
              <w:rPr>
                <w:rFonts w:cs="Arial"/>
              </w:rPr>
              <w:t>00</w:t>
            </w:r>
          </w:p>
        </w:tc>
        <w:tc>
          <w:tcPr>
            <w:tcW w:w="267" w:type="pct"/>
            <w:shd w:val="clear" w:color="auto" w:fill="D9D9D9"/>
          </w:tcPr>
          <w:p w:rsidR="004E1297" w:rsidRPr="0006024B" w:rsidRDefault="004E1297" w:rsidP="00556E4E">
            <w:pPr>
              <w:spacing w:line="24" w:lineRule="atLeast"/>
              <w:jc w:val="center"/>
              <w:rPr>
                <w:rFonts w:cs="Arial"/>
              </w:rPr>
            </w:pPr>
            <w:r w:rsidRPr="0006024B">
              <w:rPr>
                <w:rFonts w:cs="Arial"/>
              </w:rPr>
              <w:t>01</w:t>
            </w:r>
          </w:p>
        </w:tc>
        <w:tc>
          <w:tcPr>
            <w:tcW w:w="267" w:type="pct"/>
            <w:shd w:val="clear" w:color="auto" w:fill="D9D9D9"/>
          </w:tcPr>
          <w:p w:rsidR="004E1297" w:rsidRPr="0006024B" w:rsidRDefault="004E1297" w:rsidP="00556E4E">
            <w:pPr>
              <w:spacing w:line="24" w:lineRule="atLeast"/>
              <w:jc w:val="center"/>
              <w:rPr>
                <w:rFonts w:cs="Arial"/>
              </w:rPr>
            </w:pPr>
            <w:r w:rsidRPr="0006024B">
              <w:rPr>
                <w:rFonts w:cs="Arial"/>
              </w:rPr>
              <w:t>02</w:t>
            </w:r>
          </w:p>
        </w:tc>
        <w:tc>
          <w:tcPr>
            <w:tcW w:w="267" w:type="pct"/>
            <w:shd w:val="clear" w:color="auto" w:fill="D9D9D9"/>
          </w:tcPr>
          <w:p w:rsidR="004E1297" w:rsidRPr="0006024B" w:rsidRDefault="004E1297" w:rsidP="00556E4E">
            <w:pPr>
              <w:spacing w:line="24" w:lineRule="atLeast"/>
              <w:jc w:val="center"/>
              <w:rPr>
                <w:rFonts w:cs="Arial"/>
              </w:rPr>
            </w:pPr>
            <w:r w:rsidRPr="0006024B">
              <w:rPr>
                <w:rFonts w:cs="Arial"/>
              </w:rPr>
              <w:t>03</w:t>
            </w:r>
          </w:p>
        </w:tc>
        <w:tc>
          <w:tcPr>
            <w:tcW w:w="267" w:type="pct"/>
            <w:shd w:val="clear" w:color="auto" w:fill="D9D9D9"/>
          </w:tcPr>
          <w:p w:rsidR="004E1297" w:rsidRPr="0006024B" w:rsidRDefault="004E1297" w:rsidP="00556E4E">
            <w:pPr>
              <w:spacing w:line="24" w:lineRule="atLeast"/>
              <w:jc w:val="center"/>
              <w:rPr>
                <w:rFonts w:cs="Arial"/>
              </w:rPr>
            </w:pPr>
            <w:r w:rsidRPr="0006024B">
              <w:rPr>
                <w:rFonts w:cs="Arial"/>
              </w:rPr>
              <w:t>04</w:t>
            </w:r>
          </w:p>
        </w:tc>
        <w:tc>
          <w:tcPr>
            <w:tcW w:w="267" w:type="pct"/>
            <w:shd w:val="clear" w:color="auto" w:fill="D9D9D9"/>
          </w:tcPr>
          <w:p w:rsidR="004E1297" w:rsidRPr="0006024B" w:rsidRDefault="004E1297" w:rsidP="00556E4E">
            <w:pPr>
              <w:spacing w:line="24" w:lineRule="atLeast"/>
              <w:jc w:val="center"/>
              <w:rPr>
                <w:rFonts w:cs="Arial"/>
              </w:rPr>
            </w:pPr>
            <w:r w:rsidRPr="0006024B">
              <w:rPr>
                <w:rFonts w:cs="Arial"/>
              </w:rPr>
              <w:t>05</w:t>
            </w:r>
          </w:p>
        </w:tc>
        <w:tc>
          <w:tcPr>
            <w:tcW w:w="267" w:type="pct"/>
            <w:shd w:val="clear" w:color="auto" w:fill="D9D9D9"/>
          </w:tcPr>
          <w:p w:rsidR="004E1297" w:rsidRPr="0006024B" w:rsidRDefault="004E1297" w:rsidP="00556E4E">
            <w:pPr>
              <w:spacing w:line="24" w:lineRule="atLeast"/>
              <w:jc w:val="center"/>
              <w:rPr>
                <w:rFonts w:cs="Arial"/>
              </w:rPr>
            </w:pPr>
            <w:r w:rsidRPr="0006024B">
              <w:rPr>
                <w:rFonts w:cs="Arial"/>
              </w:rPr>
              <w:t>06</w:t>
            </w:r>
          </w:p>
        </w:tc>
        <w:tc>
          <w:tcPr>
            <w:tcW w:w="268" w:type="pct"/>
            <w:shd w:val="clear" w:color="auto" w:fill="D9D9D9"/>
          </w:tcPr>
          <w:p w:rsidR="004E1297" w:rsidRPr="0006024B" w:rsidRDefault="004E1297" w:rsidP="00556E4E">
            <w:pPr>
              <w:spacing w:line="24" w:lineRule="atLeast"/>
              <w:jc w:val="center"/>
              <w:rPr>
                <w:rFonts w:cs="Arial"/>
              </w:rPr>
            </w:pPr>
            <w:r w:rsidRPr="0006024B">
              <w:rPr>
                <w:rFonts w:cs="Arial"/>
              </w:rPr>
              <w:t>07</w:t>
            </w:r>
          </w:p>
        </w:tc>
        <w:tc>
          <w:tcPr>
            <w:tcW w:w="1659" w:type="pct"/>
            <w:vMerge/>
            <w:shd w:val="clear" w:color="auto" w:fill="D9D9D9"/>
          </w:tcPr>
          <w:p w:rsidR="004E1297" w:rsidRPr="0006024B" w:rsidRDefault="004E1297" w:rsidP="00556E4E">
            <w:pPr>
              <w:spacing w:line="24" w:lineRule="atLeast"/>
              <w:jc w:val="center"/>
              <w:rPr>
                <w:rFonts w:cs="Arial"/>
                <w:b/>
              </w:rPr>
            </w:pPr>
          </w:p>
        </w:tc>
      </w:tr>
      <w:tr w:rsidR="004E1297" w:rsidRPr="0006024B" w:rsidTr="004E1297">
        <w:trPr>
          <w:trHeight w:val="284"/>
        </w:trPr>
        <w:tc>
          <w:tcPr>
            <w:tcW w:w="418" w:type="pct"/>
            <w:vAlign w:val="center"/>
          </w:tcPr>
          <w:p w:rsidR="004E1297" w:rsidRPr="0006024B" w:rsidRDefault="004E1297" w:rsidP="00556E4E">
            <w:pPr>
              <w:spacing w:line="24" w:lineRule="atLeast"/>
              <w:rPr>
                <w:rFonts w:cs="Arial"/>
                <w:lang w:eastAsia="zh-CN"/>
              </w:rPr>
            </w:pPr>
            <w:r w:rsidRPr="0006024B">
              <w:rPr>
                <w:rFonts w:cs="Arial"/>
              </w:rPr>
              <w:t>0x</w:t>
            </w:r>
            <w:r>
              <w:rPr>
                <w:rFonts w:cs="Arial" w:hint="eastAsia"/>
                <w:lang w:eastAsia="zh-CN"/>
              </w:rPr>
              <w:t>446</w:t>
            </w:r>
          </w:p>
        </w:tc>
        <w:tc>
          <w:tcPr>
            <w:tcW w:w="328" w:type="pct"/>
            <w:vAlign w:val="center"/>
          </w:tcPr>
          <w:p w:rsidR="004E1297" w:rsidRPr="0006024B" w:rsidRDefault="004E1297" w:rsidP="00556E4E">
            <w:pPr>
              <w:spacing w:line="24" w:lineRule="atLeast"/>
              <w:rPr>
                <w:rFonts w:cs="Arial" w:hint="eastAsia"/>
                <w:lang w:eastAsia="zh-CN"/>
              </w:rPr>
            </w:pPr>
            <w:r>
              <w:rPr>
                <w:rFonts w:cs="Arial" w:hint="eastAsia"/>
                <w:lang w:eastAsia="zh-CN"/>
              </w:rPr>
              <w:t>7</w:t>
            </w:r>
          </w:p>
        </w:tc>
        <w:tc>
          <w:tcPr>
            <w:tcW w:w="459" w:type="pct"/>
            <w:vAlign w:val="center"/>
          </w:tcPr>
          <w:p w:rsidR="004E1297" w:rsidRPr="0006024B" w:rsidRDefault="004E1297" w:rsidP="00556E4E">
            <w:pPr>
              <w:spacing w:line="24" w:lineRule="atLeast"/>
              <w:rPr>
                <w:rFonts w:cs="Arial"/>
                <w:lang w:eastAsia="zh-CN"/>
              </w:rPr>
            </w:pPr>
            <w:r>
              <w:rPr>
                <w:rFonts w:cs="Arial" w:hint="eastAsia"/>
                <w:lang w:eastAsia="zh-CN"/>
              </w:rPr>
              <w:t>100</w:t>
            </w:r>
          </w:p>
        </w:tc>
        <w:tc>
          <w:tcPr>
            <w:tcW w:w="267" w:type="pct"/>
            <w:vAlign w:val="center"/>
          </w:tcPr>
          <w:p w:rsidR="004E1297" w:rsidRPr="0006024B" w:rsidRDefault="004E1297" w:rsidP="00556E4E">
            <w:pPr>
              <w:spacing w:line="24" w:lineRule="atLeast"/>
              <w:rPr>
                <w:rFonts w:cs="Arial" w:hint="eastAsia"/>
                <w:lang w:eastAsia="zh-CN"/>
              </w:rPr>
            </w:pPr>
            <w:r>
              <w:rPr>
                <w:rFonts w:cs="Arial" w:hint="eastAsia"/>
                <w:lang w:eastAsia="zh-CN"/>
              </w:rPr>
              <w:t>00</w:t>
            </w:r>
          </w:p>
        </w:tc>
        <w:tc>
          <w:tcPr>
            <w:tcW w:w="267" w:type="pct"/>
            <w:vAlign w:val="center"/>
          </w:tcPr>
          <w:p w:rsidR="004E1297" w:rsidRPr="0006024B" w:rsidRDefault="004E1297" w:rsidP="00556E4E">
            <w:pPr>
              <w:spacing w:line="24" w:lineRule="atLeast"/>
              <w:rPr>
                <w:rFonts w:cs="Arial"/>
                <w:lang w:eastAsia="zh-CN"/>
              </w:rPr>
            </w:pPr>
            <w:r>
              <w:rPr>
                <w:rFonts w:cs="Arial" w:hint="eastAsia"/>
                <w:lang w:eastAsia="zh-CN"/>
              </w:rPr>
              <w:t>00</w:t>
            </w:r>
          </w:p>
        </w:tc>
        <w:tc>
          <w:tcPr>
            <w:tcW w:w="267" w:type="pct"/>
            <w:vAlign w:val="center"/>
          </w:tcPr>
          <w:p w:rsidR="004E1297" w:rsidRPr="0006024B" w:rsidRDefault="004E1297" w:rsidP="00556E4E">
            <w:pPr>
              <w:spacing w:line="24" w:lineRule="atLeast"/>
              <w:rPr>
                <w:rFonts w:cs="Arial"/>
                <w:lang w:eastAsia="zh-CN"/>
              </w:rPr>
            </w:pPr>
            <w:r w:rsidRPr="0006024B">
              <w:rPr>
                <w:rFonts w:cs="Arial" w:hint="eastAsia"/>
                <w:lang w:eastAsia="zh-CN"/>
              </w:rPr>
              <w:t>00</w:t>
            </w:r>
          </w:p>
        </w:tc>
        <w:tc>
          <w:tcPr>
            <w:tcW w:w="267" w:type="pct"/>
            <w:vAlign w:val="center"/>
          </w:tcPr>
          <w:p w:rsidR="004E1297" w:rsidRPr="0006024B" w:rsidRDefault="004E1297" w:rsidP="00556E4E">
            <w:pPr>
              <w:spacing w:line="24" w:lineRule="atLeast"/>
              <w:rPr>
                <w:rFonts w:cs="Arial" w:hint="eastAsia"/>
                <w:lang w:eastAsia="zh-CN"/>
              </w:rPr>
            </w:pPr>
            <w:r>
              <w:rPr>
                <w:rFonts w:cs="Arial" w:hint="eastAsia"/>
                <w:lang w:eastAsia="zh-CN"/>
              </w:rPr>
              <w:t>00</w:t>
            </w:r>
          </w:p>
        </w:tc>
        <w:tc>
          <w:tcPr>
            <w:tcW w:w="267" w:type="pct"/>
            <w:vAlign w:val="center"/>
          </w:tcPr>
          <w:p w:rsidR="004E1297" w:rsidRPr="0006024B" w:rsidRDefault="004E1297" w:rsidP="00556E4E">
            <w:pPr>
              <w:spacing w:line="24" w:lineRule="atLeast"/>
              <w:rPr>
                <w:rFonts w:cs="Arial"/>
                <w:lang w:eastAsia="zh-CN"/>
              </w:rPr>
            </w:pPr>
            <w:r>
              <w:rPr>
                <w:rFonts w:cs="Arial" w:hint="eastAsia"/>
                <w:lang w:eastAsia="zh-CN"/>
              </w:rPr>
              <w:t>00</w:t>
            </w:r>
          </w:p>
        </w:tc>
        <w:tc>
          <w:tcPr>
            <w:tcW w:w="267" w:type="pct"/>
            <w:vAlign w:val="center"/>
          </w:tcPr>
          <w:p w:rsidR="004E1297" w:rsidRPr="0006024B" w:rsidRDefault="004E1297" w:rsidP="00556E4E">
            <w:pPr>
              <w:spacing w:line="24" w:lineRule="atLeast"/>
              <w:rPr>
                <w:rFonts w:cs="Arial"/>
                <w:lang w:eastAsia="zh-CN"/>
              </w:rPr>
            </w:pPr>
            <w:r>
              <w:rPr>
                <w:rFonts w:cs="Arial" w:hint="eastAsia"/>
                <w:lang w:eastAsia="zh-CN"/>
              </w:rPr>
              <w:t>CC</w:t>
            </w:r>
          </w:p>
        </w:tc>
        <w:tc>
          <w:tcPr>
            <w:tcW w:w="267" w:type="pct"/>
            <w:vAlign w:val="center"/>
          </w:tcPr>
          <w:p w:rsidR="004E1297" w:rsidRPr="0006024B" w:rsidRDefault="004E1297" w:rsidP="00556E4E">
            <w:pPr>
              <w:spacing w:line="24" w:lineRule="atLeast"/>
              <w:rPr>
                <w:rFonts w:cs="Arial"/>
              </w:rPr>
            </w:pPr>
            <w:r w:rsidRPr="0006024B">
              <w:rPr>
                <w:rFonts w:cs="Arial"/>
              </w:rPr>
              <w:t>00</w:t>
            </w:r>
          </w:p>
        </w:tc>
        <w:tc>
          <w:tcPr>
            <w:tcW w:w="268" w:type="pct"/>
            <w:vAlign w:val="center"/>
          </w:tcPr>
          <w:p w:rsidR="004E1297" w:rsidRPr="0006024B" w:rsidRDefault="004E1297" w:rsidP="00556E4E">
            <w:pPr>
              <w:spacing w:line="24" w:lineRule="atLeast"/>
              <w:rPr>
                <w:rFonts w:cs="Arial"/>
                <w:lang w:eastAsia="zh-CN"/>
              </w:rPr>
            </w:pPr>
            <w:r>
              <w:rPr>
                <w:rFonts w:cs="Arial" w:hint="eastAsia"/>
                <w:lang w:eastAsia="zh-CN"/>
              </w:rPr>
              <w:t>--</w:t>
            </w:r>
          </w:p>
        </w:tc>
        <w:tc>
          <w:tcPr>
            <w:tcW w:w="1659" w:type="pct"/>
            <w:vAlign w:val="center"/>
          </w:tcPr>
          <w:p w:rsidR="004E1297" w:rsidRPr="0006024B" w:rsidRDefault="004E1297" w:rsidP="00556E4E">
            <w:pPr>
              <w:keepNext/>
              <w:spacing w:line="24" w:lineRule="atLeast"/>
              <w:rPr>
                <w:rFonts w:cs="Arial"/>
              </w:rPr>
            </w:pPr>
          </w:p>
        </w:tc>
      </w:tr>
    </w:tbl>
    <w:p w:rsidR="004E1297" w:rsidRPr="0006024B" w:rsidRDefault="004E1297" w:rsidP="004E1297">
      <w:pPr>
        <w:spacing w:line="24" w:lineRule="atLeast"/>
        <w:rPr>
          <w:rFonts w:cs="Arial" w:hint="eastAsia"/>
          <w:lang w:eastAsia="zh-CN"/>
        </w:rPr>
      </w:pPr>
    </w:p>
    <w:p w:rsidR="004E1297" w:rsidRPr="0006024B" w:rsidRDefault="004E1297" w:rsidP="004E1297">
      <w:pPr>
        <w:spacing w:line="24" w:lineRule="atLeast"/>
        <w:rPr>
          <w:rFonts w:cs="Arial" w:hint="eastAsia"/>
        </w:rPr>
      </w:pPr>
      <w:r>
        <w:rPr>
          <w:rFonts w:ascii="Arial" w:hAnsi="Arial" w:cs="Arial" w:hint="eastAsia"/>
          <w:b/>
          <w:lang w:eastAsia="zh-CN"/>
        </w:rPr>
        <w:t>3</w:t>
      </w:r>
      <w:r w:rsidRPr="00161E0B">
        <w:rPr>
          <w:rFonts w:ascii="Arial" w:hAnsi="Arial" w:cs="Arial" w:hint="eastAsia"/>
          <w:b/>
          <w:lang w:eastAsia="zh-CN"/>
        </w:rPr>
        <w:t>.</w:t>
      </w:r>
      <w:r>
        <w:rPr>
          <w:rFonts w:ascii="Arial" w:hAnsi="Arial" w:cs="Arial"/>
          <w:b/>
        </w:rPr>
        <w:t xml:space="preserve"> </w:t>
      </w:r>
      <w:r>
        <w:rPr>
          <w:rFonts w:ascii="Arial" w:hAnsi="Arial" w:cs="Arial" w:hint="eastAsia"/>
          <w:b/>
          <w:lang w:eastAsia="zh-CN"/>
        </w:rPr>
        <w:t xml:space="preserve"> </w:t>
      </w:r>
      <w:r w:rsidRPr="0006024B">
        <w:rPr>
          <w:rFonts w:cs="Arial"/>
          <w:spacing w:val="-1"/>
          <w:szCs w:val="21"/>
        </w:rPr>
        <w:t>Input</w:t>
      </w:r>
      <w:r>
        <w:rPr>
          <w:rFonts w:cs="Arial" w:hint="eastAsia"/>
          <w:b/>
          <w:spacing w:val="-1"/>
          <w:szCs w:val="21"/>
          <w:lang w:eastAsia="zh-CN"/>
        </w:rPr>
        <w:t xml:space="preserve">  100%</w:t>
      </w:r>
      <w:r w:rsidRPr="0006024B">
        <w:rPr>
          <w:rFonts w:cs="Arial"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5"/>
        <w:gridCol w:w="647"/>
        <w:gridCol w:w="905"/>
        <w:gridCol w:w="526"/>
        <w:gridCol w:w="526"/>
        <w:gridCol w:w="526"/>
        <w:gridCol w:w="526"/>
        <w:gridCol w:w="526"/>
        <w:gridCol w:w="526"/>
        <w:gridCol w:w="526"/>
        <w:gridCol w:w="528"/>
        <w:gridCol w:w="3268"/>
      </w:tblGrid>
      <w:tr w:rsidR="004E1297" w:rsidRPr="003B3C7B" w:rsidTr="004E1297">
        <w:trPr>
          <w:trHeight w:val="284"/>
        </w:trPr>
        <w:tc>
          <w:tcPr>
            <w:tcW w:w="418" w:type="pct"/>
            <w:vMerge w:val="restart"/>
            <w:shd w:val="clear" w:color="auto" w:fill="D9D9D9"/>
            <w:vAlign w:val="center"/>
          </w:tcPr>
          <w:p w:rsidR="004E1297" w:rsidRPr="003B3C7B" w:rsidRDefault="004E1297" w:rsidP="00556E4E">
            <w:pPr>
              <w:spacing w:line="24" w:lineRule="atLeast"/>
              <w:jc w:val="center"/>
              <w:rPr>
                <w:rFonts w:cs="Arial"/>
              </w:rPr>
            </w:pPr>
            <w:r w:rsidRPr="003B3C7B">
              <w:rPr>
                <w:rFonts w:cs="Arial"/>
              </w:rPr>
              <w:t>CAN ID</w:t>
            </w:r>
          </w:p>
        </w:tc>
        <w:tc>
          <w:tcPr>
            <w:tcW w:w="328" w:type="pct"/>
            <w:vMerge w:val="restart"/>
            <w:shd w:val="clear" w:color="auto" w:fill="D9D9D9"/>
            <w:vAlign w:val="center"/>
          </w:tcPr>
          <w:p w:rsidR="004E1297" w:rsidRPr="003B3C7B" w:rsidRDefault="004E1297" w:rsidP="00556E4E">
            <w:pPr>
              <w:spacing w:line="24" w:lineRule="atLeast"/>
              <w:jc w:val="center"/>
              <w:rPr>
                <w:rFonts w:cs="Arial"/>
              </w:rPr>
            </w:pPr>
            <w:r w:rsidRPr="003B3C7B">
              <w:rPr>
                <w:rFonts w:cs="Arial"/>
              </w:rPr>
              <w:t>DLC</w:t>
            </w:r>
          </w:p>
        </w:tc>
        <w:tc>
          <w:tcPr>
            <w:tcW w:w="459" w:type="pct"/>
            <w:vMerge w:val="restart"/>
            <w:shd w:val="clear" w:color="auto" w:fill="D9D9D9"/>
            <w:vAlign w:val="center"/>
          </w:tcPr>
          <w:p w:rsidR="004E1297" w:rsidRPr="003B3C7B" w:rsidRDefault="004E1297" w:rsidP="00556E4E">
            <w:pPr>
              <w:spacing w:line="24" w:lineRule="atLeast"/>
              <w:jc w:val="center"/>
              <w:rPr>
                <w:rFonts w:cs="Arial"/>
              </w:rPr>
            </w:pPr>
            <w:r w:rsidRPr="003B3C7B">
              <w:rPr>
                <w:rFonts w:cs="Arial"/>
              </w:rPr>
              <w:t>TX Cycle</w:t>
            </w:r>
          </w:p>
        </w:tc>
        <w:tc>
          <w:tcPr>
            <w:tcW w:w="2136" w:type="pct"/>
            <w:gridSpan w:val="8"/>
            <w:shd w:val="clear" w:color="auto" w:fill="D9D9D9"/>
            <w:vAlign w:val="center"/>
          </w:tcPr>
          <w:p w:rsidR="004E1297" w:rsidRPr="003B3C7B" w:rsidRDefault="004E1297" w:rsidP="00556E4E">
            <w:pPr>
              <w:spacing w:line="24" w:lineRule="atLeast"/>
              <w:jc w:val="center"/>
              <w:rPr>
                <w:rFonts w:cs="Arial"/>
              </w:rPr>
            </w:pPr>
            <w:r w:rsidRPr="003B3C7B">
              <w:rPr>
                <w:rFonts w:cs="Arial"/>
              </w:rPr>
              <w:t>Message</w:t>
            </w:r>
          </w:p>
        </w:tc>
        <w:tc>
          <w:tcPr>
            <w:tcW w:w="1659" w:type="pct"/>
            <w:vMerge w:val="restart"/>
            <w:shd w:val="clear" w:color="auto" w:fill="D9D9D9"/>
            <w:vAlign w:val="center"/>
          </w:tcPr>
          <w:p w:rsidR="004E1297" w:rsidRPr="003B3C7B" w:rsidRDefault="004E1297" w:rsidP="00556E4E">
            <w:pPr>
              <w:spacing w:line="24" w:lineRule="atLeast"/>
              <w:jc w:val="center"/>
              <w:rPr>
                <w:rFonts w:cs="Arial"/>
              </w:rPr>
            </w:pPr>
            <w:r w:rsidRPr="003B3C7B">
              <w:rPr>
                <w:rFonts w:cs="Arial"/>
              </w:rPr>
              <w:t>Function Description</w:t>
            </w:r>
          </w:p>
        </w:tc>
      </w:tr>
      <w:tr w:rsidR="004E1297" w:rsidRPr="003B3C7B" w:rsidTr="004E1297">
        <w:trPr>
          <w:trHeight w:val="284"/>
        </w:trPr>
        <w:tc>
          <w:tcPr>
            <w:tcW w:w="418" w:type="pct"/>
            <w:vMerge/>
            <w:shd w:val="clear" w:color="auto" w:fill="D9D9D9"/>
          </w:tcPr>
          <w:p w:rsidR="004E1297" w:rsidRPr="003B3C7B" w:rsidRDefault="004E1297" w:rsidP="00556E4E">
            <w:pPr>
              <w:spacing w:line="24" w:lineRule="atLeast"/>
              <w:jc w:val="center"/>
              <w:rPr>
                <w:rFonts w:cs="Arial"/>
                <w:b/>
              </w:rPr>
            </w:pPr>
          </w:p>
        </w:tc>
        <w:tc>
          <w:tcPr>
            <w:tcW w:w="328" w:type="pct"/>
            <w:vMerge/>
            <w:shd w:val="clear" w:color="auto" w:fill="D9D9D9"/>
          </w:tcPr>
          <w:p w:rsidR="004E1297" w:rsidRPr="003B3C7B" w:rsidRDefault="004E1297" w:rsidP="00556E4E">
            <w:pPr>
              <w:spacing w:line="24" w:lineRule="atLeast"/>
              <w:jc w:val="center"/>
              <w:rPr>
                <w:rFonts w:cs="Arial"/>
                <w:b/>
              </w:rPr>
            </w:pPr>
          </w:p>
        </w:tc>
        <w:tc>
          <w:tcPr>
            <w:tcW w:w="459" w:type="pct"/>
            <w:vMerge/>
            <w:shd w:val="clear" w:color="auto" w:fill="D9D9D9"/>
          </w:tcPr>
          <w:p w:rsidR="004E1297" w:rsidRPr="003B3C7B" w:rsidRDefault="004E1297" w:rsidP="00556E4E">
            <w:pPr>
              <w:spacing w:line="24" w:lineRule="atLeast"/>
              <w:jc w:val="center"/>
              <w:rPr>
                <w:rFonts w:cs="Arial"/>
                <w:b/>
              </w:rPr>
            </w:pPr>
          </w:p>
        </w:tc>
        <w:tc>
          <w:tcPr>
            <w:tcW w:w="267" w:type="pct"/>
            <w:shd w:val="clear" w:color="auto" w:fill="D9D9D9"/>
          </w:tcPr>
          <w:p w:rsidR="004E1297" w:rsidRPr="003B3C7B" w:rsidRDefault="004E1297" w:rsidP="00556E4E">
            <w:pPr>
              <w:spacing w:line="24" w:lineRule="atLeast"/>
              <w:jc w:val="center"/>
              <w:rPr>
                <w:rFonts w:cs="Arial"/>
              </w:rPr>
            </w:pPr>
            <w:r w:rsidRPr="003B3C7B">
              <w:rPr>
                <w:rFonts w:cs="Arial"/>
              </w:rPr>
              <w:t>00</w:t>
            </w:r>
          </w:p>
        </w:tc>
        <w:tc>
          <w:tcPr>
            <w:tcW w:w="267" w:type="pct"/>
            <w:shd w:val="clear" w:color="auto" w:fill="D9D9D9"/>
          </w:tcPr>
          <w:p w:rsidR="004E1297" w:rsidRPr="003B3C7B" w:rsidRDefault="004E1297" w:rsidP="00556E4E">
            <w:pPr>
              <w:spacing w:line="24" w:lineRule="atLeast"/>
              <w:jc w:val="center"/>
              <w:rPr>
                <w:rFonts w:cs="Arial"/>
              </w:rPr>
            </w:pPr>
            <w:r w:rsidRPr="003B3C7B">
              <w:rPr>
                <w:rFonts w:cs="Arial"/>
              </w:rPr>
              <w:t>01</w:t>
            </w:r>
          </w:p>
        </w:tc>
        <w:tc>
          <w:tcPr>
            <w:tcW w:w="267" w:type="pct"/>
            <w:shd w:val="clear" w:color="auto" w:fill="D9D9D9"/>
          </w:tcPr>
          <w:p w:rsidR="004E1297" w:rsidRPr="003B3C7B" w:rsidRDefault="004E1297" w:rsidP="00556E4E">
            <w:pPr>
              <w:spacing w:line="24" w:lineRule="atLeast"/>
              <w:jc w:val="center"/>
              <w:rPr>
                <w:rFonts w:cs="Arial"/>
              </w:rPr>
            </w:pPr>
            <w:r w:rsidRPr="003B3C7B">
              <w:rPr>
                <w:rFonts w:cs="Arial"/>
              </w:rPr>
              <w:t>02</w:t>
            </w:r>
          </w:p>
        </w:tc>
        <w:tc>
          <w:tcPr>
            <w:tcW w:w="267" w:type="pct"/>
            <w:shd w:val="clear" w:color="auto" w:fill="D9D9D9"/>
          </w:tcPr>
          <w:p w:rsidR="004E1297" w:rsidRPr="003B3C7B" w:rsidRDefault="004E1297" w:rsidP="00556E4E">
            <w:pPr>
              <w:spacing w:line="24" w:lineRule="atLeast"/>
              <w:jc w:val="center"/>
              <w:rPr>
                <w:rFonts w:cs="Arial"/>
              </w:rPr>
            </w:pPr>
            <w:r w:rsidRPr="003B3C7B">
              <w:rPr>
                <w:rFonts w:cs="Arial"/>
              </w:rPr>
              <w:t>03</w:t>
            </w:r>
          </w:p>
        </w:tc>
        <w:tc>
          <w:tcPr>
            <w:tcW w:w="267" w:type="pct"/>
            <w:shd w:val="clear" w:color="auto" w:fill="D9D9D9"/>
          </w:tcPr>
          <w:p w:rsidR="004E1297" w:rsidRPr="003B3C7B" w:rsidRDefault="004E1297" w:rsidP="00556E4E">
            <w:pPr>
              <w:spacing w:line="24" w:lineRule="atLeast"/>
              <w:jc w:val="center"/>
              <w:rPr>
                <w:rFonts w:cs="Arial"/>
              </w:rPr>
            </w:pPr>
            <w:r w:rsidRPr="003B3C7B">
              <w:rPr>
                <w:rFonts w:cs="Arial"/>
              </w:rPr>
              <w:t>04</w:t>
            </w:r>
          </w:p>
        </w:tc>
        <w:tc>
          <w:tcPr>
            <w:tcW w:w="267" w:type="pct"/>
            <w:shd w:val="clear" w:color="auto" w:fill="D9D9D9"/>
          </w:tcPr>
          <w:p w:rsidR="004E1297" w:rsidRPr="003B3C7B" w:rsidRDefault="004E1297" w:rsidP="00556E4E">
            <w:pPr>
              <w:spacing w:line="24" w:lineRule="atLeast"/>
              <w:jc w:val="center"/>
              <w:rPr>
                <w:rFonts w:cs="Arial"/>
              </w:rPr>
            </w:pPr>
            <w:r w:rsidRPr="003B3C7B">
              <w:rPr>
                <w:rFonts w:cs="Arial"/>
              </w:rPr>
              <w:t>05</w:t>
            </w:r>
          </w:p>
        </w:tc>
        <w:tc>
          <w:tcPr>
            <w:tcW w:w="267" w:type="pct"/>
            <w:shd w:val="clear" w:color="auto" w:fill="D9D9D9"/>
          </w:tcPr>
          <w:p w:rsidR="004E1297" w:rsidRPr="003B3C7B" w:rsidRDefault="004E1297" w:rsidP="00556E4E">
            <w:pPr>
              <w:spacing w:line="24" w:lineRule="atLeast"/>
              <w:jc w:val="center"/>
              <w:rPr>
                <w:rFonts w:cs="Arial"/>
              </w:rPr>
            </w:pPr>
            <w:r w:rsidRPr="003B3C7B">
              <w:rPr>
                <w:rFonts w:cs="Arial"/>
              </w:rPr>
              <w:t>06</w:t>
            </w:r>
          </w:p>
        </w:tc>
        <w:tc>
          <w:tcPr>
            <w:tcW w:w="268" w:type="pct"/>
            <w:shd w:val="clear" w:color="auto" w:fill="D9D9D9"/>
          </w:tcPr>
          <w:p w:rsidR="004E1297" w:rsidRPr="003B3C7B" w:rsidRDefault="004E1297" w:rsidP="00556E4E">
            <w:pPr>
              <w:spacing w:line="24" w:lineRule="atLeast"/>
              <w:jc w:val="center"/>
              <w:rPr>
                <w:rFonts w:cs="Arial"/>
              </w:rPr>
            </w:pPr>
            <w:r w:rsidRPr="003B3C7B">
              <w:rPr>
                <w:rFonts w:cs="Arial"/>
              </w:rPr>
              <w:t>07</w:t>
            </w:r>
          </w:p>
        </w:tc>
        <w:tc>
          <w:tcPr>
            <w:tcW w:w="1659" w:type="pct"/>
            <w:vMerge/>
            <w:shd w:val="clear" w:color="auto" w:fill="D9D9D9"/>
          </w:tcPr>
          <w:p w:rsidR="004E1297" w:rsidRPr="003B3C7B" w:rsidRDefault="004E1297" w:rsidP="00556E4E">
            <w:pPr>
              <w:spacing w:line="24" w:lineRule="atLeast"/>
              <w:jc w:val="center"/>
              <w:rPr>
                <w:rFonts w:cs="Arial"/>
                <w:b/>
              </w:rPr>
            </w:pPr>
          </w:p>
        </w:tc>
      </w:tr>
      <w:tr w:rsidR="004E1297" w:rsidRPr="003B3C7B" w:rsidTr="004E1297">
        <w:trPr>
          <w:trHeight w:val="284"/>
        </w:trPr>
        <w:tc>
          <w:tcPr>
            <w:tcW w:w="418" w:type="pct"/>
            <w:vAlign w:val="center"/>
          </w:tcPr>
          <w:p w:rsidR="004E1297" w:rsidRPr="0006024B" w:rsidRDefault="004E1297" w:rsidP="00556E4E">
            <w:pPr>
              <w:spacing w:line="24" w:lineRule="atLeast"/>
              <w:rPr>
                <w:rFonts w:cs="Arial"/>
                <w:lang w:eastAsia="zh-CN"/>
              </w:rPr>
            </w:pPr>
            <w:r w:rsidRPr="0006024B">
              <w:rPr>
                <w:rFonts w:cs="Arial"/>
              </w:rPr>
              <w:t>0x</w:t>
            </w:r>
            <w:r>
              <w:rPr>
                <w:rFonts w:cs="Arial" w:hint="eastAsia"/>
                <w:lang w:eastAsia="zh-CN"/>
              </w:rPr>
              <w:t>446</w:t>
            </w:r>
          </w:p>
        </w:tc>
        <w:tc>
          <w:tcPr>
            <w:tcW w:w="328" w:type="pct"/>
            <w:vAlign w:val="center"/>
          </w:tcPr>
          <w:p w:rsidR="004E1297" w:rsidRPr="0006024B" w:rsidRDefault="004E1297" w:rsidP="00556E4E">
            <w:pPr>
              <w:spacing w:line="24" w:lineRule="atLeast"/>
              <w:rPr>
                <w:rFonts w:cs="Arial" w:hint="eastAsia"/>
                <w:lang w:eastAsia="zh-CN"/>
              </w:rPr>
            </w:pPr>
            <w:r>
              <w:rPr>
                <w:rFonts w:cs="Arial" w:hint="eastAsia"/>
                <w:lang w:eastAsia="zh-CN"/>
              </w:rPr>
              <w:t>7</w:t>
            </w:r>
          </w:p>
        </w:tc>
        <w:tc>
          <w:tcPr>
            <w:tcW w:w="459" w:type="pct"/>
            <w:vAlign w:val="center"/>
          </w:tcPr>
          <w:p w:rsidR="004E1297" w:rsidRPr="0006024B" w:rsidRDefault="004E1297" w:rsidP="00556E4E">
            <w:pPr>
              <w:spacing w:line="24" w:lineRule="atLeast"/>
              <w:rPr>
                <w:rFonts w:cs="Arial"/>
                <w:lang w:eastAsia="zh-CN"/>
              </w:rPr>
            </w:pPr>
            <w:r>
              <w:rPr>
                <w:rFonts w:cs="Arial" w:hint="eastAsia"/>
                <w:lang w:eastAsia="zh-CN"/>
              </w:rPr>
              <w:t>100</w:t>
            </w:r>
          </w:p>
        </w:tc>
        <w:tc>
          <w:tcPr>
            <w:tcW w:w="267" w:type="pct"/>
            <w:vAlign w:val="center"/>
          </w:tcPr>
          <w:p w:rsidR="004E1297" w:rsidRPr="0006024B" w:rsidRDefault="004E1297" w:rsidP="00556E4E">
            <w:pPr>
              <w:spacing w:line="24" w:lineRule="atLeast"/>
              <w:rPr>
                <w:rFonts w:cs="Arial" w:hint="eastAsia"/>
                <w:lang w:eastAsia="zh-CN"/>
              </w:rPr>
            </w:pPr>
            <w:r>
              <w:rPr>
                <w:rFonts w:cs="Arial" w:hint="eastAsia"/>
                <w:lang w:eastAsia="zh-CN"/>
              </w:rPr>
              <w:t>00</w:t>
            </w:r>
          </w:p>
        </w:tc>
        <w:tc>
          <w:tcPr>
            <w:tcW w:w="267" w:type="pct"/>
            <w:vAlign w:val="center"/>
          </w:tcPr>
          <w:p w:rsidR="004E1297" w:rsidRPr="0006024B" w:rsidRDefault="004E1297" w:rsidP="00556E4E">
            <w:pPr>
              <w:spacing w:line="24" w:lineRule="atLeast"/>
              <w:rPr>
                <w:rFonts w:cs="Arial"/>
                <w:lang w:eastAsia="zh-CN"/>
              </w:rPr>
            </w:pPr>
            <w:r>
              <w:rPr>
                <w:rFonts w:cs="Arial" w:hint="eastAsia"/>
                <w:lang w:eastAsia="zh-CN"/>
              </w:rPr>
              <w:t>00</w:t>
            </w:r>
          </w:p>
        </w:tc>
        <w:tc>
          <w:tcPr>
            <w:tcW w:w="267" w:type="pct"/>
            <w:vAlign w:val="center"/>
          </w:tcPr>
          <w:p w:rsidR="004E1297" w:rsidRPr="0006024B" w:rsidRDefault="004E1297" w:rsidP="00556E4E">
            <w:pPr>
              <w:spacing w:line="24" w:lineRule="atLeast"/>
              <w:rPr>
                <w:rFonts w:cs="Arial"/>
                <w:lang w:eastAsia="zh-CN"/>
              </w:rPr>
            </w:pPr>
            <w:r w:rsidRPr="0006024B">
              <w:rPr>
                <w:rFonts w:cs="Arial" w:hint="eastAsia"/>
                <w:lang w:eastAsia="zh-CN"/>
              </w:rPr>
              <w:t>00</w:t>
            </w:r>
          </w:p>
        </w:tc>
        <w:tc>
          <w:tcPr>
            <w:tcW w:w="267" w:type="pct"/>
            <w:vAlign w:val="center"/>
          </w:tcPr>
          <w:p w:rsidR="004E1297" w:rsidRPr="0006024B" w:rsidRDefault="004E1297" w:rsidP="00556E4E">
            <w:pPr>
              <w:spacing w:line="24" w:lineRule="atLeast"/>
              <w:rPr>
                <w:rFonts w:cs="Arial" w:hint="eastAsia"/>
                <w:lang w:eastAsia="zh-CN"/>
              </w:rPr>
            </w:pPr>
            <w:r>
              <w:rPr>
                <w:rFonts w:cs="Arial" w:hint="eastAsia"/>
                <w:lang w:eastAsia="zh-CN"/>
              </w:rPr>
              <w:t>00</w:t>
            </w:r>
          </w:p>
        </w:tc>
        <w:tc>
          <w:tcPr>
            <w:tcW w:w="267" w:type="pct"/>
            <w:vAlign w:val="center"/>
          </w:tcPr>
          <w:p w:rsidR="004E1297" w:rsidRPr="0006024B" w:rsidRDefault="004E1297" w:rsidP="00556E4E">
            <w:pPr>
              <w:spacing w:line="24" w:lineRule="atLeast"/>
              <w:rPr>
                <w:rFonts w:cs="Arial"/>
                <w:lang w:eastAsia="zh-CN"/>
              </w:rPr>
            </w:pPr>
            <w:r>
              <w:rPr>
                <w:rFonts w:cs="Arial" w:hint="eastAsia"/>
                <w:lang w:eastAsia="zh-CN"/>
              </w:rPr>
              <w:t>00</w:t>
            </w:r>
          </w:p>
        </w:tc>
        <w:tc>
          <w:tcPr>
            <w:tcW w:w="267" w:type="pct"/>
            <w:vAlign w:val="center"/>
          </w:tcPr>
          <w:p w:rsidR="004E1297" w:rsidRPr="0006024B" w:rsidRDefault="004E1297" w:rsidP="00556E4E">
            <w:pPr>
              <w:spacing w:line="24" w:lineRule="atLeast"/>
              <w:rPr>
                <w:rFonts w:cs="Arial"/>
                <w:lang w:eastAsia="zh-CN"/>
              </w:rPr>
            </w:pPr>
            <w:r>
              <w:rPr>
                <w:rFonts w:cs="Arial" w:hint="eastAsia"/>
                <w:lang w:eastAsia="zh-CN"/>
              </w:rPr>
              <w:t>FF</w:t>
            </w:r>
          </w:p>
        </w:tc>
        <w:tc>
          <w:tcPr>
            <w:tcW w:w="267" w:type="pct"/>
            <w:vAlign w:val="center"/>
          </w:tcPr>
          <w:p w:rsidR="004E1297" w:rsidRPr="0006024B" w:rsidRDefault="004E1297" w:rsidP="00556E4E">
            <w:pPr>
              <w:spacing w:line="24" w:lineRule="atLeast"/>
              <w:rPr>
                <w:rFonts w:cs="Arial"/>
              </w:rPr>
            </w:pPr>
            <w:r w:rsidRPr="0006024B">
              <w:rPr>
                <w:rFonts w:cs="Arial"/>
              </w:rPr>
              <w:t>00</w:t>
            </w:r>
          </w:p>
        </w:tc>
        <w:tc>
          <w:tcPr>
            <w:tcW w:w="268" w:type="pct"/>
            <w:vAlign w:val="center"/>
          </w:tcPr>
          <w:p w:rsidR="004E1297" w:rsidRPr="0006024B" w:rsidRDefault="004E1297" w:rsidP="00556E4E">
            <w:pPr>
              <w:spacing w:line="24" w:lineRule="atLeast"/>
              <w:rPr>
                <w:rFonts w:cs="Arial"/>
                <w:lang w:eastAsia="zh-CN"/>
              </w:rPr>
            </w:pPr>
            <w:r>
              <w:rPr>
                <w:rFonts w:cs="Arial" w:hint="eastAsia"/>
                <w:lang w:eastAsia="zh-CN"/>
              </w:rPr>
              <w:t>--</w:t>
            </w:r>
          </w:p>
        </w:tc>
        <w:tc>
          <w:tcPr>
            <w:tcW w:w="1659" w:type="pct"/>
            <w:vAlign w:val="center"/>
          </w:tcPr>
          <w:p w:rsidR="004E1297" w:rsidRPr="003B3C7B" w:rsidRDefault="004E1297" w:rsidP="00556E4E">
            <w:pPr>
              <w:keepNext/>
              <w:spacing w:line="24" w:lineRule="atLeast"/>
              <w:rPr>
                <w:rFonts w:cs="Arial"/>
              </w:rPr>
            </w:pPr>
          </w:p>
        </w:tc>
      </w:tr>
    </w:tbl>
    <w:p w:rsidR="0006024B" w:rsidRDefault="0006024B" w:rsidP="0088315C">
      <w:pPr>
        <w:rPr>
          <w:rFonts w:hint="eastAsia"/>
          <w:strike/>
          <w:lang w:eastAsia="zh-CN"/>
        </w:rPr>
      </w:pPr>
    </w:p>
    <w:p w:rsidR="000A20F9" w:rsidRPr="000A20F9" w:rsidRDefault="000A20F9" w:rsidP="000A20F9">
      <w:pPr>
        <w:pStyle w:val="2"/>
        <w:ind w:left="284" w:hanging="284"/>
        <w:rPr>
          <w:rFonts w:ascii="Arial" w:eastAsia="Arial Unicode MS" w:hAnsi="Arial" w:cs="Arial" w:hint="eastAsia"/>
          <w:color w:val="000000"/>
        </w:rPr>
      </w:pPr>
      <w:bookmarkStart w:id="259" w:name="_Toc432408922"/>
      <w:bookmarkStart w:id="260" w:name="_Toc467654067"/>
      <w:r w:rsidRPr="000A20F9">
        <w:rPr>
          <w:rFonts w:ascii="Arial" w:eastAsia="Arial Unicode MS" w:hAnsi="Arial" w:cs="Arial" w:hint="eastAsia"/>
          <w:color w:val="000000"/>
        </w:rPr>
        <w:t>Check Zero Point</w:t>
      </w:r>
      <w:bookmarkEnd w:id="259"/>
      <w:bookmarkEnd w:id="260"/>
    </w:p>
    <w:p w:rsidR="000A20F9" w:rsidRDefault="000A20F9" w:rsidP="000A20F9">
      <w:pPr>
        <w:rPr>
          <w:rFonts w:hint="eastAsia"/>
        </w:rPr>
      </w:pPr>
      <w:r>
        <w:rPr>
          <w:rFonts w:hint="eastAsia"/>
        </w:rPr>
        <w:t>Check if  Cluster</w:t>
      </w:r>
      <w:r>
        <w:t>’</w:t>
      </w:r>
      <w:r>
        <w:rPr>
          <w:rFonts w:hint="eastAsia"/>
        </w:rPr>
        <w:t xml:space="preserve">s </w:t>
      </w:r>
      <w:r>
        <w:t>pointer</w:t>
      </w:r>
      <w:r>
        <w:rPr>
          <w:rFonts w:hint="eastAsia"/>
        </w:rPr>
        <w:t xml:space="preserve">s </w:t>
      </w:r>
      <w:r>
        <w:t>point</w:t>
      </w:r>
      <w:r>
        <w:rPr>
          <w:rFonts w:hint="eastAsia"/>
        </w:rPr>
        <w:t xml:space="preserve"> to zero or not.</w:t>
      </w:r>
    </w:p>
    <w:p w:rsidR="000A20F9" w:rsidRPr="006C68D3" w:rsidRDefault="000A20F9" w:rsidP="000A20F9">
      <w:pPr>
        <w:spacing w:line="24" w:lineRule="atLeast"/>
        <w:rPr>
          <w:rFonts w:cs="Arial"/>
        </w:rPr>
      </w:pPr>
      <w:r w:rsidRPr="006C68D3">
        <w:rPr>
          <w:rFonts w:cs="Arial"/>
        </w:rPr>
        <w:t>OBJECT:</w:t>
      </w:r>
    </w:p>
    <w:p w:rsidR="000A20F9" w:rsidRPr="006C68D3" w:rsidRDefault="000A20F9" w:rsidP="000A20F9">
      <w:pPr>
        <w:spacing w:line="24" w:lineRule="atLeast"/>
        <w:rPr>
          <w:rFonts w:cs="Arial"/>
        </w:rPr>
      </w:pPr>
      <w:r w:rsidRPr="006C68D3">
        <w:rPr>
          <w:rFonts w:cs="Arial"/>
        </w:rPr>
        <w:tab/>
      </w:r>
      <w:r w:rsidRPr="006C68D3">
        <w:rPr>
          <w:rFonts w:cs="Arial"/>
        </w:rPr>
        <w:tab/>
      </w:r>
      <w:r>
        <w:rPr>
          <w:rFonts w:cs="Arial" w:hint="eastAsia"/>
        </w:rPr>
        <w:t>Check zero point</w:t>
      </w:r>
    </w:p>
    <w:p w:rsidR="000A20F9" w:rsidRDefault="000A20F9" w:rsidP="000A20F9">
      <w:pPr>
        <w:spacing w:line="24" w:lineRule="atLeast"/>
        <w:rPr>
          <w:rFonts w:cs="Arial" w:hint="eastAsia"/>
        </w:rPr>
      </w:pPr>
      <w:r w:rsidRPr="006C68D3">
        <w:rPr>
          <w:rFonts w:cs="Arial"/>
        </w:rPr>
        <w:t>METHOD:</w:t>
      </w:r>
    </w:p>
    <w:p w:rsidR="000A20F9" w:rsidRPr="006C68D3" w:rsidRDefault="000A20F9" w:rsidP="000A20F9">
      <w:pPr>
        <w:spacing w:line="24" w:lineRule="atLeast"/>
        <w:rPr>
          <w:rFonts w:cs="Arial"/>
        </w:rPr>
      </w:pPr>
    </w:p>
    <w:p w:rsidR="000A20F9" w:rsidRDefault="000A20F9" w:rsidP="000A20F9">
      <w:pPr>
        <w:spacing w:line="24" w:lineRule="atLeast"/>
        <w:rPr>
          <w:rFonts w:cs="Arial" w:hint="eastAsia"/>
        </w:rPr>
      </w:pPr>
      <w:r w:rsidRPr="006C68D3">
        <w:rPr>
          <w:rFonts w:cs="Arial"/>
        </w:rPr>
        <w:t>PROCEDURE:</w:t>
      </w:r>
    </w:p>
    <w:p w:rsidR="000A20F9" w:rsidRDefault="00953E28" w:rsidP="000A20F9">
      <w:pPr>
        <w:spacing w:line="24" w:lineRule="atLeast"/>
        <w:rPr>
          <w:rFonts w:cs="Arial" w:hint="eastAsia"/>
        </w:rPr>
      </w:pPr>
      <w:r>
        <w:rPr>
          <w:b/>
          <w:noProof/>
          <w:sz w:val="30"/>
          <w:szCs w:val="30"/>
        </w:rPr>
        <w:pict>
          <v:shape id="_x0000_s1118" type="#_x0000_t202" style="position:absolute;margin-left:295.45pt;margin-top:2.6pt;width:78.9pt;height:32.45pt;z-index:2516541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" stroked="f">
            <v:textbox>
              <w:txbxContent>
                <w:p w:rsidR="00176166" w:rsidRDefault="00176166" w:rsidP="000A20F9">
                  <w:pPr>
                    <w:rPr>
                      <w:rFonts w:hint="eastAsia"/>
                      <w:lang w:eastAsia="zh-CN"/>
                    </w:rPr>
                  </w:pPr>
                  <w:r>
                    <w:rPr>
                      <w:lang w:eastAsia="zh-CN"/>
                    </w:rPr>
                    <w:t>S</w:t>
                  </w:r>
                  <w:r>
                    <w:rPr>
                      <w:rFonts w:hint="eastAsia"/>
                      <w:lang w:eastAsia="zh-CN"/>
                    </w:rPr>
                    <w:t>end the sleep command.</w:t>
                  </w:r>
                </w:p>
                <w:p w:rsidR="00176166" w:rsidRDefault="00176166" w:rsidP="000A20F9"/>
              </w:txbxContent>
            </v:textbox>
          </v:shape>
        </w:pict>
      </w:r>
    </w:p>
    <w:p w:rsidR="000A20F9" w:rsidRPr="006C68D3" w:rsidRDefault="000A20F9" w:rsidP="000A20F9">
      <w:pPr>
        <w:spacing w:line="24" w:lineRule="atLeast"/>
        <w:rPr>
          <w:rFonts w:cs="Arial"/>
        </w:rPr>
      </w:pPr>
      <w:r>
        <w:rPr>
          <w:noProof/>
        </w:rPr>
        <w:pict>
          <v:shape id="_x0000_s1114" type="#_x0000_t202" style="position:absolute;margin-left:104.35pt;margin-top:7.75pt;width:78.9pt;height:22.35pt;z-index:2516500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" stroked="f">
            <v:textbox>
              <w:txbxContent>
                <w:p w:rsidR="00176166" w:rsidRDefault="00176166" w:rsidP="000A20F9">
                  <w:r>
                    <w:t>W</w:t>
                  </w:r>
                  <w:r>
                    <w:rPr>
                      <w:rFonts w:hint="eastAsia"/>
                    </w:rPr>
                    <w:t>ait 500 ms</w:t>
                  </w:r>
                </w:p>
              </w:txbxContent>
            </v:textbox>
          </v:shape>
        </w:pict>
      </w:r>
    </w:p>
    <w:p w:rsidR="000A20F9" w:rsidRDefault="000A20F9" w:rsidP="000A20F9">
      <w:pPr>
        <w:spacing w:line="24" w:lineRule="atLeast"/>
        <w:rPr>
          <w:rFonts w:cs="Arial" w:hint="eastAsia"/>
        </w:rPr>
      </w:pPr>
      <w:r>
        <w:rPr>
          <w:rFonts w:cs="Arial"/>
          <w:noProof/>
        </w:rPr>
        <w:pict>
          <v:shape id="_x0000_s1116" type="#_x0000_t202" style="position:absolute;margin-left:386.65pt;margin-top:3.95pt;width:74pt;height:25.65pt;z-index:2516520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">
            <v:textbox>
              <w:txbxContent>
                <w:p w:rsidR="00176166" w:rsidRDefault="00176166" w:rsidP="000A20F9">
                  <w:pPr>
                    <w:jc w:val="center"/>
                    <w:rPr>
                      <w:rFonts w:hint="eastAsia"/>
                    </w:rPr>
                  </w:pPr>
                  <w:r>
                    <w:t>G</w:t>
                  </w:r>
                  <w:r>
                    <w:rPr>
                      <w:rFonts w:hint="eastAsia"/>
                    </w:rPr>
                    <w:t>o to Sleep</w:t>
                  </w:r>
                </w:p>
              </w:txbxContent>
            </v:textbox>
          </v:shape>
        </w:pict>
      </w:r>
      <w:r>
        <w:rPr>
          <w:rFonts w:cs="Arial" w:hint="eastAsia"/>
          <w:noProof/>
        </w:rPr>
        <w:pict>
          <v:shape id="_x0000_s1115" type="#_x0000_t202" style="position:absolute;margin-left:198.8pt;margin-top:3.95pt;width:78.9pt;height:30.55pt;z-index:2516510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">
            <v:textbox>
              <w:txbxContent>
                <w:p w:rsidR="00176166" w:rsidRDefault="00176166" w:rsidP="000A20F9">
                  <w:pPr>
                    <w:jc w:val="center"/>
                  </w:pPr>
                  <w:r>
                    <w:rPr>
                      <w:rFonts w:hint="eastAsia"/>
                    </w:rPr>
                    <w:t>KL15 OFF</w:t>
                  </w:r>
                </w:p>
              </w:txbxContent>
            </v:textbox>
          </v:shape>
        </w:pict>
      </w:r>
      <w:r>
        <w:rPr>
          <w:noProof/>
        </w:rPr>
        <w:pict>
          <v:shape id="文本框 2" o:spid="_x0000_s1112" type="#_x0000_t202" style="position:absolute;margin-left:10.95pt;margin-top:3.95pt;width:78.9pt;height:30.55pt;z-index:2516480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">
            <v:textbox>
              <w:txbxContent>
                <w:p w:rsidR="00176166" w:rsidRDefault="00176166" w:rsidP="000A20F9">
                  <w:pPr>
                    <w:jc w:val="center"/>
                  </w:pPr>
                  <w:r>
                    <w:rPr>
                      <w:rFonts w:hint="eastAsia"/>
                    </w:rPr>
                    <w:t>KL30 ON&amp;</w:t>
                  </w:r>
                  <w:r w:rsidRPr="0085026A">
                    <w:rPr>
                      <w:rFonts w:hint="eastAsia"/>
                    </w:rPr>
                    <w:t xml:space="preserve"> </w:t>
                  </w:r>
                  <w:r>
                    <w:rPr>
                      <w:rFonts w:hint="eastAsia"/>
                    </w:rPr>
                    <w:t>KL15 ON</w:t>
                  </w:r>
                </w:p>
                <w:p w:rsidR="00176166" w:rsidRDefault="00176166" w:rsidP="000A20F9">
                  <w:pPr>
                    <w:jc w:val="center"/>
                  </w:pPr>
                </w:p>
              </w:txbxContent>
            </v:textbox>
          </v:shape>
        </w:pict>
      </w:r>
      <w:r w:rsidRPr="006C68D3">
        <w:rPr>
          <w:rFonts w:cs="Arial"/>
        </w:rPr>
        <w:tab/>
      </w:r>
      <w:r w:rsidRPr="006C68D3">
        <w:rPr>
          <w:rFonts w:cs="Arial"/>
        </w:rPr>
        <w:tab/>
      </w:r>
    </w:p>
    <w:p w:rsidR="000A20F9" w:rsidRDefault="000A20F9" w:rsidP="000A20F9">
      <w:pPr>
        <w:spacing w:line="24" w:lineRule="atLeast"/>
        <w:rPr>
          <w:rFonts w:cs="Arial" w:hint="eastAsia"/>
        </w:rPr>
      </w:pPr>
      <w:r>
        <w:rPr>
          <w:rFonts w:cs="Arial" w:hint="eastAsia"/>
          <w:noProof/>
        </w:rPr>
        <w:pict>
          <v:shapetype id="_x0000_t32" coordsize="21600,21600" o:spt="32" o:oned="t" path="m,l21600,21600e" filled="f">
            <v:path arrowok="t" fillok="f" o:connecttype="none"/>
            <o:lock v:ext="edit" shapetype="t"/>
          </v:shapetype>
          <v:shape id="_x0000_s1117" type="#_x0000_t32" style="position:absolute;margin-left:277.7pt;margin-top:8.75pt;width:108.95pt;height:0;z-index:251653120" o:connectortype="straight">
            <v:stroke endarrow="block"/>
          </v:shape>
        </w:pict>
      </w:r>
      <w:r>
        <w:rPr>
          <w:rFonts w:cs="Arial" w:hint="eastAsia"/>
          <w:noProof/>
        </w:rPr>
        <w:pict>
          <v:shape id="_x0000_s1113" type="#_x0000_t32" style="position:absolute;margin-left:89.85pt;margin-top:8.75pt;width:108.95pt;height:0;z-index:251649024" o:connectortype="straight">
            <v:stroke endarrow="block"/>
          </v:shape>
        </w:pict>
      </w:r>
    </w:p>
    <w:p w:rsidR="000A20F9" w:rsidRDefault="000A20F9" w:rsidP="000A20F9">
      <w:pPr>
        <w:spacing w:line="24" w:lineRule="atLeast"/>
        <w:rPr>
          <w:rFonts w:cs="Arial" w:hint="eastAsia"/>
        </w:rPr>
      </w:pPr>
      <w:r>
        <w:rPr>
          <w:rFonts w:cs="Arial" w:hint="eastAsia"/>
          <w:noProof/>
        </w:rPr>
        <w:pict>
          <v:shape id="_x0000_s1120" type="#_x0000_t32" style="position:absolute;margin-left:427.1pt;margin-top:4.3pt;width:.05pt;height:24.25pt;z-index:251656192" o:connectortype="straight">
            <v:stroke endarrow="block"/>
          </v:shape>
        </w:pict>
      </w:r>
    </w:p>
    <w:p w:rsidR="000A20F9" w:rsidRDefault="000A20F9" w:rsidP="000A20F9">
      <w:pPr>
        <w:spacing w:line="24" w:lineRule="atLeast"/>
        <w:rPr>
          <w:rFonts w:cs="Arial" w:hint="eastAsia"/>
        </w:rPr>
      </w:pPr>
    </w:p>
    <w:p w:rsidR="000A20F9" w:rsidRDefault="000A20F9" w:rsidP="000A20F9">
      <w:pPr>
        <w:spacing w:line="24" w:lineRule="atLeast"/>
        <w:rPr>
          <w:rFonts w:cs="Arial" w:hint="eastAsia"/>
        </w:rPr>
      </w:pPr>
      <w:r>
        <w:rPr>
          <w:rFonts w:cs="Arial" w:hint="eastAsia"/>
          <w:noProof/>
        </w:rPr>
        <w:pict>
          <v:shape id="_x0000_s1119" type="#_x0000_t202" style="position:absolute;margin-left:386.65pt;margin-top:3.25pt;width:78.9pt;height:30.55pt;z-index:2516551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">
            <v:textbox>
              <w:txbxContent>
                <w:p w:rsidR="00176166" w:rsidRDefault="00176166" w:rsidP="000A20F9">
                  <w:pPr>
                    <w:jc w:val="center"/>
                  </w:pPr>
                  <w:r>
                    <w:rPr>
                      <w:rFonts w:hint="eastAsia"/>
                    </w:rPr>
                    <w:t>KL15 ON</w:t>
                  </w:r>
                </w:p>
              </w:txbxContent>
            </v:textbox>
          </v:shape>
        </w:pict>
      </w:r>
    </w:p>
    <w:p w:rsidR="000A20F9" w:rsidRDefault="000A20F9" w:rsidP="000A20F9">
      <w:pPr>
        <w:spacing w:line="24" w:lineRule="atLeast"/>
        <w:rPr>
          <w:rFonts w:cs="Arial" w:hint="eastAsia"/>
        </w:rPr>
      </w:pPr>
      <w:r>
        <w:rPr>
          <w:rFonts w:hint="eastAsia"/>
          <w:noProof/>
        </w:rPr>
        <w:pict>
          <v:shape id="_x0000_s1127" type="#_x0000_t202" style="position:absolute;margin-left:159.05pt;margin-top:10.5pt;width:78.9pt;height:30.55pt;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">
            <v:textbox style="mso-next-textbox:#_x0000_s1127">
              <w:txbxContent>
                <w:p w:rsidR="00176166" w:rsidRDefault="00176166" w:rsidP="000A20F9">
                  <w:pPr>
                    <w:jc w:val="center"/>
                  </w:pPr>
                  <w:r>
                    <w:rPr>
                      <w:rFonts w:hint="eastAsia"/>
                    </w:rPr>
                    <w:t>Pass</w:t>
                  </w:r>
                </w:p>
              </w:txbxContent>
            </v:textbox>
          </v:shape>
        </w:pict>
      </w:r>
    </w:p>
    <w:p w:rsidR="000A20F9" w:rsidRDefault="000A20F9" w:rsidP="000A20F9">
      <w:pPr>
        <w:spacing w:line="24" w:lineRule="atLeast"/>
        <w:rPr>
          <w:rFonts w:cs="Arial" w:hint="eastAsia"/>
        </w:rPr>
      </w:pPr>
      <w:r>
        <w:rPr>
          <w:rFonts w:cs="Arial" w:hint="eastAsia"/>
          <w:noProof/>
        </w:rPr>
        <w:pict>
          <v:shape id="_x0000_s1129" type="#_x0000_t202" style="position:absolute;margin-left:291.8pt;margin-top:.4pt;width:57.5pt;height:28pt;z-index:251664384;mso-width-relative:margin;mso-height-relative:margin" stroked="f">
            <v:textbox>
              <w:txbxContent>
                <w:p w:rsidR="00176166" w:rsidRDefault="00176166" w:rsidP="000A20F9">
                  <w:r>
                    <w:t>N</w:t>
                  </w:r>
                  <w:r>
                    <w:rPr>
                      <w:rFonts w:hint="eastAsia"/>
                    </w:rPr>
                    <w:t xml:space="preserve">ormal </w:t>
                  </w:r>
                </w:p>
              </w:txbxContent>
            </v:textbox>
          </v:shape>
        </w:pict>
      </w:r>
      <w:r>
        <w:rPr>
          <w:rFonts w:hint="eastAsia"/>
          <w:noProof/>
        </w:rPr>
        <w:pict>
          <v:shape id="_x0000_s1126" type="#_x0000_t32" style="position:absolute;margin-left:237.95pt;margin-top:9.7pt;width:148.7pt;height:53.65pt;flip:x y;z-index:251661312" o:connectortype="straight">
            <v:stroke endarrow="block"/>
          </v:shape>
        </w:pict>
      </w:r>
      <w:r>
        <w:rPr>
          <w:rFonts w:hint="eastAsia"/>
          <w:noProof/>
        </w:rPr>
        <w:pict>
          <v:shape id="_x0000_s1122" type="#_x0000_t32" style="position:absolute;margin-left:427.1pt;margin-top:9.7pt;width:.05pt;height:38.65pt;z-index:251658240" o:connectortype="straight">
            <v:stroke endarrow="block"/>
          </v:shape>
        </w:pict>
      </w:r>
    </w:p>
    <w:p w:rsidR="000A20F9" w:rsidRPr="006C68D3" w:rsidRDefault="000A20F9" w:rsidP="000A20F9">
      <w:pPr>
        <w:spacing w:line="24" w:lineRule="atLeast"/>
        <w:rPr>
          <w:rFonts w:cs="Arial"/>
        </w:rPr>
      </w:pPr>
    </w:p>
    <w:p w:rsidR="000A20F9" w:rsidRDefault="000A20F9" w:rsidP="000A20F9">
      <w:pPr>
        <w:rPr>
          <w:rFonts w:hint="eastAsia"/>
        </w:rPr>
      </w:pPr>
    </w:p>
    <w:p w:rsidR="000A20F9" w:rsidRDefault="000A20F9" w:rsidP="000A20F9">
      <w:pPr>
        <w:rPr>
          <w:rFonts w:hint="eastAsia"/>
        </w:rPr>
      </w:pPr>
      <w:r>
        <w:rPr>
          <w:rFonts w:hint="eastAsia"/>
          <w:noProof/>
        </w:rPr>
        <w:pict>
          <v:shape id="_x0000_s1121" type="#_x0000_t202" style="position:absolute;margin-left:386.65pt;margin-top:10.4pt;width:78.9pt;height:30.55pt;z-index:2516572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">
            <v:textbox style="mso-next-textbox:#_x0000_s1121">
              <w:txbxContent>
                <w:p w:rsidR="00176166" w:rsidRDefault="00176166" w:rsidP="000A20F9">
                  <w:pPr>
                    <w:rPr>
                      <w:rFonts w:hint="eastAsia"/>
                    </w:rPr>
                  </w:pPr>
                  <w:r>
                    <w:rPr>
                      <w:rFonts w:hint="eastAsia"/>
                    </w:rPr>
                    <w:t xml:space="preserve">Check zero </w:t>
                  </w:r>
                </w:p>
                <w:p w:rsidR="00176166" w:rsidRDefault="00176166" w:rsidP="000A20F9">
                  <w:r>
                    <w:rPr>
                      <w:rFonts w:hint="eastAsia"/>
                    </w:rPr>
                    <w:t>Point</w:t>
                  </w:r>
                </w:p>
                <w:p w:rsidR="00176166" w:rsidRDefault="00176166" w:rsidP="000A20F9">
                  <w:pPr>
                    <w:jc w:val="center"/>
                  </w:pPr>
                </w:p>
              </w:txbxContent>
            </v:textbox>
          </v:shape>
        </w:pict>
      </w:r>
    </w:p>
    <w:p w:rsidR="000A20F9" w:rsidRDefault="000A20F9" w:rsidP="000A20F9">
      <w:pPr>
        <w:rPr>
          <w:rFonts w:hint="eastAsia"/>
        </w:rPr>
      </w:pPr>
    </w:p>
    <w:p w:rsidR="000A20F9" w:rsidRDefault="000A20F9" w:rsidP="000A20F9">
      <w:pPr>
        <w:rPr>
          <w:rFonts w:hint="eastAsia"/>
        </w:rPr>
      </w:pPr>
      <w:r>
        <w:rPr>
          <w:rFonts w:hint="eastAsia"/>
          <w:noProof/>
        </w:rPr>
        <w:pict>
          <v:shape id="_x0000_s1123" type="#_x0000_t32" style="position:absolute;margin-left:237.95pt;margin-top:.1pt;width:148.7pt;height:27.5pt;flip:x;z-index:251659264" o:connectortype="straight">
            <v:stroke endarrow="block"/>
          </v:shape>
        </w:pict>
      </w:r>
    </w:p>
    <w:p w:rsidR="000A20F9" w:rsidRDefault="000A20F9" w:rsidP="000A20F9">
      <w:pPr>
        <w:rPr>
          <w:rFonts w:hint="eastAsia"/>
        </w:rPr>
      </w:pPr>
      <w:r>
        <w:rPr>
          <w:rFonts w:hint="eastAsia"/>
          <w:noProof/>
        </w:rPr>
        <w:pict>
          <v:shape id="_x0000_s1124" type="#_x0000_t202" style="position:absolute;margin-left:159.05pt;margin-top:.45pt;width:78.9pt;height:34.35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">
            <v:textbox style="mso-next-textbox:#_x0000_s1124">
              <w:txbxContent>
                <w:p w:rsidR="00176166" w:rsidRDefault="00176166" w:rsidP="000A20F9">
                  <w:pPr>
                    <w:jc w:val="center"/>
                  </w:pPr>
                  <w:r>
                    <w:t>M</w:t>
                  </w:r>
                  <w:r>
                    <w:rPr>
                      <w:rFonts w:hint="eastAsia"/>
                    </w:rPr>
                    <w:t xml:space="preserve">anual </w:t>
                  </w:r>
                  <w:r w:rsidRPr="0085026A">
                    <w:t>calibration</w:t>
                  </w:r>
                </w:p>
              </w:txbxContent>
            </v:textbox>
          </v:shape>
        </w:pict>
      </w:r>
      <w:r>
        <w:rPr>
          <w:rFonts w:cs="Arial" w:hint="eastAsia"/>
          <w:noProof/>
        </w:rPr>
        <w:pict>
          <v:shape id="_x0000_s1128" type="#_x0000_t202" style="position:absolute;margin-left:291.8pt;margin-top:6pt;width:82.55pt;height:25pt;z-index:251663360;mso-width-relative:margin;mso-height-relative:margin" stroked="f">
            <v:textbox>
              <w:txbxContent>
                <w:p w:rsidR="00176166" w:rsidRDefault="00176166" w:rsidP="000A20F9">
                  <w:r>
                    <w:t>O</w:t>
                  </w:r>
                  <w:r>
                    <w:rPr>
                      <w:rFonts w:hint="eastAsia"/>
                    </w:rPr>
                    <w:t>ut of range</w:t>
                  </w:r>
                </w:p>
              </w:txbxContent>
            </v:textbox>
          </v:shape>
        </w:pict>
      </w:r>
    </w:p>
    <w:p w:rsidR="000A20F9" w:rsidRDefault="000A20F9" w:rsidP="000A20F9">
      <w:pPr>
        <w:rPr>
          <w:rFonts w:hint="eastAsia"/>
        </w:rPr>
      </w:pPr>
    </w:p>
    <w:p w:rsidR="000A20F9" w:rsidRDefault="000A20F9" w:rsidP="000A20F9">
      <w:pPr>
        <w:rPr>
          <w:rFonts w:hint="eastAsia"/>
        </w:rPr>
      </w:pPr>
    </w:p>
    <w:p w:rsidR="000A20F9" w:rsidRDefault="000A20F9" w:rsidP="000A20F9">
      <w:pPr>
        <w:rPr>
          <w:rFonts w:hint="eastAsia"/>
        </w:rPr>
      </w:pPr>
    </w:p>
    <w:p w:rsidR="000A20F9" w:rsidRDefault="000A20F9" w:rsidP="0088315C">
      <w:pPr>
        <w:rPr>
          <w:rFonts w:hint="eastAsia"/>
          <w:strike/>
          <w:lang w:eastAsia="zh-CN"/>
        </w:rPr>
      </w:pPr>
    </w:p>
    <w:p w:rsidR="000A20F9" w:rsidRPr="00200AC8" w:rsidRDefault="000A20F9" w:rsidP="0088315C">
      <w:pPr>
        <w:rPr>
          <w:rFonts w:hint="eastAsia"/>
          <w:strike/>
          <w:lang w:eastAsia="zh-CN"/>
        </w:rPr>
      </w:pPr>
    </w:p>
    <w:p w:rsidR="002559E9" w:rsidRPr="000A20F9" w:rsidRDefault="002559E9" w:rsidP="000A20F9">
      <w:pPr>
        <w:pStyle w:val="2"/>
        <w:ind w:left="284" w:hanging="284"/>
        <w:rPr>
          <w:rFonts w:ascii="Arial" w:eastAsia="Arial Unicode MS" w:hAnsi="Arial" w:cs="Arial" w:hint="eastAsia"/>
          <w:color w:val="000000"/>
        </w:rPr>
      </w:pPr>
      <w:bookmarkStart w:id="261" w:name="_Toc427507975"/>
      <w:bookmarkStart w:id="262" w:name="_Toc467654068"/>
      <w:r w:rsidRPr="0024712A">
        <w:rPr>
          <w:rFonts w:ascii="Arial" w:eastAsia="Arial Unicode MS" w:hAnsi="Arial" w:cs="Arial"/>
          <w:color w:val="000000"/>
        </w:rPr>
        <w:t xml:space="preserve">Factory </w:t>
      </w:r>
      <w:r w:rsidRPr="0024712A">
        <w:rPr>
          <w:rFonts w:ascii="Arial" w:eastAsia="Arial Unicode MS" w:hAnsi="Arial" w:cs="Arial" w:hint="eastAsia"/>
          <w:color w:val="000000"/>
        </w:rPr>
        <w:t>S</w:t>
      </w:r>
      <w:r w:rsidRPr="0024712A">
        <w:rPr>
          <w:rFonts w:ascii="Arial" w:eastAsia="Arial Unicode MS" w:hAnsi="Arial" w:cs="Arial"/>
          <w:color w:val="000000"/>
        </w:rPr>
        <w:t>etting</w:t>
      </w:r>
      <w:bookmarkEnd w:id="261"/>
      <w:bookmarkEnd w:id="262"/>
    </w:p>
    <w:p w:rsidR="0024712A" w:rsidRDefault="00445BE9" w:rsidP="002559E9">
      <w:pPr>
        <w:rPr>
          <w:rFonts w:hint="eastAsia"/>
          <w:b/>
          <w:color w:val="000000"/>
          <w:lang w:val="en-GB" w:eastAsia="zh-CN"/>
        </w:rPr>
      </w:pPr>
      <w:r>
        <w:rPr>
          <w:rFonts w:hint="eastAsia"/>
          <w:b/>
          <w:color w:val="000000"/>
          <w:lang w:val="en-GB" w:eastAsia="zh-CN"/>
        </w:rPr>
        <w:t>Factory Setting is subset of</w:t>
      </w:r>
      <w:r w:rsidR="0024712A" w:rsidRPr="00015919">
        <w:rPr>
          <w:rFonts w:hint="eastAsia"/>
          <w:b/>
          <w:color w:val="000000"/>
          <w:lang w:val="en-GB" w:eastAsia="zh-CN"/>
        </w:rPr>
        <w:t xml:space="preserve">  </w:t>
      </w:r>
      <w:hyperlink w:anchor="_EEPROM_Special_Settings" w:history="1">
        <w:r w:rsidR="00AB0735">
          <w:rPr>
            <w:rStyle w:val="ae"/>
            <w:b/>
            <w:color w:val="000000"/>
            <w:lang w:val="en-GB" w:eastAsia="zh-CN"/>
          </w:rPr>
          <w:t>4.19.3 EEPROM Special Settings</w:t>
        </w:r>
      </w:hyperlink>
      <w:r>
        <w:rPr>
          <w:rFonts w:hint="eastAsia"/>
          <w:b/>
          <w:color w:val="000000"/>
          <w:lang w:val="en-GB" w:eastAsia="zh-CN"/>
        </w:rPr>
        <w:t>.</w:t>
      </w:r>
    </w:p>
    <w:p w:rsidR="009759FB" w:rsidRPr="00D04AA6" w:rsidRDefault="00A726E8" w:rsidP="009759FB">
      <w:pPr>
        <w:rPr>
          <w:rFonts w:ascii="Arial" w:hAnsi="Arial" w:cs="Arial" w:hint="eastAsia"/>
          <w:b/>
          <w:color w:val="000000"/>
          <w:sz w:val="21"/>
          <w:szCs w:val="21"/>
          <w:lang w:val="en-GB" w:eastAsia="zh-CN"/>
        </w:rPr>
      </w:pPr>
      <w:r w:rsidRPr="00D04AA6">
        <w:rPr>
          <w:rFonts w:hint="eastAsia"/>
          <w:b/>
          <w:color w:val="000000"/>
          <w:lang w:val="en-GB" w:eastAsia="zh-CN"/>
        </w:rPr>
        <w:t xml:space="preserve">The following command will be used to setting the ECU </w:t>
      </w:r>
      <w:r w:rsidR="002B288A" w:rsidRPr="00D04AA6">
        <w:rPr>
          <w:rFonts w:hint="eastAsia"/>
          <w:b/>
          <w:color w:val="000000"/>
          <w:lang w:val="en-GB" w:eastAsia="zh-CN"/>
        </w:rPr>
        <w:t>to factory settings</w:t>
      </w:r>
      <w:r w:rsidRPr="00D04AA6">
        <w:rPr>
          <w:rFonts w:hint="eastAsia"/>
          <w:b/>
          <w:color w:val="000000"/>
          <w:lang w:val="en-GB"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707"/>
        <w:gridCol w:w="707"/>
        <w:gridCol w:w="707"/>
        <w:gridCol w:w="707"/>
        <w:gridCol w:w="707"/>
        <w:gridCol w:w="707"/>
      </w:tblGrid>
      <w:tr w:rsidR="009E7CF7" w:rsidRPr="00D04AA6" w:rsidTr="00D04AA6">
        <w:trPr>
          <w:trHeight w:val="276"/>
        </w:trPr>
        <w:tc>
          <w:tcPr>
            <w:tcW w:w="0" w:type="auto"/>
            <w:shd w:val="clear" w:color="auto" w:fill="E6E6E6"/>
            <w:vAlign w:val="center"/>
          </w:tcPr>
          <w:p w:rsidR="009E7CF7" w:rsidRPr="00D04AA6" w:rsidRDefault="009E7CF7" w:rsidP="00D04AA6">
            <w:pPr>
              <w:jc w:val="center"/>
              <w:rPr>
                <w:rFonts w:ascii="Arial" w:hAnsi="Arial" w:cs="Arial"/>
                <w:b/>
                <w:color w:val="000000"/>
                <w:sz w:val="18"/>
                <w:szCs w:val="18"/>
                <w:lang w:eastAsia="zh-CN"/>
              </w:rPr>
            </w:pPr>
            <w:r w:rsidRPr="00D04AA6">
              <w:rPr>
                <w:rFonts w:ascii="Arial" w:hAnsi="Arial" w:cs="Arial" w:hint="eastAsia"/>
                <w:b/>
                <w:color w:val="000000"/>
                <w:sz w:val="18"/>
                <w:szCs w:val="18"/>
                <w:lang w:eastAsia="zh-CN"/>
              </w:rPr>
              <w:t>Can ID(STD)</w:t>
            </w:r>
          </w:p>
        </w:tc>
        <w:tc>
          <w:tcPr>
            <w:tcW w:w="0" w:type="auto"/>
            <w:shd w:val="clear" w:color="auto" w:fill="E6E6E6"/>
            <w:vAlign w:val="center"/>
          </w:tcPr>
          <w:p w:rsidR="009E7CF7" w:rsidRPr="003447D0" w:rsidRDefault="009E7CF7" w:rsidP="00DE4AE4">
            <w:pPr>
              <w:jc w:val="center"/>
              <w:rPr>
                <w:rFonts w:ascii="Arial" w:hAnsi="Arial" w:hint="eastAsia"/>
                <w:b/>
                <w:sz w:val="18"/>
                <w:lang w:eastAsia="zh-CN"/>
              </w:rPr>
            </w:pPr>
            <w:r w:rsidRPr="003447D0">
              <w:rPr>
                <w:rFonts w:ascii="Arial" w:hAnsi="Arial" w:hint="eastAsia"/>
                <w:b/>
                <w:sz w:val="18"/>
                <w:lang w:eastAsia="zh-CN"/>
              </w:rPr>
              <w:t>Data0</w:t>
            </w:r>
          </w:p>
        </w:tc>
        <w:tc>
          <w:tcPr>
            <w:tcW w:w="0" w:type="auto"/>
            <w:shd w:val="clear" w:color="auto" w:fill="E6E6E6"/>
            <w:vAlign w:val="center"/>
          </w:tcPr>
          <w:p w:rsidR="009E7CF7" w:rsidRPr="003447D0" w:rsidRDefault="009E7CF7" w:rsidP="00DE4AE4">
            <w:pPr>
              <w:jc w:val="center"/>
              <w:rPr>
                <w:rFonts w:ascii="Arial" w:hAnsi="Arial" w:hint="eastAsia"/>
                <w:b/>
                <w:sz w:val="18"/>
                <w:lang w:eastAsia="zh-CN"/>
              </w:rPr>
            </w:pPr>
            <w:r w:rsidRPr="003447D0">
              <w:rPr>
                <w:rFonts w:ascii="Arial" w:hAnsi="Arial" w:hint="eastAsia"/>
                <w:b/>
                <w:sz w:val="18"/>
                <w:lang w:eastAsia="zh-CN"/>
              </w:rPr>
              <w:t>Data1</w:t>
            </w:r>
          </w:p>
        </w:tc>
        <w:tc>
          <w:tcPr>
            <w:tcW w:w="0" w:type="auto"/>
            <w:shd w:val="clear" w:color="auto" w:fill="E6E6E6"/>
            <w:vAlign w:val="center"/>
          </w:tcPr>
          <w:p w:rsidR="009E7CF7" w:rsidRPr="003447D0" w:rsidRDefault="009E7CF7" w:rsidP="00DE4AE4">
            <w:pPr>
              <w:jc w:val="center"/>
              <w:rPr>
                <w:rFonts w:ascii="Arial" w:hAnsi="Arial" w:hint="eastAsia"/>
                <w:b/>
                <w:sz w:val="18"/>
                <w:lang w:eastAsia="zh-CN"/>
              </w:rPr>
            </w:pPr>
            <w:r w:rsidRPr="003447D0">
              <w:rPr>
                <w:rFonts w:ascii="Arial" w:hAnsi="Arial" w:hint="eastAsia"/>
                <w:b/>
                <w:sz w:val="18"/>
                <w:lang w:eastAsia="zh-CN"/>
              </w:rPr>
              <w:t>Data2</w:t>
            </w:r>
          </w:p>
        </w:tc>
        <w:tc>
          <w:tcPr>
            <w:tcW w:w="0" w:type="auto"/>
            <w:shd w:val="clear" w:color="auto" w:fill="E6E6E6"/>
            <w:vAlign w:val="center"/>
          </w:tcPr>
          <w:p w:rsidR="009E7CF7" w:rsidRPr="003447D0" w:rsidRDefault="009E7CF7" w:rsidP="00DE4AE4">
            <w:pPr>
              <w:jc w:val="center"/>
              <w:rPr>
                <w:rFonts w:ascii="Arial" w:hAnsi="Arial" w:hint="eastAsia"/>
                <w:b/>
                <w:sz w:val="18"/>
                <w:lang w:eastAsia="zh-CN"/>
              </w:rPr>
            </w:pPr>
            <w:r w:rsidRPr="003447D0">
              <w:rPr>
                <w:rFonts w:ascii="Arial" w:hAnsi="Arial" w:hint="eastAsia"/>
                <w:b/>
                <w:sz w:val="18"/>
                <w:lang w:eastAsia="zh-CN"/>
              </w:rPr>
              <w:t>Data3</w:t>
            </w:r>
          </w:p>
        </w:tc>
        <w:tc>
          <w:tcPr>
            <w:tcW w:w="0" w:type="auto"/>
            <w:shd w:val="clear" w:color="auto" w:fill="E6E6E6"/>
            <w:vAlign w:val="center"/>
          </w:tcPr>
          <w:p w:rsidR="009E7CF7" w:rsidRPr="003447D0" w:rsidRDefault="009E7CF7" w:rsidP="00DE4AE4">
            <w:pPr>
              <w:keepNext/>
              <w:widowControl w:val="0"/>
              <w:autoSpaceDE w:val="0"/>
              <w:autoSpaceDN w:val="0"/>
              <w:adjustRightInd w:val="0"/>
              <w:jc w:val="center"/>
              <w:rPr>
                <w:rFonts w:ascii="Arial" w:hAnsi="Arial" w:cs="Arial" w:hint="eastAsia"/>
                <w:b/>
                <w:sz w:val="18"/>
                <w:szCs w:val="18"/>
                <w:lang w:eastAsia="zh-CN"/>
              </w:rPr>
            </w:pPr>
            <w:r w:rsidRPr="003447D0">
              <w:rPr>
                <w:rFonts w:ascii="Arial" w:hAnsi="Arial" w:cs="Arial" w:hint="eastAsia"/>
                <w:b/>
                <w:sz w:val="18"/>
                <w:szCs w:val="18"/>
                <w:lang w:eastAsia="zh-CN"/>
              </w:rPr>
              <w:t>Data4</w:t>
            </w:r>
          </w:p>
        </w:tc>
        <w:tc>
          <w:tcPr>
            <w:tcW w:w="0" w:type="auto"/>
            <w:shd w:val="clear" w:color="auto" w:fill="E6E6E6"/>
            <w:vAlign w:val="center"/>
          </w:tcPr>
          <w:p w:rsidR="009E7CF7" w:rsidRPr="003447D0" w:rsidRDefault="009E7CF7" w:rsidP="00DE4AE4">
            <w:pPr>
              <w:jc w:val="center"/>
              <w:rPr>
                <w:rFonts w:ascii="Arial" w:hAnsi="Arial" w:cs="Arial"/>
                <w:b/>
                <w:sz w:val="18"/>
                <w:szCs w:val="18"/>
                <w:lang w:eastAsia="zh-CN"/>
              </w:rPr>
            </w:pPr>
            <w:r w:rsidRPr="003447D0">
              <w:rPr>
                <w:rFonts w:ascii="Arial" w:hAnsi="Arial" w:cs="Arial" w:hint="eastAsia"/>
                <w:b/>
                <w:sz w:val="18"/>
                <w:szCs w:val="18"/>
                <w:lang w:eastAsia="zh-CN"/>
              </w:rPr>
              <w:t>Data5</w:t>
            </w:r>
          </w:p>
        </w:tc>
        <w:tc>
          <w:tcPr>
            <w:tcW w:w="0" w:type="auto"/>
            <w:shd w:val="clear" w:color="auto" w:fill="E6E6E6"/>
            <w:vAlign w:val="center"/>
          </w:tcPr>
          <w:p w:rsidR="009E7CF7" w:rsidRPr="003447D0" w:rsidRDefault="009E7CF7" w:rsidP="00DE4AE4">
            <w:pPr>
              <w:keepNext/>
              <w:widowControl w:val="0"/>
              <w:autoSpaceDE w:val="0"/>
              <w:autoSpaceDN w:val="0"/>
              <w:adjustRightInd w:val="0"/>
              <w:jc w:val="center"/>
              <w:rPr>
                <w:rFonts w:ascii="Arial" w:hAnsi="Arial" w:cs="Arial" w:hint="eastAsia"/>
                <w:b/>
                <w:sz w:val="18"/>
                <w:szCs w:val="18"/>
                <w:lang w:eastAsia="zh-CN"/>
              </w:rPr>
            </w:pPr>
            <w:r w:rsidRPr="003447D0">
              <w:rPr>
                <w:rFonts w:ascii="Arial" w:hAnsi="Arial" w:cs="Arial" w:hint="eastAsia"/>
                <w:b/>
                <w:sz w:val="18"/>
                <w:szCs w:val="18"/>
                <w:lang w:eastAsia="zh-CN"/>
              </w:rPr>
              <w:t>Data6</w:t>
            </w:r>
          </w:p>
        </w:tc>
        <w:tc>
          <w:tcPr>
            <w:tcW w:w="0" w:type="auto"/>
            <w:shd w:val="clear" w:color="auto" w:fill="E6E6E6"/>
            <w:vAlign w:val="center"/>
          </w:tcPr>
          <w:p w:rsidR="009E7CF7" w:rsidRPr="003447D0" w:rsidRDefault="009E7CF7" w:rsidP="00DE4AE4">
            <w:pPr>
              <w:jc w:val="center"/>
              <w:rPr>
                <w:rFonts w:ascii="Arial" w:hAnsi="Arial" w:cs="Arial"/>
                <w:b/>
                <w:sz w:val="18"/>
                <w:szCs w:val="18"/>
                <w:lang w:eastAsia="zh-CN"/>
              </w:rPr>
            </w:pPr>
            <w:r w:rsidRPr="003447D0">
              <w:rPr>
                <w:rFonts w:ascii="Arial" w:hAnsi="Arial" w:cs="Arial" w:hint="eastAsia"/>
                <w:b/>
                <w:sz w:val="18"/>
                <w:szCs w:val="18"/>
                <w:lang w:eastAsia="zh-CN"/>
              </w:rPr>
              <w:t>Data7</w:t>
            </w:r>
          </w:p>
        </w:tc>
      </w:tr>
      <w:tr w:rsidR="002B288A" w:rsidRPr="00D04AA6" w:rsidTr="00D04AA6">
        <w:trPr>
          <w:trHeight w:val="243"/>
        </w:trPr>
        <w:tc>
          <w:tcPr>
            <w:tcW w:w="0" w:type="auto"/>
            <w:shd w:val="clear" w:color="auto" w:fill="auto"/>
            <w:vAlign w:val="center"/>
          </w:tcPr>
          <w:p w:rsidR="009759FB" w:rsidRPr="003447D0" w:rsidRDefault="00F554E9" w:rsidP="00D04AA6">
            <w:pPr>
              <w:jc w:val="center"/>
              <w:rPr>
                <w:rFonts w:ascii="Arial" w:hAnsi="Arial" w:hint="eastAsia"/>
                <w:color w:val="000000"/>
                <w:sz w:val="18"/>
                <w:lang w:eastAsia="zh-CN"/>
              </w:rPr>
            </w:pPr>
            <w:r>
              <w:rPr>
                <w:rFonts w:ascii="Arial" w:hAnsi="Arial"/>
                <w:color w:val="000000"/>
                <w:sz w:val="18"/>
              </w:rPr>
              <w:t>0x772</w:t>
            </w:r>
          </w:p>
        </w:tc>
        <w:tc>
          <w:tcPr>
            <w:tcW w:w="0" w:type="auto"/>
            <w:shd w:val="clear" w:color="auto" w:fill="auto"/>
            <w:vAlign w:val="center"/>
          </w:tcPr>
          <w:p w:rsidR="009759FB" w:rsidRPr="003447D0" w:rsidRDefault="009759FB" w:rsidP="00D04AA6">
            <w:pPr>
              <w:widowControl w:val="0"/>
              <w:autoSpaceDE w:val="0"/>
              <w:autoSpaceDN w:val="0"/>
              <w:adjustRightInd w:val="0"/>
              <w:jc w:val="center"/>
              <w:rPr>
                <w:rFonts w:ascii="Arial" w:hAnsi="Arial" w:cs="Arial"/>
                <w:color w:val="000000"/>
                <w:sz w:val="18"/>
                <w:szCs w:val="18"/>
                <w:lang w:eastAsia="zh-CN"/>
              </w:rPr>
            </w:pPr>
            <w:r w:rsidRPr="003447D0">
              <w:rPr>
                <w:rFonts w:ascii="Arial" w:hAnsi="Arial" w:cs="Arial"/>
                <w:color w:val="000000"/>
                <w:sz w:val="18"/>
                <w:szCs w:val="18"/>
              </w:rPr>
              <w:t>0x</w:t>
            </w:r>
            <w:r w:rsidRPr="003447D0">
              <w:rPr>
                <w:rFonts w:ascii="Arial" w:hAnsi="Arial" w:cs="Arial" w:hint="eastAsia"/>
                <w:color w:val="000000"/>
                <w:sz w:val="18"/>
                <w:szCs w:val="18"/>
                <w:lang w:eastAsia="zh-CN"/>
              </w:rPr>
              <w:t>3C</w:t>
            </w:r>
          </w:p>
        </w:tc>
        <w:tc>
          <w:tcPr>
            <w:tcW w:w="0" w:type="auto"/>
            <w:shd w:val="clear" w:color="auto" w:fill="auto"/>
            <w:vAlign w:val="center"/>
          </w:tcPr>
          <w:p w:rsidR="009759FB" w:rsidRPr="003447D0" w:rsidRDefault="009759FB" w:rsidP="00A726E8">
            <w:pPr>
              <w:keepNext/>
              <w:widowControl w:val="0"/>
              <w:autoSpaceDE w:val="0"/>
              <w:autoSpaceDN w:val="0"/>
              <w:adjustRightInd w:val="0"/>
              <w:jc w:val="center"/>
              <w:rPr>
                <w:rFonts w:ascii="Arial" w:hAnsi="Arial" w:cs="Arial"/>
                <w:color w:val="000000"/>
                <w:sz w:val="18"/>
                <w:szCs w:val="18"/>
                <w:lang w:eastAsia="zh-CN"/>
              </w:rPr>
            </w:pPr>
            <w:r w:rsidRPr="003447D0">
              <w:rPr>
                <w:rFonts w:ascii="Arial" w:hAnsi="Arial" w:cs="Arial" w:hint="eastAsia"/>
                <w:color w:val="000000"/>
                <w:sz w:val="18"/>
                <w:szCs w:val="18"/>
                <w:lang w:eastAsia="zh-CN"/>
              </w:rPr>
              <w:t>0x0</w:t>
            </w:r>
            <w:r w:rsidR="00A726E8" w:rsidRPr="003447D0">
              <w:rPr>
                <w:rFonts w:ascii="Arial" w:hAnsi="Arial" w:cs="Arial" w:hint="eastAsia"/>
                <w:color w:val="000000"/>
                <w:sz w:val="18"/>
                <w:szCs w:val="18"/>
                <w:lang w:eastAsia="zh-CN"/>
              </w:rPr>
              <w:t>2</w:t>
            </w:r>
          </w:p>
        </w:tc>
        <w:tc>
          <w:tcPr>
            <w:tcW w:w="0" w:type="auto"/>
            <w:vAlign w:val="center"/>
          </w:tcPr>
          <w:p w:rsidR="009759FB" w:rsidRPr="003447D0" w:rsidRDefault="003447D0" w:rsidP="00A726E8">
            <w:pPr>
              <w:keepNext/>
              <w:widowControl w:val="0"/>
              <w:autoSpaceDE w:val="0"/>
              <w:autoSpaceDN w:val="0"/>
              <w:adjustRightInd w:val="0"/>
              <w:jc w:val="center"/>
              <w:rPr>
                <w:rFonts w:ascii="Arial" w:hAnsi="Arial" w:cs="Arial"/>
                <w:color w:val="000000"/>
                <w:sz w:val="18"/>
                <w:szCs w:val="18"/>
                <w:lang w:eastAsia="zh-CN"/>
              </w:rPr>
            </w:pPr>
            <w:r w:rsidRPr="003447D0">
              <w:rPr>
                <w:rFonts w:ascii="Arial" w:hAnsi="Arial" w:cs="Arial" w:hint="eastAsia"/>
                <w:sz w:val="18"/>
                <w:szCs w:val="18"/>
                <w:lang w:val="en-GB" w:eastAsia="zh-CN"/>
              </w:rPr>
              <w:t>0xAA</w:t>
            </w:r>
          </w:p>
        </w:tc>
        <w:tc>
          <w:tcPr>
            <w:tcW w:w="0" w:type="auto"/>
            <w:vAlign w:val="center"/>
          </w:tcPr>
          <w:p w:rsidR="009759FB" w:rsidRPr="003447D0" w:rsidRDefault="003447D0" w:rsidP="00D04AA6">
            <w:pPr>
              <w:keepNext/>
              <w:widowControl w:val="0"/>
              <w:autoSpaceDE w:val="0"/>
              <w:autoSpaceDN w:val="0"/>
              <w:adjustRightInd w:val="0"/>
              <w:jc w:val="center"/>
              <w:rPr>
                <w:rFonts w:ascii="Arial" w:hAnsi="Arial" w:cs="Arial"/>
                <w:color w:val="000000"/>
                <w:sz w:val="18"/>
                <w:szCs w:val="18"/>
                <w:lang w:eastAsia="zh-CN"/>
              </w:rPr>
            </w:pPr>
            <w:r w:rsidRPr="003447D0">
              <w:rPr>
                <w:rFonts w:ascii="Arial" w:hAnsi="Arial" w:cs="Arial" w:hint="eastAsia"/>
                <w:sz w:val="18"/>
                <w:szCs w:val="18"/>
                <w:lang w:val="en-GB" w:eastAsia="zh-CN"/>
              </w:rPr>
              <w:t>0xAA</w:t>
            </w:r>
          </w:p>
        </w:tc>
        <w:tc>
          <w:tcPr>
            <w:tcW w:w="0" w:type="auto"/>
            <w:vAlign w:val="center"/>
          </w:tcPr>
          <w:p w:rsidR="009759FB" w:rsidRPr="003447D0" w:rsidRDefault="003447D0" w:rsidP="00D04AA6">
            <w:pPr>
              <w:keepNext/>
              <w:widowControl w:val="0"/>
              <w:autoSpaceDE w:val="0"/>
              <w:autoSpaceDN w:val="0"/>
              <w:adjustRightInd w:val="0"/>
              <w:jc w:val="center"/>
              <w:rPr>
                <w:rFonts w:ascii="Arial" w:hAnsi="Arial" w:cs="Arial"/>
                <w:color w:val="000000"/>
                <w:sz w:val="18"/>
                <w:szCs w:val="18"/>
                <w:lang w:eastAsia="zh-CN"/>
              </w:rPr>
            </w:pPr>
            <w:r w:rsidRPr="003447D0">
              <w:rPr>
                <w:rFonts w:ascii="Arial" w:hAnsi="Arial" w:cs="Arial" w:hint="eastAsia"/>
                <w:sz w:val="18"/>
                <w:szCs w:val="18"/>
                <w:lang w:val="en-GB" w:eastAsia="zh-CN"/>
              </w:rPr>
              <w:t>0xAA</w:t>
            </w:r>
          </w:p>
        </w:tc>
        <w:tc>
          <w:tcPr>
            <w:tcW w:w="0" w:type="auto"/>
          </w:tcPr>
          <w:p w:rsidR="009759FB" w:rsidRPr="003447D0" w:rsidRDefault="003447D0" w:rsidP="00D04AA6">
            <w:pPr>
              <w:rPr>
                <w:color w:val="000000"/>
              </w:rPr>
            </w:pPr>
            <w:r w:rsidRPr="003447D0">
              <w:rPr>
                <w:rFonts w:ascii="Arial" w:hAnsi="Arial" w:cs="Arial" w:hint="eastAsia"/>
                <w:sz w:val="18"/>
                <w:szCs w:val="18"/>
                <w:lang w:val="en-GB" w:eastAsia="zh-CN"/>
              </w:rPr>
              <w:t>0xAA</w:t>
            </w:r>
          </w:p>
        </w:tc>
        <w:tc>
          <w:tcPr>
            <w:tcW w:w="0" w:type="auto"/>
          </w:tcPr>
          <w:p w:rsidR="009759FB" w:rsidRPr="003447D0" w:rsidRDefault="003447D0" w:rsidP="00D04AA6">
            <w:pPr>
              <w:rPr>
                <w:color w:val="000000"/>
              </w:rPr>
            </w:pPr>
            <w:r w:rsidRPr="003447D0">
              <w:rPr>
                <w:rFonts w:ascii="Arial" w:hAnsi="Arial" w:cs="Arial" w:hint="eastAsia"/>
                <w:sz w:val="18"/>
                <w:szCs w:val="18"/>
                <w:lang w:val="en-GB" w:eastAsia="zh-CN"/>
              </w:rPr>
              <w:t>0xAA</w:t>
            </w:r>
          </w:p>
        </w:tc>
        <w:tc>
          <w:tcPr>
            <w:tcW w:w="0" w:type="auto"/>
            <w:shd w:val="clear" w:color="auto" w:fill="auto"/>
            <w:vAlign w:val="center"/>
          </w:tcPr>
          <w:p w:rsidR="009759FB" w:rsidRPr="003447D0" w:rsidRDefault="003447D0" w:rsidP="00D04AA6">
            <w:pPr>
              <w:jc w:val="center"/>
              <w:rPr>
                <w:rFonts w:ascii="Arial" w:hAnsi="Arial" w:cs="Arial"/>
                <w:color w:val="000000"/>
                <w:sz w:val="18"/>
                <w:szCs w:val="18"/>
                <w:lang w:eastAsia="zh-CN"/>
              </w:rPr>
            </w:pPr>
            <w:r w:rsidRPr="003447D0">
              <w:rPr>
                <w:rFonts w:ascii="Arial" w:hAnsi="Arial" w:cs="Arial" w:hint="eastAsia"/>
                <w:sz w:val="18"/>
                <w:szCs w:val="18"/>
                <w:lang w:val="en-GB" w:eastAsia="zh-CN"/>
              </w:rPr>
              <w:t>0xAA</w:t>
            </w:r>
          </w:p>
        </w:tc>
      </w:tr>
    </w:tbl>
    <w:p w:rsidR="009759FB" w:rsidRPr="00D04AA6" w:rsidRDefault="009759FB" w:rsidP="009759FB">
      <w:pPr>
        <w:rPr>
          <w:rFonts w:ascii="Arial" w:hAnsi="Arial" w:cs="Arial" w:hint="eastAsia"/>
          <w:b/>
          <w:color w:val="000000"/>
          <w:sz w:val="21"/>
          <w:szCs w:val="21"/>
          <w:lang w:val="en-GB" w:eastAsia="zh-CN"/>
        </w:rPr>
      </w:pPr>
      <w:r w:rsidRPr="00D04AA6">
        <w:rPr>
          <w:rFonts w:ascii="Arial" w:hAnsi="Arial" w:cs="Arial" w:hint="eastAsia"/>
          <w:b/>
          <w:color w:val="000000"/>
          <w:sz w:val="21"/>
          <w:szCs w:val="21"/>
          <w:lang w:val="en-GB" w:eastAsia="zh-CN"/>
        </w:rPr>
        <w:t>Ecu Response: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6"/>
        <w:gridCol w:w="707"/>
        <w:gridCol w:w="707"/>
        <w:gridCol w:w="707"/>
        <w:gridCol w:w="707"/>
        <w:gridCol w:w="707"/>
        <w:gridCol w:w="707"/>
        <w:gridCol w:w="707"/>
        <w:gridCol w:w="707"/>
      </w:tblGrid>
      <w:tr w:rsidR="009E7CF7" w:rsidRPr="00D04AA6" w:rsidTr="00D04AA6">
        <w:trPr>
          <w:trHeight w:val="276"/>
        </w:trPr>
        <w:tc>
          <w:tcPr>
            <w:tcW w:w="0" w:type="auto"/>
            <w:shd w:val="clear" w:color="auto" w:fill="E6E6E6"/>
            <w:vAlign w:val="center"/>
          </w:tcPr>
          <w:p w:rsidR="009E7CF7" w:rsidRPr="00D04AA6" w:rsidRDefault="009E7CF7" w:rsidP="00D04AA6">
            <w:pPr>
              <w:jc w:val="center"/>
              <w:rPr>
                <w:rFonts w:ascii="Arial" w:hAnsi="Arial" w:cs="Arial"/>
                <w:b/>
                <w:color w:val="000000"/>
                <w:sz w:val="18"/>
                <w:szCs w:val="18"/>
                <w:lang w:eastAsia="zh-CN"/>
              </w:rPr>
            </w:pPr>
            <w:r w:rsidRPr="00D04AA6">
              <w:rPr>
                <w:rFonts w:ascii="Arial" w:hAnsi="Arial" w:cs="Arial" w:hint="eastAsia"/>
                <w:b/>
                <w:color w:val="000000"/>
                <w:sz w:val="18"/>
                <w:szCs w:val="18"/>
                <w:lang w:eastAsia="zh-CN"/>
              </w:rPr>
              <w:t>Can ID(STD)</w:t>
            </w:r>
          </w:p>
        </w:tc>
        <w:tc>
          <w:tcPr>
            <w:tcW w:w="0" w:type="auto"/>
            <w:shd w:val="clear" w:color="auto" w:fill="E6E6E6"/>
            <w:vAlign w:val="center"/>
          </w:tcPr>
          <w:p w:rsidR="009E7CF7" w:rsidRPr="003447D0" w:rsidRDefault="009E7CF7" w:rsidP="00DE4AE4">
            <w:pPr>
              <w:jc w:val="center"/>
              <w:rPr>
                <w:rFonts w:ascii="Arial" w:hAnsi="Arial" w:hint="eastAsia"/>
                <w:b/>
                <w:sz w:val="18"/>
                <w:lang w:eastAsia="zh-CN"/>
              </w:rPr>
            </w:pPr>
            <w:r w:rsidRPr="003447D0">
              <w:rPr>
                <w:rFonts w:ascii="Arial" w:hAnsi="Arial" w:hint="eastAsia"/>
                <w:b/>
                <w:sz w:val="18"/>
                <w:lang w:eastAsia="zh-CN"/>
              </w:rPr>
              <w:t>Data0</w:t>
            </w:r>
          </w:p>
        </w:tc>
        <w:tc>
          <w:tcPr>
            <w:tcW w:w="0" w:type="auto"/>
            <w:shd w:val="clear" w:color="auto" w:fill="E6E6E6"/>
            <w:vAlign w:val="center"/>
          </w:tcPr>
          <w:p w:rsidR="009E7CF7" w:rsidRPr="003447D0" w:rsidRDefault="009E7CF7" w:rsidP="00DE4AE4">
            <w:pPr>
              <w:jc w:val="center"/>
              <w:rPr>
                <w:rFonts w:ascii="Arial" w:hAnsi="Arial" w:hint="eastAsia"/>
                <w:b/>
                <w:sz w:val="18"/>
                <w:lang w:eastAsia="zh-CN"/>
              </w:rPr>
            </w:pPr>
            <w:r w:rsidRPr="003447D0">
              <w:rPr>
                <w:rFonts w:ascii="Arial" w:hAnsi="Arial" w:hint="eastAsia"/>
                <w:b/>
                <w:sz w:val="18"/>
                <w:lang w:eastAsia="zh-CN"/>
              </w:rPr>
              <w:t>Data1</w:t>
            </w:r>
          </w:p>
        </w:tc>
        <w:tc>
          <w:tcPr>
            <w:tcW w:w="0" w:type="auto"/>
            <w:shd w:val="clear" w:color="auto" w:fill="E6E6E6"/>
            <w:vAlign w:val="center"/>
          </w:tcPr>
          <w:p w:rsidR="009E7CF7" w:rsidRPr="003447D0" w:rsidRDefault="009E7CF7" w:rsidP="00DE4AE4">
            <w:pPr>
              <w:jc w:val="center"/>
              <w:rPr>
                <w:rFonts w:ascii="Arial" w:hAnsi="Arial" w:hint="eastAsia"/>
                <w:b/>
                <w:sz w:val="18"/>
                <w:lang w:eastAsia="zh-CN"/>
              </w:rPr>
            </w:pPr>
            <w:r w:rsidRPr="003447D0">
              <w:rPr>
                <w:rFonts w:ascii="Arial" w:hAnsi="Arial" w:hint="eastAsia"/>
                <w:b/>
                <w:sz w:val="18"/>
                <w:lang w:eastAsia="zh-CN"/>
              </w:rPr>
              <w:t>Data2</w:t>
            </w:r>
          </w:p>
        </w:tc>
        <w:tc>
          <w:tcPr>
            <w:tcW w:w="0" w:type="auto"/>
            <w:shd w:val="clear" w:color="auto" w:fill="E6E6E6"/>
            <w:vAlign w:val="center"/>
          </w:tcPr>
          <w:p w:rsidR="009E7CF7" w:rsidRPr="003447D0" w:rsidRDefault="009E7CF7" w:rsidP="00DE4AE4">
            <w:pPr>
              <w:jc w:val="center"/>
              <w:rPr>
                <w:rFonts w:ascii="Arial" w:hAnsi="Arial" w:hint="eastAsia"/>
                <w:b/>
                <w:sz w:val="18"/>
                <w:lang w:eastAsia="zh-CN"/>
              </w:rPr>
            </w:pPr>
            <w:r w:rsidRPr="003447D0">
              <w:rPr>
                <w:rFonts w:ascii="Arial" w:hAnsi="Arial" w:hint="eastAsia"/>
                <w:b/>
                <w:sz w:val="18"/>
                <w:lang w:eastAsia="zh-CN"/>
              </w:rPr>
              <w:t>Data3</w:t>
            </w:r>
          </w:p>
        </w:tc>
        <w:tc>
          <w:tcPr>
            <w:tcW w:w="0" w:type="auto"/>
            <w:shd w:val="clear" w:color="auto" w:fill="E6E6E6"/>
            <w:vAlign w:val="center"/>
          </w:tcPr>
          <w:p w:rsidR="009E7CF7" w:rsidRPr="003447D0" w:rsidRDefault="009E7CF7" w:rsidP="00DE4AE4">
            <w:pPr>
              <w:keepNext/>
              <w:widowControl w:val="0"/>
              <w:autoSpaceDE w:val="0"/>
              <w:autoSpaceDN w:val="0"/>
              <w:adjustRightInd w:val="0"/>
              <w:jc w:val="center"/>
              <w:rPr>
                <w:rFonts w:ascii="Arial" w:hAnsi="Arial" w:cs="Arial" w:hint="eastAsia"/>
                <w:b/>
                <w:sz w:val="18"/>
                <w:szCs w:val="18"/>
                <w:lang w:eastAsia="zh-CN"/>
              </w:rPr>
            </w:pPr>
            <w:r w:rsidRPr="003447D0">
              <w:rPr>
                <w:rFonts w:ascii="Arial" w:hAnsi="Arial" w:cs="Arial" w:hint="eastAsia"/>
                <w:b/>
                <w:sz w:val="18"/>
                <w:szCs w:val="18"/>
                <w:lang w:eastAsia="zh-CN"/>
              </w:rPr>
              <w:t>Data4</w:t>
            </w:r>
          </w:p>
        </w:tc>
        <w:tc>
          <w:tcPr>
            <w:tcW w:w="0" w:type="auto"/>
            <w:shd w:val="clear" w:color="auto" w:fill="E6E6E6"/>
            <w:vAlign w:val="center"/>
          </w:tcPr>
          <w:p w:rsidR="009E7CF7" w:rsidRPr="003447D0" w:rsidRDefault="009E7CF7" w:rsidP="00DE4AE4">
            <w:pPr>
              <w:jc w:val="center"/>
              <w:rPr>
                <w:rFonts w:ascii="Arial" w:hAnsi="Arial" w:cs="Arial"/>
                <w:b/>
                <w:sz w:val="18"/>
                <w:szCs w:val="18"/>
                <w:lang w:eastAsia="zh-CN"/>
              </w:rPr>
            </w:pPr>
            <w:r w:rsidRPr="003447D0">
              <w:rPr>
                <w:rFonts w:ascii="Arial" w:hAnsi="Arial" w:cs="Arial" w:hint="eastAsia"/>
                <w:b/>
                <w:sz w:val="18"/>
                <w:szCs w:val="18"/>
                <w:lang w:eastAsia="zh-CN"/>
              </w:rPr>
              <w:t>Data5</w:t>
            </w:r>
          </w:p>
        </w:tc>
        <w:tc>
          <w:tcPr>
            <w:tcW w:w="0" w:type="auto"/>
            <w:shd w:val="clear" w:color="auto" w:fill="E6E6E6"/>
            <w:vAlign w:val="center"/>
          </w:tcPr>
          <w:p w:rsidR="009E7CF7" w:rsidRPr="003447D0" w:rsidRDefault="009E7CF7" w:rsidP="00DE4AE4">
            <w:pPr>
              <w:keepNext/>
              <w:widowControl w:val="0"/>
              <w:autoSpaceDE w:val="0"/>
              <w:autoSpaceDN w:val="0"/>
              <w:adjustRightInd w:val="0"/>
              <w:jc w:val="center"/>
              <w:rPr>
                <w:rFonts w:ascii="Arial" w:hAnsi="Arial" w:cs="Arial" w:hint="eastAsia"/>
                <w:b/>
                <w:sz w:val="18"/>
                <w:szCs w:val="18"/>
                <w:lang w:eastAsia="zh-CN"/>
              </w:rPr>
            </w:pPr>
            <w:r w:rsidRPr="003447D0">
              <w:rPr>
                <w:rFonts w:ascii="Arial" w:hAnsi="Arial" w:cs="Arial" w:hint="eastAsia"/>
                <w:b/>
                <w:sz w:val="18"/>
                <w:szCs w:val="18"/>
                <w:lang w:eastAsia="zh-CN"/>
              </w:rPr>
              <w:t>Data6</w:t>
            </w:r>
          </w:p>
        </w:tc>
        <w:tc>
          <w:tcPr>
            <w:tcW w:w="0" w:type="auto"/>
            <w:shd w:val="clear" w:color="auto" w:fill="E6E6E6"/>
            <w:vAlign w:val="center"/>
          </w:tcPr>
          <w:p w:rsidR="009E7CF7" w:rsidRPr="003447D0" w:rsidRDefault="009E7CF7" w:rsidP="00DE4AE4">
            <w:pPr>
              <w:jc w:val="center"/>
              <w:rPr>
                <w:rFonts w:ascii="Arial" w:hAnsi="Arial" w:cs="Arial"/>
                <w:b/>
                <w:sz w:val="18"/>
                <w:szCs w:val="18"/>
                <w:lang w:eastAsia="zh-CN"/>
              </w:rPr>
            </w:pPr>
            <w:r w:rsidRPr="003447D0">
              <w:rPr>
                <w:rFonts w:ascii="Arial" w:hAnsi="Arial" w:cs="Arial" w:hint="eastAsia"/>
                <w:b/>
                <w:sz w:val="18"/>
                <w:szCs w:val="18"/>
                <w:lang w:eastAsia="zh-CN"/>
              </w:rPr>
              <w:t>Data7</w:t>
            </w:r>
          </w:p>
        </w:tc>
      </w:tr>
      <w:tr w:rsidR="009E7CF7" w:rsidRPr="00D04AA6" w:rsidTr="00D04AA6">
        <w:trPr>
          <w:trHeight w:val="223"/>
        </w:trPr>
        <w:tc>
          <w:tcPr>
            <w:tcW w:w="0" w:type="auto"/>
            <w:shd w:val="clear" w:color="auto" w:fill="auto"/>
            <w:vAlign w:val="center"/>
          </w:tcPr>
          <w:p w:rsidR="009E7CF7" w:rsidRPr="003447D0" w:rsidRDefault="00F554E9" w:rsidP="00D04AA6">
            <w:pPr>
              <w:jc w:val="center"/>
              <w:rPr>
                <w:rFonts w:ascii="Arial" w:hAnsi="Arial" w:hint="eastAsia"/>
                <w:color w:val="000000"/>
                <w:sz w:val="18"/>
                <w:lang w:eastAsia="zh-CN"/>
              </w:rPr>
            </w:pPr>
            <w:r>
              <w:rPr>
                <w:rFonts w:ascii="Arial" w:hAnsi="Arial"/>
                <w:color w:val="000000"/>
                <w:sz w:val="18"/>
              </w:rPr>
              <w:t>0x774</w:t>
            </w:r>
          </w:p>
        </w:tc>
        <w:tc>
          <w:tcPr>
            <w:tcW w:w="0" w:type="auto"/>
            <w:shd w:val="clear" w:color="auto" w:fill="auto"/>
            <w:vAlign w:val="center"/>
          </w:tcPr>
          <w:p w:rsidR="009E7CF7" w:rsidRPr="003447D0" w:rsidRDefault="009E7CF7" w:rsidP="00D04AA6">
            <w:pPr>
              <w:widowControl w:val="0"/>
              <w:autoSpaceDE w:val="0"/>
              <w:autoSpaceDN w:val="0"/>
              <w:adjustRightInd w:val="0"/>
              <w:jc w:val="center"/>
              <w:rPr>
                <w:rFonts w:ascii="Arial" w:hAnsi="Arial" w:cs="Arial"/>
                <w:color w:val="000000"/>
                <w:sz w:val="18"/>
                <w:szCs w:val="18"/>
                <w:lang w:eastAsia="zh-CN"/>
              </w:rPr>
            </w:pPr>
            <w:r w:rsidRPr="003447D0">
              <w:rPr>
                <w:rFonts w:ascii="Arial" w:hAnsi="Arial" w:cs="Arial"/>
                <w:color w:val="000000"/>
                <w:sz w:val="18"/>
                <w:szCs w:val="18"/>
              </w:rPr>
              <w:t>0x</w:t>
            </w:r>
            <w:r w:rsidRPr="003447D0">
              <w:rPr>
                <w:rFonts w:ascii="Arial" w:hAnsi="Arial" w:cs="Arial" w:hint="eastAsia"/>
                <w:color w:val="000000"/>
                <w:sz w:val="18"/>
                <w:szCs w:val="18"/>
                <w:lang w:eastAsia="zh-CN"/>
              </w:rPr>
              <w:t>7C</w:t>
            </w:r>
          </w:p>
        </w:tc>
        <w:tc>
          <w:tcPr>
            <w:tcW w:w="0" w:type="auto"/>
            <w:shd w:val="clear" w:color="auto" w:fill="auto"/>
            <w:vAlign w:val="center"/>
          </w:tcPr>
          <w:p w:rsidR="009E7CF7" w:rsidRPr="003447D0" w:rsidRDefault="009E7CF7" w:rsidP="00D04AA6">
            <w:pPr>
              <w:keepNext/>
              <w:widowControl w:val="0"/>
              <w:autoSpaceDE w:val="0"/>
              <w:autoSpaceDN w:val="0"/>
              <w:adjustRightInd w:val="0"/>
              <w:jc w:val="center"/>
              <w:rPr>
                <w:rFonts w:ascii="Arial" w:hAnsi="Arial" w:cs="Arial"/>
                <w:color w:val="000000"/>
                <w:sz w:val="18"/>
                <w:szCs w:val="18"/>
                <w:lang w:eastAsia="zh-CN"/>
              </w:rPr>
            </w:pPr>
            <w:r w:rsidRPr="003447D0">
              <w:rPr>
                <w:rFonts w:ascii="Arial" w:hAnsi="Arial" w:cs="Arial" w:hint="eastAsia"/>
                <w:color w:val="000000"/>
                <w:sz w:val="18"/>
                <w:szCs w:val="18"/>
                <w:lang w:eastAsia="zh-CN"/>
              </w:rPr>
              <w:t>0x02</w:t>
            </w:r>
          </w:p>
        </w:tc>
        <w:tc>
          <w:tcPr>
            <w:tcW w:w="0" w:type="auto"/>
            <w:vAlign w:val="center"/>
          </w:tcPr>
          <w:p w:rsidR="009E7CF7" w:rsidRPr="003447D0" w:rsidRDefault="009E7CF7" w:rsidP="00DE4AE4">
            <w:pPr>
              <w:keepNext/>
              <w:widowControl w:val="0"/>
              <w:autoSpaceDE w:val="0"/>
              <w:autoSpaceDN w:val="0"/>
              <w:adjustRightInd w:val="0"/>
              <w:jc w:val="center"/>
              <w:rPr>
                <w:rFonts w:ascii="Arial" w:hAnsi="Arial" w:cs="Arial"/>
                <w:color w:val="000000"/>
                <w:sz w:val="18"/>
                <w:szCs w:val="18"/>
                <w:lang w:eastAsia="zh-CN"/>
              </w:rPr>
            </w:pPr>
            <w:r w:rsidRPr="003447D0">
              <w:rPr>
                <w:rFonts w:ascii="Arial" w:hAnsi="Arial" w:cs="Arial" w:hint="eastAsia"/>
                <w:color w:val="000000"/>
                <w:sz w:val="18"/>
                <w:szCs w:val="18"/>
                <w:lang w:eastAsia="zh-CN"/>
              </w:rPr>
              <w:t>---</w:t>
            </w:r>
          </w:p>
        </w:tc>
        <w:tc>
          <w:tcPr>
            <w:tcW w:w="0" w:type="auto"/>
            <w:vAlign w:val="center"/>
          </w:tcPr>
          <w:p w:rsidR="009E7CF7" w:rsidRPr="003447D0" w:rsidRDefault="009E7CF7" w:rsidP="00DE4AE4">
            <w:pPr>
              <w:keepNext/>
              <w:widowControl w:val="0"/>
              <w:autoSpaceDE w:val="0"/>
              <w:autoSpaceDN w:val="0"/>
              <w:adjustRightInd w:val="0"/>
              <w:jc w:val="center"/>
              <w:rPr>
                <w:rFonts w:ascii="Arial" w:hAnsi="Arial" w:cs="Arial"/>
                <w:color w:val="000000"/>
                <w:sz w:val="18"/>
                <w:szCs w:val="18"/>
                <w:lang w:eastAsia="zh-CN"/>
              </w:rPr>
            </w:pPr>
            <w:r w:rsidRPr="003447D0">
              <w:rPr>
                <w:rFonts w:ascii="Arial" w:hAnsi="Arial" w:cs="Arial" w:hint="eastAsia"/>
                <w:color w:val="000000"/>
                <w:sz w:val="18"/>
                <w:szCs w:val="18"/>
                <w:lang w:eastAsia="zh-CN"/>
              </w:rPr>
              <w:t>---</w:t>
            </w:r>
          </w:p>
        </w:tc>
        <w:tc>
          <w:tcPr>
            <w:tcW w:w="0" w:type="auto"/>
            <w:vAlign w:val="center"/>
          </w:tcPr>
          <w:p w:rsidR="009E7CF7" w:rsidRPr="003447D0" w:rsidRDefault="009E7CF7" w:rsidP="00DE4AE4">
            <w:pPr>
              <w:keepNext/>
              <w:widowControl w:val="0"/>
              <w:autoSpaceDE w:val="0"/>
              <w:autoSpaceDN w:val="0"/>
              <w:adjustRightInd w:val="0"/>
              <w:jc w:val="center"/>
              <w:rPr>
                <w:rFonts w:ascii="Arial" w:hAnsi="Arial" w:cs="Arial"/>
                <w:color w:val="000000"/>
                <w:sz w:val="18"/>
                <w:szCs w:val="18"/>
                <w:lang w:eastAsia="zh-CN"/>
              </w:rPr>
            </w:pPr>
            <w:r w:rsidRPr="003447D0">
              <w:rPr>
                <w:rFonts w:ascii="Arial" w:hAnsi="Arial" w:cs="Arial" w:hint="eastAsia"/>
                <w:color w:val="000000"/>
                <w:sz w:val="18"/>
                <w:szCs w:val="18"/>
                <w:lang w:eastAsia="zh-CN"/>
              </w:rPr>
              <w:t>---</w:t>
            </w:r>
          </w:p>
        </w:tc>
        <w:tc>
          <w:tcPr>
            <w:tcW w:w="0" w:type="auto"/>
          </w:tcPr>
          <w:p w:rsidR="009E7CF7" w:rsidRPr="003447D0" w:rsidRDefault="009E7CF7" w:rsidP="00DE4AE4">
            <w:pPr>
              <w:rPr>
                <w:color w:val="000000"/>
              </w:rPr>
            </w:pPr>
            <w:r w:rsidRPr="003447D0">
              <w:rPr>
                <w:rFonts w:ascii="Arial" w:hAnsi="Arial" w:cs="Arial" w:hint="eastAsia"/>
                <w:color w:val="000000"/>
                <w:sz w:val="18"/>
                <w:szCs w:val="18"/>
                <w:lang w:eastAsia="zh-CN"/>
              </w:rPr>
              <w:t>---</w:t>
            </w:r>
          </w:p>
        </w:tc>
        <w:tc>
          <w:tcPr>
            <w:tcW w:w="0" w:type="auto"/>
          </w:tcPr>
          <w:p w:rsidR="009E7CF7" w:rsidRPr="003447D0" w:rsidRDefault="009E7CF7" w:rsidP="00DE4AE4">
            <w:pPr>
              <w:rPr>
                <w:color w:val="000000"/>
              </w:rPr>
            </w:pPr>
            <w:r w:rsidRPr="003447D0">
              <w:rPr>
                <w:rFonts w:ascii="Arial" w:hAnsi="Arial" w:cs="Arial" w:hint="eastAsia"/>
                <w:color w:val="000000"/>
                <w:sz w:val="18"/>
                <w:szCs w:val="18"/>
                <w:lang w:eastAsia="zh-CN"/>
              </w:rPr>
              <w:t>---</w:t>
            </w:r>
          </w:p>
        </w:tc>
        <w:tc>
          <w:tcPr>
            <w:tcW w:w="0" w:type="auto"/>
            <w:shd w:val="clear" w:color="auto" w:fill="auto"/>
            <w:vAlign w:val="center"/>
          </w:tcPr>
          <w:p w:rsidR="009E7CF7" w:rsidRPr="003447D0" w:rsidRDefault="009E7CF7" w:rsidP="00DE4AE4">
            <w:pPr>
              <w:jc w:val="center"/>
              <w:rPr>
                <w:rFonts w:ascii="Arial" w:hAnsi="Arial" w:cs="Arial"/>
                <w:color w:val="000000"/>
                <w:sz w:val="18"/>
                <w:szCs w:val="18"/>
                <w:lang w:eastAsia="zh-CN"/>
              </w:rPr>
            </w:pPr>
            <w:r w:rsidRPr="003447D0">
              <w:rPr>
                <w:rFonts w:ascii="Arial" w:hAnsi="Arial" w:cs="Arial" w:hint="eastAsia"/>
                <w:color w:val="000000"/>
                <w:sz w:val="18"/>
                <w:szCs w:val="18"/>
                <w:lang w:eastAsia="zh-CN"/>
              </w:rPr>
              <w:t>---</w:t>
            </w:r>
          </w:p>
        </w:tc>
      </w:tr>
    </w:tbl>
    <w:p w:rsidR="009759FB" w:rsidRDefault="009759FB" w:rsidP="002559E9">
      <w:pPr>
        <w:rPr>
          <w:rFonts w:hint="eastAsia"/>
          <w:b/>
          <w:color w:val="000000"/>
          <w:lang w:val="en-GB" w:eastAsia="zh-CN"/>
        </w:rPr>
      </w:pPr>
    </w:p>
    <w:p w:rsidR="006D5B51" w:rsidRDefault="006D5B51" w:rsidP="002559E9">
      <w:pPr>
        <w:rPr>
          <w:rFonts w:hint="eastAsia"/>
          <w:b/>
          <w:color w:val="000000"/>
          <w:lang w:val="en-GB" w:eastAsia="zh-CN"/>
        </w:rPr>
      </w:pPr>
    </w:p>
    <w:p w:rsidR="006D5B51" w:rsidRPr="006D5B51" w:rsidRDefault="006D5B51" w:rsidP="006D5B51">
      <w:pPr>
        <w:pStyle w:val="2"/>
        <w:ind w:left="284" w:hanging="284"/>
        <w:rPr>
          <w:rFonts w:ascii="Arial" w:eastAsia="Arial Unicode MS" w:hAnsi="Arial" w:cs="Arial"/>
          <w:color w:val="000000"/>
        </w:rPr>
      </w:pPr>
      <w:bookmarkStart w:id="263" w:name="_Toc352656919"/>
      <w:bookmarkStart w:id="264" w:name="_Toc410893324"/>
      <w:bookmarkStart w:id="265" w:name="_Toc467654069"/>
      <w:r w:rsidRPr="006D5B51">
        <w:rPr>
          <w:rFonts w:ascii="Arial" w:eastAsia="Arial Unicode MS" w:hAnsi="Arial" w:cs="Arial" w:hint="eastAsia"/>
          <w:color w:val="000000"/>
        </w:rPr>
        <w:t>EEPROM Layout Factory Check</w:t>
      </w:r>
      <w:bookmarkEnd w:id="263"/>
      <w:bookmarkEnd w:id="264"/>
      <w:bookmarkEnd w:id="265"/>
    </w:p>
    <w:p w:rsidR="006D5B51" w:rsidRPr="00DB4EB7" w:rsidRDefault="006D5B51" w:rsidP="006D5B51">
      <w:pPr>
        <w:autoSpaceDE w:val="0"/>
        <w:autoSpaceDN w:val="0"/>
        <w:adjustRightInd w:val="0"/>
        <w:spacing w:before="16" w:line="24" w:lineRule="atLeast"/>
        <w:rPr>
          <w:rFonts w:cs="Arial"/>
          <w:spacing w:val="-1"/>
          <w:szCs w:val="21"/>
        </w:rPr>
      </w:pPr>
      <w:r w:rsidRPr="00DB4EB7">
        <w:rPr>
          <w:rFonts w:cs="Arial"/>
          <w:spacing w:val="-1"/>
          <w:szCs w:val="21"/>
        </w:rPr>
        <w:t xml:space="preserve">Do the </w:t>
      </w:r>
      <w:r>
        <w:rPr>
          <w:rFonts w:cs="Arial" w:hint="eastAsia"/>
          <w:spacing w:val="-1"/>
          <w:szCs w:val="21"/>
        </w:rPr>
        <w:t>EEPROM Layout factory check</w:t>
      </w:r>
      <w:r w:rsidRPr="00DB4EB7">
        <w:rPr>
          <w:rFonts w:cs="Arial"/>
          <w:spacing w:val="-1"/>
          <w:szCs w:val="21"/>
        </w:rPr>
        <w:t xml:space="preserve"> after Factory Reset, </w:t>
      </w:r>
      <w:r>
        <w:rPr>
          <w:rFonts w:cs="Arial" w:hint="eastAsia"/>
          <w:spacing w:val="-1"/>
          <w:szCs w:val="21"/>
        </w:rPr>
        <w:t>check the date in the eeprom , make sure the date equal to the    except  the pointer calibration date.</w:t>
      </w:r>
      <w:r w:rsidRPr="00DB4EB7">
        <w:rPr>
          <w:rFonts w:cs="Arial"/>
          <w:spacing w:val="-1"/>
          <w:szCs w:val="21"/>
        </w:rPr>
        <w:t xml:space="preserve"> </w:t>
      </w:r>
    </w:p>
    <w:p w:rsidR="006D5B51" w:rsidRPr="00DB4EB7" w:rsidRDefault="006D5B51" w:rsidP="006D5B51">
      <w:pPr>
        <w:autoSpaceDE w:val="0"/>
        <w:autoSpaceDN w:val="0"/>
        <w:adjustRightInd w:val="0"/>
        <w:spacing w:before="16" w:line="24" w:lineRule="atLeast"/>
        <w:rPr>
          <w:rFonts w:cs="Arial"/>
          <w:spacing w:val="-1"/>
          <w:szCs w:val="21"/>
        </w:rPr>
      </w:pPr>
      <w:r w:rsidRPr="00DB4EB7">
        <w:rPr>
          <w:rFonts w:cs="Arial"/>
          <w:spacing w:val="-1"/>
          <w:szCs w:val="21"/>
        </w:rPr>
        <w:t>OBJECT:</w:t>
      </w:r>
    </w:p>
    <w:p w:rsidR="006D5B51" w:rsidRPr="00DB4EB7" w:rsidRDefault="006D5B51" w:rsidP="006D5B51">
      <w:pPr>
        <w:autoSpaceDE w:val="0"/>
        <w:autoSpaceDN w:val="0"/>
        <w:adjustRightInd w:val="0"/>
        <w:spacing w:before="16" w:line="24" w:lineRule="atLeast"/>
        <w:rPr>
          <w:rFonts w:cs="Arial" w:hint="eastAsia"/>
          <w:spacing w:val="-1"/>
          <w:szCs w:val="21"/>
          <w:lang w:eastAsia="zh-CN"/>
        </w:rPr>
      </w:pPr>
      <w:r w:rsidRPr="00DB4EB7">
        <w:rPr>
          <w:rFonts w:cs="Arial"/>
          <w:spacing w:val="-1"/>
          <w:szCs w:val="21"/>
        </w:rPr>
        <w:t xml:space="preserve">                        </w:t>
      </w:r>
      <w:r>
        <w:rPr>
          <w:rFonts w:cs="Arial" w:hint="eastAsia"/>
          <w:spacing w:val="-1"/>
          <w:szCs w:val="21"/>
        </w:rPr>
        <w:t xml:space="preserve">Check the </w:t>
      </w:r>
      <w:r w:rsidRPr="00DB4EB7">
        <w:rPr>
          <w:rFonts w:cs="Arial"/>
          <w:spacing w:val="-1"/>
          <w:szCs w:val="21"/>
        </w:rPr>
        <w:t>initial value.</w:t>
      </w:r>
      <w:r w:rsidR="009E7838">
        <w:rPr>
          <w:rFonts w:cs="Arial" w:hint="eastAsia"/>
          <w:spacing w:val="-1"/>
          <w:szCs w:val="21"/>
          <w:lang w:eastAsia="zh-CN"/>
        </w:rPr>
        <w:t xml:space="preserve">   </w:t>
      </w:r>
    </w:p>
    <w:p w:rsidR="006D5B51" w:rsidRPr="00DB4EB7" w:rsidRDefault="006D5B51" w:rsidP="006D5B51">
      <w:pPr>
        <w:autoSpaceDE w:val="0"/>
        <w:autoSpaceDN w:val="0"/>
        <w:adjustRightInd w:val="0"/>
        <w:spacing w:before="16" w:line="24" w:lineRule="atLeast"/>
        <w:rPr>
          <w:rFonts w:cs="Arial"/>
          <w:spacing w:val="-1"/>
          <w:szCs w:val="21"/>
        </w:rPr>
      </w:pPr>
      <w:r w:rsidRPr="00DB4EB7">
        <w:rPr>
          <w:rFonts w:cs="Arial"/>
          <w:spacing w:val="-1"/>
          <w:szCs w:val="21"/>
        </w:rPr>
        <w:t>METHOD:</w:t>
      </w:r>
    </w:p>
    <w:p w:rsidR="006D5B51" w:rsidRPr="00DB4EB7" w:rsidRDefault="006D5B51" w:rsidP="006D5B51">
      <w:pPr>
        <w:autoSpaceDE w:val="0"/>
        <w:autoSpaceDN w:val="0"/>
        <w:adjustRightInd w:val="0"/>
        <w:spacing w:before="16" w:line="24" w:lineRule="atLeast"/>
        <w:rPr>
          <w:rFonts w:cs="Arial"/>
          <w:spacing w:val="-1"/>
          <w:szCs w:val="21"/>
        </w:rPr>
      </w:pPr>
      <w:r w:rsidRPr="00DB4EB7">
        <w:rPr>
          <w:rFonts w:cs="Arial"/>
          <w:spacing w:val="-1"/>
          <w:szCs w:val="21"/>
        </w:rPr>
        <w:t>                        Send simulation message of diagnostic service.</w:t>
      </w:r>
    </w:p>
    <w:p w:rsidR="006D5B51" w:rsidRPr="00DB4EB7" w:rsidRDefault="006D5B51" w:rsidP="006D5B51">
      <w:pPr>
        <w:autoSpaceDE w:val="0"/>
        <w:autoSpaceDN w:val="0"/>
        <w:adjustRightInd w:val="0"/>
        <w:spacing w:before="16" w:line="24" w:lineRule="atLeast"/>
        <w:rPr>
          <w:rFonts w:cs="Arial"/>
          <w:spacing w:val="-1"/>
          <w:szCs w:val="21"/>
        </w:rPr>
      </w:pPr>
      <w:r w:rsidRPr="00DB4EB7">
        <w:rPr>
          <w:rFonts w:cs="Arial"/>
          <w:spacing w:val="-1"/>
          <w:szCs w:val="21"/>
        </w:rPr>
        <w:t>PROCEDURE:</w:t>
      </w:r>
    </w:p>
    <w:p w:rsidR="006D5B51" w:rsidRPr="00DB4EB7" w:rsidRDefault="006D5B51" w:rsidP="006D5B51">
      <w:pPr>
        <w:autoSpaceDE w:val="0"/>
        <w:autoSpaceDN w:val="0"/>
        <w:adjustRightInd w:val="0"/>
        <w:spacing w:before="16" w:line="24" w:lineRule="atLeast"/>
        <w:rPr>
          <w:rFonts w:cs="Arial"/>
          <w:spacing w:val="-1"/>
          <w:szCs w:val="21"/>
        </w:rPr>
      </w:pPr>
      <w:r w:rsidRPr="00DB4EB7">
        <w:rPr>
          <w:rFonts w:cs="Arial"/>
          <w:spacing w:val="-1"/>
          <w:szCs w:val="21"/>
        </w:rPr>
        <w:t>                        All loads/values applied as per specification in the following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87"/>
        <w:gridCol w:w="1498"/>
        <w:gridCol w:w="1931"/>
        <w:gridCol w:w="1565"/>
        <w:gridCol w:w="1557"/>
        <w:gridCol w:w="1817"/>
      </w:tblGrid>
      <w:tr w:rsidR="006D5B51" w:rsidRPr="00A808B2" w:rsidTr="000A48EF">
        <w:tc>
          <w:tcPr>
            <w:tcW w:w="1487" w:type="dxa"/>
            <w:shd w:val="clear" w:color="auto" w:fill="CCCCCC"/>
            <w:vAlign w:val="center"/>
          </w:tcPr>
          <w:p w:rsidR="006D5B51" w:rsidRPr="00EF4795" w:rsidRDefault="006D5B51" w:rsidP="00E81EFA">
            <w:pPr>
              <w:autoSpaceDE w:val="0"/>
              <w:autoSpaceDN w:val="0"/>
              <w:adjustRightInd w:val="0"/>
              <w:spacing w:before="16" w:line="24" w:lineRule="atLeast"/>
              <w:jc w:val="center"/>
              <w:rPr>
                <w:rFonts w:cs="Arial"/>
                <w:spacing w:val="-1"/>
                <w:szCs w:val="21"/>
              </w:rPr>
            </w:pPr>
            <w:r w:rsidRPr="00EF4795">
              <w:rPr>
                <w:rFonts w:cs="Arial"/>
                <w:spacing w:val="-1"/>
                <w:szCs w:val="21"/>
              </w:rPr>
              <w:t>Test Point</w:t>
            </w:r>
          </w:p>
          <w:p w:rsidR="006D5B51" w:rsidRPr="00EF4795" w:rsidRDefault="006D5B51" w:rsidP="00E81EFA">
            <w:pPr>
              <w:autoSpaceDE w:val="0"/>
              <w:autoSpaceDN w:val="0"/>
              <w:adjustRightInd w:val="0"/>
              <w:spacing w:before="16" w:line="24" w:lineRule="atLeast"/>
              <w:jc w:val="center"/>
              <w:rPr>
                <w:rFonts w:cs="Arial"/>
                <w:spacing w:val="-1"/>
                <w:szCs w:val="21"/>
              </w:rPr>
            </w:pPr>
            <w:r w:rsidRPr="00EF4795">
              <w:rPr>
                <w:rFonts w:cs="Arial"/>
                <w:spacing w:val="-1"/>
                <w:szCs w:val="21"/>
              </w:rPr>
              <w:t>(Apply)</w:t>
            </w:r>
          </w:p>
        </w:tc>
        <w:tc>
          <w:tcPr>
            <w:tcW w:w="1498" w:type="dxa"/>
            <w:shd w:val="clear" w:color="auto" w:fill="CCCCCC"/>
            <w:vAlign w:val="center"/>
          </w:tcPr>
          <w:p w:rsidR="006D5B51" w:rsidRPr="00EF4795" w:rsidRDefault="006D5B51" w:rsidP="00E81EFA">
            <w:pPr>
              <w:autoSpaceDE w:val="0"/>
              <w:autoSpaceDN w:val="0"/>
              <w:adjustRightInd w:val="0"/>
              <w:spacing w:before="16" w:line="24" w:lineRule="atLeast"/>
              <w:jc w:val="center"/>
              <w:rPr>
                <w:rFonts w:cs="Arial"/>
                <w:spacing w:val="-1"/>
                <w:szCs w:val="21"/>
              </w:rPr>
            </w:pPr>
            <w:r w:rsidRPr="00EF4795">
              <w:rPr>
                <w:rFonts w:cs="Arial"/>
                <w:spacing w:val="-1"/>
                <w:szCs w:val="21"/>
              </w:rPr>
              <w:t>Apply</w:t>
            </w:r>
          </w:p>
        </w:tc>
        <w:tc>
          <w:tcPr>
            <w:tcW w:w="1931" w:type="dxa"/>
            <w:shd w:val="clear" w:color="auto" w:fill="CCCCCC"/>
            <w:vAlign w:val="center"/>
          </w:tcPr>
          <w:p w:rsidR="006D5B51" w:rsidRPr="00EF4795" w:rsidRDefault="006D5B51" w:rsidP="00E81EFA">
            <w:pPr>
              <w:autoSpaceDE w:val="0"/>
              <w:autoSpaceDN w:val="0"/>
              <w:adjustRightInd w:val="0"/>
              <w:spacing w:before="16" w:line="24" w:lineRule="atLeast"/>
              <w:jc w:val="center"/>
              <w:rPr>
                <w:rFonts w:cs="Arial"/>
                <w:spacing w:val="-1"/>
                <w:szCs w:val="21"/>
              </w:rPr>
            </w:pPr>
            <w:r w:rsidRPr="00EF4795">
              <w:rPr>
                <w:rFonts w:cs="Arial"/>
                <w:spacing w:val="-1"/>
                <w:szCs w:val="21"/>
              </w:rPr>
              <w:t>Description</w:t>
            </w:r>
          </w:p>
        </w:tc>
        <w:tc>
          <w:tcPr>
            <w:tcW w:w="1565" w:type="dxa"/>
            <w:shd w:val="clear" w:color="auto" w:fill="CCCCCC"/>
            <w:vAlign w:val="center"/>
          </w:tcPr>
          <w:p w:rsidR="006D5B51" w:rsidRPr="00EF4795" w:rsidRDefault="006D5B51" w:rsidP="00E81EFA">
            <w:pPr>
              <w:autoSpaceDE w:val="0"/>
              <w:autoSpaceDN w:val="0"/>
              <w:adjustRightInd w:val="0"/>
              <w:spacing w:before="16" w:line="24" w:lineRule="atLeast"/>
              <w:jc w:val="center"/>
              <w:rPr>
                <w:rFonts w:cs="Arial"/>
                <w:spacing w:val="-1"/>
                <w:szCs w:val="21"/>
              </w:rPr>
            </w:pPr>
            <w:r w:rsidRPr="00EF4795">
              <w:rPr>
                <w:rFonts w:cs="Arial"/>
                <w:spacing w:val="-1"/>
                <w:szCs w:val="21"/>
              </w:rPr>
              <w:t>Test Point</w:t>
            </w:r>
          </w:p>
          <w:p w:rsidR="006D5B51" w:rsidRPr="00EF4795" w:rsidRDefault="006D5B51" w:rsidP="00E81EFA">
            <w:pPr>
              <w:autoSpaceDE w:val="0"/>
              <w:autoSpaceDN w:val="0"/>
              <w:adjustRightInd w:val="0"/>
              <w:spacing w:before="16" w:line="24" w:lineRule="atLeast"/>
              <w:jc w:val="center"/>
              <w:rPr>
                <w:rFonts w:cs="Arial"/>
                <w:spacing w:val="-1"/>
                <w:szCs w:val="21"/>
              </w:rPr>
            </w:pPr>
            <w:r w:rsidRPr="00EF4795">
              <w:rPr>
                <w:rFonts w:cs="Arial"/>
                <w:spacing w:val="-1"/>
                <w:szCs w:val="21"/>
              </w:rPr>
              <w:t>(Measure)</w:t>
            </w:r>
          </w:p>
        </w:tc>
        <w:tc>
          <w:tcPr>
            <w:tcW w:w="1557" w:type="dxa"/>
            <w:shd w:val="clear" w:color="auto" w:fill="CCCCCC"/>
            <w:vAlign w:val="center"/>
          </w:tcPr>
          <w:p w:rsidR="006D5B51" w:rsidRPr="00EF4795" w:rsidRDefault="006D5B51" w:rsidP="00E81EFA">
            <w:pPr>
              <w:autoSpaceDE w:val="0"/>
              <w:autoSpaceDN w:val="0"/>
              <w:adjustRightInd w:val="0"/>
              <w:spacing w:before="16" w:line="24" w:lineRule="atLeast"/>
              <w:jc w:val="center"/>
              <w:rPr>
                <w:rFonts w:cs="Arial"/>
                <w:spacing w:val="-1"/>
                <w:szCs w:val="21"/>
              </w:rPr>
            </w:pPr>
            <w:r w:rsidRPr="00EF4795">
              <w:rPr>
                <w:rFonts w:cs="Arial"/>
                <w:spacing w:val="-1"/>
                <w:szCs w:val="21"/>
              </w:rPr>
              <w:t>Value</w:t>
            </w:r>
          </w:p>
        </w:tc>
        <w:tc>
          <w:tcPr>
            <w:tcW w:w="1817" w:type="dxa"/>
            <w:shd w:val="clear" w:color="auto" w:fill="CCCCCC"/>
            <w:vAlign w:val="center"/>
          </w:tcPr>
          <w:p w:rsidR="006D5B51" w:rsidRPr="00EF4795" w:rsidRDefault="006D5B51" w:rsidP="00E81EFA">
            <w:pPr>
              <w:autoSpaceDE w:val="0"/>
              <w:autoSpaceDN w:val="0"/>
              <w:adjustRightInd w:val="0"/>
              <w:spacing w:before="16" w:line="24" w:lineRule="atLeast"/>
              <w:jc w:val="center"/>
              <w:rPr>
                <w:rFonts w:cs="Arial"/>
                <w:spacing w:val="-1"/>
                <w:szCs w:val="21"/>
              </w:rPr>
            </w:pPr>
            <w:r w:rsidRPr="00EF4795">
              <w:rPr>
                <w:rFonts w:cs="Arial"/>
                <w:spacing w:val="-1"/>
                <w:szCs w:val="21"/>
              </w:rPr>
              <w:t>Measure</w:t>
            </w:r>
          </w:p>
        </w:tc>
      </w:tr>
      <w:tr w:rsidR="00A84BC3" w:rsidRPr="00A808B2" w:rsidTr="000A48EF">
        <w:tc>
          <w:tcPr>
            <w:tcW w:w="1487" w:type="dxa"/>
            <w:shd w:val="clear" w:color="auto" w:fill="auto"/>
          </w:tcPr>
          <w:p w:rsidR="00A84BC3" w:rsidRPr="00EF4795" w:rsidRDefault="00A84BC3" w:rsidP="00FA0826">
            <w:pPr>
              <w:widowControl w:val="0"/>
              <w:autoSpaceDE w:val="0"/>
              <w:autoSpaceDN w:val="0"/>
              <w:adjustRightInd w:val="0"/>
              <w:spacing w:before="16" w:line="24" w:lineRule="atLeast"/>
              <w:rPr>
                <w:rFonts w:cs="Arial" w:hint="eastAsia"/>
                <w:spacing w:val="-1"/>
                <w:kern w:val="2"/>
                <w:sz w:val="21"/>
                <w:szCs w:val="21"/>
                <w:lang w:eastAsia="zh-CN"/>
              </w:rPr>
            </w:pPr>
            <w:r w:rsidRPr="00EF4795">
              <w:rPr>
                <w:rFonts w:cs="Arial"/>
                <w:spacing w:val="-1"/>
                <w:szCs w:val="21"/>
              </w:rPr>
              <w:t>Block Pin</w:t>
            </w:r>
            <w:r w:rsidR="00FA0826">
              <w:rPr>
                <w:rFonts w:cs="Arial" w:hint="eastAsia"/>
                <w:spacing w:val="-1"/>
                <w:szCs w:val="21"/>
                <w:lang w:eastAsia="zh-CN"/>
              </w:rPr>
              <w:t>13</w:t>
            </w:r>
          </w:p>
        </w:tc>
        <w:tc>
          <w:tcPr>
            <w:tcW w:w="1498" w:type="dxa"/>
            <w:shd w:val="clear" w:color="auto" w:fill="auto"/>
          </w:tcPr>
          <w:p w:rsidR="00A84BC3" w:rsidRPr="00EF4795" w:rsidRDefault="00A84BC3" w:rsidP="00E81EFA">
            <w:pPr>
              <w:widowControl w:val="0"/>
              <w:autoSpaceDE w:val="0"/>
              <w:autoSpaceDN w:val="0"/>
              <w:adjustRightInd w:val="0"/>
              <w:spacing w:before="16" w:line="24" w:lineRule="atLeast"/>
              <w:rPr>
                <w:rFonts w:cs="Arial"/>
                <w:spacing w:val="-1"/>
                <w:kern w:val="2"/>
                <w:sz w:val="21"/>
                <w:szCs w:val="21"/>
              </w:rPr>
            </w:pPr>
            <w:r w:rsidRPr="00EF4795">
              <w:rPr>
                <w:rFonts w:cs="Arial"/>
                <w:spacing w:val="-1"/>
                <w:szCs w:val="21"/>
              </w:rPr>
              <w:t>13.5VDC</w:t>
            </w:r>
          </w:p>
        </w:tc>
        <w:tc>
          <w:tcPr>
            <w:tcW w:w="1931" w:type="dxa"/>
            <w:shd w:val="clear" w:color="auto" w:fill="auto"/>
          </w:tcPr>
          <w:p w:rsidR="00A84BC3" w:rsidRPr="00EF4795" w:rsidRDefault="00A84BC3" w:rsidP="00E81EFA">
            <w:pPr>
              <w:widowControl w:val="0"/>
              <w:autoSpaceDE w:val="0"/>
              <w:autoSpaceDN w:val="0"/>
              <w:adjustRightInd w:val="0"/>
              <w:spacing w:before="16" w:line="24" w:lineRule="atLeast"/>
              <w:rPr>
                <w:rFonts w:cs="Arial"/>
                <w:spacing w:val="-1"/>
                <w:kern w:val="2"/>
                <w:sz w:val="21"/>
                <w:szCs w:val="21"/>
              </w:rPr>
            </w:pPr>
            <w:r w:rsidRPr="00EF4795">
              <w:rPr>
                <w:rFonts w:cs="Arial"/>
                <w:spacing w:val="-1"/>
                <w:szCs w:val="21"/>
              </w:rPr>
              <w:t>Battery</w:t>
            </w:r>
          </w:p>
        </w:tc>
        <w:tc>
          <w:tcPr>
            <w:tcW w:w="1565" w:type="dxa"/>
            <w:shd w:val="clear" w:color="auto" w:fill="auto"/>
          </w:tcPr>
          <w:p w:rsidR="00A84BC3" w:rsidRPr="00EF4795" w:rsidRDefault="00A84BC3" w:rsidP="00FA0826">
            <w:pPr>
              <w:spacing w:line="24" w:lineRule="atLeast"/>
              <w:rPr>
                <w:rFonts w:cs="Arial" w:hint="eastAsia"/>
                <w:lang w:eastAsia="zh-CN"/>
              </w:rPr>
            </w:pPr>
            <w:r w:rsidRPr="00EF4795">
              <w:rPr>
                <w:rFonts w:cs="Arial" w:hint="eastAsia"/>
                <w:lang w:eastAsia="zh-CN"/>
              </w:rPr>
              <w:t>F10</w:t>
            </w:r>
            <w:r w:rsidR="00FA0826">
              <w:rPr>
                <w:rFonts w:cs="Arial" w:hint="eastAsia"/>
                <w:lang w:eastAsia="zh-CN"/>
              </w:rPr>
              <w:t>8</w:t>
            </w:r>
          </w:p>
        </w:tc>
        <w:tc>
          <w:tcPr>
            <w:tcW w:w="1557" w:type="dxa"/>
            <w:shd w:val="clear" w:color="auto" w:fill="auto"/>
          </w:tcPr>
          <w:p w:rsidR="00A84BC3" w:rsidRPr="00EF4795" w:rsidRDefault="00A84BC3" w:rsidP="00E81EFA">
            <w:pPr>
              <w:autoSpaceDE w:val="0"/>
              <w:autoSpaceDN w:val="0"/>
              <w:adjustRightInd w:val="0"/>
              <w:spacing w:before="16" w:line="24" w:lineRule="atLeast"/>
              <w:rPr>
                <w:rFonts w:cs="Arial" w:hint="eastAsia"/>
                <w:spacing w:val="-1"/>
                <w:szCs w:val="21"/>
                <w:lang w:eastAsia="zh-CN"/>
              </w:rPr>
            </w:pPr>
            <w:r w:rsidRPr="00EF4795">
              <w:rPr>
                <w:rFonts w:cs="Arial" w:hint="eastAsia"/>
                <w:spacing w:val="-1"/>
                <w:szCs w:val="21"/>
                <w:lang w:eastAsia="zh-CN"/>
              </w:rPr>
              <w:t>13.5V</w:t>
            </w:r>
          </w:p>
        </w:tc>
        <w:tc>
          <w:tcPr>
            <w:tcW w:w="1817" w:type="dxa"/>
            <w:shd w:val="clear" w:color="auto" w:fill="auto"/>
          </w:tcPr>
          <w:p w:rsidR="00A84BC3" w:rsidRPr="00EF4795" w:rsidRDefault="00A84BC3" w:rsidP="00E81EFA">
            <w:pPr>
              <w:autoSpaceDE w:val="0"/>
              <w:autoSpaceDN w:val="0"/>
              <w:adjustRightInd w:val="0"/>
              <w:spacing w:before="16" w:line="24" w:lineRule="atLeast"/>
              <w:rPr>
                <w:rFonts w:cs="Arial"/>
                <w:spacing w:val="-1"/>
                <w:szCs w:val="21"/>
              </w:rPr>
            </w:pPr>
          </w:p>
        </w:tc>
      </w:tr>
      <w:tr w:rsidR="00A84BC3" w:rsidRPr="00A808B2" w:rsidTr="000A48EF">
        <w:tc>
          <w:tcPr>
            <w:tcW w:w="1487" w:type="dxa"/>
            <w:shd w:val="clear" w:color="auto" w:fill="auto"/>
          </w:tcPr>
          <w:p w:rsidR="00A84BC3" w:rsidRPr="00EF4795" w:rsidRDefault="00A84BC3" w:rsidP="00FA0826">
            <w:pPr>
              <w:widowControl w:val="0"/>
              <w:autoSpaceDE w:val="0"/>
              <w:autoSpaceDN w:val="0"/>
              <w:adjustRightInd w:val="0"/>
              <w:spacing w:before="16" w:line="24" w:lineRule="atLeast"/>
              <w:rPr>
                <w:rFonts w:cs="Arial" w:hint="eastAsia"/>
                <w:spacing w:val="-1"/>
                <w:kern w:val="2"/>
                <w:sz w:val="21"/>
                <w:szCs w:val="21"/>
                <w:lang w:eastAsia="zh-CN"/>
              </w:rPr>
            </w:pPr>
            <w:r w:rsidRPr="00EF4795">
              <w:rPr>
                <w:rFonts w:cs="Arial"/>
                <w:spacing w:val="-1"/>
                <w:szCs w:val="21"/>
              </w:rPr>
              <w:t xml:space="preserve">Block Pin </w:t>
            </w:r>
            <w:r w:rsidR="00FA0826">
              <w:rPr>
                <w:rFonts w:cs="Arial" w:hint="eastAsia"/>
                <w:spacing w:val="-1"/>
                <w:szCs w:val="21"/>
                <w:lang w:eastAsia="zh-CN"/>
              </w:rPr>
              <w:t>28</w:t>
            </w:r>
          </w:p>
        </w:tc>
        <w:tc>
          <w:tcPr>
            <w:tcW w:w="1498" w:type="dxa"/>
            <w:shd w:val="clear" w:color="auto" w:fill="auto"/>
          </w:tcPr>
          <w:p w:rsidR="00A84BC3" w:rsidRPr="00EF4795" w:rsidRDefault="00A84BC3" w:rsidP="00E81EFA">
            <w:pPr>
              <w:widowControl w:val="0"/>
              <w:autoSpaceDE w:val="0"/>
              <w:autoSpaceDN w:val="0"/>
              <w:adjustRightInd w:val="0"/>
              <w:spacing w:before="16" w:line="24" w:lineRule="atLeast"/>
              <w:rPr>
                <w:rFonts w:cs="Arial"/>
                <w:spacing w:val="-1"/>
                <w:kern w:val="2"/>
                <w:sz w:val="21"/>
                <w:szCs w:val="21"/>
              </w:rPr>
            </w:pPr>
            <w:r w:rsidRPr="00EF4795">
              <w:rPr>
                <w:rFonts w:cs="Arial"/>
                <w:spacing w:val="-1"/>
                <w:szCs w:val="21"/>
              </w:rPr>
              <w:t>GND</w:t>
            </w:r>
          </w:p>
        </w:tc>
        <w:tc>
          <w:tcPr>
            <w:tcW w:w="1931" w:type="dxa"/>
            <w:shd w:val="clear" w:color="auto" w:fill="auto"/>
          </w:tcPr>
          <w:p w:rsidR="00A84BC3" w:rsidRPr="00EF4795" w:rsidRDefault="00A84BC3" w:rsidP="00E81EFA">
            <w:pPr>
              <w:widowControl w:val="0"/>
              <w:autoSpaceDE w:val="0"/>
              <w:autoSpaceDN w:val="0"/>
              <w:adjustRightInd w:val="0"/>
              <w:spacing w:before="16" w:line="24" w:lineRule="atLeast"/>
              <w:rPr>
                <w:rFonts w:cs="Arial"/>
                <w:spacing w:val="-1"/>
                <w:kern w:val="2"/>
                <w:sz w:val="21"/>
                <w:szCs w:val="21"/>
              </w:rPr>
            </w:pPr>
            <w:r w:rsidRPr="00EF4795">
              <w:rPr>
                <w:rFonts w:cs="Arial"/>
                <w:spacing w:val="-1"/>
                <w:szCs w:val="21"/>
              </w:rPr>
              <w:t>GND</w:t>
            </w:r>
          </w:p>
        </w:tc>
        <w:tc>
          <w:tcPr>
            <w:tcW w:w="1565" w:type="dxa"/>
            <w:shd w:val="clear" w:color="auto" w:fill="auto"/>
          </w:tcPr>
          <w:p w:rsidR="00A84BC3" w:rsidRPr="00EF4795" w:rsidRDefault="00A84BC3" w:rsidP="00FA0826">
            <w:pPr>
              <w:spacing w:line="24" w:lineRule="atLeast"/>
              <w:rPr>
                <w:rFonts w:cs="Arial" w:hint="eastAsia"/>
                <w:lang w:eastAsia="zh-CN"/>
              </w:rPr>
            </w:pPr>
            <w:r w:rsidRPr="00EF4795">
              <w:rPr>
                <w:rFonts w:cs="Arial" w:hint="eastAsia"/>
                <w:lang w:eastAsia="zh-CN"/>
              </w:rPr>
              <w:t>F</w:t>
            </w:r>
            <w:r w:rsidR="00FA0826">
              <w:rPr>
                <w:rFonts w:cs="Arial" w:hint="eastAsia"/>
                <w:lang w:eastAsia="zh-CN"/>
              </w:rPr>
              <w:t>110</w:t>
            </w:r>
          </w:p>
        </w:tc>
        <w:tc>
          <w:tcPr>
            <w:tcW w:w="1557" w:type="dxa"/>
            <w:shd w:val="clear" w:color="auto" w:fill="auto"/>
          </w:tcPr>
          <w:p w:rsidR="00A84BC3" w:rsidRPr="00EF4795" w:rsidRDefault="00A84BC3" w:rsidP="00E81EFA">
            <w:pPr>
              <w:autoSpaceDE w:val="0"/>
              <w:autoSpaceDN w:val="0"/>
              <w:adjustRightInd w:val="0"/>
              <w:spacing w:before="16" w:line="24" w:lineRule="atLeast"/>
              <w:rPr>
                <w:rFonts w:cs="Arial" w:hint="eastAsia"/>
                <w:spacing w:val="-1"/>
                <w:szCs w:val="21"/>
                <w:lang w:eastAsia="zh-CN"/>
              </w:rPr>
            </w:pPr>
            <w:r w:rsidRPr="00EF4795">
              <w:rPr>
                <w:rFonts w:cs="Arial" w:hint="eastAsia"/>
                <w:spacing w:val="-1"/>
                <w:szCs w:val="21"/>
                <w:lang w:eastAsia="zh-CN"/>
              </w:rPr>
              <w:t>0V</w:t>
            </w:r>
          </w:p>
        </w:tc>
        <w:tc>
          <w:tcPr>
            <w:tcW w:w="1817" w:type="dxa"/>
            <w:shd w:val="clear" w:color="auto" w:fill="auto"/>
          </w:tcPr>
          <w:p w:rsidR="00A84BC3" w:rsidRPr="00EF4795" w:rsidRDefault="00A84BC3" w:rsidP="00E81EFA">
            <w:pPr>
              <w:autoSpaceDE w:val="0"/>
              <w:autoSpaceDN w:val="0"/>
              <w:adjustRightInd w:val="0"/>
              <w:spacing w:before="16" w:line="24" w:lineRule="atLeast"/>
              <w:rPr>
                <w:rFonts w:cs="Arial"/>
                <w:spacing w:val="-1"/>
                <w:szCs w:val="21"/>
              </w:rPr>
            </w:pPr>
          </w:p>
        </w:tc>
      </w:tr>
      <w:tr w:rsidR="00A84BC3" w:rsidRPr="00A808B2" w:rsidTr="000A48EF">
        <w:tc>
          <w:tcPr>
            <w:tcW w:w="1487" w:type="dxa"/>
            <w:shd w:val="clear" w:color="auto" w:fill="auto"/>
          </w:tcPr>
          <w:p w:rsidR="00A84BC3" w:rsidRPr="00EF4795" w:rsidRDefault="00A84BC3" w:rsidP="00FA0826">
            <w:pPr>
              <w:widowControl w:val="0"/>
              <w:autoSpaceDE w:val="0"/>
              <w:autoSpaceDN w:val="0"/>
              <w:adjustRightInd w:val="0"/>
              <w:spacing w:before="16" w:line="24" w:lineRule="atLeast"/>
              <w:rPr>
                <w:rFonts w:cs="Arial" w:hint="eastAsia"/>
                <w:spacing w:val="-1"/>
                <w:kern w:val="2"/>
                <w:sz w:val="21"/>
                <w:szCs w:val="21"/>
                <w:lang w:eastAsia="zh-CN"/>
              </w:rPr>
            </w:pPr>
            <w:r w:rsidRPr="00EF4795">
              <w:rPr>
                <w:rFonts w:cs="Arial"/>
                <w:spacing w:val="-1"/>
                <w:szCs w:val="21"/>
              </w:rPr>
              <w:t xml:space="preserve">Block Pin </w:t>
            </w:r>
            <w:r w:rsidR="00FA0826">
              <w:rPr>
                <w:rFonts w:cs="Arial" w:hint="eastAsia"/>
                <w:spacing w:val="-1"/>
                <w:szCs w:val="21"/>
                <w:lang w:eastAsia="zh-CN"/>
              </w:rPr>
              <w:t>14</w:t>
            </w:r>
          </w:p>
        </w:tc>
        <w:tc>
          <w:tcPr>
            <w:tcW w:w="1498" w:type="dxa"/>
            <w:shd w:val="clear" w:color="auto" w:fill="auto"/>
          </w:tcPr>
          <w:p w:rsidR="00A84BC3" w:rsidRPr="00EF4795" w:rsidRDefault="00A84BC3" w:rsidP="00E81EFA">
            <w:pPr>
              <w:widowControl w:val="0"/>
              <w:autoSpaceDE w:val="0"/>
              <w:autoSpaceDN w:val="0"/>
              <w:adjustRightInd w:val="0"/>
              <w:spacing w:before="16" w:line="24" w:lineRule="atLeast"/>
              <w:rPr>
                <w:rFonts w:cs="Arial"/>
                <w:spacing w:val="-1"/>
                <w:kern w:val="2"/>
                <w:sz w:val="21"/>
                <w:szCs w:val="21"/>
              </w:rPr>
            </w:pPr>
            <w:r w:rsidRPr="00EF4795">
              <w:rPr>
                <w:rFonts w:cs="Arial"/>
                <w:spacing w:val="-1"/>
                <w:szCs w:val="21"/>
              </w:rPr>
              <w:t>13.5VDC</w:t>
            </w:r>
          </w:p>
        </w:tc>
        <w:tc>
          <w:tcPr>
            <w:tcW w:w="1931" w:type="dxa"/>
            <w:shd w:val="clear" w:color="auto" w:fill="auto"/>
          </w:tcPr>
          <w:p w:rsidR="00A84BC3" w:rsidRPr="00EF4795" w:rsidRDefault="00A84BC3" w:rsidP="00E81EFA">
            <w:pPr>
              <w:widowControl w:val="0"/>
              <w:autoSpaceDE w:val="0"/>
              <w:autoSpaceDN w:val="0"/>
              <w:adjustRightInd w:val="0"/>
              <w:spacing w:before="16" w:line="24" w:lineRule="atLeast"/>
              <w:rPr>
                <w:rFonts w:cs="Arial"/>
                <w:spacing w:val="-1"/>
                <w:kern w:val="2"/>
                <w:sz w:val="21"/>
                <w:szCs w:val="21"/>
              </w:rPr>
            </w:pPr>
            <w:r w:rsidRPr="00EF4795">
              <w:rPr>
                <w:rFonts w:cs="Arial"/>
                <w:spacing w:val="-1"/>
                <w:szCs w:val="21"/>
              </w:rPr>
              <w:t>Ignition</w:t>
            </w:r>
          </w:p>
        </w:tc>
        <w:tc>
          <w:tcPr>
            <w:tcW w:w="1565" w:type="dxa"/>
            <w:shd w:val="clear" w:color="auto" w:fill="auto"/>
          </w:tcPr>
          <w:p w:rsidR="00A84BC3" w:rsidRPr="00EF4795" w:rsidRDefault="00A84BC3" w:rsidP="00FA0826">
            <w:pPr>
              <w:spacing w:line="24" w:lineRule="atLeast"/>
              <w:rPr>
                <w:rFonts w:cs="Arial" w:hint="eastAsia"/>
                <w:lang w:eastAsia="zh-CN"/>
              </w:rPr>
            </w:pPr>
            <w:r w:rsidRPr="00EF4795">
              <w:rPr>
                <w:rFonts w:cs="Arial" w:hint="eastAsia"/>
                <w:lang w:eastAsia="zh-CN"/>
              </w:rPr>
              <w:t>F10</w:t>
            </w:r>
            <w:r w:rsidR="00FA0826">
              <w:rPr>
                <w:rFonts w:cs="Arial" w:hint="eastAsia"/>
                <w:lang w:eastAsia="zh-CN"/>
              </w:rPr>
              <w:t>9</w:t>
            </w:r>
          </w:p>
        </w:tc>
        <w:tc>
          <w:tcPr>
            <w:tcW w:w="1557" w:type="dxa"/>
            <w:shd w:val="clear" w:color="auto" w:fill="auto"/>
          </w:tcPr>
          <w:p w:rsidR="00A84BC3" w:rsidRPr="00EF4795" w:rsidRDefault="00A84BC3" w:rsidP="00E81EFA">
            <w:pPr>
              <w:autoSpaceDE w:val="0"/>
              <w:autoSpaceDN w:val="0"/>
              <w:adjustRightInd w:val="0"/>
              <w:spacing w:before="16" w:line="24" w:lineRule="atLeast"/>
              <w:rPr>
                <w:rFonts w:cs="Arial" w:hint="eastAsia"/>
                <w:spacing w:val="-1"/>
                <w:szCs w:val="21"/>
                <w:lang w:eastAsia="zh-CN"/>
              </w:rPr>
            </w:pPr>
            <w:r w:rsidRPr="00EF4795">
              <w:rPr>
                <w:rFonts w:cs="Arial" w:hint="eastAsia"/>
                <w:spacing w:val="-1"/>
                <w:szCs w:val="21"/>
                <w:lang w:eastAsia="zh-CN"/>
              </w:rPr>
              <w:t>13.5V</w:t>
            </w:r>
          </w:p>
        </w:tc>
        <w:tc>
          <w:tcPr>
            <w:tcW w:w="1817" w:type="dxa"/>
            <w:shd w:val="clear" w:color="auto" w:fill="auto"/>
          </w:tcPr>
          <w:p w:rsidR="00A84BC3" w:rsidRPr="00EF4795" w:rsidRDefault="00A84BC3" w:rsidP="00E81EFA">
            <w:pPr>
              <w:autoSpaceDE w:val="0"/>
              <w:autoSpaceDN w:val="0"/>
              <w:adjustRightInd w:val="0"/>
              <w:spacing w:before="16" w:line="24" w:lineRule="atLeast"/>
              <w:rPr>
                <w:rFonts w:cs="Arial"/>
                <w:spacing w:val="-1"/>
                <w:szCs w:val="21"/>
              </w:rPr>
            </w:pPr>
          </w:p>
        </w:tc>
      </w:tr>
      <w:tr w:rsidR="000A48EF" w:rsidRPr="00A808B2" w:rsidTr="000A48EF">
        <w:tc>
          <w:tcPr>
            <w:tcW w:w="1487" w:type="dxa"/>
            <w:shd w:val="clear" w:color="auto" w:fill="auto"/>
          </w:tcPr>
          <w:p w:rsidR="000A48EF" w:rsidRPr="00EF4795" w:rsidRDefault="000A48EF" w:rsidP="00E81EFA">
            <w:pPr>
              <w:widowControl w:val="0"/>
              <w:autoSpaceDE w:val="0"/>
              <w:autoSpaceDN w:val="0"/>
              <w:adjustRightInd w:val="0"/>
              <w:spacing w:before="16" w:line="24" w:lineRule="atLeast"/>
              <w:rPr>
                <w:rFonts w:cs="Arial" w:hint="eastAsia"/>
                <w:spacing w:val="-1"/>
                <w:kern w:val="2"/>
                <w:sz w:val="21"/>
                <w:szCs w:val="21"/>
                <w:lang w:eastAsia="zh-CN"/>
              </w:rPr>
            </w:pPr>
            <w:r w:rsidRPr="00EF4795">
              <w:rPr>
                <w:rFonts w:cs="Arial"/>
                <w:spacing w:val="-1"/>
                <w:szCs w:val="21"/>
              </w:rPr>
              <w:t xml:space="preserve">Block Pin </w:t>
            </w:r>
            <w:r w:rsidRPr="00EF4795">
              <w:rPr>
                <w:rFonts w:cs="Arial" w:hint="eastAsia"/>
                <w:spacing w:val="-1"/>
                <w:szCs w:val="21"/>
                <w:lang w:eastAsia="zh-CN"/>
              </w:rPr>
              <w:t>2</w:t>
            </w:r>
          </w:p>
        </w:tc>
        <w:tc>
          <w:tcPr>
            <w:tcW w:w="1498" w:type="dxa"/>
            <w:shd w:val="clear" w:color="auto" w:fill="auto"/>
          </w:tcPr>
          <w:p w:rsidR="000A48EF" w:rsidRPr="00EF4795" w:rsidRDefault="000A48EF" w:rsidP="00E81EFA">
            <w:pPr>
              <w:widowControl w:val="0"/>
              <w:autoSpaceDE w:val="0"/>
              <w:autoSpaceDN w:val="0"/>
              <w:adjustRightInd w:val="0"/>
              <w:spacing w:before="16" w:line="24" w:lineRule="atLeast"/>
              <w:rPr>
                <w:rFonts w:cs="Arial"/>
                <w:spacing w:val="-1"/>
                <w:kern w:val="2"/>
                <w:sz w:val="21"/>
                <w:szCs w:val="21"/>
              </w:rPr>
            </w:pPr>
            <w:r w:rsidRPr="00EF4795">
              <w:rPr>
                <w:rFonts w:cs="Arial" w:hint="eastAsia"/>
                <w:spacing w:val="-1"/>
                <w:szCs w:val="21"/>
              </w:rPr>
              <w:t>CANH</w:t>
            </w:r>
          </w:p>
        </w:tc>
        <w:tc>
          <w:tcPr>
            <w:tcW w:w="1931" w:type="dxa"/>
            <w:shd w:val="clear" w:color="auto" w:fill="auto"/>
          </w:tcPr>
          <w:p w:rsidR="000A48EF" w:rsidRPr="00EF4795" w:rsidRDefault="000A48EF" w:rsidP="00E81EFA">
            <w:pPr>
              <w:widowControl w:val="0"/>
              <w:autoSpaceDE w:val="0"/>
              <w:autoSpaceDN w:val="0"/>
              <w:adjustRightInd w:val="0"/>
              <w:spacing w:before="16" w:line="24" w:lineRule="atLeast"/>
              <w:rPr>
                <w:rFonts w:cs="Arial"/>
                <w:spacing w:val="-1"/>
                <w:kern w:val="2"/>
                <w:sz w:val="21"/>
                <w:szCs w:val="21"/>
              </w:rPr>
            </w:pPr>
            <w:r w:rsidRPr="00EF4795">
              <w:rPr>
                <w:rFonts w:cs="Arial" w:hint="eastAsia"/>
                <w:spacing w:val="-1"/>
                <w:szCs w:val="21"/>
                <w:lang w:eastAsia="zh-CN"/>
              </w:rPr>
              <w:t>P</w:t>
            </w:r>
            <w:r w:rsidRPr="00EF4795">
              <w:rPr>
                <w:rFonts w:cs="Arial" w:hint="eastAsia"/>
                <w:spacing w:val="-1"/>
                <w:szCs w:val="21"/>
              </w:rPr>
              <w:t>CANH</w:t>
            </w:r>
          </w:p>
        </w:tc>
        <w:tc>
          <w:tcPr>
            <w:tcW w:w="1565" w:type="dxa"/>
            <w:shd w:val="clear" w:color="auto" w:fill="auto"/>
          </w:tcPr>
          <w:p w:rsidR="000A48EF" w:rsidRPr="00EF4795" w:rsidRDefault="000A48EF" w:rsidP="00A84BC3">
            <w:pPr>
              <w:spacing w:line="24" w:lineRule="atLeast"/>
              <w:rPr>
                <w:rFonts w:cs="Arial" w:hint="eastAsia"/>
                <w:lang w:eastAsia="zh-CN"/>
              </w:rPr>
            </w:pPr>
            <w:r w:rsidRPr="00EF4795">
              <w:rPr>
                <w:rFonts w:cs="Arial" w:hint="eastAsia"/>
                <w:lang w:eastAsia="zh-CN"/>
              </w:rPr>
              <w:t>F10</w:t>
            </w:r>
            <w:r w:rsidR="00A84BC3" w:rsidRPr="00EF4795">
              <w:rPr>
                <w:rFonts w:cs="Arial" w:hint="eastAsia"/>
                <w:lang w:eastAsia="zh-CN"/>
              </w:rPr>
              <w:t>0</w:t>
            </w:r>
          </w:p>
        </w:tc>
        <w:tc>
          <w:tcPr>
            <w:tcW w:w="1557" w:type="dxa"/>
            <w:shd w:val="clear" w:color="auto" w:fill="auto"/>
          </w:tcPr>
          <w:p w:rsidR="000A48EF" w:rsidRPr="00EF4795" w:rsidRDefault="000A48EF" w:rsidP="00E81EFA">
            <w:pPr>
              <w:autoSpaceDE w:val="0"/>
              <w:autoSpaceDN w:val="0"/>
              <w:adjustRightInd w:val="0"/>
              <w:spacing w:before="16" w:line="24" w:lineRule="atLeast"/>
              <w:rPr>
                <w:rFonts w:cs="Arial"/>
                <w:spacing w:val="-1"/>
                <w:szCs w:val="21"/>
              </w:rPr>
            </w:pPr>
          </w:p>
        </w:tc>
        <w:tc>
          <w:tcPr>
            <w:tcW w:w="1817" w:type="dxa"/>
            <w:shd w:val="clear" w:color="auto" w:fill="auto"/>
          </w:tcPr>
          <w:p w:rsidR="000A48EF" w:rsidRPr="00EF4795" w:rsidRDefault="000A48EF" w:rsidP="00E81EFA">
            <w:pPr>
              <w:autoSpaceDE w:val="0"/>
              <w:autoSpaceDN w:val="0"/>
              <w:adjustRightInd w:val="0"/>
              <w:spacing w:before="16" w:line="24" w:lineRule="atLeast"/>
              <w:rPr>
                <w:rFonts w:cs="Arial"/>
                <w:spacing w:val="-1"/>
                <w:szCs w:val="21"/>
              </w:rPr>
            </w:pPr>
          </w:p>
        </w:tc>
      </w:tr>
      <w:tr w:rsidR="000A48EF" w:rsidRPr="00A808B2" w:rsidTr="000A48EF">
        <w:tc>
          <w:tcPr>
            <w:tcW w:w="1487" w:type="dxa"/>
            <w:shd w:val="clear" w:color="auto" w:fill="auto"/>
          </w:tcPr>
          <w:p w:rsidR="000A48EF" w:rsidRPr="00EF4795" w:rsidRDefault="000A48EF" w:rsidP="00FA0826">
            <w:pPr>
              <w:widowControl w:val="0"/>
              <w:autoSpaceDE w:val="0"/>
              <w:autoSpaceDN w:val="0"/>
              <w:adjustRightInd w:val="0"/>
              <w:spacing w:before="16" w:line="24" w:lineRule="atLeast"/>
              <w:rPr>
                <w:rFonts w:cs="Arial" w:hint="eastAsia"/>
                <w:spacing w:val="-1"/>
                <w:kern w:val="2"/>
                <w:sz w:val="21"/>
                <w:szCs w:val="21"/>
                <w:lang w:eastAsia="zh-CN"/>
              </w:rPr>
            </w:pPr>
            <w:r w:rsidRPr="00EF4795">
              <w:rPr>
                <w:rFonts w:cs="Arial"/>
                <w:spacing w:val="-1"/>
                <w:szCs w:val="21"/>
              </w:rPr>
              <w:t xml:space="preserve">Block Pin </w:t>
            </w:r>
            <w:r w:rsidR="00FA0826">
              <w:rPr>
                <w:rFonts w:cs="Arial" w:hint="eastAsia"/>
                <w:spacing w:val="-1"/>
                <w:szCs w:val="21"/>
                <w:lang w:eastAsia="zh-CN"/>
              </w:rPr>
              <w:t>3</w:t>
            </w:r>
          </w:p>
        </w:tc>
        <w:tc>
          <w:tcPr>
            <w:tcW w:w="1498" w:type="dxa"/>
            <w:shd w:val="clear" w:color="auto" w:fill="auto"/>
          </w:tcPr>
          <w:p w:rsidR="000A48EF" w:rsidRPr="00EF4795" w:rsidRDefault="000A48EF" w:rsidP="00E81EFA">
            <w:pPr>
              <w:widowControl w:val="0"/>
              <w:autoSpaceDE w:val="0"/>
              <w:autoSpaceDN w:val="0"/>
              <w:adjustRightInd w:val="0"/>
              <w:spacing w:before="16" w:line="24" w:lineRule="atLeast"/>
              <w:rPr>
                <w:rFonts w:cs="Arial"/>
                <w:spacing w:val="-1"/>
                <w:kern w:val="2"/>
                <w:sz w:val="21"/>
                <w:szCs w:val="21"/>
              </w:rPr>
            </w:pPr>
            <w:r w:rsidRPr="00EF4795">
              <w:rPr>
                <w:rFonts w:cs="Arial" w:hint="eastAsia"/>
                <w:spacing w:val="-1"/>
                <w:szCs w:val="21"/>
              </w:rPr>
              <w:t>CANL</w:t>
            </w:r>
          </w:p>
        </w:tc>
        <w:tc>
          <w:tcPr>
            <w:tcW w:w="1931" w:type="dxa"/>
            <w:shd w:val="clear" w:color="auto" w:fill="auto"/>
          </w:tcPr>
          <w:p w:rsidR="000A48EF" w:rsidRPr="00EF4795" w:rsidRDefault="000A48EF" w:rsidP="00E81EFA">
            <w:pPr>
              <w:widowControl w:val="0"/>
              <w:autoSpaceDE w:val="0"/>
              <w:autoSpaceDN w:val="0"/>
              <w:adjustRightInd w:val="0"/>
              <w:spacing w:before="16" w:line="24" w:lineRule="atLeast"/>
              <w:rPr>
                <w:rFonts w:cs="Arial"/>
                <w:spacing w:val="-1"/>
                <w:kern w:val="2"/>
                <w:sz w:val="21"/>
                <w:szCs w:val="21"/>
              </w:rPr>
            </w:pPr>
            <w:r w:rsidRPr="00EF4795">
              <w:rPr>
                <w:rFonts w:cs="Arial" w:hint="eastAsia"/>
                <w:spacing w:val="-1"/>
                <w:szCs w:val="21"/>
                <w:lang w:eastAsia="zh-CN"/>
              </w:rPr>
              <w:t>P</w:t>
            </w:r>
            <w:r w:rsidRPr="00EF4795">
              <w:rPr>
                <w:rFonts w:cs="Arial" w:hint="eastAsia"/>
                <w:spacing w:val="-1"/>
                <w:szCs w:val="21"/>
              </w:rPr>
              <w:t>CANL</w:t>
            </w:r>
          </w:p>
        </w:tc>
        <w:tc>
          <w:tcPr>
            <w:tcW w:w="1565" w:type="dxa"/>
            <w:shd w:val="clear" w:color="auto" w:fill="auto"/>
          </w:tcPr>
          <w:p w:rsidR="000A48EF" w:rsidRPr="00EF4795" w:rsidRDefault="000A48EF" w:rsidP="00A84BC3">
            <w:pPr>
              <w:spacing w:line="24" w:lineRule="atLeast"/>
              <w:rPr>
                <w:rFonts w:cs="Arial" w:hint="eastAsia"/>
                <w:lang w:eastAsia="zh-CN"/>
              </w:rPr>
            </w:pPr>
            <w:r w:rsidRPr="00EF4795">
              <w:rPr>
                <w:rFonts w:cs="Arial" w:hint="eastAsia"/>
                <w:lang w:eastAsia="zh-CN"/>
              </w:rPr>
              <w:t>F10</w:t>
            </w:r>
            <w:r w:rsidR="00A84BC3" w:rsidRPr="00EF4795">
              <w:rPr>
                <w:rFonts w:cs="Arial" w:hint="eastAsia"/>
                <w:lang w:eastAsia="zh-CN"/>
              </w:rPr>
              <w:t>1</w:t>
            </w:r>
          </w:p>
        </w:tc>
        <w:tc>
          <w:tcPr>
            <w:tcW w:w="1557" w:type="dxa"/>
            <w:shd w:val="clear" w:color="auto" w:fill="auto"/>
          </w:tcPr>
          <w:p w:rsidR="000A48EF" w:rsidRPr="00EF4795" w:rsidRDefault="000A48EF" w:rsidP="00E81EFA">
            <w:pPr>
              <w:autoSpaceDE w:val="0"/>
              <w:autoSpaceDN w:val="0"/>
              <w:adjustRightInd w:val="0"/>
              <w:spacing w:before="16" w:line="24" w:lineRule="atLeast"/>
              <w:rPr>
                <w:rFonts w:cs="Arial"/>
                <w:spacing w:val="-1"/>
                <w:szCs w:val="21"/>
              </w:rPr>
            </w:pPr>
          </w:p>
        </w:tc>
        <w:tc>
          <w:tcPr>
            <w:tcW w:w="1817" w:type="dxa"/>
            <w:shd w:val="clear" w:color="auto" w:fill="auto"/>
          </w:tcPr>
          <w:p w:rsidR="000A48EF" w:rsidRPr="00EF4795" w:rsidRDefault="000A48EF" w:rsidP="00E81EFA">
            <w:pPr>
              <w:autoSpaceDE w:val="0"/>
              <w:autoSpaceDN w:val="0"/>
              <w:adjustRightInd w:val="0"/>
              <w:spacing w:before="16" w:line="24" w:lineRule="atLeast"/>
              <w:rPr>
                <w:rFonts w:cs="Arial"/>
                <w:spacing w:val="-1"/>
                <w:szCs w:val="21"/>
              </w:rPr>
            </w:pPr>
          </w:p>
        </w:tc>
      </w:tr>
    </w:tbl>
    <w:p w:rsidR="00482D66" w:rsidRDefault="00482D66" w:rsidP="006D5B51">
      <w:pPr>
        <w:autoSpaceDE w:val="0"/>
        <w:autoSpaceDN w:val="0"/>
        <w:adjustRightInd w:val="0"/>
        <w:spacing w:before="16" w:line="24" w:lineRule="atLeast"/>
        <w:rPr>
          <w:rFonts w:cs="Arial" w:hint="eastAsia"/>
          <w:spacing w:val="-1"/>
          <w:szCs w:val="21"/>
          <w:lang w:eastAsia="zh-CN"/>
        </w:rPr>
      </w:pPr>
    </w:p>
    <w:p w:rsidR="006D5B51" w:rsidRDefault="006D5B51" w:rsidP="006D5B51">
      <w:pPr>
        <w:autoSpaceDE w:val="0"/>
        <w:autoSpaceDN w:val="0"/>
        <w:adjustRightInd w:val="0"/>
        <w:spacing w:before="16" w:line="24" w:lineRule="atLeast"/>
        <w:rPr>
          <w:rFonts w:cs="Arial" w:hint="eastAsia"/>
          <w:spacing w:val="-1"/>
          <w:szCs w:val="21"/>
        </w:rPr>
      </w:pPr>
      <w:r w:rsidRPr="00DB4EB7">
        <w:rPr>
          <w:rFonts w:cs="Arial"/>
          <w:spacing w:val="-1"/>
          <w:szCs w:val="21"/>
        </w:rPr>
        <w:t>• TT</w:t>
      </w:r>
      <w:r>
        <w:rPr>
          <w:rFonts w:cs="Arial" w:hint="eastAsia"/>
          <w:spacing w:val="-1"/>
          <w:szCs w:val="21"/>
        </w:rPr>
        <w:t>1</w:t>
      </w:r>
      <w:r w:rsidRPr="00DB4EB7">
        <w:rPr>
          <w:rFonts w:cs="Arial"/>
          <w:spacing w:val="-1"/>
          <w:szCs w:val="21"/>
        </w:rPr>
        <w:t xml:space="preserve"> – </w:t>
      </w:r>
      <w:r>
        <w:rPr>
          <w:rFonts w:cs="Arial" w:hint="eastAsia"/>
          <w:spacing w:val="-1"/>
          <w:szCs w:val="21"/>
        </w:rPr>
        <w:t>Read out the data</w:t>
      </w:r>
    </w:p>
    <w:p w:rsidR="006D5B51" w:rsidRPr="00B0683F" w:rsidRDefault="006D5B51" w:rsidP="00B0683F">
      <w:pPr>
        <w:pStyle w:val="3"/>
        <w:numPr>
          <w:ilvl w:val="0"/>
          <w:numId w:val="0"/>
        </w:numPr>
        <w:rPr>
          <w:rFonts w:ascii="Times New Roman" w:hAnsi="Times New Roman" w:cs="Arial" w:hint="eastAsia"/>
          <w:spacing w:val="-1"/>
          <w:sz w:val="20"/>
          <w:szCs w:val="21"/>
          <w:lang w:val="en-US" w:eastAsia="zh-CN"/>
        </w:rPr>
      </w:pPr>
      <w:r w:rsidRPr="00B0683F">
        <w:rPr>
          <w:rFonts w:ascii="Times New Roman" w:hAnsi="Times New Roman" w:cs="Arial"/>
          <w:spacing w:val="-1"/>
          <w:sz w:val="20"/>
          <w:szCs w:val="21"/>
          <w:lang w:val="en-US"/>
        </w:rPr>
        <w:t xml:space="preserve">Refer to </w:t>
      </w:r>
      <w:r w:rsidR="00B0683F">
        <w:rPr>
          <w:rFonts w:ascii="Times New Roman" w:hAnsi="Times New Roman" w:cs="Arial"/>
          <w:spacing w:val="-1"/>
          <w:sz w:val="20"/>
          <w:szCs w:val="21"/>
          <w:lang w:val="en-US" w:eastAsia="zh-CN"/>
        </w:rPr>
        <w:t>“</w:t>
      </w:r>
      <w:r w:rsidR="00B0683F" w:rsidRPr="00B0683F">
        <w:rPr>
          <w:rFonts w:ascii="Times New Roman" w:hAnsi="Times New Roman" w:cs="Arial"/>
          <w:spacing w:val="-1"/>
          <w:sz w:val="20"/>
          <w:szCs w:val="21"/>
          <w:lang w:val="en-US"/>
        </w:rPr>
        <w:t>Read Memory by Address</w:t>
      </w:r>
      <w:r w:rsidR="00B0683F">
        <w:rPr>
          <w:rFonts w:ascii="Times New Roman" w:hAnsi="Times New Roman" w:cs="Arial"/>
          <w:spacing w:val="-1"/>
          <w:sz w:val="20"/>
          <w:szCs w:val="21"/>
          <w:lang w:val="en-US" w:eastAsia="zh-CN"/>
        </w:rPr>
        <w:t>”</w:t>
      </w:r>
    </w:p>
    <w:p w:rsidR="006D5B51" w:rsidRPr="00DB4EB7" w:rsidRDefault="006D5B51" w:rsidP="006D5B51">
      <w:pPr>
        <w:autoSpaceDE w:val="0"/>
        <w:autoSpaceDN w:val="0"/>
        <w:adjustRightInd w:val="0"/>
        <w:spacing w:before="16" w:line="24" w:lineRule="atLeast"/>
        <w:rPr>
          <w:rFonts w:cs="Arial" w:hint="eastAsia"/>
          <w:spacing w:val="-1"/>
          <w:szCs w:val="21"/>
        </w:rPr>
      </w:pPr>
      <w:r w:rsidRPr="00DB4EB7">
        <w:rPr>
          <w:rFonts w:cs="Arial"/>
          <w:spacing w:val="-1"/>
          <w:szCs w:val="21"/>
        </w:rPr>
        <w:t>• TT</w:t>
      </w:r>
      <w:r>
        <w:rPr>
          <w:rFonts w:cs="Arial" w:hint="eastAsia"/>
          <w:spacing w:val="-1"/>
          <w:szCs w:val="21"/>
        </w:rPr>
        <w:t>2</w:t>
      </w:r>
      <w:r w:rsidRPr="00DB4EB7">
        <w:rPr>
          <w:rFonts w:cs="Arial"/>
          <w:spacing w:val="-1"/>
          <w:szCs w:val="21"/>
        </w:rPr>
        <w:t xml:space="preserve"> – </w:t>
      </w:r>
      <w:r>
        <w:rPr>
          <w:rFonts w:cs="Arial" w:hint="eastAsia"/>
          <w:spacing w:val="-1"/>
          <w:szCs w:val="21"/>
        </w:rPr>
        <w:t>check the data</w:t>
      </w:r>
    </w:p>
    <w:p w:rsidR="006D5B51" w:rsidRPr="00DB4EB7" w:rsidRDefault="006D5B51" w:rsidP="006D5B51">
      <w:pPr>
        <w:autoSpaceDE w:val="0"/>
        <w:autoSpaceDN w:val="0"/>
        <w:adjustRightInd w:val="0"/>
        <w:spacing w:before="16" w:line="24" w:lineRule="atLeast"/>
        <w:rPr>
          <w:rFonts w:cs="Arial" w:hint="eastAsia"/>
          <w:spacing w:val="-1"/>
          <w:szCs w:val="21"/>
        </w:rPr>
      </w:pPr>
      <w:r w:rsidRPr="003C1276">
        <w:rPr>
          <w:rFonts w:cs="Arial"/>
        </w:rPr>
        <w:t>Refer to</w:t>
      </w:r>
      <w:r>
        <w:rPr>
          <w:rFonts w:cs="Arial" w:hint="eastAsia"/>
          <w:spacing w:val="-1"/>
          <w:szCs w:val="21"/>
        </w:rPr>
        <w:t xml:space="preserve">  &lt;</w:t>
      </w:r>
      <w:r w:rsidR="0053599D" w:rsidRPr="0053599D">
        <w:t xml:space="preserve"> </w:t>
      </w:r>
      <w:r w:rsidR="0053599D" w:rsidRPr="0053599D">
        <w:rPr>
          <w:rFonts w:cs="Arial"/>
          <w:spacing w:val="-1"/>
          <w:szCs w:val="21"/>
        </w:rPr>
        <w:t>EASTONE_EL_ET_CAR_ID5027-88Y_</w:t>
      </w:r>
      <w:r w:rsidR="0053599D">
        <w:rPr>
          <w:rFonts w:cs="Arial" w:hint="eastAsia"/>
          <w:spacing w:val="-1"/>
          <w:szCs w:val="21"/>
          <w:lang w:eastAsia="zh-CN"/>
        </w:rPr>
        <w:t>XXXX</w:t>
      </w:r>
      <w:r w:rsidR="0053599D" w:rsidRPr="0053599D">
        <w:rPr>
          <w:rFonts w:cs="Arial"/>
          <w:spacing w:val="-1"/>
          <w:szCs w:val="21"/>
        </w:rPr>
        <w:t>_0x</w:t>
      </w:r>
      <w:r w:rsidR="0053599D">
        <w:rPr>
          <w:rFonts w:cs="Arial" w:hint="eastAsia"/>
          <w:spacing w:val="-1"/>
          <w:szCs w:val="21"/>
          <w:lang w:eastAsia="zh-CN"/>
        </w:rPr>
        <w:t>XXXX</w:t>
      </w:r>
      <w:r w:rsidR="0053599D" w:rsidRPr="0053599D">
        <w:rPr>
          <w:rFonts w:cs="Arial"/>
          <w:spacing w:val="-1"/>
          <w:szCs w:val="21"/>
        </w:rPr>
        <w:t>_</w:t>
      </w:r>
      <w:r w:rsidR="0053599D">
        <w:rPr>
          <w:rFonts w:cs="Arial" w:hint="eastAsia"/>
          <w:spacing w:val="-1"/>
          <w:szCs w:val="21"/>
          <w:lang w:eastAsia="zh-CN"/>
        </w:rPr>
        <w:t>XX</w:t>
      </w:r>
      <w:r w:rsidR="0053599D" w:rsidRPr="0053599D">
        <w:rPr>
          <w:rFonts w:cs="Arial"/>
          <w:spacing w:val="-1"/>
          <w:szCs w:val="21"/>
        </w:rPr>
        <w:t>_EEPROMDataV</w:t>
      </w:r>
      <w:r w:rsidR="0053599D">
        <w:rPr>
          <w:rFonts w:cs="Arial" w:hint="eastAsia"/>
          <w:spacing w:val="-1"/>
          <w:szCs w:val="21"/>
          <w:lang w:eastAsia="zh-CN"/>
        </w:rPr>
        <w:t>XX</w:t>
      </w:r>
      <w:r w:rsidR="0053599D" w:rsidRPr="0053599D">
        <w:rPr>
          <w:rFonts w:cs="Arial"/>
          <w:spacing w:val="-1"/>
          <w:szCs w:val="21"/>
        </w:rPr>
        <w:t>.Hex</w:t>
      </w:r>
      <w:r w:rsidR="009E7838" w:rsidRPr="009E7838">
        <w:rPr>
          <w:rFonts w:cs="Arial"/>
          <w:color w:val="0000FF"/>
          <w:spacing w:val="-1"/>
          <w:szCs w:val="21"/>
        </w:rPr>
        <w:t xml:space="preserve"> </w:t>
      </w:r>
      <w:r>
        <w:rPr>
          <w:rFonts w:cs="Arial" w:hint="eastAsia"/>
          <w:spacing w:val="-1"/>
          <w:szCs w:val="21"/>
        </w:rPr>
        <w:t>&gt;</w:t>
      </w:r>
    </w:p>
    <w:p w:rsidR="00A70796" w:rsidRPr="0053599D" w:rsidRDefault="00A70796" w:rsidP="002559E9">
      <w:pPr>
        <w:rPr>
          <w:rFonts w:hint="eastAsia"/>
          <w:b/>
          <w:color w:val="000000"/>
          <w:lang w:eastAsia="zh-CN"/>
        </w:rPr>
      </w:pPr>
    </w:p>
    <w:sectPr w:rsidR="00A70796" w:rsidRPr="0053599D" w:rsidSect="00AB2B09">
      <w:headerReference w:type="default" r:id="rId45"/>
      <w:footerReference w:type="default" r:id="rId46"/>
      <w:pgSz w:w="11907" w:h="16840" w:code="9"/>
      <w:pgMar w:top="1440" w:right="1134" w:bottom="1418" w:left="1134" w:header="720" w:footer="289"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1BF4" w:rsidRDefault="00E01BF4">
      <w:r>
        <w:separator/>
      </w:r>
    </w:p>
  </w:endnote>
  <w:endnote w:type="continuationSeparator" w:id="0">
    <w:p w:rsidR="00E01BF4" w:rsidRDefault="00E01B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Helvetica-Narrow">
    <w:altName w:val="Arial Narrow"/>
    <w:panose1 w:val="00000000000000000000"/>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3801"/>
      <w:gridCol w:w="2048"/>
      <w:gridCol w:w="3800"/>
    </w:tblGrid>
    <w:tr w:rsidR="00176166" w:rsidRPr="00CF58C9" w:rsidTr="00CF58C9">
      <w:tblPrEx>
        <w:tblCellMar>
          <w:top w:w="0" w:type="dxa"/>
          <w:left w:w="0" w:type="dxa"/>
          <w:bottom w:w="0" w:type="dxa"/>
          <w:right w:w="0" w:type="dxa"/>
        </w:tblCellMar>
      </w:tblPrEx>
      <w:trPr>
        <w:cantSplit/>
        <w:trHeight w:val="439"/>
      </w:trPr>
      <w:tc>
        <w:tcPr>
          <w:tcW w:w="1970" w:type="pct"/>
          <w:tcBorders>
            <w:right w:val="single" w:sz="4" w:space="0" w:color="auto"/>
          </w:tcBorders>
          <w:vAlign w:val="center"/>
        </w:tcPr>
        <w:p w:rsidR="00176166" w:rsidRPr="00CF58C9" w:rsidRDefault="00176166" w:rsidP="0062647B">
          <w:pPr>
            <w:pStyle w:val="a6"/>
            <w:rPr>
              <w:rFonts w:ascii="Arial" w:hAnsi="Arial" w:cs="Arial" w:hint="eastAsia"/>
              <w:sz w:val="16"/>
              <w:szCs w:val="16"/>
              <w:lang w:eastAsia="zh-CN"/>
            </w:rPr>
          </w:pPr>
          <w:r w:rsidRPr="00CF58C9">
            <w:rPr>
              <w:rFonts w:ascii="Arial" w:hAnsi="Arial" w:cs="Arial"/>
              <w:sz w:val="16"/>
              <w:szCs w:val="16"/>
              <w:lang w:eastAsia="zh-CN"/>
            </w:rPr>
            <w:t>T</w:t>
          </w:r>
          <w:r>
            <w:rPr>
              <w:rFonts w:ascii="Arial" w:hAnsi="Arial" w:cs="Arial"/>
              <w:sz w:val="16"/>
              <w:szCs w:val="16"/>
              <w:lang w:eastAsia="zh-CN"/>
            </w:rPr>
            <w:t>emplate</w:t>
          </w:r>
          <w:r>
            <w:rPr>
              <w:rFonts w:ascii="Arial" w:hAnsi="Arial" w:cs="Arial" w:hint="eastAsia"/>
              <w:sz w:val="16"/>
              <w:szCs w:val="16"/>
              <w:lang w:eastAsia="zh-CN"/>
            </w:rPr>
            <w:t xml:space="preserve"> </w:t>
          </w:r>
          <w:r w:rsidRPr="00CF58C9">
            <w:rPr>
              <w:rFonts w:ascii="Arial" w:hAnsi="Arial" w:cs="Arial"/>
              <w:sz w:val="16"/>
              <w:szCs w:val="16"/>
              <w:lang w:eastAsia="zh-CN"/>
            </w:rPr>
            <w:t>ID</w:t>
          </w:r>
          <w:r w:rsidRPr="00CF58C9">
            <w:rPr>
              <w:rFonts w:ascii="Arial" w:cs="Arial"/>
              <w:sz w:val="16"/>
              <w:szCs w:val="16"/>
              <w:lang w:eastAsia="zh-CN"/>
            </w:rPr>
            <w:t>：</w:t>
          </w:r>
          <w:r>
            <w:rPr>
              <w:rFonts w:ascii="Arial" w:cs="Arial" w:hint="eastAsia"/>
              <w:sz w:val="16"/>
              <w:szCs w:val="16"/>
              <w:lang w:eastAsia="zh-CN"/>
            </w:rPr>
            <w:t>PLC-T-CC_R&amp;D-007-01.a01</w:t>
          </w:r>
        </w:p>
      </w:tc>
      <w:tc>
        <w:tcPr>
          <w:tcW w:w="1061" w:type="pct"/>
          <w:tcBorders>
            <w:left w:val="single" w:sz="4" w:space="0" w:color="auto"/>
            <w:right w:val="single" w:sz="4" w:space="0" w:color="auto"/>
          </w:tcBorders>
          <w:vAlign w:val="center"/>
        </w:tcPr>
        <w:p w:rsidR="00176166" w:rsidRPr="00CF58C9" w:rsidRDefault="00176166" w:rsidP="00A90A41">
          <w:pPr>
            <w:pStyle w:val="a6"/>
            <w:jc w:val="center"/>
            <w:rPr>
              <w:rFonts w:ascii="Arial" w:hAnsi="Arial" w:cs="Arial"/>
            </w:rPr>
          </w:pPr>
          <w:r w:rsidRPr="00CF58C9">
            <w:rPr>
              <w:rFonts w:ascii="Arial" w:hAnsi="Arial" w:cs="Arial"/>
              <w:b/>
            </w:rPr>
            <w:fldChar w:fldCharType="begin"/>
          </w:r>
          <w:r w:rsidRPr="00CF58C9">
            <w:rPr>
              <w:rFonts w:ascii="Arial" w:hAnsi="Arial" w:cs="Arial"/>
              <w:b/>
            </w:rPr>
            <w:instrText xml:space="preserve">PAGE </w:instrText>
          </w:r>
          <w:r w:rsidRPr="00CF58C9">
            <w:rPr>
              <w:rFonts w:ascii="Arial" w:hAnsi="Arial" w:cs="Arial"/>
              <w:b/>
            </w:rPr>
            <w:fldChar w:fldCharType="separate"/>
          </w:r>
          <w:r w:rsidR="00F23354">
            <w:rPr>
              <w:rFonts w:ascii="Arial" w:hAnsi="Arial" w:cs="Arial"/>
              <w:b/>
              <w:noProof/>
            </w:rPr>
            <w:t>1</w:t>
          </w:r>
          <w:r w:rsidRPr="00CF58C9">
            <w:rPr>
              <w:rFonts w:ascii="Arial" w:hAnsi="Arial" w:cs="Arial"/>
              <w:b/>
            </w:rPr>
            <w:fldChar w:fldCharType="end"/>
          </w:r>
          <w:r w:rsidRPr="00CF58C9">
            <w:rPr>
              <w:rFonts w:ascii="Arial" w:hAnsi="Arial" w:cs="Arial"/>
              <w:b/>
            </w:rPr>
            <w:t xml:space="preserve"> / </w:t>
          </w:r>
          <w:r w:rsidRPr="00CF58C9">
            <w:rPr>
              <w:rFonts w:ascii="Arial" w:hAnsi="Arial" w:cs="Arial"/>
              <w:b/>
            </w:rPr>
            <w:fldChar w:fldCharType="begin"/>
          </w:r>
          <w:r w:rsidRPr="00CF58C9">
            <w:rPr>
              <w:rFonts w:ascii="Arial" w:hAnsi="Arial" w:cs="Arial"/>
              <w:b/>
            </w:rPr>
            <w:instrText xml:space="preserve">NUMPAGES </w:instrText>
          </w:r>
          <w:r w:rsidRPr="00CF58C9">
            <w:rPr>
              <w:rFonts w:ascii="Arial" w:hAnsi="Arial" w:cs="Arial"/>
              <w:b/>
            </w:rPr>
            <w:fldChar w:fldCharType="separate"/>
          </w:r>
          <w:r w:rsidR="00F23354">
            <w:rPr>
              <w:rFonts w:ascii="Arial" w:hAnsi="Arial" w:cs="Arial"/>
              <w:b/>
              <w:noProof/>
            </w:rPr>
            <w:t>36</w:t>
          </w:r>
          <w:r w:rsidRPr="00CF58C9">
            <w:rPr>
              <w:rFonts w:ascii="Arial" w:hAnsi="Arial" w:cs="Arial"/>
              <w:b/>
            </w:rPr>
            <w:fldChar w:fldCharType="end"/>
          </w:r>
        </w:p>
      </w:tc>
      <w:tc>
        <w:tcPr>
          <w:tcW w:w="1970" w:type="pct"/>
          <w:tcBorders>
            <w:left w:val="single" w:sz="4" w:space="0" w:color="auto"/>
          </w:tcBorders>
          <w:vAlign w:val="center"/>
        </w:tcPr>
        <w:p w:rsidR="00176166" w:rsidRPr="00CF58C9" w:rsidRDefault="00176166" w:rsidP="00A90A41">
          <w:pPr>
            <w:pStyle w:val="a6"/>
            <w:jc w:val="right"/>
            <w:rPr>
              <w:rFonts w:ascii="Arial" w:hAnsi="Arial" w:cs="Arial"/>
              <w:b/>
              <w:sz w:val="16"/>
              <w:szCs w:val="16"/>
            </w:rPr>
          </w:pPr>
          <w:r w:rsidRPr="00CF58C9">
            <w:rPr>
              <w:rFonts w:ascii="Arial" w:hAnsi="Arial" w:cs="Arial"/>
              <w:sz w:val="16"/>
              <w:szCs w:val="16"/>
            </w:rPr>
            <w:t>For internal use only</w:t>
          </w:r>
        </w:p>
      </w:tc>
    </w:tr>
  </w:tbl>
  <w:p w:rsidR="00176166" w:rsidRPr="00CB35C0" w:rsidRDefault="00176166" w:rsidP="00CB35C0">
    <w:pPr>
      <w:pStyle w:val="a6"/>
      <w:jc w:val="center"/>
      <w:rPr>
        <w:b/>
        <w:color w:val="3366FF"/>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1BF4" w:rsidRDefault="00E01BF4">
      <w:r>
        <w:separator/>
      </w:r>
    </w:p>
  </w:footnote>
  <w:footnote w:type="continuationSeparator" w:id="0">
    <w:p w:rsidR="00E01BF4" w:rsidRDefault="00E01BF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344"/>
      <w:gridCol w:w="5813"/>
      <w:gridCol w:w="1492"/>
    </w:tblGrid>
    <w:tr w:rsidR="00176166" w:rsidRPr="00CF58C9" w:rsidTr="00F93634">
      <w:tblPrEx>
        <w:tblCellMar>
          <w:top w:w="0" w:type="dxa"/>
          <w:left w:w="0" w:type="dxa"/>
          <w:bottom w:w="0" w:type="dxa"/>
          <w:right w:w="0" w:type="dxa"/>
        </w:tblCellMar>
      </w:tblPrEx>
      <w:trPr>
        <w:cantSplit/>
        <w:trHeight w:val="709"/>
      </w:trPr>
      <w:tc>
        <w:tcPr>
          <w:tcW w:w="1215" w:type="pct"/>
          <w:tcBorders>
            <w:right w:val="single" w:sz="4" w:space="0" w:color="auto"/>
          </w:tcBorders>
          <w:vAlign w:val="center"/>
        </w:tcPr>
        <w:p w:rsidR="00176166" w:rsidRPr="00CF58C9" w:rsidRDefault="00176166" w:rsidP="00F93634">
          <w:pPr>
            <w:pStyle w:val="a5"/>
            <w:tabs>
              <w:tab w:val="center" w:pos="0"/>
              <w:tab w:val="left" w:pos="2092"/>
              <w:tab w:val="left" w:pos="3969"/>
            </w:tabs>
            <w:ind w:left="-142" w:right="180" w:firstLine="142"/>
            <w:rPr>
              <w:rFonts w:ascii="Arial" w:hAnsi="Arial" w:cs="Arial" w:hint="eastAsia"/>
              <w:b/>
              <w:lang w:eastAsia="zh-CN"/>
            </w:rPr>
          </w:pPr>
          <w:r w:rsidRPr="00365942">
            <w:rPr>
              <w:noProof/>
              <w:lang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i1028" type="#_x0000_t75" style="width:104.8pt;height:31.7pt;visibility:visible">
                <v:imagedata r:id="rId1" o:title="德赛西威logo中英文组合（标准色)"/>
              </v:shape>
            </w:pict>
          </w:r>
        </w:p>
      </w:tc>
      <w:tc>
        <w:tcPr>
          <w:tcW w:w="3012" w:type="pct"/>
          <w:tcBorders>
            <w:left w:val="single" w:sz="4" w:space="0" w:color="auto"/>
            <w:right w:val="single" w:sz="4" w:space="0" w:color="auto"/>
          </w:tcBorders>
          <w:vAlign w:val="center"/>
        </w:tcPr>
        <w:p w:rsidR="00176166" w:rsidRDefault="00176166" w:rsidP="004117B9">
          <w:pPr>
            <w:pStyle w:val="a5"/>
            <w:tabs>
              <w:tab w:val="center" w:pos="0"/>
              <w:tab w:val="left" w:pos="1984"/>
              <w:tab w:val="left" w:pos="3969"/>
            </w:tabs>
            <w:ind w:right="284"/>
            <w:jc w:val="center"/>
            <w:rPr>
              <w:rFonts w:ascii="Arial" w:hAnsi="Arial" w:cs="Arial" w:hint="eastAsia"/>
              <w:b/>
              <w:bCs/>
              <w:lang w:eastAsia="zh-CN"/>
            </w:rPr>
          </w:pPr>
          <w:r>
            <w:rPr>
              <w:rFonts w:ascii="Arial" w:hAnsi="Arial" w:cs="Arial"/>
              <w:b/>
              <w:bCs/>
              <w:lang w:eastAsia="zh-CN"/>
            </w:rPr>
            <w:t>Product Test Specification</w:t>
          </w:r>
        </w:p>
        <w:p w:rsidR="00176166" w:rsidRPr="00E15AB5" w:rsidRDefault="00176166" w:rsidP="004A0FE7">
          <w:pPr>
            <w:pStyle w:val="a5"/>
            <w:tabs>
              <w:tab w:val="center" w:pos="0"/>
              <w:tab w:val="left" w:pos="1984"/>
              <w:tab w:val="left" w:pos="3969"/>
            </w:tabs>
            <w:ind w:right="284"/>
            <w:jc w:val="center"/>
            <w:rPr>
              <w:rFonts w:ascii="Arial" w:hAnsi="Arial" w:cs="Arial" w:hint="eastAsia"/>
              <w:b/>
              <w:bCs/>
              <w:lang w:eastAsia="zh-CN"/>
            </w:rPr>
          </w:pPr>
          <w:r w:rsidRPr="004A0FE7">
            <w:rPr>
              <w:rFonts w:ascii="Arial" w:hAnsi="Arial" w:cs="Arial" w:hint="eastAsia"/>
              <w:b/>
              <w:bCs/>
              <w:lang w:eastAsia="zh-CN"/>
            </w:rPr>
            <w:t>EL/ET CAR</w:t>
          </w:r>
          <w:r>
            <w:rPr>
              <w:rFonts w:ascii="Arial" w:hAnsi="Arial" w:cs="Arial" w:hint="eastAsia"/>
              <w:b/>
              <w:bCs/>
              <w:lang w:eastAsia="zh-CN"/>
            </w:rPr>
            <w:t xml:space="preserve"> ID5027/88Y</w:t>
          </w:r>
        </w:p>
      </w:tc>
      <w:tc>
        <w:tcPr>
          <w:tcW w:w="773" w:type="pct"/>
          <w:tcBorders>
            <w:left w:val="single" w:sz="4" w:space="0" w:color="auto"/>
          </w:tcBorders>
          <w:vAlign w:val="center"/>
        </w:tcPr>
        <w:p w:rsidR="00176166" w:rsidRPr="00472A59" w:rsidRDefault="00176166" w:rsidP="00A90A41">
          <w:pPr>
            <w:pStyle w:val="a5"/>
            <w:tabs>
              <w:tab w:val="center" w:pos="0"/>
              <w:tab w:val="left" w:pos="2092"/>
              <w:tab w:val="left" w:pos="3969"/>
            </w:tabs>
            <w:ind w:left="-142" w:right="180" w:firstLine="142"/>
            <w:jc w:val="center"/>
            <w:rPr>
              <w:rFonts w:ascii="Arial" w:hAnsi="Arial" w:cs="Arial"/>
              <w:b/>
              <w:lang w:eastAsia="zh-CN"/>
            </w:rPr>
          </w:pPr>
          <w:r>
            <w:rPr>
              <w:rFonts w:ascii="Arial" w:hAnsi="Arial" w:cs="Arial" w:hint="eastAsia"/>
              <w:b/>
              <w:lang w:eastAsia="zh-CN"/>
            </w:rPr>
            <w:t>BIC_R&amp;D</w:t>
          </w:r>
        </w:p>
      </w:tc>
    </w:tr>
  </w:tbl>
  <w:p w:rsidR="00176166" w:rsidRDefault="00176166" w:rsidP="00F906E2">
    <w:pPr>
      <w:pStyle w:val="a5"/>
      <w:rPr>
        <w:rFonts w:hint="eastAsia"/>
      </w:rPr>
    </w:pP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75F815D6"/>
    <w:lvl w:ilvl="0">
      <w:start w:val="1"/>
      <w:numFmt w:val="bullet"/>
      <w:pStyle w:val="a"/>
      <w:lvlText w:val=""/>
      <w:lvlJc w:val="left"/>
      <w:pPr>
        <w:tabs>
          <w:tab w:val="num" w:pos="360"/>
        </w:tabs>
        <w:ind w:left="360" w:hanging="360"/>
      </w:pPr>
      <w:rPr>
        <w:rFonts w:ascii="Wingdings" w:hAnsi="Wingdings" w:hint="default"/>
      </w:rPr>
    </w:lvl>
  </w:abstractNum>
  <w:abstractNum w:abstractNumId="1">
    <w:nsid w:val="01402B41"/>
    <w:multiLevelType w:val="hybridMultilevel"/>
    <w:tmpl w:val="41B62F3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5D5F32"/>
    <w:multiLevelType w:val="singleLevel"/>
    <w:tmpl w:val="34146EC0"/>
    <w:lvl w:ilvl="0">
      <w:start w:val="1"/>
      <w:numFmt w:val="decimal"/>
      <w:pStyle w:val="Upstream"/>
      <w:lvlText w:val="[U-%1]"/>
      <w:lvlJc w:val="left"/>
      <w:pPr>
        <w:tabs>
          <w:tab w:val="num" w:pos="720"/>
        </w:tabs>
        <w:ind w:left="720" w:hanging="720"/>
      </w:pPr>
      <w:rPr>
        <w:rFonts w:hint="default"/>
      </w:rPr>
    </w:lvl>
  </w:abstractNum>
  <w:abstractNum w:abstractNumId="3">
    <w:nsid w:val="0F421887"/>
    <w:multiLevelType w:val="multilevel"/>
    <w:tmpl w:val="12BE40E6"/>
    <w:lvl w:ilvl="0">
      <w:start w:val="1"/>
      <w:numFmt w:val="decimal"/>
      <w:lvlText w:val="%1"/>
      <w:lvlJc w:val="left"/>
      <w:pPr>
        <w:tabs>
          <w:tab w:val="num" w:pos="432"/>
        </w:tabs>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1116"/>
        </w:tabs>
        <w:ind w:left="1116" w:hanging="576"/>
      </w:pPr>
      <w:rPr>
        <w:rFonts w:hint="eastAsia"/>
        <w:b w:val="0"/>
        <w:i w:val="0"/>
        <w:sz w:val="32"/>
      </w:rPr>
    </w:lvl>
    <w:lvl w:ilvl="2">
      <w:start w:val="1"/>
      <w:numFmt w:val="decimal"/>
      <w:lvlText w:val="%1.%2.%3"/>
      <w:lvlJc w:val="left"/>
      <w:pPr>
        <w:tabs>
          <w:tab w:val="num" w:pos="720"/>
        </w:tabs>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64"/>
        </w:tabs>
        <w:ind w:left="864" w:hanging="864"/>
      </w:pPr>
      <w:rPr>
        <w:rFonts w:hint="eastAsia"/>
        <w:b w:val="0"/>
        <w:i w:val="0"/>
        <w:sz w:val="24"/>
      </w:rPr>
    </w:lvl>
    <w:lvl w:ilvl="4">
      <w:start w:val="1"/>
      <w:numFmt w:val="decimal"/>
      <w:lvlText w:val="%1.%2.%3.%4.%5"/>
      <w:lvlJc w:val="left"/>
      <w:pPr>
        <w:tabs>
          <w:tab w:val="num" w:pos="1008"/>
        </w:tabs>
        <w:ind w:left="1008" w:hanging="1008"/>
      </w:pPr>
      <w:rPr>
        <w:rFonts w:hint="eastAsia"/>
        <w:b/>
        <w:i w:val="0"/>
        <w:sz w:val="22"/>
      </w:rPr>
    </w:lvl>
    <w:lvl w:ilvl="5">
      <w:start w:val="1"/>
      <w:numFmt w:val="decimal"/>
      <w:lvlText w:val="%1.%2.%3.%4.%5.%6"/>
      <w:lvlJc w:val="left"/>
      <w:pPr>
        <w:tabs>
          <w:tab w:val="num" w:pos="1152"/>
        </w:tabs>
        <w:ind w:left="1152" w:hanging="1152"/>
      </w:pPr>
      <w:rPr>
        <w:rFonts w:hint="eastAsia"/>
        <w:b/>
        <w:i w:val="0"/>
        <w:sz w:val="20"/>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
    <w:nsid w:val="27262601"/>
    <w:multiLevelType w:val="hybridMultilevel"/>
    <w:tmpl w:val="64882F7C"/>
    <w:lvl w:ilvl="0" w:tplc="641CE39A">
      <w:start w:val="1"/>
      <w:numFmt w:val="decimal"/>
      <w:lvlText w:val="%1."/>
      <w:lvlJc w:val="left"/>
      <w:pPr>
        <w:tabs>
          <w:tab w:val="num" w:pos="57"/>
        </w:tabs>
        <w:ind w:left="1758" w:hanging="340"/>
      </w:pPr>
      <w:rPr>
        <w:rFonts w:hint="eastAsia"/>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39791BA8"/>
    <w:multiLevelType w:val="hybridMultilevel"/>
    <w:tmpl w:val="7D4A044C"/>
    <w:lvl w:ilvl="0" w:tplc="A2B6D02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7083535"/>
    <w:multiLevelType w:val="hybridMultilevel"/>
    <w:tmpl w:val="716487C4"/>
    <w:lvl w:ilvl="0" w:tplc="4DB0BC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D4762B3"/>
    <w:multiLevelType w:val="hybridMultilevel"/>
    <w:tmpl w:val="31027C5A"/>
    <w:lvl w:ilvl="0" w:tplc="7EC601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1885897"/>
    <w:multiLevelType w:val="multilevel"/>
    <w:tmpl w:val="AB8EEBCC"/>
    <w:lvl w:ilvl="0">
      <w:start w:val="1"/>
      <w:numFmt w:val="decimal"/>
      <w:pStyle w:val="GenRequirement"/>
      <w:lvlText w:val="G%1"/>
      <w:lvlJc w:val="left"/>
      <w:pPr>
        <w:tabs>
          <w:tab w:val="num" w:pos="1080"/>
        </w:tabs>
        <w:ind w:left="1080" w:hanging="1080"/>
      </w:pPr>
      <w:rPr>
        <w:rFonts w:ascii="Arial" w:hAnsi="Arial" w:hint="default"/>
        <w:b/>
        <w:i w:val="0"/>
        <w:color w:val="FF0000"/>
        <w:sz w:val="16"/>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
    <w:nsid w:val="63371167"/>
    <w:multiLevelType w:val="singleLevel"/>
    <w:tmpl w:val="89F6497E"/>
    <w:lvl w:ilvl="0">
      <w:start w:val="3"/>
      <w:numFmt w:val="bullet"/>
      <w:lvlText w:val="-"/>
      <w:lvlJc w:val="left"/>
      <w:pPr>
        <w:tabs>
          <w:tab w:val="num" w:pos="644"/>
        </w:tabs>
        <w:ind w:left="644" w:hanging="360"/>
      </w:pPr>
      <w:rPr>
        <w:rFonts w:ascii="Times New Roman" w:hAnsi="Times New Roman" w:hint="default"/>
      </w:rPr>
    </w:lvl>
  </w:abstractNum>
  <w:abstractNum w:abstractNumId="10">
    <w:nsid w:val="64237208"/>
    <w:multiLevelType w:val="multilevel"/>
    <w:tmpl w:val="F8881F62"/>
    <w:lvl w:ilvl="0">
      <w:start w:val="1"/>
      <w:numFmt w:val="decimal"/>
      <w:pStyle w:val="1"/>
      <w:lvlText w:val="%1"/>
      <w:legacy w:legacy="1" w:legacySpace="0" w:legacyIndent="284"/>
      <w:lvlJc w:val="left"/>
      <w:pPr>
        <w:ind w:left="284" w:hanging="284"/>
      </w:pPr>
    </w:lvl>
    <w:lvl w:ilvl="1">
      <w:start w:val="1"/>
      <w:numFmt w:val="decimal"/>
      <w:pStyle w:val="2"/>
      <w:lvlText w:val="%1.%2"/>
      <w:legacy w:legacy="1" w:legacySpace="144" w:legacyIndent="0"/>
      <w:lvlJc w:val="left"/>
      <w:pPr>
        <w:ind w:left="0" w:firstLine="0"/>
      </w:pPr>
      <w:rPr>
        <w:b w:val="0"/>
        <w:color w:val="auto"/>
      </w:rPr>
    </w:lvl>
    <w:lvl w:ilvl="2">
      <w:start w:val="1"/>
      <w:numFmt w:val="decimal"/>
      <w:pStyle w:val="3"/>
      <w:lvlText w:val="%1.%2.%3"/>
      <w:legacy w:legacy="1" w:legacySpace="144" w:legacyIndent="0"/>
      <w:lvlJc w:val="left"/>
      <w:pPr>
        <w:ind w:left="0" w:firstLine="0"/>
      </w:pPr>
      <w:rPr>
        <w:rFonts w:ascii="Arial" w:hAnsi="Arial" w:cs="Arial" w:hint="default"/>
        <w:b w:val="0"/>
        <w:color w:val="auto"/>
        <w:sz w:val="28"/>
        <w:szCs w:val="28"/>
      </w:rPr>
    </w:lvl>
    <w:lvl w:ilvl="3">
      <w:start w:val="1"/>
      <w:numFmt w:val="decimal"/>
      <w:pStyle w:val="4"/>
      <w:lvlText w:val="%1.%2.%3.%4"/>
      <w:legacy w:legacy="1" w:legacySpace="144" w:legacyIndent="0"/>
      <w:lvlJc w:val="left"/>
      <w:pPr>
        <w:ind w:left="0" w:firstLine="0"/>
      </w:pPr>
      <w:rPr>
        <w:lang w:val="en-US"/>
      </w:rPr>
    </w:lvl>
    <w:lvl w:ilvl="4">
      <w:start w:val="1"/>
      <w:numFmt w:val="decimal"/>
      <w:pStyle w:val="5"/>
      <w:lvlText w:val="%1.%2.%3.%4.%5"/>
      <w:legacy w:legacy="1" w:legacySpace="144" w:legacyIndent="0"/>
      <w:lvlJc w:val="left"/>
      <w:pPr>
        <w:ind w:left="0" w:firstLine="0"/>
      </w:pPr>
    </w:lvl>
    <w:lvl w:ilvl="5">
      <w:start w:val="1"/>
      <w:numFmt w:val="decimal"/>
      <w:pStyle w:val="6"/>
      <w:lvlText w:val="%1.%2.%3.%4.%5.%6"/>
      <w:legacy w:legacy="1" w:legacySpace="144" w:legacyIndent="0"/>
      <w:lvlJc w:val="left"/>
      <w:pPr>
        <w:ind w:left="0" w:firstLine="0"/>
      </w:pPr>
    </w:lvl>
    <w:lvl w:ilvl="6">
      <w:start w:val="1"/>
      <w:numFmt w:val="decimal"/>
      <w:pStyle w:val="7"/>
      <w:lvlText w:val="%1.%2.%3.%4.%5.%6.%7"/>
      <w:legacy w:legacy="1" w:legacySpace="144" w:legacyIndent="0"/>
      <w:lvlJc w:val="left"/>
      <w:pPr>
        <w:ind w:left="0" w:firstLine="0"/>
      </w:pPr>
    </w:lvl>
    <w:lvl w:ilvl="7">
      <w:start w:val="1"/>
      <w:numFmt w:val="decimal"/>
      <w:pStyle w:val="8"/>
      <w:lvlText w:val="%1.%2.%3.%4.%5.%6.%7.%8"/>
      <w:legacy w:legacy="1" w:legacySpace="144" w:legacyIndent="0"/>
      <w:lvlJc w:val="left"/>
      <w:pPr>
        <w:ind w:left="0" w:firstLine="0"/>
      </w:pPr>
    </w:lvl>
    <w:lvl w:ilvl="8">
      <w:start w:val="1"/>
      <w:numFmt w:val="decimal"/>
      <w:pStyle w:val="9"/>
      <w:lvlText w:val="%1.%2.%3.%4.%5.%6.%7.%8.%9"/>
      <w:legacy w:legacy="1" w:legacySpace="144" w:legacyIndent="0"/>
      <w:lvlJc w:val="left"/>
      <w:pPr>
        <w:ind w:left="0" w:firstLine="0"/>
      </w:pPr>
    </w:lvl>
  </w:abstractNum>
  <w:abstractNum w:abstractNumId="11">
    <w:nsid w:val="66F62CD2"/>
    <w:multiLevelType w:val="hybridMultilevel"/>
    <w:tmpl w:val="C842101A"/>
    <w:lvl w:ilvl="0" w:tplc="D13A40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70734A4"/>
    <w:multiLevelType w:val="hybridMultilevel"/>
    <w:tmpl w:val="4B1A732C"/>
    <w:lvl w:ilvl="0" w:tplc="04B884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8"/>
  </w:num>
  <w:num w:numId="3">
    <w:abstractNumId w:val="9"/>
  </w:num>
  <w:num w:numId="4">
    <w:abstractNumId w:val="2"/>
  </w:num>
  <w:num w:numId="5">
    <w:abstractNumId w:val="10"/>
  </w:num>
  <w:num w:numId="6">
    <w:abstractNumId w:val="11"/>
  </w:num>
  <w:num w:numId="7">
    <w:abstractNumId w:val="12"/>
  </w:num>
  <w:num w:numId="8">
    <w:abstractNumId w:val="7"/>
  </w:num>
  <w:num w:numId="9">
    <w:abstractNumId w:val="4"/>
  </w:num>
  <w:num w:numId="10">
    <w:abstractNumId w:val="1"/>
  </w:num>
  <w:num w:numId="11">
    <w:abstractNumId w:val="5"/>
  </w:num>
  <w:num w:numId="12">
    <w:abstractNumId w:val="3"/>
  </w:num>
  <w:num w:numId="13">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removePersonalInformation/>
  <w:removeDateAndTim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hdrShapeDefaults>
    <o:shapedefaults v:ext="edit" spidmax="3074"/>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CF58C9"/>
    <w:rsid w:val="000002BF"/>
    <w:rsid w:val="00001AD5"/>
    <w:rsid w:val="00001E97"/>
    <w:rsid w:val="000024F4"/>
    <w:rsid w:val="0000393C"/>
    <w:rsid w:val="0000445E"/>
    <w:rsid w:val="000058E9"/>
    <w:rsid w:val="000112A2"/>
    <w:rsid w:val="0001171A"/>
    <w:rsid w:val="00012088"/>
    <w:rsid w:val="00013C22"/>
    <w:rsid w:val="00014C36"/>
    <w:rsid w:val="00014EC2"/>
    <w:rsid w:val="00015919"/>
    <w:rsid w:val="000159F5"/>
    <w:rsid w:val="000169E1"/>
    <w:rsid w:val="0001706C"/>
    <w:rsid w:val="00017F6E"/>
    <w:rsid w:val="00020501"/>
    <w:rsid w:val="0002108E"/>
    <w:rsid w:val="00023261"/>
    <w:rsid w:val="00026416"/>
    <w:rsid w:val="00026F6D"/>
    <w:rsid w:val="00026F9D"/>
    <w:rsid w:val="00027186"/>
    <w:rsid w:val="00027377"/>
    <w:rsid w:val="00027569"/>
    <w:rsid w:val="0003000B"/>
    <w:rsid w:val="00031486"/>
    <w:rsid w:val="00034EAA"/>
    <w:rsid w:val="00035A37"/>
    <w:rsid w:val="00035AAB"/>
    <w:rsid w:val="00035FF9"/>
    <w:rsid w:val="000361F7"/>
    <w:rsid w:val="00036EA1"/>
    <w:rsid w:val="00036FEC"/>
    <w:rsid w:val="00037463"/>
    <w:rsid w:val="000414E2"/>
    <w:rsid w:val="00041A82"/>
    <w:rsid w:val="000423BB"/>
    <w:rsid w:val="00043C96"/>
    <w:rsid w:val="00043E3E"/>
    <w:rsid w:val="0004438E"/>
    <w:rsid w:val="00045DD3"/>
    <w:rsid w:val="00046CF1"/>
    <w:rsid w:val="00046D14"/>
    <w:rsid w:val="00047FEA"/>
    <w:rsid w:val="00052F9B"/>
    <w:rsid w:val="0005350C"/>
    <w:rsid w:val="00053DEB"/>
    <w:rsid w:val="00053F68"/>
    <w:rsid w:val="00054282"/>
    <w:rsid w:val="000542BF"/>
    <w:rsid w:val="00054B14"/>
    <w:rsid w:val="000550C6"/>
    <w:rsid w:val="0005604A"/>
    <w:rsid w:val="000566D5"/>
    <w:rsid w:val="0005741D"/>
    <w:rsid w:val="0006024B"/>
    <w:rsid w:val="00060699"/>
    <w:rsid w:val="000617C6"/>
    <w:rsid w:val="0006252B"/>
    <w:rsid w:val="000637FC"/>
    <w:rsid w:val="00063E49"/>
    <w:rsid w:val="00066B4F"/>
    <w:rsid w:val="00070DD1"/>
    <w:rsid w:val="000716F1"/>
    <w:rsid w:val="00071A88"/>
    <w:rsid w:val="000734D6"/>
    <w:rsid w:val="00074EE5"/>
    <w:rsid w:val="000753A3"/>
    <w:rsid w:val="000754C4"/>
    <w:rsid w:val="000754C8"/>
    <w:rsid w:val="00076D59"/>
    <w:rsid w:val="00076EF9"/>
    <w:rsid w:val="000775F7"/>
    <w:rsid w:val="00080C5D"/>
    <w:rsid w:val="00080D29"/>
    <w:rsid w:val="000821BD"/>
    <w:rsid w:val="00082F48"/>
    <w:rsid w:val="00083EC9"/>
    <w:rsid w:val="0008462C"/>
    <w:rsid w:val="000848ED"/>
    <w:rsid w:val="0008512E"/>
    <w:rsid w:val="000852AE"/>
    <w:rsid w:val="0008742D"/>
    <w:rsid w:val="0008765B"/>
    <w:rsid w:val="00087BB2"/>
    <w:rsid w:val="0009020D"/>
    <w:rsid w:val="0009061D"/>
    <w:rsid w:val="00090991"/>
    <w:rsid w:val="000914F0"/>
    <w:rsid w:val="000915B4"/>
    <w:rsid w:val="000916FB"/>
    <w:rsid w:val="00092542"/>
    <w:rsid w:val="00092E2D"/>
    <w:rsid w:val="00093946"/>
    <w:rsid w:val="0009409A"/>
    <w:rsid w:val="000941AA"/>
    <w:rsid w:val="0009486F"/>
    <w:rsid w:val="00094ACF"/>
    <w:rsid w:val="00094F89"/>
    <w:rsid w:val="00095366"/>
    <w:rsid w:val="0009596D"/>
    <w:rsid w:val="00096A69"/>
    <w:rsid w:val="00096EDF"/>
    <w:rsid w:val="00097A10"/>
    <w:rsid w:val="000A01C9"/>
    <w:rsid w:val="000A0D99"/>
    <w:rsid w:val="000A0ED0"/>
    <w:rsid w:val="000A10C1"/>
    <w:rsid w:val="000A1DA4"/>
    <w:rsid w:val="000A20F9"/>
    <w:rsid w:val="000A29A6"/>
    <w:rsid w:val="000A36B5"/>
    <w:rsid w:val="000A40F4"/>
    <w:rsid w:val="000A446C"/>
    <w:rsid w:val="000A48EF"/>
    <w:rsid w:val="000A4C6A"/>
    <w:rsid w:val="000A5A23"/>
    <w:rsid w:val="000A6378"/>
    <w:rsid w:val="000A6D65"/>
    <w:rsid w:val="000A7516"/>
    <w:rsid w:val="000B004F"/>
    <w:rsid w:val="000B0093"/>
    <w:rsid w:val="000B04CE"/>
    <w:rsid w:val="000B0B9C"/>
    <w:rsid w:val="000B1991"/>
    <w:rsid w:val="000B264A"/>
    <w:rsid w:val="000B4531"/>
    <w:rsid w:val="000B731D"/>
    <w:rsid w:val="000C004E"/>
    <w:rsid w:val="000C0A3B"/>
    <w:rsid w:val="000C19DB"/>
    <w:rsid w:val="000C1D24"/>
    <w:rsid w:val="000C3425"/>
    <w:rsid w:val="000C4CEF"/>
    <w:rsid w:val="000C58DA"/>
    <w:rsid w:val="000C5902"/>
    <w:rsid w:val="000C70D1"/>
    <w:rsid w:val="000D10A7"/>
    <w:rsid w:val="000D1961"/>
    <w:rsid w:val="000D1EA7"/>
    <w:rsid w:val="000D1EC8"/>
    <w:rsid w:val="000D5FC6"/>
    <w:rsid w:val="000D792B"/>
    <w:rsid w:val="000D7CC5"/>
    <w:rsid w:val="000E1D47"/>
    <w:rsid w:val="000E2AA0"/>
    <w:rsid w:val="000E3A1B"/>
    <w:rsid w:val="000E3DDB"/>
    <w:rsid w:val="000E5360"/>
    <w:rsid w:val="000E56F7"/>
    <w:rsid w:val="000E5FC9"/>
    <w:rsid w:val="000E61E5"/>
    <w:rsid w:val="000E7BAF"/>
    <w:rsid w:val="000E7C1F"/>
    <w:rsid w:val="000F12B4"/>
    <w:rsid w:val="000F1C34"/>
    <w:rsid w:val="000F284E"/>
    <w:rsid w:val="000F2991"/>
    <w:rsid w:val="000F3F5D"/>
    <w:rsid w:val="000F40E8"/>
    <w:rsid w:val="000F427A"/>
    <w:rsid w:val="000F4EC0"/>
    <w:rsid w:val="000F7A00"/>
    <w:rsid w:val="0010037A"/>
    <w:rsid w:val="0010053F"/>
    <w:rsid w:val="00101D74"/>
    <w:rsid w:val="00106250"/>
    <w:rsid w:val="001077AE"/>
    <w:rsid w:val="00107A99"/>
    <w:rsid w:val="001105D5"/>
    <w:rsid w:val="0011190B"/>
    <w:rsid w:val="00112A22"/>
    <w:rsid w:val="00113288"/>
    <w:rsid w:val="00114FD8"/>
    <w:rsid w:val="00116587"/>
    <w:rsid w:val="00116E1E"/>
    <w:rsid w:val="00117F85"/>
    <w:rsid w:val="0012050B"/>
    <w:rsid w:val="001213FB"/>
    <w:rsid w:val="00121C0A"/>
    <w:rsid w:val="00121F1C"/>
    <w:rsid w:val="0012311A"/>
    <w:rsid w:val="00123197"/>
    <w:rsid w:val="00124499"/>
    <w:rsid w:val="00125760"/>
    <w:rsid w:val="00125BFA"/>
    <w:rsid w:val="00125EA4"/>
    <w:rsid w:val="0012632C"/>
    <w:rsid w:val="001276ED"/>
    <w:rsid w:val="00130EB0"/>
    <w:rsid w:val="00132046"/>
    <w:rsid w:val="00132FAE"/>
    <w:rsid w:val="001334E6"/>
    <w:rsid w:val="00135474"/>
    <w:rsid w:val="0013767D"/>
    <w:rsid w:val="00140949"/>
    <w:rsid w:val="00141144"/>
    <w:rsid w:val="00143C40"/>
    <w:rsid w:val="00144A98"/>
    <w:rsid w:val="00145C97"/>
    <w:rsid w:val="00150D1F"/>
    <w:rsid w:val="00153186"/>
    <w:rsid w:val="00155761"/>
    <w:rsid w:val="00155F5F"/>
    <w:rsid w:val="001560CF"/>
    <w:rsid w:val="001603AC"/>
    <w:rsid w:val="001615B9"/>
    <w:rsid w:val="00161E0B"/>
    <w:rsid w:val="001626F0"/>
    <w:rsid w:val="001627E8"/>
    <w:rsid w:val="00162B1D"/>
    <w:rsid w:val="001645B4"/>
    <w:rsid w:val="00164D5F"/>
    <w:rsid w:val="00167EDB"/>
    <w:rsid w:val="00167FB8"/>
    <w:rsid w:val="001703C3"/>
    <w:rsid w:val="001703CD"/>
    <w:rsid w:val="00170979"/>
    <w:rsid w:val="00171669"/>
    <w:rsid w:val="00171843"/>
    <w:rsid w:val="00171C38"/>
    <w:rsid w:val="00171FE7"/>
    <w:rsid w:val="00172CC1"/>
    <w:rsid w:val="001733CE"/>
    <w:rsid w:val="00173708"/>
    <w:rsid w:val="00173B3B"/>
    <w:rsid w:val="00174099"/>
    <w:rsid w:val="001746AC"/>
    <w:rsid w:val="00174F20"/>
    <w:rsid w:val="001754EF"/>
    <w:rsid w:val="00176166"/>
    <w:rsid w:val="00176D0D"/>
    <w:rsid w:val="001777B3"/>
    <w:rsid w:val="0018091D"/>
    <w:rsid w:val="00180D5D"/>
    <w:rsid w:val="00184C2C"/>
    <w:rsid w:val="00185B0A"/>
    <w:rsid w:val="00186935"/>
    <w:rsid w:val="00186DC6"/>
    <w:rsid w:val="0019095E"/>
    <w:rsid w:val="0019173C"/>
    <w:rsid w:val="001923F5"/>
    <w:rsid w:val="0019268C"/>
    <w:rsid w:val="001954F6"/>
    <w:rsid w:val="001968A7"/>
    <w:rsid w:val="001A12E5"/>
    <w:rsid w:val="001A153A"/>
    <w:rsid w:val="001A18FD"/>
    <w:rsid w:val="001A23A6"/>
    <w:rsid w:val="001A2AD9"/>
    <w:rsid w:val="001A3C47"/>
    <w:rsid w:val="001A436A"/>
    <w:rsid w:val="001A44FD"/>
    <w:rsid w:val="001A5645"/>
    <w:rsid w:val="001A67DC"/>
    <w:rsid w:val="001A6FBA"/>
    <w:rsid w:val="001A772C"/>
    <w:rsid w:val="001A7D0E"/>
    <w:rsid w:val="001B309E"/>
    <w:rsid w:val="001B318B"/>
    <w:rsid w:val="001B39DF"/>
    <w:rsid w:val="001B464D"/>
    <w:rsid w:val="001B498F"/>
    <w:rsid w:val="001B5DB4"/>
    <w:rsid w:val="001B6C27"/>
    <w:rsid w:val="001C038A"/>
    <w:rsid w:val="001C0DE0"/>
    <w:rsid w:val="001C1E4D"/>
    <w:rsid w:val="001C4FA1"/>
    <w:rsid w:val="001C51BC"/>
    <w:rsid w:val="001C653E"/>
    <w:rsid w:val="001C7E47"/>
    <w:rsid w:val="001D0EA3"/>
    <w:rsid w:val="001D2D20"/>
    <w:rsid w:val="001D5607"/>
    <w:rsid w:val="001D6001"/>
    <w:rsid w:val="001D6041"/>
    <w:rsid w:val="001D62F9"/>
    <w:rsid w:val="001D71B8"/>
    <w:rsid w:val="001D7454"/>
    <w:rsid w:val="001D751D"/>
    <w:rsid w:val="001D7769"/>
    <w:rsid w:val="001D7CB3"/>
    <w:rsid w:val="001D7EAC"/>
    <w:rsid w:val="001E0606"/>
    <w:rsid w:val="001E0E17"/>
    <w:rsid w:val="001E2111"/>
    <w:rsid w:val="001E2AB2"/>
    <w:rsid w:val="001E3525"/>
    <w:rsid w:val="001E4E3C"/>
    <w:rsid w:val="001E51A5"/>
    <w:rsid w:val="001E65E7"/>
    <w:rsid w:val="001E663F"/>
    <w:rsid w:val="001F0760"/>
    <w:rsid w:val="001F1043"/>
    <w:rsid w:val="001F26E1"/>
    <w:rsid w:val="001F2BCD"/>
    <w:rsid w:val="001F2EFC"/>
    <w:rsid w:val="001F3D5E"/>
    <w:rsid w:val="001F4F22"/>
    <w:rsid w:val="001F5525"/>
    <w:rsid w:val="001F5724"/>
    <w:rsid w:val="001F5AF1"/>
    <w:rsid w:val="001F6607"/>
    <w:rsid w:val="001F729A"/>
    <w:rsid w:val="001F7BA1"/>
    <w:rsid w:val="001F7D60"/>
    <w:rsid w:val="00200350"/>
    <w:rsid w:val="00200AC8"/>
    <w:rsid w:val="00202533"/>
    <w:rsid w:val="002034EE"/>
    <w:rsid w:val="0020359B"/>
    <w:rsid w:val="0020382C"/>
    <w:rsid w:val="00205D74"/>
    <w:rsid w:val="002068BC"/>
    <w:rsid w:val="00211B6C"/>
    <w:rsid w:val="00212155"/>
    <w:rsid w:val="002123CF"/>
    <w:rsid w:val="00212A23"/>
    <w:rsid w:val="00212AD5"/>
    <w:rsid w:val="00212F4D"/>
    <w:rsid w:val="0021345E"/>
    <w:rsid w:val="00213E62"/>
    <w:rsid w:val="00214651"/>
    <w:rsid w:val="00215082"/>
    <w:rsid w:val="0021595F"/>
    <w:rsid w:val="002161D2"/>
    <w:rsid w:val="00217461"/>
    <w:rsid w:val="002176AE"/>
    <w:rsid w:val="00217757"/>
    <w:rsid w:val="00217F29"/>
    <w:rsid w:val="00221D03"/>
    <w:rsid w:val="00223C09"/>
    <w:rsid w:val="002243A4"/>
    <w:rsid w:val="002252AE"/>
    <w:rsid w:val="002257B7"/>
    <w:rsid w:val="00227260"/>
    <w:rsid w:val="002306FE"/>
    <w:rsid w:val="00231578"/>
    <w:rsid w:val="00231B2F"/>
    <w:rsid w:val="0023317F"/>
    <w:rsid w:val="00233ABA"/>
    <w:rsid w:val="00234376"/>
    <w:rsid w:val="00234D9E"/>
    <w:rsid w:val="002365A5"/>
    <w:rsid w:val="00236BD1"/>
    <w:rsid w:val="002374B6"/>
    <w:rsid w:val="00237B82"/>
    <w:rsid w:val="00242204"/>
    <w:rsid w:val="00242930"/>
    <w:rsid w:val="00242DC6"/>
    <w:rsid w:val="00242ECC"/>
    <w:rsid w:val="00243042"/>
    <w:rsid w:val="0024454B"/>
    <w:rsid w:val="00245628"/>
    <w:rsid w:val="002461EC"/>
    <w:rsid w:val="002465B0"/>
    <w:rsid w:val="0024712A"/>
    <w:rsid w:val="002527BA"/>
    <w:rsid w:val="00253081"/>
    <w:rsid w:val="00254BC3"/>
    <w:rsid w:val="002559E9"/>
    <w:rsid w:val="00255DF4"/>
    <w:rsid w:val="0025615C"/>
    <w:rsid w:val="00256256"/>
    <w:rsid w:val="0025641D"/>
    <w:rsid w:val="00256E27"/>
    <w:rsid w:val="00260B24"/>
    <w:rsid w:val="00260E5F"/>
    <w:rsid w:val="00261337"/>
    <w:rsid w:val="002613D1"/>
    <w:rsid w:val="002629E6"/>
    <w:rsid w:val="00263F6F"/>
    <w:rsid w:val="00264EE6"/>
    <w:rsid w:val="00265004"/>
    <w:rsid w:val="002675A5"/>
    <w:rsid w:val="00267892"/>
    <w:rsid w:val="00270705"/>
    <w:rsid w:val="0027133A"/>
    <w:rsid w:val="002733FE"/>
    <w:rsid w:val="00273617"/>
    <w:rsid w:val="00277903"/>
    <w:rsid w:val="00280237"/>
    <w:rsid w:val="00285161"/>
    <w:rsid w:val="00285DD8"/>
    <w:rsid w:val="00285FDC"/>
    <w:rsid w:val="0029056D"/>
    <w:rsid w:val="00290EC9"/>
    <w:rsid w:val="00291B4D"/>
    <w:rsid w:val="00293A42"/>
    <w:rsid w:val="00293C6F"/>
    <w:rsid w:val="00293F93"/>
    <w:rsid w:val="00294265"/>
    <w:rsid w:val="00295F4F"/>
    <w:rsid w:val="00296401"/>
    <w:rsid w:val="00296B92"/>
    <w:rsid w:val="00296C56"/>
    <w:rsid w:val="00297421"/>
    <w:rsid w:val="002A11C7"/>
    <w:rsid w:val="002A1E71"/>
    <w:rsid w:val="002A311C"/>
    <w:rsid w:val="002A3469"/>
    <w:rsid w:val="002A3738"/>
    <w:rsid w:val="002A39B6"/>
    <w:rsid w:val="002A42A8"/>
    <w:rsid w:val="002A4CA7"/>
    <w:rsid w:val="002A63EA"/>
    <w:rsid w:val="002A67B5"/>
    <w:rsid w:val="002A6B5A"/>
    <w:rsid w:val="002A7C4A"/>
    <w:rsid w:val="002B0EFF"/>
    <w:rsid w:val="002B288A"/>
    <w:rsid w:val="002B2ABA"/>
    <w:rsid w:val="002B3048"/>
    <w:rsid w:val="002B357C"/>
    <w:rsid w:val="002B4874"/>
    <w:rsid w:val="002B53E7"/>
    <w:rsid w:val="002B5BE7"/>
    <w:rsid w:val="002B6271"/>
    <w:rsid w:val="002B62BA"/>
    <w:rsid w:val="002C099E"/>
    <w:rsid w:val="002C0BF7"/>
    <w:rsid w:val="002C3863"/>
    <w:rsid w:val="002C544B"/>
    <w:rsid w:val="002C62C6"/>
    <w:rsid w:val="002C67F9"/>
    <w:rsid w:val="002C7596"/>
    <w:rsid w:val="002C7B19"/>
    <w:rsid w:val="002D0568"/>
    <w:rsid w:val="002D1188"/>
    <w:rsid w:val="002D2441"/>
    <w:rsid w:val="002D2646"/>
    <w:rsid w:val="002D2780"/>
    <w:rsid w:val="002D3EBD"/>
    <w:rsid w:val="002D5258"/>
    <w:rsid w:val="002D5E7D"/>
    <w:rsid w:val="002D5EE1"/>
    <w:rsid w:val="002D6A5F"/>
    <w:rsid w:val="002D77DD"/>
    <w:rsid w:val="002D7A92"/>
    <w:rsid w:val="002E1388"/>
    <w:rsid w:val="002E21EE"/>
    <w:rsid w:val="002E3803"/>
    <w:rsid w:val="002E4634"/>
    <w:rsid w:val="002E49B1"/>
    <w:rsid w:val="002E4D33"/>
    <w:rsid w:val="002E57C5"/>
    <w:rsid w:val="002E59D2"/>
    <w:rsid w:val="002E643C"/>
    <w:rsid w:val="002E710C"/>
    <w:rsid w:val="002F0403"/>
    <w:rsid w:val="002F06ED"/>
    <w:rsid w:val="002F1491"/>
    <w:rsid w:val="002F1C9E"/>
    <w:rsid w:val="002F2B4B"/>
    <w:rsid w:val="002F31C7"/>
    <w:rsid w:val="002F683E"/>
    <w:rsid w:val="002F7A58"/>
    <w:rsid w:val="00300260"/>
    <w:rsid w:val="00300BF0"/>
    <w:rsid w:val="003010D6"/>
    <w:rsid w:val="0030332E"/>
    <w:rsid w:val="00303865"/>
    <w:rsid w:val="00304045"/>
    <w:rsid w:val="00304A97"/>
    <w:rsid w:val="00304FF8"/>
    <w:rsid w:val="00307338"/>
    <w:rsid w:val="0031057D"/>
    <w:rsid w:val="0031084C"/>
    <w:rsid w:val="00312921"/>
    <w:rsid w:val="003135DB"/>
    <w:rsid w:val="00315807"/>
    <w:rsid w:val="00315E1B"/>
    <w:rsid w:val="00316120"/>
    <w:rsid w:val="003166D4"/>
    <w:rsid w:val="003172CD"/>
    <w:rsid w:val="003175DA"/>
    <w:rsid w:val="003201E3"/>
    <w:rsid w:val="003213A2"/>
    <w:rsid w:val="00321A20"/>
    <w:rsid w:val="003237E4"/>
    <w:rsid w:val="003238AD"/>
    <w:rsid w:val="003241A1"/>
    <w:rsid w:val="003244F9"/>
    <w:rsid w:val="00325F4B"/>
    <w:rsid w:val="00326320"/>
    <w:rsid w:val="003270A6"/>
    <w:rsid w:val="00327CC7"/>
    <w:rsid w:val="0033054A"/>
    <w:rsid w:val="00331A98"/>
    <w:rsid w:val="00331B3F"/>
    <w:rsid w:val="00332ED1"/>
    <w:rsid w:val="00333203"/>
    <w:rsid w:val="003364F9"/>
    <w:rsid w:val="00336C16"/>
    <w:rsid w:val="00336C89"/>
    <w:rsid w:val="00336FA5"/>
    <w:rsid w:val="00340578"/>
    <w:rsid w:val="00340648"/>
    <w:rsid w:val="00340903"/>
    <w:rsid w:val="00341086"/>
    <w:rsid w:val="00341A58"/>
    <w:rsid w:val="00341BC7"/>
    <w:rsid w:val="00341BE4"/>
    <w:rsid w:val="00342B49"/>
    <w:rsid w:val="00344014"/>
    <w:rsid w:val="003447D0"/>
    <w:rsid w:val="00344D65"/>
    <w:rsid w:val="003471CD"/>
    <w:rsid w:val="00347473"/>
    <w:rsid w:val="003474B2"/>
    <w:rsid w:val="00347A61"/>
    <w:rsid w:val="00347E27"/>
    <w:rsid w:val="00351984"/>
    <w:rsid w:val="00351AB1"/>
    <w:rsid w:val="003549A8"/>
    <w:rsid w:val="00356C46"/>
    <w:rsid w:val="00357349"/>
    <w:rsid w:val="00357CE5"/>
    <w:rsid w:val="00361735"/>
    <w:rsid w:val="003632F4"/>
    <w:rsid w:val="00366116"/>
    <w:rsid w:val="00367EA9"/>
    <w:rsid w:val="00370471"/>
    <w:rsid w:val="00371BD3"/>
    <w:rsid w:val="00373111"/>
    <w:rsid w:val="003749C4"/>
    <w:rsid w:val="00375880"/>
    <w:rsid w:val="00377195"/>
    <w:rsid w:val="0037726D"/>
    <w:rsid w:val="003800F3"/>
    <w:rsid w:val="0038062F"/>
    <w:rsid w:val="00381E68"/>
    <w:rsid w:val="00383A10"/>
    <w:rsid w:val="00383EE0"/>
    <w:rsid w:val="003844DA"/>
    <w:rsid w:val="003879D7"/>
    <w:rsid w:val="003901FE"/>
    <w:rsid w:val="00390322"/>
    <w:rsid w:val="0039064A"/>
    <w:rsid w:val="003911CE"/>
    <w:rsid w:val="003926F0"/>
    <w:rsid w:val="003940F6"/>
    <w:rsid w:val="00394A6C"/>
    <w:rsid w:val="00395E56"/>
    <w:rsid w:val="003A0448"/>
    <w:rsid w:val="003A0FF0"/>
    <w:rsid w:val="003A191D"/>
    <w:rsid w:val="003A1EC5"/>
    <w:rsid w:val="003A29DA"/>
    <w:rsid w:val="003A2E55"/>
    <w:rsid w:val="003A2F8C"/>
    <w:rsid w:val="003A406A"/>
    <w:rsid w:val="003A5AAE"/>
    <w:rsid w:val="003A60BC"/>
    <w:rsid w:val="003A7DA7"/>
    <w:rsid w:val="003B281D"/>
    <w:rsid w:val="003B2F45"/>
    <w:rsid w:val="003B38E0"/>
    <w:rsid w:val="003B3C98"/>
    <w:rsid w:val="003B46DA"/>
    <w:rsid w:val="003B4AF4"/>
    <w:rsid w:val="003B62A4"/>
    <w:rsid w:val="003B6399"/>
    <w:rsid w:val="003C0156"/>
    <w:rsid w:val="003C03C2"/>
    <w:rsid w:val="003C069D"/>
    <w:rsid w:val="003C1521"/>
    <w:rsid w:val="003C2E54"/>
    <w:rsid w:val="003C486E"/>
    <w:rsid w:val="003C535D"/>
    <w:rsid w:val="003C55DA"/>
    <w:rsid w:val="003C5BEC"/>
    <w:rsid w:val="003C691C"/>
    <w:rsid w:val="003C7C11"/>
    <w:rsid w:val="003C7E0A"/>
    <w:rsid w:val="003D071C"/>
    <w:rsid w:val="003D112A"/>
    <w:rsid w:val="003D21FF"/>
    <w:rsid w:val="003D2600"/>
    <w:rsid w:val="003D2731"/>
    <w:rsid w:val="003D34C5"/>
    <w:rsid w:val="003D3AEC"/>
    <w:rsid w:val="003D487D"/>
    <w:rsid w:val="003D4B61"/>
    <w:rsid w:val="003D5CF9"/>
    <w:rsid w:val="003D5D95"/>
    <w:rsid w:val="003D5E87"/>
    <w:rsid w:val="003D5EE3"/>
    <w:rsid w:val="003E0053"/>
    <w:rsid w:val="003E0674"/>
    <w:rsid w:val="003E1838"/>
    <w:rsid w:val="003E19DA"/>
    <w:rsid w:val="003E221D"/>
    <w:rsid w:val="003E2D92"/>
    <w:rsid w:val="003E30E1"/>
    <w:rsid w:val="003E3AC8"/>
    <w:rsid w:val="003E4296"/>
    <w:rsid w:val="003E45BE"/>
    <w:rsid w:val="003E5AF7"/>
    <w:rsid w:val="003E654F"/>
    <w:rsid w:val="003E66CC"/>
    <w:rsid w:val="003E72F4"/>
    <w:rsid w:val="003F2013"/>
    <w:rsid w:val="003F25D1"/>
    <w:rsid w:val="003F2956"/>
    <w:rsid w:val="003F309A"/>
    <w:rsid w:val="003F4169"/>
    <w:rsid w:val="003F4BF9"/>
    <w:rsid w:val="003F52C6"/>
    <w:rsid w:val="003F56C4"/>
    <w:rsid w:val="003F5DF7"/>
    <w:rsid w:val="003F69E0"/>
    <w:rsid w:val="003F727B"/>
    <w:rsid w:val="003F7317"/>
    <w:rsid w:val="003F7FA2"/>
    <w:rsid w:val="00403488"/>
    <w:rsid w:val="00404CC7"/>
    <w:rsid w:val="00406049"/>
    <w:rsid w:val="00406BE2"/>
    <w:rsid w:val="00406C1A"/>
    <w:rsid w:val="004071CC"/>
    <w:rsid w:val="0041013F"/>
    <w:rsid w:val="004117B9"/>
    <w:rsid w:val="00414776"/>
    <w:rsid w:val="00414F19"/>
    <w:rsid w:val="00417083"/>
    <w:rsid w:val="00417182"/>
    <w:rsid w:val="00417B33"/>
    <w:rsid w:val="00420579"/>
    <w:rsid w:val="004214E9"/>
    <w:rsid w:val="0042159D"/>
    <w:rsid w:val="00424A04"/>
    <w:rsid w:val="00426ACB"/>
    <w:rsid w:val="00426B16"/>
    <w:rsid w:val="00426BBC"/>
    <w:rsid w:val="004271A5"/>
    <w:rsid w:val="004316DE"/>
    <w:rsid w:val="00431EB4"/>
    <w:rsid w:val="00432A8B"/>
    <w:rsid w:val="00434007"/>
    <w:rsid w:val="00434019"/>
    <w:rsid w:val="004360FF"/>
    <w:rsid w:val="004361EC"/>
    <w:rsid w:val="004367B7"/>
    <w:rsid w:val="0044069C"/>
    <w:rsid w:val="0044072D"/>
    <w:rsid w:val="00440F4C"/>
    <w:rsid w:val="00442818"/>
    <w:rsid w:val="00443D56"/>
    <w:rsid w:val="00444396"/>
    <w:rsid w:val="0044486C"/>
    <w:rsid w:val="00444B58"/>
    <w:rsid w:val="00444D6C"/>
    <w:rsid w:val="00445323"/>
    <w:rsid w:val="00445886"/>
    <w:rsid w:val="00445BE9"/>
    <w:rsid w:val="00447127"/>
    <w:rsid w:val="004473CB"/>
    <w:rsid w:val="00451447"/>
    <w:rsid w:val="00451E35"/>
    <w:rsid w:val="004527D4"/>
    <w:rsid w:val="00455DB2"/>
    <w:rsid w:val="00456A13"/>
    <w:rsid w:val="004575BC"/>
    <w:rsid w:val="0045773E"/>
    <w:rsid w:val="0046128F"/>
    <w:rsid w:val="00461882"/>
    <w:rsid w:val="00461C9C"/>
    <w:rsid w:val="004631E9"/>
    <w:rsid w:val="00465001"/>
    <w:rsid w:val="004667FB"/>
    <w:rsid w:val="004673DF"/>
    <w:rsid w:val="00470623"/>
    <w:rsid w:val="00471BA7"/>
    <w:rsid w:val="00472A59"/>
    <w:rsid w:val="0047356F"/>
    <w:rsid w:val="00474205"/>
    <w:rsid w:val="00474D1E"/>
    <w:rsid w:val="00474E27"/>
    <w:rsid w:val="00482D66"/>
    <w:rsid w:val="0048336E"/>
    <w:rsid w:val="0048376B"/>
    <w:rsid w:val="0048502A"/>
    <w:rsid w:val="004857C1"/>
    <w:rsid w:val="00486A4D"/>
    <w:rsid w:val="00486F24"/>
    <w:rsid w:val="0049024E"/>
    <w:rsid w:val="00490458"/>
    <w:rsid w:val="00490470"/>
    <w:rsid w:val="00490631"/>
    <w:rsid w:val="0049116F"/>
    <w:rsid w:val="004916A8"/>
    <w:rsid w:val="00491D0C"/>
    <w:rsid w:val="00492DCE"/>
    <w:rsid w:val="004955D1"/>
    <w:rsid w:val="00495F3F"/>
    <w:rsid w:val="00496ADC"/>
    <w:rsid w:val="00497A0A"/>
    <w:rsid w:val="004A0CDD"/>
    <w:rsid w:val="004A0FE7"/>
    <w:rsid w:val="004A11E8"/>
    <w:rsid w:val="004A2EED"/>
    <w:rsid w:val="004A2F86"/>
    <w:rsid w:val="004A365E"/>
    <w:rsid w:val="004A4666"/>
    <w:rsid w:val="004A5201"/>
    <w:rsid w:val="004A59E4"/>
    <w:rsid w:val="004B0840"/>
    <w:rsid w:val="004B1B8B"/>
    <w:rsid w:val="004B2DBB"/>
    <w:rsid w:val="004B35FF"/>
    <w:rsid w:val="004B5285"/>
    <w:rsid w:val="004B6559"/>
    <w:rsid w:val="004B6BE0"/>
    <w:rsid w:val="004B6E15"/>
    <w:rsid w:val="004C0145"/>
    <w:rsid w:val="004C1A7C"/>
    <w:rsid w:val="004C1C68"/>
    <w:rsid w:val="004C2682"/>
    <w:rsid w:val="004C4573"/>
    <w:rsid w:val="004C4F1F"/>
    <w:rsid w:val="004C7FAB"/>
    <w:rsid w:val="004D0FE0"/>
    <w:rsid w:val="004D145A"/>
    <w:rsid w:val="004D158A"/>
    <w:rsid w:val="004D220C"/>
    <w:rsid w:val="004D3887"/>
    <w:rsid w:val="004D3A7D"/>
    <w:rsid w:val="004D4087"/>
    <w:rsid w:val="004D4573"/>
    <w:rsid w:val="004D6588"/>
    <w:rsid w:val="004D723E"/>
    <w:rsid w:val="004D77DD"/>
    <w:rsid w:val="004E073F"/>
    <w:rsid w:val="004E1297"/>
    <w:rsid w:val="004E54A1"/>
    <w:rsid w:val="004E69FE"/>
    <w:rsid w:val="004E7C8B"/>
    <w:rsid w:val="004F03E2"/>
    <w:rsid w:val="004F08A4"/>
    <w:rsid w:val="004F0A54"/>
    <w:rsid w:val="004F1771"/>
    <w:rsid w:val="004F2906"/>
    <w:rsid w:val="004F3D2A"/>
    <w:rsid w:val="004F4DB3"/>
    <w:rsid w:val="004F5557"/>
    <w:rsid w:val="004F5673"/>
    <w:rsid w:val="004F6028"/>
    <w:rsid w:val="004F6F9E"/>
    <w:rsid w:val="004F7137"/>
    <w:rsid w:val="004F7433"/>
    <w:rsid w:val="00501888"/>
    <w:rsid w:val="00501C7C"/>
    <w:rsid w:val="00503E2A"/>
    <w:rsid w:val="00505A56"/>
    <w:rsid w:val="00505BD4"/>
    <w:rsid w:val="005062C0"/>
    <w:rsid w:val="00506961"/>
    <w:rsid w:val="005072F4"/>
    <w:rsid w:val="00510A8C"/>
    <w:rsid w:val="005128CE"/>
    <w:rsid w:val="00512C60"/>
    <w:rsid w:val="00514EC4"/>
    <w:rsid w:val="00516682"/>
    <w:rsid w:val="00516CB2"/>
    <w:rsid w:val="00516EAF"/>
    <w:rsid w:val="005207B2"/>
    <w:rsid w:val="005217A1"/>
    <w:rsid w:val="005217C2"/>
    <w:rsid w:val="00521C5A"/>
    <w:rsid w:val="0052316B"/>
    <w:rsid w:val="005247C8"/>
    <w:rsid w:val="00525C81"/>
    <w:rsid w:val="00525F3C"/>
    <w:rsid w:val="005274B8"/>
    <w:rsid w:val="00527BD6"/>
    <w:rsid w:val="00532626"/>
    <w:rsid w:val="00534D42"/>
    <w:rsid w:val="0053599D"/>
    <w:rsid w:val="005400B1"/>
    <w:rsid w:val="0054047B"/>
    <w:rsid w:val="00540FEC"/>
    <w:rsid w:val="005414B9"/>
    <w:rsid w:val="0054291C"/>
    <w:rsid w:val="00542D6D"/>
    <w:rsid w:val="00542F0E"/>
    <w:rsid w:val="005504C0"/>
    <w:rsid w:val="00550DD9"/>
    <w:rsid w:val="0055148E"/>
    <w:rsid w:val="00551C8E"/>
    <w:rsid w:val="005547AD"/>
    <w:rsid w:val="00556CFE"/>
    <w:rsid w:val="00556E4E"/>
    <w:rsid w:val="005605CA"/>
    <w:rsid w:val="005612AA"/>
    <w:rsid w:val="005622EE"/>
    <w:rsid w:val="005626FB"/>
    <w:rsid w:val="00562970"/>
    <w:rsid w:val="00563499"/>
    <w:rsid w:val="00563A9E"/>
    <w:rsid w:val="00565B53"/>
    <w:rsid w:val="0056628B"/>
    <w:rsid w:val="0056784A"/>
    <w:rsid w:val="00567BEA"/>
    <w:rsid w:val="00570075"/>
    <w:rsid w:val="00570173"/>
    <w:rsid w:val="00570F34"/>
    <w:rsid w:val="00571D27"/>
    <w:rsid w:val="00572DC0"/>
    <w:rsid w:val="0057448C"/>
    <w:rsid w:val="00575C83"/>
    <w:rsid w:val="005762A5"/>
    <w:rsid w:val="005768AB"/>
    <w:rsid w:val="00576A3C"/>
    <w:rsid w:val="00576EC6"/>
    <w:rsid w:val="005770B8"/>
    <w:rsid w:val="005777AD"/>
    <w:rsid w:val="00581223"/>
    <w:rsid w:val="00582087"/>
    <w:rsid w:val="005820A3"/>
    <w:rsid w:val="00584C16"/>
    <w:rsid w:val="00585B94"/>
    <w:rsid w:val="00586AD8"/>
    <w:rsid w:val="005878C1"/>
    <w:rsid w:val="0058793F"/>
    <w:rsid w:val="00590480"/>
    <w:rsid w:val="005912B5"/>
    <w:rsid w:val="00592374"/>
    <w:rsid w:val="00592A70"/>
    <w:rsid w:val="005936F5"/>
    <w:rsid w:val="00595BE4"/>
    <w:rsid w:val="00596012"/>
    <w:rsid w:val="00596A08"/>
    <w:rsid w:val="005979DE"/>
    <w:rsid w:val="005A098C"/>
    <w:rsid w:val="005A1B61"/>
    <w:rsid w:val="005A2BC1"/>
    <w:rsid w:val="005A2F1A"/>
    <w:rsid w:val="005A34AB"/>
    <w:rsid w:val="005A52F1"/>
    <w:rsid w:val="005A5C76"/>
    <w:rsid w:val="005A6775"/>
    <w:rsid w:val="005A6B16"/>
    <w:rsid w:val="005A7462"/>
    <w:rsid w:val="005A7995"/>
    <w:rsid w:val="005B09A1"/>
    <w:rsid w:val="005B0E53"/>
    <w:rsid w:val="005B17A5"/>
    <w:rsid w:val="005B18D5"/>
    <w:rsid w:val="005B2248"/>
    <w:rsid w:val="005B229E"/>
    <w:rsid w:val="005B2FE3"/>
    <w:rsid w:val="005B3307"/>
    <w:rsid w:val="005B37B0"/>
    <w:rsid w:val="005B3ABF"/>
    <w:rsid w:val="005B4E47"/>
    <w:rsid w:val="005B5A14"/>
    <w:rsid w:val="005B601F"/>
    <w:rsid w:val="005B7C78"/>
    <w:rsid w:val="005C042B"/>
    <w:rsid w:val="005C0E1C"/>
    <w:rsid w:val="005C10B2"/>
    <w:rsid w:val="005C1CAF"/>
    <w:rsid w:val="005C1E2E"/>
    <w:rsid w:val="005C2D4A"/>
    <w:rsid w:val="005C4306"/>
    <w:rsid w:val="005C4383"/>
    <w:rsid w:val="005C4FC2"/>
    <w:rsid w:val="005C6FF4"/>
    <w:rsid w:val="005C7420"/>
    <w:rsid w:val="005D0233"/>
    <w:rsid w:val="005D1804"/>
    <w:rsid w:val="005D1B05"/>
    <w:rsid w:val="005D5441"/>
    <w:rsid w:val="005D5C6A"/>
    <w:rsid w:val="005D6C6E"/>
    <w:rsid w:val="005E0736"/>
    <w:rsid w:val="005E0C4C"/>
    <w:rsid w:val="005E0EF6"/>
    <w:rsid w:val="005E1AFE"/>
    <w:rsid w:val="005E20D0"/>
    <w:rsid w:val="005E2F27"/>
    <w:rsid w:val="005E31B6"/>
    <w:rsid w:val="005E35FE"/>
    <w:rsid w:val="005E5A4D"/>
    <w:rsid w:val="005E6B8B"/>
    <w:rsid w:val="005E6C70"/>
    <w:rsid w:val="005F0E56"/>
    <w:rsid w:val="005F1DEC"/>
    <w:rsid w:val="005F2B32"/>
    <w:rsid w:val="005F3344"/>
    <w:rsid w:val="005F33B7"/>
    <w:rsid w:val="005F392F"/>
    <w:rsid w:val="005F45B3"/>
    <w:rsid w:val="005F56E1"/>
    <w:rsid w:val="005F59F6"/>
    <w:rsid w:val="005F7729"/>
    <w:rsid w:val="0060069B"/>
    <w:rsid w:val="00600BCB"/>
    <w:rsid w:val="006017A9"/>
    <w:rsid w:val="00601B70"/>
    <w:rsid w:val="00602736"/>
    <w:rsid w:val="00604DE0"/>
    <w:rsid w:val="006057DC"/>
    <w:rsid w:val="0060587A"/>
    <w:rsid w:val="006105D2"/>
    <w:rsid w:val="00610864"/>
    <w:rsid w:val="00611D44"/>
    <w:rsid w:val="00612DE6"/>
    <w:rsid w:val="006134C1"/>
    <w:rsid w:val="0061354F"/>
    <w:rsid w:val="00613C58"/>
    <w:rsid w:val="00614E1D"/>
    <w:rsid w:val="00616591"/>
    <w:rsid w:val="00616FE7"/>
    <w:rsid w:val="006173C3"/>
    <w:rsid w:val="006200A1"/>
    <w:rsid w:val="00620214"/>
    <w:rsid w:val="00621608"/>
    <w:rsid w:val="00621DF8"/>
    <w:rsid w:val="00622776"/>
    <w:rsid w:val="0062314E"/>
    <w:rsid w:val="00623793"/>
    <w:rsid w:val="006245DC"/>
    <w:rsid w:val="006248E6"/>
    <w:rsid w:val="006254E1"/>
    <w:rsid w:val="006263D3"/>
    <w:rsid w:val="0062647B"/>
    <w:rsid w:val="006272FF"/>
    <w:rsid w:val="00627C55"/>
    <w:rsid w:val="006318BE"/>
    <w:rsid w:val="00633231"/>
    <w:rsid w:val="00633DC8"/>
    <w:rsid w:val="00634B89"/>
    <w:rsid w:val="00635E35"/>
    <w:rsid w:val="006400A7"/>
    <w:rsid w:val="006408B1"/>
    <w:rsid w:val="00640A3D"/>
    <w:rsid w:val="00640B4C"/>
    <w:rsid w:val="00641E33"/>
    <w:rsid w:val="0064238A"/>
    <w:rsid w:val="006425EE"/>
    <w:rsid w:val="00642866"/>
    <w:rsid w:val="00644E63"/>
    <w:rsid w:val="006479EE"/>
    <w:rsid w:val="00647B8A"/>
    <w:rsid w:val="0065047D"/>
    <w:rsid w:val="00651197"/>
    <w:rsid w:val="00651B82"/>
    <w:rsid w:val="00652965"/>
    <w:rsid w:val="00652D8F"/>
    <w:rsid w:val="0065326D"/>
    <w:rsid w:val="00653390"/>
    <w:rsid w:val="00653CF7"/>
    <w:rsid w:val="006544CE"/>
    <w:rsid w:val="006564F3"/>
    <w:rsid w:val="00657314"/>
    <w:rsid w:val="0065765D"/>
    <w:rsid w:val="00657BC3"/>
    <w:rsid w:val="00660496"/>
    <w:rsid w:val="00661D0B"/>
    <w:rsid w:val="0066540C"/>
    <w:rsid w:val="006656BF"/>
    <w:rsid w:val="00665AE3"/>
    <w:rsid w:val="00665DAF"/>
    <w:rsid w:val="00665F52"/>
    <w:rsid w:val="006667B1"/>
    <w:rsid w:val="006733E8"/>
    <w:rsid w:val="00673B2E"/>
    <w:rsid w:val="00674059"/>
    <w:rsid w:val="0067533D"/>
    <w:rsid w:val="00675D04"/>
    <w:rsid w:val="00676EDE"/>
    <w:rsid w:val="0067710F"/>
    <w:rsid w:val="006774BB"/>
    <w:rsid w:val="006778B2"/>
    <w:rsid w:val="00677C67"/>
    <w:rsid w:val="006800E4"/>
    <w:rsid w:val="00680D2A"/>
    <w:rsid w:val="0068219B"/>
    <w:rsid w:val="00684558"/>
    <w:rsid w:val="006845B5"/>
    <w:rsid w:val="00685EC3"/>
    <w:rsid w:val="00687839"/>
    <w:rsid w:val="00692C17"/>
    <w:rsid w:val="006948DC"/>
    <w:rsid w:val="0069566F"/>
    <w:rsid w:val="006959DE"/>
    <w:rsid w:val="00697134"/>
    <w:rsid w:val="0069733E"/>
    <w:rsid w:val="0069789B"/>
    <w:rsid w:val="00697B90"/>
    <w:rsid w:val="006A14B7"/>
    <w:rsid w:val="006A5101"/>
    <w:rsid w:val="006A6BF2"/>
    <w:rsid w:val="006A6EAB"/>
    <w:rsid w:val="006A727D"/>
    <w:rsid w:val="006A73D5"/>
    <w:rsid w:val="006A7EA6"/>
    <w:rsid w:val="006A7F9A"/>
    <w:rsid w:val="006B005C"/>
    <w:rsid w:val="006B15E3"/>
    <w:rsid w:val="006B1866"/>
    <w:rsid w:val="006B2F91"/>
    <w:rsid w:val="006B4A71"/>
    <w:rsid w:val="006B502E"/>
    <w:rsid w:val="006B584F"/>
    <w:rsid w:val="006B7159"/>
    <w:rsid w:val="006B7353"/>
    <w:rsid w:val="006B79DD"/>
    <w:rsid w:val="006C01D7"/>
    <w:rsid w:val="006C0B0E"/>
    <w:rsid w:val="006C2925"/>
    <w:rsid w:val="006C3DFC"/>
    <w:rsid w:val="006C45AB"/>
    <w:rsid w:val="006C67D5"/>
    <w:rsid w:val="006C6860"/>
    <w:rsid w:val="006C7E0D"/>
    <w:rsid w:val="006D0AF5"/>
    <w:rsid w:val="006D15E8"/>
    <w:rsid w:val="006D2C43"/>
    <w:rsid w:val="006D2E8B"/>
    <w:rsid w:val="006D3C60"/>
    <w:rsid w:val="006D3C9C"/>
    <w:rsid w:val="006D50FE"/>
    <w:rsid w:val="006D5B43"/>
    <w:rsid w:val="006D5B51"/>
    <w:rsid w:val="006D7736"/>
    <w:rsid w:val="006E02EF"/>
    <w:rsid w:val="006E2604"/>
    <w:rsid w:val="006E3769"/>
    <w:rsid w:val="006E376D"/>
    <w:rsid w:val="006E4DE8"/>
    <w:rsid w:val="006E5AEB"/>
    <w:rsid w:val="006E6671"/>
    <w:rsid w:val="006E67F5"/>
    <w:rsid w:val="006E6B7F"/>
    <w:rsid w:val="006F14DD"/>
    <w:rsid w:val="006F360E"/>
    <w:rsid w:val="006F3E56"/>
    <w:rsid w:val="006F408B"/>
    <w:rsid w:val="00702B3E"/>
    <w:rsid w:val="00702C68"/>
    <w:rsid w:val="00702CFC"/>
    <w:rsid w:val="0070492C"/>
    <w:rsid w:val="007075B5"/>
    <w:rsid w:val="007078E8"/>
    <w:rsid w:val="00707D77"/>
    <w:rsid w:val="0071141E"/>
    <w:rsid w:val="00712B37"/>
    <w:rsid w:val="00712DE3"/>
    <w:rsid w:val="007137C3"/>
    <w:rsid w:val="00713C81"/>
    <w:rsid w:val="0071404D"/>
    <w:rsid w:val="00714219"/>
    <w:rsid w:val="00714620"/>
    <w:rsid w:val="00715BB8"/>
    <w:rsid w:val="00715DC4"/>
    <w:rsid w:val="007206AF"/>
    <w:rsid w:val="00720E71"/>
    <w:rsid w:val="00721335"/>
    <w:rsid w:val="0072189C"/>
    <w:rsid w:val="007223BF"/>
    <w:rsid w:val="00723822"/>
    <w:rsid w:val="0072382E"/>
    <w:rsid w:val="00724048"/>
    <w:rsid w:val="00725B46"/>
    <w:rsid w:val="0072609E"/>
    <w:rsid w:val="007261E3"/>
    <w:rsid w:val="00727E24"/>
    <w:rsid w:val="00727FFC"/>
    <w:rsid w:val="00730BBB"/>
    <w:rsid w:val="00732204"/>
    <w:rsid w:val="00732470"/>
    <w:rsid w:val="00732625"/>
    <w:rsid w:val="0073378E"/>
    <w:rsid w:val="00737A15"/>
    <w:rsid w:val="00740B83"/>
    <w:rsid w:val="00740EE6"/>
    <w:rsid w:val="00741540"/>
    <w:rsid w:val="00741AB2"/>
    <w:rsid w:val="00742B87"/>
    <w:rsid w:val="00742D54"/>
    <w:rsid w:val="00745790"/>
    <w:rsid w:val="00752031"/>
    <w:rsid w:val="007523B1"/>
    <w:rsid w:val="0075280E"/>
    <w:rsid w:val="00753BF7"/>
    <w:rsid w:val="0075406D"/>
    <w:rsid w:val="007540C0"/>
    <w:rsid w:val="00755EFF"/>
    <w:rsid w:val="00756575"/>
    <w:rsid w:val="0075777D"/>
    <w:rsid w:val="00760190"/>
    <w:rsid w:val="007627C1"/>
    <w:rsid w:val="00762B9A"/>
    <w:rsid w:val="00762C3A"/>
    <w:rsid w:val="00766001"/>
    <w:rsid w:val="00767117"/>
    <w:rsid w:val="0076757D"/>
    <w:rsid w:val="00767F3A"/>
    <w:rsid w:val="007712D1"/>
    <w:rsid w:val="007720F7"/>
    <w:rsid w:val="00774370"/>
    <w:rsid w:val="007747F8"/>
    <w:rsid w:val="00775351"/>
    <w:rsid w:val="00780007"/>
    <w:rsid w:val="00780362"/>
    <w:rsid w:val="00780C48"/>
    <w:rsid w:val="007811D3"/>
    <w:rsid w:val="007830A5"/>
    <w:rsid w:val="00783C2E"/>
    <w:rsid w:val="00783E1B"/>
    <w:rsid w:val="007875D9"/>
    <w:rsid w:val="00790929"/>
    <w:rsid w:val="0079094B"/>
    <w:rsid w:val="00790DCB"/>
    <w:rsid w:val="00790F51"/>
    <w:rsid w:val="00791F79"/>
    <w:rsid w:val="00792486"/>
    <w:rsid w:val="007941FB"/>
    <w:rsid w:val="00794E8C"/>
    <w:rsid w:val="00796358"/>
    <w:rsid w:val="0079671D"/>
    <w:rsid w:val="00796D78"/>
    <w:rsid w:val="007A04CC"/>
    <w:rsid w:val="007A1C68"/>
    <w:rsid w:val="007A2A70"/>
    <w:rsid w:val="007A2F81"/>
    <w:rsid w:val="007A3178"/>
    <w:rsid w:val="007A40A9"/>
    <w:rsid w:val="007A5164"/>
    <w:rsid w:val="007A645D"/>
    <w:rsid w:val="007A70C6"/>
    <w:rsid w:val="007A745D"/>
    <w:rsid w:val="007A7D2E"/>
    <w:rsid w:val="007B0D60"/>
    <w:rsid w:val="007B192F"/>
    <w:rsid w:val="007B2370"/>
    <w:rsid w:val="007B28B8"/>
    <w:rsid w:val="007B7012"/>
    <w:rsid w:val="007B7663"/>
    <w:rsid w:val="007C0ACB"/>
    <w:rsid w:val="007C212E"/>
    <w:rsid w:val="007C4D3A"/>
    <w:rsid w:val="007C5A96"/>
    <w:rsid w:val="007C64B9"/>
    <w:rsid w:val="007C69CC"/>
    <w:rsid w:val="007D088C"/>
    <w:rsid w:val="007D0B95"/>
    <w:rsid w:val="007D0ECA"/>
    <w:rsid w:val="007D3E84"/>
    <w:rsid w:val="007D4B89"/>
    <w:rsid w:val="007D4F7A"/>
    <w:rsid w:val="007D5BF5"/>
    <w:rsid w:val="007D62D5"/>
    <w:rsid w:val="007E0DD1"/>
    <w:rsid w:val="007E1E17"/>
    <w:rsid w:val="007E3515"/>
    <w:rsid w:val="007E355D"/>
    <w:rsid w:val="007E35EB"/>
    <w:rsid w:val="007E3605"/>
    <w:rsid w:val="007E376D"/>
    <w:rsid w:val="007E417E"/>
    <w:rsid w:val="007E4F88"/>
    <w:rsid w:val="007E57A2"/>
    <w:rsid w:val="007E62F7"/>
    <w:rsid w:val="007E6995"/>
    <w:rsid w:val="007E6BB2"/>
    <w:rsid w:val="007E6F8C"/>
    <w:rsid w:val="007E7A84"/>
    <w:rsid w:val="007F018B"/>
    <w:rsid w:val="007F31A7"/>
    <w:rsid w:val="007F33A2"/>
    <w:rsid w:val="007F4BAA"/>
    <w:rsid w:val="007F4DDA"/>
    <w:rsid w:val="007F71E5"/>
    <w:rsid w:val="007F79C3"/>
    <w:rsid w:val="00801901"/>
    <w:rsid w:val="0080220C"/>
    <w:rsid w:val="00804ABD"/>
    <w:rsid w:val="0080661C"/>
    <w:rsid w:val="00807D10"/>
    <w:rsid w:val="00810BC8"/>
    <w:rsid w:val="00810C04"/>
    <w:rsid w:val="00811565"/>
    <w:rsid w:val="00812C96"/>
    <w:rsid w:val="00812CF5"/>
    <w:rsid w:val="00813FCB"/>
    <w:rsid w:val="00814B3C"/>
    <w:rsid w:val="008155E6"/>
    <w:rsid w:val="00815B64"/>
    <w:rsid w:val="00815D7B"/>
    <w:rsid w:val="00815DE8"/>
    <w:rsid w:val="00820A43"/>
    <w:rsid w:val="008210FD"/>
    <w:rsid w:val="00821B95"/>
    <w:rsid w:val="00822284"/>
    <w:rsid w:val="00823FFA"/>
    <w:rsid w:val="00824266"/>
    <w:rsid w:val="00824DB0"/>
    <w:rsid w:val="008252E9"/>
    <w:rsid w:val="00826A44"/>
    <w:rsid w:val="00830212"/>
    <w:rsid w:val="00832B5C"/>
    <w:rsid w:val="0083334C"/>
    <w:rsid w:val="008336A8"/>
    <w:rsid w:val="00834F09"/>
    <w:rsid w:val="0083510C"/>
    <w:rsid w:val="00837057"/>
    <w:rsid w:val="008372D6"/>
    <w:rsid w:val="0084086A"/>
    <w:rsid w:val="008410ED"/>
    <w:rsid w:val="00841F8D"/>
    <w:rsid w:val="00843416"/>
    <w:rsid w:val="00844DA9"/>
    <w:rsid w:val="00851360"/>
    <w:rsid w:val="00852708"/>
    <w:rsid w:val="00852BBB"/>
    <w:rsid w:val="00854394"/>
    <w:rsid w:val="0085570F"/>
    <w:rsid w:val="00855EB4"/>
    <w:rsid w:val="008563AC"/>
    <w:rsid w:val="00857C8C"/>
    <w:rsid w:val="00860290"/>
    <w:rsid w:val="008625FF"/>
    <w:rsid w:val="0086290E"/>
    <w:rsid w:val="00862DDB"/>
    <w:rsid w:val="008630BF"/>
    <w:rsid w:val="0086582B"/>
    <w:rsid w:val="00866B03"/>
    <w:rsid w:val="008676FE"/>
    <w:rsid w:val="00867853"/>
    <w:rsid w:val="00867D89"/>
    <w:rsid w:val="008713B9"/>
    <w:rsid w:val="008736EB"/>
    <w:rsid w:val="00874706"/>
    <w:rsid w:val="00874D44"/>
    <w:rsid w:val="00875FAE"/>
    <w:rsid w:val="00876399"/>
    <w:rsid w:val="0088068A"/>
    <w:rsid w:val="00881031"/>
    <w:rsid w:val="0088185B"/>
    <w:rsid w:val="0088197B"/>
    <w:rsid w:val="0088273B"/>
    <w:rsid w:val="0088315C"/>
    <w:rsid w:val="008835FF"/>
    <w:rsid w:val="00883B31"/>
    <w:rsid w:val="00884189"/>
    <w:rsid w:val="00884239"/>
    <w:rsid w:val="008849A4"/>
    <w:rsid w:val="00885AEC"/>
    <w:rsid w:val="008860BF"/>
    <w:rsid w:val="00887712"/>
    <w:rsid w:val="008916EB"/>
    <w:rsid w:val="00892BE3"/>
    <w:rsid w:val="00895563"/>
    <w:rsid w:val="00896BB2"/>
    <w:rsid w:val="0089745C"/>
    <w:rsid w:val="00897EC5"/>
    <w:rsid w:val="008A0761"/>
    <w:rsid w:val="008A112C"/>
    <w:rsid w:val="008A330F"/>
    <w:rsid w:val="008A40FA"/>
    <w:rsid w:val="008A4F85"/>
    <w:rsid w:val="008A551F"/>
    <w:rsid w:val="008A5ACD"/>
    <w:rsid w:val="008A5AF6"/>
    <w:rsid w:val="008A6C85"/>
    <w:rsid w:val="008A6FF7"/>
    <w:rsid w:val="008B0EA0"/>
    <w:rsid w:val="008B14D5"/>
    <w:rsid w:val="008B179E"/>
    <w:rsid w:val="008B1B0E"/>
    <w:rsid w:val="008B2965"/>
    <w:rsid w:val="008B29ED"/>
    <w:rsid w:val="008B364E"/>
    <w:rsid w:val="008B4072"/>
    <w:rsid w:val="008B483F"/>
    <w:rsid w:val="008B52A6"/>
    <w:rsid w:val="008B78BF"/>
    <w:rsid w:val="008B7E52"/>
    <w:rsid w:val="008C07EB"/>
    <w:rsid w:val="008C1168"/>
    <w:rsid w:val="008C14E3"/>
    <w:rsid w:val="008C15FE"/>
    <w:rsid w:val="008C2605"/>
    <w:rsid w:val="008C2D8C"/>
    <w:rsid w:val="008C3245"/>
    <w:rsid w:val="008C423E"/>
    <w:rsid w:val="008C4253"/>
    <w:rsid w:val="008C4438"/>
    <w:rsid w:val="008C5B8F"/>
    <w:rsid w:val="008C6CF3"/>
    <w:rsid w:val="008C7A6B"/>
    <w:rsid w:val="008C7E05"/>
    <w:rsid w:val="008D2860"/>
    <w:rsid w:val="008D2F46"/>
    <w:rsid w:val="008D3767"/>
    <w:rsid w:val="008D3AF5"/>
    <w:rsid w:val="008D539B"/>
    <w:rsid w:val="008D7717"/>
    <w:rsid w:val="008D7A27"/>
    <w:rsid w:val="008E0648"/>
    <w:rsid w:val="008E0DB3"/>
    <w:rsid w:val="008E179A"/>
    <w:rsid w:val="008E1997"/>
    <w:rsid w:val="008E1CF9"/>
    <w:rsid w:val="008E2CE2"/>
    <w:rsid w:val="008E3502"/>
    <w:rsid w:val="008E4080"/>
    <w:rsid w:val="008E4402"/>
    <w:rsid w:val="008E67FA"/>
    <w:rsid w:val="008E74EC"/>
    <w:rsid w:val="008E7726"/>
    <w:rsid w:val="008F0628"/>
    <w:rsid w:val="008F19A0"/>
    <w:rsid w:val="008F1FE8"/>
    <w:rsid w:val="008F5CC5"/>
    <w:rsid w:val="008F7A89"/>
    <w:rsid w:val="0090064C"/>
    <w:rsid w:val="00900778"/>
    <w:rsid w:val="00901217"/>
    <w:rsid w:val="00902E0B"/>
    <w:rsid w:val="00903C07"/>
    <w:rsid w:val="00903DCF"/>
    <w:rsid w:val="009045B2"/>
    <w:rsid w:val="00904945"/>
    <w:rsid w:val="00904B72"/>
    <w:rsid w:val="00904E26"/>
    <w:rsid w:val="00904F65"/>
    <w:rsid w:val="00905D09"/>
    <w:rsid w:val="0090772B"/>
    <w:rsid w:val="00907BC2"/>
    <w:rsid w:val="00911A69"/>
    <w:rsid w:val="00913106"/>
    <w:rsid w:val="00916206"/>
    <w:rsid w:val="009174E6"/>
    <w:rsid w:val="00920139"/>
    <w:rsid w:val="00920602"/>
    <w:rsid w:val="0092230D"/>
    <w:rsid w:val="0092275E"/>
    <w:rsid w:val="009229C2"/>
    <w:rsid w:val="00922A85"/>
    <w:rsid w:val="009235D3"/>
    <w:rsid w:val="0092384E"/>
    <w:rsid w:val="00923EC9"/>
    <w:rsid w:val="009250AD"/>
    <w:rsid w:val="0092554E"/>
    <w:rsid w:val="00926127"/>
    <w:rsid w:val="00926477"/>
    <w:rsid w:val="009264C3"/>
    <w:rsid w:val="009270A5"/>
    <w:rsid w:val="00927290"/>
    <w:rsid w:val="0092749D"/>
    <w:rsid w:val="009303AB"/>
    <w:rsid w:val="00931ED4"/>
    <w:rsid w:val="00932409"/>
    <w:rsid w:val="009348E9"/>
    <w:rsid w:val="0093672B"/>
    <w:rsid w:val="00937F6E"/>
    <w:rsid w:val="00937F91"/>
    <w:rsid w:val="00942151"/>
    <w:rsid w:val="009424A0"/>
    <w:rsid w:val="00944503"/>
    <w:rsid w:val="009446EC"/>
    <w:rsid w:val="00945663"/>
    <w:rsid w:val="00946454"/>
    <w:rsid w:val="00950217"/>
    <w:rsid w:val="009506C3"/>
    <w:rsid w:val="00951DC3"/>
    <w:rsid w:val="0095201B"/>
    <w:rsid w:val="0095263E"/>
    <w:rsid w:val="0095322C"/>
    <w:rsid w:val="00953B59"/>
    <w:rsid w:val="00953E28"/>
    <w:rsid w:val="0095530C"/>
    <w:rsid w:val="00955ECF"/>
    <w:rsid w:val="0095689D"/>
    <w:rsid w:val="009572DD"/>
    <w:rsid w:val="00957A24"/>
    <w:rsid w:val="00960C77"/>
    <w:rsid w:val="00963FC8"/>
    <w:rsid w:val="00964921"/>
    <w:rsid w:val="00964971"/>
    <w:rsid w:val="00965287"/>
    <w:rsid w:val="00965BD1"/>
    <w:rsid w:val="00970804"/>
    <w:rsid w:val="00971192"/>
    <w:rsid w:val="009726E9"/>
    <w:rsid w:val="00973837"/>
    <w:rsid w:val="00973C1B"/>
    <w:rsid w:val="00974889"/>
    <w:rsid w:val="00974D78"/>
    <w:rsid w:val="009759FB"/>
    <w:rsid w:val="009760B7"/>
    <w:rsid w:val="00980274"/>
    <w:rsid w:val="00980B72"/>
    <w:rsid w:val="00981011"/>
    <w:rsid w:val="0098182C"/>
    <w:rsid w:val="00981A22"/>
    <w:rsid w:val="00981F4C"/>
    <w:rsid w:val="00983A4D"/>
    <w:rsid w:val="00983CDD"/>
    <w:rsid w:val="00986C25"/>
    <w:rsid w:val="009874C0"/>
    <w:rsid w:val="0099083F"/>
    <w:rsid w:val="00990CDD"/>
    <w:rsid w:val="009927D9"/>
    <w:rsid w:val="00992ECD"/>
    <w:rsid w:val="009930E8"/>
    <w:rsid w:val="00993F0C"/>
    <w:rsid w:val="009948B9"/>
    <w:rsid w:val="009949F2"/>
    <w:rsid w:val="0099666B"/>
    <w:rsid w:val="00996D34"/>
    <w:rsid w:val="0099716F"/>
    <w:rsid w:val="0099725B"/>
    <w:rsid w:val="009A161C"/>
    <w:rsid w:val="009A3121"/>
    <w:rsid w:val="009A3289"/>
    <w:rsid w:val="009A366F"/>
    <w:rsid w:val="009A4C4A"/>
    <w:rsid w:val="009A57A3"/>
    <w:rsid w:val="009A727C"/>
    <w:rsid w:val="009B0797"/>
    <w:rsid w:val="009B0DDE"/>
    <w:rsid w:val="009B1632"/>
    <w:rsid w:val="009B2CB2"/>
    <w:rsid w:val="009B3B48"/>
    <w:rsid w:val="009B485E"/>
    <w:rsid w:val="009B5CF7"/>
    <w:rsid w:val="009B5D26"/>
    <w:rsid w:val="009B66D2"/>
    <w:rsid w:val="009C0129"/>
    <w:rsid w:val="009C0DF8"/>
    <w:rsid w:val="009C3B5C"/>
    <w:rsid w:val="009C4A45"/>
    <w:rsid w:val="009C54C9"/>
    <w:rsid w:val="009C57AF"/>
    <w:rsid w:val="009C5C59"/>
    <w:rsid w:val="009C601F"/>
    <w:rsid w:val="009C6A12"/>
    <w:rsid w:val="009C6F4C"/>
    <w:rsid w:val="009C7565"/>
    <w:rsid w:val="009D006E"/>
    <w:rsid w:val="009D0C0E"/>
    <w:rsid w:val="009D42AF"/>
    <w:rsid w:val="009D50EB"/>
    <w:rsid w:val="009D57D7"/>
    <w:rsid w:val="009D6221"/>
    <w:rsid w:val="009D6696"/>
    <w:rsid w:val="009D6F1C"/>
    <w:rsid w:val="009D7BB0"/>
    <w:rsid w:val="009E0559"/>
    <w:rsid w:val="009E0959"/>
    <w:rsid w:val="009E287F"/>
    <w:rsid w:val="009E3BE9"/>
    <w:rsid w:val="009E3EE2"/>
    <w:rsid w:val="009E535A"/>
    <w:rsid w:val="009E5987"/>
    <w:rsid w:val="009E63C7"/>
    <w:rsid w:val="009E7838"/>
    <w:rsid w:val="009E7CF7"/>
    <w:rsid w:val="009F03D4"/>
    <w:rsid w:val="009F0CC0"/>
    <w:rsid w:val="009F0DA0"/>
    <w:rsid w:val="009F0F58"/>
    <w:rsid w:val="009F1D7D"/>
    <w:rsid w:val="009F27E0"/>
    <w:rsid w:val="009F2EFE"/>
    <w:rsid w:val="009F3E3C"/>
    <w:rsid w:val="009F636E"/>
    <w:rsid w:val="009F64CC"/>
    <w:rsid w:val="009F6A61"/>
    <w:rsid w:val="009F6A8E"/>
    <w:rsid w:val="009F6E58"/>
    <w:rsid w:val="00A065A8"/>
    <w:rsid w:val="00A07C0C"/>
    <w:rsid w:val="00A117AB"/>
    <w:rsid w:val="00A11B7F"/>
    <w:rsid w:val="00A122E8"/>
    <w:rsid w:val="00A12930"/>
    <w:rsid w:val="00A12E97"/>
    <w:rsid w:val="00A13002"/>
    <w:rsid w:val="00A13253"/>
    <w:rsid w:val="00A139F6"/>
    <w:rsid w:val="00A13B5D"/>
    <w:rsid w:val="00A14449"/>
    <w:rsid w:val="00A155F8"/>
    <w:rsid w:val="00A156C5"/>
    <w:rsid w:val="00A22274"/>
    <w:rsid w:val="00A222BB"/>
    <w:rsid w:val="00A24F60"/>
    <w:rsid w:val="00A256A4"/>
    <w:rsid w:val="00A26BA8"/>
    <w:rsid w:val="00A2704A"/>
    <w:rsid w:val="00A270FC"/>
    <w:rsid w:val="00A2760B"/>
    <w:rsid w:val="00A27832"/>
    <w:rsid w:val="00A27987"/>
    <w:rsid w:val="00A30E4D"/>
    <w:rsid w:val="00A31FD6"/>
    <w:rsid w:val="00A339F6"/>
    <w:rsid w:val="00A4029F"/>
    <w:rsid w:val="00A403B6"/>
    <w:rsid w:val="00A411C5"/>
    <w:rsid w:val="00A41925"/>
    <w:rsid w:val="00A42449"/>
    <w:rsid w:val="00A446DB"/>
    <w:rsid w:val="00A4480A"/>
    <w:rsid w:val="00A455C5"/>
    <w:rsid w:val="00A47873"/>
    <w:rsid w:val="00A47D75"/>
    <w:rsid w:val="00A500EA"/>
    <w:rsid w:val="00A5022B"/>
    <w:rsid w:val="00A50336"/>
    <w:rsid w:val="00A50706"/>
    <w:rsid w:val="00A51176"/>
    <w:rsid w:val="00A525C2"/>
    <w:rsid w:val="00A5291D"/>
    <w:rsid w:val="00A532DD"/>
    <w:rsid w:val="00A538B6"/>
    <w:rsid w:val="00A54623"/>
    <w:rsid w:val="00A548E8"/>
    <w:rsid w:val="00A54C05"/>
    <w:rsid w:val="00A54E98"/>
    <w:rsid w:val="00A55319"/>
    <w:rsid w:val="00A55C40"/>
    <w:rsid w:val="00A56A06"/>
    <w:rsid w:val="00A609CB"/>
    <w:rsid w:val="00A60AE2"/>
    <w:rsid w:val="00A62355"/>
    <w:rsid w:val="00A640FD"/>
    <w:rsid w:val="00A66153"/>
    <w:rsid w:val="00A668DC"/>
    <w:rsid w:val="00A67463"/>
    <w:rsid w:val="00A67A9E"/>
    <w:rsid w:val="00A67EC0"/>
    <w:rsid w:val="00A70796"/>
    <w:rsid w:val="00A7160B"/>
    <w:rsid w:val="00A7213E"/>
    <w:rsid w:val="00A726E8"/>
    <w:rsid w:val="00A7303E"/>
    <w:rsid w:val="00A73CC9"/>
    <w:rsid w:val="00A74E99"/>
    <w:rsid w:val="00A759A2"/>
    <w:rsid w:val="00A76FC1"/>
    <w:rsid w:val="00A777FE"/>
    <w:rsid w:val="00A81E21"/>
    <w:rsid w:val="00A81E92"/>
    <w:rsid w:val="00A830CA"/>
    <w:rsid w:val="00A84BC3"/>
    <w:rsid w:val="00A84C40"/>
    <w:rsid w:val="00A87981"/>
    <w:rsid w:val="00A90A41"/>
    <w:rsid w:val="00A90DFA"/>
    <w:rsid w:val="00A9134C"/>
    <w:rsid w:val="00A92441"/>
    <w:rsid w:val="00A92807"/>
    <w:rsid w:val="00A9325C"/>
    <w:rsid w:val="00A93C2F"/>
    <w:rsid w:val="00A93EB0"/>
    <w:rsid w:val="00A944AF"/>
    <w:rsid w:val="00A975E9"/>
    <w:rsid w:val="00AA1052"/>
    <w:rsid w:val="00AA297C"/>
    <w:rsid w:val="00AA2D4F"/>
    <w:rsid w:val="00AA30B1"/>
    <w:rsid w:val="00AA33C5"/>
    <w:rsid w:val="00AA3FE9"/>
    <w:rsid w:val="00AA5E0A"/>
    <w:rsid w:val="00AA6E77"/>
    <w:rsid w:val="00AA7EF7"/>
    <w:rsid w:val="00AB0735"/>
    <w:rsid w:val="00AB09EE"/>
    <w:rsid w:val="00AB0B95"/>
    <w:rsid w:val="00AB1A4E"/>
    <w:rsid w:val="00AB2B09"/>
    <w:rsid w:val="00AB3F94"/>
    <w:rsid w:val="00AB596D"/>
    <w:rsid w:val="00AB5DFA"/>
    <w:rsid w:val="00AB6761"/>
    <w:rsid w:val="00AC060D"/>
    <w:rsid w:val="00AC067A"/>
    <w:rsid w:val="00AC090E"/>
    <w:rsid w:val="00AC183C"/>
    <w:rsid w:val="00AC21E2"/>
    <w:rsid w:val="00AC3972"/>
    <w:rsid w:val="00AC43C8"/>
    <w:rsid w:val="00AC591D"/>
    <w:rsid w:val="00AD1F1A"/>
    <w:rsid w:val="00AD2490"/>
    <w:rsid w:val="00AD3C7D"/>
    <w:rsid w:val="00AE303F"/>
    <w:rsid w:val="00AE31E2"/>
    <w:rsid w:val="00AE45CD"/>
    <w:rsid w:val="00AE4EC8"/>
    <w:rsid w:val="00AE5EB7"/>
    <w:rsid w:val="00AE5F6E"/>
    <w:rsid w:val="00AE6B5E"/>
    <w:rsid w:val="00AE6BFE"/>
    <w:rsid w:val="00AE724A"/>
    <w:rsid w:val="00AE7B23"/>
    <w:rsid w:val="00AF04DF"/>
    <w:rsid w:val="00AF06B0"/>
    <w:rsid w:val="00AF085B"/>
    <w:rsid w:val="00AF0DBD"/>
    <w:rsid w:val="00AF13F8"/>
    <w:rsid w:val="00AF32F5"/>
    <w:rsid w:val="00AF3E33"/>
    <w:rsid w:val="00AF4FCD"/>
    <w:rsid w:val="00AF621A"/>
    <w:rsid w:val="00B00F2C"/>
    <w:rsid w:val="00B01817"/>
    <w:rsid w:val="00B02710"/>
    <w:rsid w:val="00B050AE"/>
    <w:rsid w:val="00B05AC7"/>
    <w:rsid w:val="00B06305"/>
    <w:rsid w:val="00B066E1"/>
    <w:rsid w:val="00B06728"/>
    <w:rsid w:val="00B0683F"/>
    <w:rsid w:val="00B06CF3"/>
    <w:rsid w:val="00B071D1"/>
    <w:rsid w:val="00B07269"/>
    <w:rsid w:val="00B07DEE"/>
    <w:rsid w:val="00B1118C"/>
    <w:rsid w:val="00B123A8"/>
    <w:rsid w:val="00B123E0"/>
    <w:rsid w:val="00B13704"/>
    <w:rsid w:val="00B16300"/>
    <w:rsid w:val="00B176C7"/>
    <w:rsid w:val="00B21EF7"/>
    <w:rsid w:val="00B22537"/>
    <w:rsid w:val="00B23E50"/>
    <w:rsid w:val="00B23F12"/>
    <w:rsid w:val="00B24163"/>
    <w:rsid w:val="00B26CFD"/>
    <w:rsid w:val="00B27E6E"/>
    <w:rsid w:val="00B27F5F"/>
    <w:rsid w:val="00B306FE"/>
    <w:rsid w:val="00B30B6A"/>
    <w:rsid w:val="00B30CE3"/>
    <w:rsid w:val="00B3130A"/>
    <w:rsid w:val="00B31564"/>
    <w:rsid w:val="00B33F61"/>
    <w:rsid w:val="00B34A8E"/>
    <w:rsid w:val="00B3623C"/>
    <w:rsid w:val="00B369BC"/>
    <w:rsid w:val="00B36EB1"/>
    <w:rsid w:val="00B3713D"/>
    <w:rsid w:val="00B374F9"/>
    <w:rsid w:val="00B37C86"/>
    <w:rsid w:val="00B41CAF"/>
    <w:rsid w:val="00B438DB"/>
    <w:rsid w:val="00B44D3A"/>
    <w:rsid w:val="00B45217"/>
    <w:rsid w:val="00B461AC"/>
    <w:rsid w:val="00B46AD5"/>
    <w:rsid w:val="00B47A62"/>
    <w:rsid w:val="00B50047"/>
    <w:rsid w:val="00B508C3"/>
    <w:rsid w:val="00B52664"/>
    <w:rsid w:val="00B52802"/>
    <w:rsid w:val="00B547C4"/>
    <w:rsid w:val="00B54A09"/>
    <w:rsid w:val="00B551A0"/>
    <w:rsid w:val="00B55606"/>
    <w:rsid w:val="00B5641A"/>
    <w:rsid w:val="00B56E4A"/>
    <w:rsid w:val="00B606D9"/>
    <w:rsid w:val="00B60883"/>
    <w:rsid w:val="00B609D6"/>
    <w:rsid w:val="00B614CA"/>
    <w:rsid w:val="00B62F45"/>
    <w:rsid w:val="00B65019"/>
    <w:rsid w:val="00B65B96"/>
    <w:rsid w:val="00B66151"/>
    <w:rsid w:val="00B6702D"/>
    <w:rsid w:val="00B67E05"/>
    <w:rsid w:val="00B67EB8"/>
    <w:rsid w:val="00B72FB9"/>
    <w:rsid w:val="00B737E2"/>
    <w:rsid w:val="00B73AAE"/>
    <w:rsid w:val="00B73AE2"/>
    <w:rsid w:val="00B74649"/>
    <w:rsid w:val="00B763A6"/>
    <w:rsid w:val="00B77038"/>
    <w:rsid w:val="00B80586"/>
    <w:rsid w:val="00B81787"/>
    <w:rsid w:val="00B823D4"/>
    <w:rsid w:val="00B82777"/>
    <w:rsid w:val="00B84C6C"/>
    <w:rsid w:val="00B86A46"/>
    <w:rsid w:val="00B87342"/>
    <w:rsid w:val="00B87582"/>
    <w:rsid w:val="00B9056F"/>
    <w:rsid w:val="00B90AF6"/>
    <w:rsid w:val="00B944AD"/>
    <w:rsid w:val="00B944F1"/>
    <w:rsid w:val="00B95C91"/>
    <w:rsid w:val="00B96D48"/>
    <w:rsid w:val="00BA02E1"/>
    <w:rsid w:val="00BA0A05"/>
    <w:rsid w:val="00BA0C76"/>
    <w:rsid w:val="00BA207F"/>
    <w:rsid w:val="00BA240E"/>
    <w:rsid w:val="00BA39B0"/>
    <w:rsid w:val="00BA412A"/>
    <w:rsid w:val="00BA4706"/>
    <w:rsid w:val="00BA4ACC"/>
    <w:rsid w:val="00BA6035"/>
    <w:rsid w:val="00BA60F4"/>
    <w:rsid w:val="00BA6133"/>
    <w:rsid w:val="00BA6535"/>
    <w:rsid w:val="00BA76CB"/>
    <w:rsid w:val="00BB238A"/>
    <w:rsid w:val="00BB2716"/>
    <w:rsid w:val="00BB2721"/>
    <w:rsid w:val="00BB2A78"/>
    <w:rsid w:val="00BB2D5C"/>
    <w:rsid w:val="00BB3404"/>
    <w:rsid w:val="00BB46C4"/>
    <w:rsid w:val="00BB5C82"/>
    <w:rsid w:val="00BB7273"/>
    <w:rsid w:val="00BB79B5"/>
    <w:rsid w:val="00BC062C"/>
    <w:rsid w:val="00BC0757"/>
    <w:rsid w:val="00BC0BAF"/>
    <w:rsid w:val="00BC130B"/>
    <w:rsid w:val="00BC17E1"/>
    <w:rsid w:val="00BC1833"/>
    <w:rsid w:val="00BC3797"/>
    <w:rsid w:val="00BC43F2"/>
    <w:rsid w:val="00BC4AE9"/>
    <w:rsid w:val="00BC628A"/>
    <w:rsid w:val="00BC7617"/>
    <w:rsid w:val="00BD1844"/>
    <w:rsid w:val="00BD1F12"/>
    <w:rsid w:val="00BD2F44"/>
    <w:rsid w:val="00BD3929"/>
    <w:rsid w:val="00BD3E15"/>
    <w:rsid w:val="00BD5028"/>
    <w:rsid w:val="00BD5549"/>
    <w:rsid w:val="00BE047D"/>
    <w:rsid w:val="00BE10DA"/>
    <w:rsid w:val="00BE1587"/>
    <w:rsid w:val="00BE211D"/>
    <w:rsid w:val="00BE27AD"/>
    <w:rsid w:val="00BE38CE"/>
    <w:rsid w:val="00BE4398"/>
    <w:rsid w:val="00BE4E52"/>
    <w:rsid w:val="00BE7E0D"/>
    <w:rsid w:val="00BF0F7F"/>
    <w:rsid w:val="00BF212B"/>
    <w:rsid w:val="00BF29C8"/>
    <w:rsid w:val="00BF2A22"/>
    <w:rsid w:val="00BF2E3A"/>
    <w:rsid w:val="00BF4176"/>
    <w:rsid w:val="00BF53A7"/>
    <w:rsid w:val="00BF7B9F"/>
    <w:rsid w:val="00C03BCD"/>
    <w:rsid w:val="00C04500"/>
    <w:rsid w:val="00C059F8"/>
    <w:rsid w:val="00C05B4A"/>
    <w:rsid w:val="00C05D27"/>
    <w:rsid w:val="00C05E8C"/>
    <w:rsid w:val="00C07547"/>
    <w:rsid w:val="00C10804"/>
    <w:rsid w:val="00C10B1B"/>
    <w:rsid w:val="00C10CB1"/>
    <w:rsid w:val="00C12906"/>
    <w:rsid w:val="00C12A61"/>
    <w:rsid w:val="00C13590"/>
    <w:rsid w:val="00C1427E"/>
    <w:rsid w:val="00C14654"/>
    <w:rsid w:val="00C14835"/>
    <w:rsid w:val="00C153E6"/>
    <w:rsid w:val="00C166E5"/>
    <w:rsid w:val="00C1697D"/>
    <w:rsid w:val="00C16D60"/>
    <w:rsid w:val="00C17239"/>
    <w:rsid w:val="00C20341"/>
    <w:rsid w:val="00C21781"/>
    <w:rsid w:val="00C239CB"/>
    <w:rsid w:val="00C25BD6"/>
    <w:rsid w:val="00C25F3E"/>
    <w:rsid w:val="00C26A6C"/>
    <w:rsid w:val="00C272DE"/>
    <w:rsid w:val="00C30BC1"/>
    <w:rsid w:val="00C30CBC"/>
    <w:rsid w:val="00C32DC2"/>
    <w:rsid w:val="00C34433"/>
    <w:rsid w:val="00C34900"/>
    <w:rsid w:val="00C350F0"/>
    <w:rsid w:val="00C364E2"/>
    <w:rsid w:val="00C41943"/>
    <w:rsid w:val="00C41A7F"/>
    <w:rsid w:val="00C42BAD"/>
    <w:rsid w:val="00C42CCC"/>
    <w:rsid w:val="00C44D1F"/>
    <w:rsid w:val="00C47143"/>
    <w:rsid w:val="00C50979"/>
    <w:rsid w:val="00C51E9D"/>
    <w:rsid w:val="00C52200"/>
    <w:rsid w:val="00C53327"/>
    <w:rsid w:val="00C53974"/>
    <w:rsid w:val="00C53F95"/>
    <w:rsid w:val="00C548B0"/>
    <w:rsid w:val="00C5519A"/>
    <w:rsid w:val="00C554AF"/>
    <w:rsid w:val="00C56015"/>
    <w:rsid w:val="00C56C39"/>
    <w:rsid w:val="00C56CDB"/>
    <w:rsid w:val="00C5701F"/>
    <w:rsid w:val="00C60495"/>
    <w:rsid w:val="00C60B81"/>
    <w:rsid w:val="00C624DA"/>
    <w:rsid w:val="00C6278F"/>
    <w:rsid w:val="00C63841"/>
    <w:rsid w:val="00C63D62"/>
    <w:rsid w:val="00C66D28"/>
    <w:rsid w:val="00C712D6"/>
    <w:rsid w:val="00C7228E"/>
    <w:rsid w:val="00C7364B"/>
    <w:rsid w:val="00C73C0C"/>
    <w:rsid w:val="00C73D3F"/>
    <w:rsid w:val="00C73E42"/>
    <w:rsid w:val="00C74D7E"/>
    <w:rsid w:val="00C76C6E"/>
    <w:rsid w:val="00C81FC9"/>
    <w:rsid w:val="00C84190"/>
    <w:rsid w:val="00C8621E"/>
    <w:rsid w:val="00C90292"/>
    <w:rsid w:val="00C90897"/>
    <w:rsid w:val="00C93C24"/>
    <w:rsid w:val="00C94078"/>
    <w:rsid w:val="00C9708A"/>
    <w:rsid w:val="00CA05FF"/>
    <w:rsid w:val="00CA0940"/>
    <w:rsid w:val="00CA0D24"/>
    <w:rsid w:val="00CA11EB"/>
    <w:rsid w:val="00CA1584"/>
    <w:rsid w:val="00CA2921"/>
    <w:rsid w:val="00CA2E5B"/>
    <w:rsid w:val="00CA2F2E"/>
    <w:rsid w:val="00CA3880"/>
    <w:rsid w:val="00CA394D"/>
    <w:rsid w:val="00CA4F4B"/>
    <w:rsid w:val="00CA51AA"/>
    <w:rsid w:val="00CA56DF"/>
    <w:rsid w:val="00CA5F00"/>
    <w:rsid w:val="00CA60AB"/>
    <w:rsid w:val="00CB2CD5"/>
    <w:rsid w:val="00CB35C0"/>
    <w:rsid w:val="00CB3CA2"/>
    <w:rsid w:val="00CB4DBC"/>
    <w:rsid w:val="00CB5845"/>
    <w:rsid w:val="00CB5AD2"/>
    <w:rsid w:val="00CB628D"/>
    <w:rsid w:val="00CB6C66"/>
    <w:rsid w:val="00CB7150"/>
    <w:rsid w:val="00CC0652"/>
    <w:rsid w:val="00CC0BB2"/>
    <w:rsid w:val="00CC2674"/>
    <w:rsid w:val="00CC3193"/>
    <w:rsid w:val="00CC3CB6"/>
    <w:rsid w:val="00CC534C"/>
    <w:rsid w:val="00CC60B5"/>
    <w:rsid w:val="00CC62DE"/>
    <w:rsid w:val="00CD021E"/>
    <w:rsid w:val="00CD0F1E"/>
    <w:rsid w:val="00CD167B"/>
    <w:rsid w:val="00CD3674"/>
    <w:rsid w:val="00CD542B"/>
    <w:rsid w:val="00CD5746"/>
    <w:rsid w:val="00CE04AC"/>
    <w:rsid w:val="00CE189E"/>
    <w:rsid w:val="00CE270E"/>
    <w:rsid w:val="00CE3494"/>
    <w:rsid w:val="00CE4241"/>
    <w:rsid w:val="00CE42BC"/>
    <w:rsid w:val="00CE42F6"/>
    <w:rsid w:val="00CE4FA0"/>
    <w:rsid w:val="00CE4FD8"/>
    <w:rsid w:val="00CE5D07"/>
    <w:rsid w:val="00CE6B36"/>
    <w:rsid w:val="00CF017B"/>
    <w:rsid w:val="00CF11D9"/>
    <w:rsid w:val="00CF148B"/>
    <w:rsid w:val="00CF1B93"/>
    <w:rsid w:val="00CF446C"/>
    <w:rsid w:val="00CF5544"/>
    <w:rsid w:val="00CF58C9"/>
    <w:rsid w:val="00CF7AB1"/>
    <w:rsid w:val="00CF7DD4"/>
    <w:rsid w:val="00D00EC7"/>
    <w:rsid w:val="00D02302"/>
    <w:rsid w:val="00D04AA6"/>
    <w:rsid w:val="00D05B81"/>
    <w:rsid w:val="00D05BA2"/>
    <w:rsid w:val="00D060BA"/>
    <w:rsid w:val="00D0698C"/>
    <w:rsid w:val="00D07925"/>
    <w:rsid w:val="00D12375"/>
    <w:rsid w:val="00D128B0"/>
    <w:rsid w:val="00D128D2"/>
    <w:rsid w:val="00D12F8D"/>
    <w:rsid w:val="00D13453"/>
    <w:rsid w:val="00D14A6A"/>
    <w:rsid w:val="00D17D36"/>
    <w:rsid w:val="00D20373"/>
    <w:rsid w:val="00D203A4"/>
    <w:rsid w:val="00D2077D"/>
    <w:rsid w:val="00D20946"/>
    <w:rsid w:val="00D220E6"/>
    <w:rsid w:val="00D24C22"/>
    <w:rsid w:val="00D26E6C"/>
    <w:rsid w:val="00D30985"/>
    <w:rsid w:val="00D310B9"/>
    <w:rsid w:val="00D31E99"/>
    <w:rsid w:val="00D33020"/>
    <w:rsid w:val="00D332F4"/>
    <w:rsid w:val="00D33597"/>
    <w:rsid w:val="00D36549"/>
    <w:rsid w:val="00D3672B"/>
    <w:rsid w:val="00D3716C"/>
    <w:rsid w:val="00D37789"/>
    <w:rsid w:val="00D37C8E"/>
    <w:rsid w:val="00D4300C"/>
    <w:rsid w:val="00D4301B"/>
    <w:rsid w:val="00D4332F"/>
    <w:rsid w:val="00D451C8"/>
    <w:rsid w:val="00D46C63"/>
    <w:rsid w:val="00D47231"/>
    <w:rsid w:val="00D503B8"/>
    <w:rsid w:val="00D50918"/>
    <w:rsid w:val="00D50AED"/>
    <w:rsid w:val="00D5541A"/>
    <w:rsid w:val="00D5598D"/>
    <w:rsid w:val="00D57CCC"/>
    <w:rsid w:val="00D60BA6"/>
    <w:rsid w:val="00D612F8"/>
    <w:rsid w:val="00D63824"/>
    <w:rsid w:val="00D63A1A"/>
    <w:rsid w:val="00D642CB"/>
    <w:rsid w:val="00D66222"/>
    <w:rsid w:val="00D664CE"/>
    <w:rsid w:val="00D6660D"/>
    <w:rsid w:val="00D66FF5"/>
    <w:rsid w:val="00D702CE"/>
    <w:rsid w:val="00D70AC0"/>
    <w:rsid w:val="00D70EAB"/>
    <w:rsid w:val="00D71729"/>
    <w:rsid w:val="00D721C5"/>
    <w:rsid w:val="00D72810"/>
    <w:rsid w:val="00D72E00"/>
    <w:rsid w:val="00D7332E"/>
    <w:rsid w:val="00D74437"/>
    <w:rsid w:val="00D74657"/>
    <w:rsid w:val="00D74F35"/>
    <w:rsid w:val="00D763A9"/>
    <w:rsid w:val="00D76A11"/>
    <w:rsid w:val="00D8386D"/>
    <w:rsid w:val="00D83A1D"/>
    <w:rsid w:val="00D85792"/>
    <w:rsid w:val="00D86356"/>
    <w:rsid w:val="00D8636F"/>
    <w:rsid w:val="00D87052"/>
    <w:rsid w:val="00D873F0"/>
    <w:rsid w:val="00D87C21"/>
    <w:rsid w:val="00D93074"/>
    <w:rsid w:val="00D94081"/>
    <w:rsid w:val="00D9475B"/>
    <w:rsid w:val="00D94B44"/>
    <w:rsid w:val="00D95E81"/>
    <w:rsid w:val="00D96CAF"/>
    <w:rsid w:val="00D97625"/>
    <w:rsid w:val="00DA0187"/>
    <w:rsid w:val="00DA1469"/>
    <w:rsid w:val="00DA3937"/>
    <w:rsid w:val="00DA41E5"/>
    <w:rsid w:val="00DA4A1F"/>
    <w:rsid w:val="00DA5537"/>
    <w:rsid w:val="00DA6214"/>
    <w:rsid w:val="00DA6C5C"/>
    <w:rsid w:val="00DA71B6"/>
    <w:rsid w:val="00DB0754"/>
    <w:rsid w:val="00DB0CCF"/>
    <w:rsid w:val="00DB0D48"/>
    <w:rsid w:val="00DB0DF6"/>
    <w:rsid w:val="00DB12BF"/>
    <w:rsid w:val="00DB28B4"/>
    <w:rsid w:val="00DB2BDC"/>
    <w:rsid w:val="00DB30CB"/>
    <w:rsid w:val="00DB5812"/>
    <w:rsid w:val="00DB62F2"/>
    <w:rsid w:val="00DB6A39"/>
    <w:rsid w:val="00DB75CF"/>
    <w:rsid w:val="00DB7AD3"/>
    <w:rsid w:val="00DB7DF5"/>
    <w:rsid w:val="00DC05F5"/>
    <w:rsid w:val="00DC23CA"/>
    <w:rsid w:val="00DC25A2"/>
    <w:rsid w:val="00DC5796"/>
    <w:rsid w:val="00DC5B92"/>
    <w:rsid w:val="00DC5D0B"/>
    <w:rsid w:val="00DC63CE"/>
    <w:rsid w:val="00DC6D69"/>
    <w:rsid w:val="00DC7C6B"/>
    <w:rsid w:val="00DC7CCD"/>
    <w:rsid w:val="00DD003F"/>
    <w:rsid w:val="00DD08C9"/>
    <w:rsid w:val="00DD0948"/>
    <w:rsid w:val="00DD0E63"/>
    <w:rsid w:val="00DD23C6"/>
    <w:rsid w:val="00DD322F"/>
    <w:rsid w:val="00DD3514"/>
    <w:rsid w:val="00DD403E"/>
    <w:rsid w:val="00DD4BF7"/>
    <w:rsid w:val="00DD6B3F"/>
    <w:rsid w:val="00DD7625"/>
    <w:rsid w:val="00DE0BA5"/>
    <w:rsid w:val="00DE205D"/>
    <w:rsid w:val="00DE373F"/>
    <w:rsid w:val="00DE3FBF"/>
    <w:rsid w:val="00DE430D"/>
    <w:rsid w:val="00DE4AE4"/>
    <w:rsid w:val="00DE6654"/>
    <w:rsid w:val="00DE69B4"/>
    <w:rsid w:val="00DE7FD1"/>
    <w:rsid w:val="00DF1D3B"/>
    <w:rsid w:val="00DF3E46"/>
    <w:rsid w:val="00DF410D"/>
    <w:rsid w:val="00DF41F5"/>
    <w:rsid w:val="00DF4424"/>
    <w:rsid w:val="00DF564D"/>
    <w:rsid w:val="00DF63CE"/>
    <w:rsid w:val="00E0100F"/>
    <w:rsid w:val="00E01285"/>
    <w:rsid w:val="00E01BF4"/>
    <w:rsid w:val="00E0215E"/>
    <w:rsid w:val="00E058DB"/>
    <w:rsid w:val="00E06A6E"/>
    <w:rsid w:val="00E06DA9"/>
    <w:rsid w:val="00E10B43"/>
    <w:rsid w:val="00E14D36"/>
    <w:rsid w:val="00E15AB5"/>
    <w:rsid w:val="00E16F7A"/>
    <w:rsid w:val="00E17005"/>
    <w:rsid w:val="00E17AED"/>
    <w:rsid w:val="00E20731"/>
    <w:rsid w:val="00E20F06"/>
    <w:rsid w:val="00E2263D"/>
    <w:rsid w:val="00E22B4D"/>
    <w:rsid w:val="00E22D31"/>
    <w:rsid w:val="00E236CA"/>
    <w:rsid w:val="00E23B85"/>
    <w:rsid w:val="00E23D39"/>
    <w:rsid w:val="00E245BE"/>
    <w:rsid w:val="00E24934"/>
    <w:rsid w:val="00E24EAC"/>
    <w:rsid w:val="00E25962"/>
    <w:rsid w:val="00E262D9"/>
    <w:rsid w:val="00E268DC"/>
    <w:rsid w:val="00E27CA7"/>
    <w:rsid w:val="00E3003E"/>
    <w:rsid w:val="00E3044F"/>
    <w:rsid w:val="00E3089C"/>
    <w:rsid w:val="00E308C1"/>
    <w:rsid w:val="00E316ED"/>
    <w:rsid w:val="00E335F5"/>
    <w:rsid w:val="00E339EB"/>
    <w:rsid w:val="00E34641"/>
    <w:rsid w:val="00E346BB"/>
    <w:rsid w:val="00E34763"/>
    <w:rsid w:val="00E3480B"/>
    <w:rsid w:val="00E35BF4"/>
    <w:rsid w:val="00E37A74"/>
    <w:rsid w:val="00E402F5"/>
    <w:rsid w:val="00E40B34"/>
    <w:rsid w:val="00E40C74"/>
    <w:rsid w:val="00E414F3"/>
    <w:rsid w:val="00E41C2C"/>
    <w:rsid w:val="00E421BC"/>
    <w:rsid w:val="00E4385D"/>
    <w:rsid w:val="00E4540C"/>
    <w:rsid w:val="00E45B3B"/>
    <w:rsid w:val="00E45B3E"/>
    <w:rsid w:val="00E46747"/>
    <w:rsid w:val="00E46ACD"/>
    <w:rsid w:val="00E471DB"/>
    <w:rsid w:val="00E47F4B"/>
    <w:rsid w:val="00E50A97"/>
    <w:rsid w:val="00E521D2"/>
    <w:rsid w:val="00E522D2"/>
    <w:rsid w:val="00E532EA"/>
    <w:rsid w:val="00E53A41"/>
    <w:rsid w:val="00E53CB9"/>
    <w:rsid w:val="00E541AE"/>
    <w:rsid w:val="00E54BA4"/>
    <w:rsid w:val="00E553E1"/>
    <w:rsid w:val="00E55B78"/>
    <w:rsid w:val="00E55C28"/>
    <w:rsid w:val="00E577B1"/>
    <w:rsid w:val="00E60A8C"/>
    <w:rsid w:val="00E61B27"/>
    <w:rsid w:val="00E62C82"/>
    <w:rsid w:val="00E63672"/>
    <w:rsid w:val="00E638FC"/>
    <w:rsid w:val="00E65AD9"/>
    <w:rsid w:val="00E66F8A"/>
    <w:rsid w:val="00E675D5"/>
    <w:rsid w:val="00E708E9"/>
    <w:rsid w:val="00E72744"/>
    <w:rsid w:val="00E72C73"/>
    <w:rsid w:val="00E73995"/>
    <w:rsid w:val="00E73E9D"/>
    <w:rsid w:val="00E758E3"/>
    <w:rsid w:val="00E80F2E"/>
    <w:rsid w:val="00E816B1"/>
    <w:rsid w:val="00E81EFA"/>
    <w:rsid w:val="00E83342"/>
    <w:rsid w:val="00E834D0"/>
    <w:rsid w:val="00E84B92"/>
    <w:rsid w:val="00E84D61"/>
    <w:rsid w:val="00E866B3"/>
    <w:rsid w:val="00E87538"/>
    <w:rsid w:val="00E90536"/>
    <w:rsid w:val="00E919F1"/>
    <w:rsid w:val="00E9415F"/>
    <w:rsid w:val="00E941E6"/>
    <w:rsid w:val="00E96B6F"/>
    <w:rsid w:val="00EA0491"/>
    <w:rsid w:val="00EA1DEE"/>
    <w:rsid w:val="00EA2B21"/>
    <w:rsid w:val="00EA2E83"/>
    <w:rsid w:val="00EA414A"/>
    <w:rsid w:val="00EA422E"/>
    <w:rsid w:val="00EA47EC"/>
    <w:rsid w:val="00EB042B"/>
    <w:rsid w:val="00EB0CB3"/>
    <w:rsid w:val="00EB0CC7"/>
    <w:rsid w:val="00EB3470"/>
    <w:rsid w:val="00EB3D9C"/>
    <w:rsid w:val="00EB3E3E"/>
    <w:rsid w:val="00EB6490"/>
    <w:rsid w:val="00EB7504"/>
    <w:rsid w:val="00EB7AD9"/>
    <w:rsid w:val="00EC2B93"/>
    <w:rsid w:val="00EC2EF5"/>
    <w:rsid w:val="00EC329E"/>
    <w:rsid w:val="00EC39EB"/>
    <w:rsid w:val="00EC5543"/>
    <w:rsid w:val="00ED043B"/>
    <w:rsid w:val="00ED08D2"/>
    <w:rsid w:val="00ED1C42"/>
    <w:rsid w:val="00ED21C9"/>
    <w:rsid w:val="00ED339F"/>
    <w:rsid w:val="00ED380E"/>
    <w:rsid w:val="00ED4767"/>
    <w:rsid w:val="00ED5B6F"/>
    <w:rsid w:val="00ED6044"/>
    <w:rsid w:val="00ED631D"/>
    <w:rsid w:val="00ED6726"/>
    <w:rsid w:val="00ED7980"/>
    <w:rsid w:val="00EE01FF"/>
    <w:rsid w:val="00EE0F1C"/>
    <w:rsid w:val="00EE1D15"/>
    <w:rsid w:val="00EE2841"/>
    <w:rsid w:val="00EE40EB"/>
    <w:rsid w:val="00EE44CD"/>
    <w:rsid w:val="00EE5552"/>
    <w:rsid w:val="00EE5651"/>
    <w:rsid w:val="00EE6128"/>
    <w:rsid w:val="00EE61BC"/>
    <w:rsid w:val="00EE7272"/>
    <w:rsid w:val="00EF1596"/>
    <w:rsid w:val="00EF1A1C"/>
    <w:rsid w:val="00EF27CC"/>
    <w:rsid w:val="00EF34BA"/>
    <w:rsid w:val="00EF39AF"/>
    <w:rsid w:val="00EF3D74"/>
    <w:rsid w:val="00EF4795"/>
    <w:rsid w:val="00EF53F7"/>
    <w:rsid w:val="00EF719B"/>
    <w:rsid w:val="00F01A8A"/>
    <w:rsid w:val="00F01CA8"/>
    <w:rsid w:val="00F03729"/>
    <w:rsid w:val="00F03961"/>
    <w:rsid w:val="00F05466"/>
    <w:rsid w:val="00F0732A"/>
    <w:rsid w:val="00F0740A"/>
    <w:rsid w:val="00F104E2"/>
    <w:rsid w:val="00F107A9"/>
    <w:rsid w:val="00F110E6"/>
    <w:rsid w:val="00F1230B"/>
    <w:rsid w:val="00F13287"/>
    <w:rsid w:val="00F13AF0"/>
    <w:rsid w:val="00F13D14"/>
    <w:rsid w:val="00F160B6"/>
    <w:rsid w:val="00F17CCA"/>
    <w:rsid w:val="00F22438"/>
    <w:rsid w:val="00F22D91"/>
    <w:rsid w:val="00F2301C"/>
    <w:rsid w:val="00F23354"/>
    <w:rsid w:val="00F23A4F"/>
    <w:rsid w:val="00F246B8"/>
    <w:rsid w:val="00F24E9A"/>
    <w:rsid w:val="00F24FD0"/>
    <w:rsid w:val="00F254FC"/>
    <w:rsid w:val="00F25550"/>
    <w:rsid w:val="00F320AB"/>
    <w:rsid w:val="00F320B5"/>
    <w:rsid w:val="00F33558"/>
    <w:rsid w:val="00F338DA"/>
    <w:rsid w:val="00F37E5B"/>
    <w:rsid w:val="00F40C70"/>
    <w:rsid w:val="00F41578"/>
    <w:rsid w:val="00F41798"/>
    <w:rsid w:val="00F41CE2"/>
    <w:rsid w:val="00F41ECD"/>
    <w:rsid w:val="00F43983"/>
    <w:rsid w:val="00F44B56"/>
    <w:rsid w:val="00F451BE"/>
    <w:rsid w:val="00F469C9"/>
    <w:rsid w:val="00F473CE"/>
    <w:rsid w:val="00F50F7A"/>
    <w:rsid w:val="00F51FB0"/>
    <w:rsid w:val="00F5210D"/>
    <w:rsid w:val="00F533EC"/>
    <w:rsid w:val="00F54EC3"/>
    <w:rsid w:val="00F55410"/>
    <w:rsid w:val="00F554E9"/>
    <w:rsid w:val="00F55E46"/>
    <w:rsid w:val="00F60A69"/>
    <w:rsid w:val="00F60F02"/>
    <w:rsid w:val="00F6115E"/>
    <w:rsid w:val="00F637F4"/>
    <w:rsid w:val="00F64A36"/>
    <w:rsid w:val="00F712DC"/>
    <w:rsid w:val="00F719B6"/>
    <w:rsid w:val="00F72799"/>
    <w:rsid w:val="00F737CE"/>
    <w:rsid w:val="00F74835"/>
    <w:rsid w:val="00F76684"/>
    <w:rsid w:val="00F77E35"/>
    <w:rsid w:val="00F8027A"/>
    <w:rsid w:val="00F80A4B"/>
    <w:rsid w:val="00F82DFE"/>
    <w:rsid w:val="00F8455A"/>
    <w:rsid w:val="00F84A2B"/>
    <w:rsid w:val="00F854E0"/>
    <w:rsid w:val="00F86159"/>
    <w:rsid w:val="00F86475"/>
    <w:rsid w:val="00F866D6"/>
    <w:rsid w:val="00F876D9"/>
    <w:rsid w:val="00F905E9"/>
    <w:rsid w:val="00F906E2"/>
    <w:rsid w:val="00F90704"/>
    <w:rsid w:val="00F9072E"/>
    <w:rsid w:val="00F913A0"/>
    <w:rsid w:val="00F93634"/>
    <w:rsid w:val="00F949FE"/>
    <w:rsid w:val="00F962A2"/>
    <w:rsid w:val="00F963D0"/>
    <w:rsid w:val="00F976F7"/>
    <w:rsid w:val="00F9790E"/>
    <w:rsid w:val="00FA0826"/>
    <w:rsid w:val="00FA1957"/>
    <w:rsid w:val="00FA1F76"/>
    <w:rsid w:val="00FA222F"/>
    <w:rsid w:val="00FA2F28"/>
    <w:rsid w:val="00FA391C"/>
    <w:rsid w:val="00FA3DE9"/>
    <w:rsid w:val="00FA41D1"/>
    <w:rsid w:val="00FA5529"/>
    <w:rsid w:val="00FA5C0D"/>
    <w:rsid w:val="00FA6ACA"/>
    <w:rsid w:val="00FA7C5D"/>
    <w:rsid w:val="00FB12AB"/>
    <w:rsid w:val="00FB3531"/>
    <w:rsid w:val="00FB3865"/>
    <w:rsid w:val="00FB4345"/>
    <w:rsid w:val="00FB4707"/>
    <w:rsid w:val="00FB4821"/>
    <w:rsid w:val="00FB526C"/>
    <w:rsid w:val="00FB5433"/>
    <w:rsid w:val="00FB72A1"/>
    <w:rsid w:val="00FB7532"/>
    <w:rsid w:val="00FB778D"/>
    <w:rsid w:val="00FC0DCA"/>
    <w:rsid w:val="00FC0FA6"/>
    <w:rsid w:val="00FC11A0"/>
    <w:rsid w:val="00FC1BD4"/>
    <w:rsid w:val="00FC1D73"/>
    <w:rsid w:val="00FC248D"/>
    <w:rsid w:val="00FC3F54"/>
    <w:rsid w:val="00FC5695"/>
    <w:rsid w:val="00FC775D"/>
    <w:rsid w:val="00FC7A4B"/>
    <w:rsid w:val="00FC7DC4"/>
    <w:rsid w:val="00FD0165"/>
    <w:rsid w:val="00FD077C"/>
    <w:rsid w:val="00FD1D68"/>
    <w:rsid w:val="00FD35B3"/>
    <w:rsid w:val="00FD3A23"/>
    <w:rsid w:val="00FD50E7"/>
    <w:rsid w:val="00FD56CB"/>
    <w:rsid w:val="00FD6584"/>
    <w:rsid w:val="00FD7054"/>
    <w:rsid w:val="00FD7554"/>
    <w:rsid w:val="00FD7CFA"/>
    <w:rsid w:val="00FE0603"/>
    <w:rsid w:val="00FE09DB"/>
    <w:rsid w:val="00FE0F68"/>
    <w:rsid w:val="00FE10CD"/>
    <w:rsid w:val="00FE151D"/>
    <w:rsid w:val="00FE1BBB"/>
    <w:rsid w:val="00FE2910"/>
    <w:rsid w:val="00FE3917"/>
    <w:rsid w:val="00FE5EB4"/>
    <w:rsid w:val="00FE71FF"/>
    <w:rsid w:val="00FF30D9"/>
    <w:rsid w:val="00FF4891"/>
    <w:rsid w:val="00FF6E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rules v:ext="edit">
        <o:r id="V:Rule1" type="connector" idref="#_x0000_s1113"/>
        <o:r id="V:Rule2" type="connector" idref="#_x0000_s1117"/>
        <o:r id="V:Rule3" type="connector" idref="#_x0000_s1120"/>
        <o:r id="V:Rule4" type="connector" idref="#_x0000_s1122"/>
        <o:r id="V:Rule5" type="connector" idref="#_x0000_s1123"/>
        <o:r id="V:Rule6" type="connector" idref="#_x0000_s1126"/>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CF58C9"/>
    <w:rPr>
      <w:lang w:eastAsia="en-US"/>
    </w:rPr>
  </w:style>
  <w:style w:type="paragraph" w:styleId="1">
    <w:name w:val="heading 1"/>
    <w:aliases w:val="H1"/>
    <w:basedOn w:val="a0"/>
    <w:next w:val="a0"/>
    <w:qFormat/>
    <w:rsid w:val="00CF58C9"/>
    <w:pPr>
      <w:numPr>
        <w:numId w:val="5"/>
      </w:numPr>
      <w:spacing w:after="120" w:line="312" w:lineRule="auto"/>
      <w:outlineLvl w:val="0"/>
    </w:pPr>
    <w:rPr>
      <w:rFonts w:ascii="Helvetica" w:hAnsi="Helvetica" w:cs="Helvetica"/>
      <w:sz w:val="36"/>
      <w:lang w:val="en-GB"/>
    </w:rPr>
  </w:style>
  <w:style w:type="paragraph" w:styleId="2">
    <w:name w:val="heading 2"/>
    <w:aliases w:val="H2,Heading 2 Char,Heading 2 Char2 Char,Heading 2 Char Char Char,Heading 2 Char1 Char1 Char Char,Heading 2 Char Char Char Char Char,Heading 2 Char1 Char1 Char Char Char Char,Heading 2 Char Char Char Char Char Char Char,Heading 2 Char1 Char3 Cha"/>
    <w:basedOn w:val="1"/>
    <w:next w:val="a0"/>
    <w:qFormat/>
    <w:rsid w:val="00CF58C9"/>
    <w:pPr>
      <w:numPr>
        <w:ilvl w:val="1"/>
      </w:numPr>
      <w:outlineLvl w:val="1"/>
    </w:pPr>
    <w:rPr>
      <w:sz w:val="32"/>
    </w:rPr>
  </w:style>
  <w:style w:type="paragraph" w:styleId="3">
    <w:name w:val="heading 3"/>
    <w:aliases w:val="H3,Heading 3 Char1,Heading 3 Char Char,Heading 3 Char2 Char Char,Heading 3 Char1 Char Char Char,Heading 3 Char Char Char Char Char,Heading 3 Char1 Char1 Char Char Char1 Char,Heading 3 Char Char Char1 Char Char Char1 Char,Heading 3 Char Char1 Char"/>
    <w:basedOn w:val="2"/>
    <w:next w:val="a0"/>
    <w:qFormat/>
    <w:rsid w:val="00CF58C9"/>
    <w:pPr>
      <w:numPr>
        <w:ilvl w:val="2"/>
      </w:numPr>
      <w:outlineLvl w:val="2"/>
    </w:pPr>
    <w:rPr>
      <w:sz w:val="28"/>
    </w:rPr>
  </w:style>
  <w:style w:type="paragraph" w:styleId="4">
    <w:name w:val="heading 4"/>
    <w:aliases w:val="H4,Heading 4 Char1,Heading 4 Char Char"/>
    <w:basedOn w:val="3"/>
    <w:next w:val="a0"/>
    <w:qFormat/>
    <w:rsid w:val="00CF58C9"/>
    <w:pPr>
      <w:numPr>
        <w:ilvl w:val="3"/>
      </w:numPr>
      <w:outlineLvl w:val="3"/>
    </w:pPr>
    <w:rPr>
      <w:sz w:val="26"/>
    </w:rPr>
  </w:style>
  <w:style w:type="paragraph" w:styleId="5">
    <w:name w:val="heading 5"/>
    <w:aliases w:val="H5"/>
    <w:basedOn w:val="4"/>
    <w:next w:val="a0"/>
    <w:qFormat/>
    <w:rsid w:val="00CF58C9"/>
    <w:pPr>
      <w:numPr>
        <w:ilvl w:val="4"/>
      </w:numPr>
      <w:outlineLvl w:val="4"/>
    </w:pPr>
    <w:rPr>
      <w:rFonts w:ascii="Arial" w:hAnsi="Arial" w:cs="Times New Roman"/>
      <w:sz w:val="22"/>
    </w:rPr>
  </w:style>
  <w:style w:type="paragraph" w:styleId="6">
    <w:name w:val="heading 6"/>
    <w:aliases w:val="Nicht Benutzen !!!,H6"/>
    <w:basedOn w:val="5"/>
    <w:next w:val="a0"/>
    <w:qFormat/>
    <w:rsid w:val="00CF58C9"/>
    <w:pPr>
      <w:numPr>
        <w:ilvl w:val="5"/>
      </w:numPr>
      <w:spacing w:before="120" w:after="0"/>
      <w:outlineLvl w:val="5"/>
    </w:pPr>
  </w:style>
  <w:style w:type="paragraph" w:styleId="7">
    <w:name w:val="heading 7"/>
    <w:aliases w:val="Nicht Benutzen !!"/>
    <w:basedOn w:val="6"/>
    <w:next w:val="a0"/>
    <w:qFormat/>
    <w:rsid w:val="00CF58C9"/>
    <w:pPr>
      <w:numPr>
        <w:ilvl w:val="6"/>
      </w:numPr>
      <w:outlineLvl w:val="6"/>
    </w:pPr>
  </w:style>
  <w:style w:type="paragraph" w:styleId="8">
    <w:name w:val="heading 8"/>
    <w:aliases w:val="Nicht Benutzen !"/>
    <w:basedOn w:val="7"/>
    <w:next w:val="a0"/>
    <w:qFormat/>
    <w:rsid w:val="00CF58C9"/>
    <w:pPr>
      <w:numPr>
        <w:ilvl w:val="7"/>
      </w:numPr>
      <w:outlineLvl w:val="7"/>
    </w:pPr>
  </w:style>
  <w:style w:type="paragraph" w:styleId="9">
    <w:name w:val="heading 9"/>
    <w:aliases w:val="Nicht Benutzen"/>
    <w:basedOn w:val="8"/>
    <w:next w:val="a1"/>
    <w:qFormat/>
    <w:rsid w:val="00CF58C9"/>
    <w:pPr>
      <w:numPr>
        <w:ilvl w:val="8"/>
      </w:numPr>
      <w:outlineLvl w:val="8"/>
    </w:pPr>
  </w:style>
  <w:style w:type="character" w:default="1" w:styleId="a2">
    <w:name w:val="Default Paragraph Font"/>
    <w:semiHidden/>
  </w:style>
  <w:style w:type="table" w:default="1" w:styleId="a3">
    <w:name w:val="Normal Table"/>
    <w:semiHidden/>
    <w:tblPr>
      <w:tblInd w:w="0" w:type="dxa"/>
      <w:tblCellMar>
        <w:top w:w="0" w:type="dxa"/>
        <w:left w:w="108" w:type="dxa"/>
        <w:bottom w:w="0" w:type="dxa"/>
        <w:right w:w="108" w:type="dxa"/>
      </w:tblCellMar>
    </w:tblPr>
  </w:style>
  <w:style w:type="numbering" w:default="1" w:styleId="a4">
    <w:name w:val="No List"/>
    <w:semiHidden/>
  </w:style>
  <w:style w:type="paragraph" w:styleId="a5">
    <w:name w:val="header"/>
    <w:basedOn w:val="a0"/>
    <w:rsid w:val="002365A5"/>
    <w:pPr>
      <w:tabs>
        <w:tab w:val="center" w:pos="4320"/>
        <w:tab w:val="right" w:pos="8640"/>
      </w:tabs>
    </w:pPr>
  </w:style>
  <w:style w:type="paragraph" w:styleId="a6">
    <w:name w:val="footer"/>
    <w:basedOn w:val="a0"/>
    <w:rsid w:val="002365A5"/>
    <w:pPr>
      <w:tabs>
        <w:tab w:val="center" w:pos="4320"/>
        <w:tab w:val="right" w:pos="8640"/>
      </w:tabs>
    </w:pPr>
  </w:style>
  <w:style w:type="character" w:styleId="a7">
    <w:name w:val="Strong"/>
    <w:qFormat/>
    <w:rsid w:val="00260E5F"/>
    <w:rPr>
      <w:b/>
      <w:bCs/>
    </w:rPr>
  </w:style>
  <w:style w:type="paragraph" w:styleId="10">
    <w:name w:val="toc 1"/>
    <w:basedOn w:val="a0"/>
    <w:next w:val="a0"/>
    <w:autoRedefine/>
    <w:uiPriority w:val="39"/>
    <w:rsid w:val="00CF58C9"/>
    <w:pPr>
      <w:tabs>
        <w:tab w:val="left" w:pos="400"/>
        <w:tab w:val="right" w:leader="dot" w:pos="9498"/>
      </w:tabs>
      <w:spacing w:after="120"/>
    </w:pPr>
    <w:rPr>
      <w:rFonts w:ascii="Arial" w:hAnsi="Arial" w:cs="Arial"/>
      <w:b/>
      <w:noProof/>
    </w:rPr>
  </w:style>
  <w:style w:type="paragraph" w:styleId="20">
    <w:name w:val="toc 2"/>
    <w:basedOn w:val="a0"/>
    <w:next w:val="a0"/>
    <w:autoRedefine/>
    <w:uiPriority w:val="39"/>
    <w:rsid w:val="00CF58C9"/>
    <w:pPr>
      <w:tabs>
        <w:tab w:val="left" w:pos="600"/>
        <w:tab w:val="right" w:leader="dot" w:pos="9498"/>
      </w:tabs>
      <w:spacing w:after="120"/>
    </w:pPr>
    <w:rPr>
      <w:rFonts w:ascii="Arial" w:hAnsi="Arial" w:cs="Arial"/>
      <w:noProof/>
      <w:lang w:val="de-DE"/>
    </w:rPr>
  </w:style>
  <w:style w:type="paragraph" w:styleId="30">
    <w:name w:val="toc 3"/>
    <w:basedOn w:val="a0"/>
    <w:next w:val="a0"/>
    <w:autoRedefine/>
    <w:uiPriority w:val="39"/>
    <w:rsid w:val="00A60AE2"/>
    <w:pPr>
      <w:tabs>
        <w:tab w:val="left" w:pos="1134"/>
        <w:tab w:val="left" w:pos="1418"/>
        <w:tab w:val="right" w:leader="dot" w:pos="9498"/>
      </w:tabs>
      <w:ind w:left="567"/>
    </w:pPr>
    <w:rPr>
      <w:rFonts w:ascii="Arial" w:eastAsia="Arial Unicode MS" w:hAnsi="Arial" w:cs="Arial"/>
      <w:noProof/>
      <w:color w:val="FF0000"/>
    </w:rPr>
  </w:style>
  <w:style w:type="paragraph" w:styleId="40">
    <w:name w:val="toc 4"/>
    <w:basedOn w:val="a0"/>
    <w:next w:val="a0"/>
    <w:autoRedefine/>
    <w:uiPriority w:val="39"/>
    <w:rsid w:val="00CF58C9"/>
    <w:pPr>
      <w:tabs>
        <w:tab w:val="left" w:pos="1418"/>
        <w:tab w:val="right" w:leader="dot" w:pos="9498"/>
      </w:tabs>
      <w:ind w:left="567"/>
    </w:pPr>
  </w:style>
  <w:style w:type="paragraph" w:styleId="a8">
    <w:name w:val="Title"/>
    <w:basedOn w:val="a0"/>
    <w:qFormat/>
    <w:rsid w:val="00CF58C9"/>
    <w:pPr>
      <w:spacing w:before="240" w:after="60"/>
      <w:jc w:val="center"/>
      <w:outlineLvl w:val="0"/>
    </w:pPr>
    <w:rPr>
      <w:rFonts w:ascii="Arial" w:hAnsi="Arial" w:cs="Arial"/>
      <w:b/>
      <w:bCs/>
      <w:kern w:val="28"/>
      <w:sz w:val="32"/>
      <w:szCs w:val="32"/>
    </w:rPr>
  </w:style>
  <w:style w:type="paragraph" w:customStyle="1" w:styleId="Texte">
    <w:name w:val="Texte"/>
    <w:basedOn w:val="a0"/>
    <w:rsid w:val="00CF58C9"/>
    <w:pPr>
      <w:spacing w:after="120"/>
    </w:pPr>
    <w:rPr>
      <w:rFonts w:ascii="Arial" w:hAnsi="Arial"/>
    </w:rPr>
  </w:style>
  <w:style w:type="paragraph" w:customStyle="1" w:styleId="ListofTables">
    <w:name w:val="List of Tables"/>
    <w:basedOn w:val="a0"/>
    <w:next w:val="a0"/>
    <w:rsid w:val="00CF58C9"/>
    <w:pPr>
      <w:spacing w:after="60"/>
      <w:ind w:right="57"/>
    </w:pPr>
    <w:rPr>
      <w:rFonts w:ascii="Arial" w:hAnsi="Arial" w:cs="Arial"/>
    </w:rPr>
  </w:style>
  <w:style w:type="paragraph" w:customStyle="1" w:styleId="TableCaption">
    <w:name w:val="Table Caption"/>
    <w:basedOn w:val="a9"/>
    <w:next w:val="a0"/>
    <w:rsid w:val="00CF58C9"/>
    <w:pPr>
      <w:spacing w:before="120" w:after="120"/>
      <w:ind w:right="57"/>
      <w:jc w:val="center"/>
    </w:pPr>
    <w:rPr>
      <w:rFonts w:eastAsia="宋体"/>
      <w:b/>
      <w:bCs/>
    </w:rPr>
  </w:style>
  <w:style w:type="paragraph" w:customStyle="1" w:styleId="Example">
    <w:name w:val="Example"/>
    <w:basedOn w:val="a0"/>
    <w:rsid w:val="00CF58C9"/>
    <w:pPr>
      <w:spacing w:after="60"/>
      <w:ind w:right="57"/>
    </w:pPr>
    <w:rPr>
      <w:rFonts w:ascii="Arial" w:hAnsi="Arial" w:cs="Arial"/>
      <w:i/>
      <w:iCs/>
      <w:color w:val="0000FF"/>
    </w:rPr>
  </w:style>
  <w:style w:type="character" w:customStyle="1" w:styleId="ExampleChars">
    <w:name w:val="ExampleChars"/>
    <w:rsid w:val="00CF58C9"/>
    <w:rPr>
      <w:rFonts w:ascii="Arial" w:hAnsi="Arial" w:cs="Arial" w:hint="default"/>
      <w:i/>
      <w:iCs/>
      <w:strike w:val="0"/>
      <w:dstrike w:val="0"/>
      <w:color w:val="0000FF"/>
      <w:sz w:val="20"/>
      <w:szCs w:val="20"/>
      <w:u w:val="none"/>
      <w:effect w:val="none"/>
      <w:vertAlign w:val="baseline"/>
    </w:rPr>
  </w:style>
  <w:style w:type="paragraph" w:styleId="a1">
    <w:name w:val="Normal Indent"/>
    <w:basedOn w:val="a0"/>
    <w:rsid w:val="00CF58C9"/>
    <w:pPr>
      <w:ind w:firstLineChars="200" w:firstLine="420"/>
    </w:pPr>
  </w:style>
  <w:style w:type="paragraph" w:styleId="a9">
    <w:name w:val="caption"/>
    <w:basedOn w:val="a0"/>
    <w:next w:val="a0"/>
    <w:qFormat/>
    <w:rsid w:val="00CF58C9"/>
    <w:rPr>
      <w:rFonts w:ascii="Arial" w:eastAsia="黑体" w:hAnsi="Arial" w:cs="Arial"/>
    </w:rPr>
  </w:style>
  <w:style w:type="paragraph" w:styleId="aa">
    <w:name w:val="Document Map"/>
    <w:basedOn w:val="a0"/>
    <w:semiHidden/>
    <w:rsid w:val="00A668DC"/>
    <w:pPr>
      <w:shd w:val="clear" w:color="auto" w:fill="000080"/>
    </w:pPr>
  </w:style>
  <w:style w:type="paragraph" w:styleId="a">
    <w:name w:val="List Bullet"/>
    <w:basedOn w:val="a0"/>
    <w:rsid w:val="0062647B"/>
    <w:pPr>
      <w:numPr>
        <w:numId w:val="1"/>
      </w:numPr>
      <w:spacing w:after="60"/>
      <w:ind w:right="57"/>
      <w:jc w:val="both"/>
    </w:pPr>
    <w:rPr>
      <w:rFonts w:ascii="Arial" w:hAnsi="Arial"/>
    </w:rPr>
  </w:style>
  <w:style w:type="paragraph" w:styleId="31">
    <w:name w:val="Body Text Indent 3"/>
    <w:basedOn w:val="a0"/>
    <w:link w:val="3Char"/>
    <w:rsid w:val="00DF410D"/>
    <w:pPr>
      <w:spacing w:before="120" w:line="312" w:lineRule="auto"/>
      <w:ind w:left="284"/>
      <w:jc w:val="both"/>
    </w:pPr>
    <w:rPr>
      <w:rFonts w:ascii="Arial" w:hAnsi="Arial"/>
      <w:sz w:val="22"/>
      <w:lang w:val="en-GB"/>
    </w:rPr>
  </w:style>
  <w:style w:type="character" w:customStyle="1" w:styleId="3Char">
    <w:name w:val="正文文本缩进 3 Char"/>
    <w:link w:val="31"/>
    <w:rsid w:val="00DF410D"/>
    <w:rPr>
      <w:rFonts w:ascii="Arial" w:hAnsi="Arial"/>
      <w:sz w:val="22"/>
      <w:lang w:val="en-GB" w:eastAsia="en-US"/>
    </w:rPr>
  </w:style>
  <w:style w:type="paragraph" w:customStyle="1" w:styleId="GenRequirement">
    <w:name w:val="Gen Requirement"/>
    <w:basedOn w:val="a0"/>
    <w:rsid w:val="00DF410D"/>
    <w:pPr>
      <w:numPr>
        <w:numId w:val="2"/>
      </w:numPr>
      <w:spacing w:after="40"/>
    </w:pPr>
  </w:style>
  <w:style w:type="paragraph" w:styleId="ab">
    <w:name w:val="Body Text"/>
    <w:basedOn w:val="a0"/>
    <w:link w:val="Char"/>
    <w:rsid w:val="000542BF"/>
    <w:pPr>
      <w:jc w:val="both"/>
    </w:pPr>
    <w:rPr>
      <w:rFonts w:ascii="Arial" w:hAnsi="Arial"/>
      <w:sz w:val="12"/>
      <w:lang w:val="de-DE"/>
    </w:rPr>
  </w:style>
  <w:style w:type="character" w:customStyle="1" w:styleId="Char">
    <w:name w:val="正文文本 Char"/>
    <w:link w:val="ab"/>
    <w:rsid w:val="000542BF"/>
    <w:rPr>
      <w:rFonts w:ascii="Arial" w:hAnsi="Arial"/>
      <w:sz w:val="12"/>
      <w:lang w:val="de-DE" w:eastAsia="en-US"/>
    </w:rPr>
  </w:style>
  <w:style w:type="character" w:styleId="ac">
    <w:name w:val="page number"/>
    <w:rsid w:val="000542BF"/>
  </w:style>
  <w:style w:type="paragraph" w:styleId="60">
    <w:name w:val="toc 6"/>
    <w:basedOn w:val="a0"/>
    <w:next w:val="a0"/>
    <w:autoRedefine/>
    <w:rsid w:val="000542BF"/>
    <w:pPr>
      <w:ind w:left="1000"/>
    </w:pPr>
  </w:style>
  <w:style w:type="paragraph" w:styleId="50">
    <w:name w:val="toc 5"/>
    <w:basedOn w:val="a0"/>
    <w:next w:val="a0"/>
    <w:autoRedefine/>
    <w:rsid w:val="000542BF"/>
    <w:pPr>
      <w:tabs>
        <w:tab w:val="left" w:pos="1701"/>
        <w:tab w:val="right" w:leader="dot" w:pos="9781"/>
        <w:tab w:val="right" w:leader="dot" w:pos="9823"/>
      </w:tabs>
      <w:ind w:left="567"/>
    </w:pPr>
  </w:style>
  <w:style w:type="paragraph" w:styleId="11">
    <w:name w:val="index 1"/>
    <w:basedOn w:val="a0"/>
    <w:next w:val="a0"/>
    <w:autoRedefine/>
    <w:rsid w:val="000542BF"/>
    <w:pPr>
      <w:ind w:left="200" w:hanging="200"/>
    </w:pPr>
  </w:style>
  <w:style w:type="paragraph" w:styleId="ad">
    <w:name w:val="macro"/>
    <w:link w:val="Char0"/>
    <w:rsid w:val="000542BF"/>
    <w:pPr>
      <w:tabs>
        <w:tab w:val="left" w:pos="480"/>
        <w:tab w:val="left" w:pos="960"/>
        <w:tab w:val="left" w:pos="1440"/>
        <w:tab w:val="left" w:pos="1920"/>
        <w:tab w:val="left" w:pos="2400"/>
        <w:tab w:val="left" w:pos="2880"/>
        <w:tab w:val="left" w:pos="3360"/>
        <w:tab w:val="left" w:pos="3840"/>
        <w:tab w:val="left" w:pos="4320"/>
      </w:tabs>
      <w:ind w:left="284"/>
    </w:pPr>
    <w:rPr>
      <w:rFonts w:ascii="Arial" w:hAnsi="Arial"/>
      <w:sz w:val="18"/>
      <w:lang w:val="de-DE" w:eastAsia="en-US"/>
    </w:rPr>
  </w:style>
  <w:style w:type="character" w:customStyle="1" w:styleId="Char0">
    <w:name w:val="宏文本 Char"/>
    <w:link w:val="ad"/>
    <w:rsid w:val="000542BF"/>
    <w:rPr>
      <w:rFonts w:ascii="Arial" w:hAnsi="Arial"/>
      <w:sz w:val="18"/>
      <w:lang w:val="de-DE" w:eastAsia="en-US"/>
    </w:rPr>
  </w:style>
  <w:style w:type="paragraph" w:customStyle="1" w:styleId="Prfablauf">
    <w:name w:val="Prüfablauf"/>
    <w:basedOn w:val="a0"/>
    <w:rsid w:val="000542BF"/>
    <w:pPr>
      <w:tabs>
        <w:tab w:val="left" w:pos="567"/>
        <w:tab w:val="left" w:pos="1134"/>
        <w:tab w:val="left" w:pos="7371"/>
        <w:tab w:val="left" w:pos="8505"/>
      </w:tabs>
      <w:spacing w:before="120" w:line="312" w:lineRule="auto"/>
      <w:ind w:left="284"/>
      <w:jc w:val="both"/>
    </w:pPr>
    <w:rPr>
      <w:rFonts w:ascii="Arial" w:hAnsi="Arial"/>
      <w:sz w:val="22"/>
      <w:lang w:val="en-GB"/>
    </w:rPr>
  </w:style>
  <w:style w:type="paragraph" w:customStyle="1" w:styleId="Table1">
    <w:name w:val="Table1"/>
    <w:basedOn w:val="a0"/>
    <w:rsid w:val="000542BF"/>
    <w:rPr>
      <w:rFonts w:ascii="Helvetica-Narrow" w:hAnsi="Helvetica-Narrow"/>
      <w:sz w:val="16"/>
      <w:lang w:val="de-DE"/>
    </w:rPr>
  </w:style>
  <w:style w:type="paragraph" w:customStyle="1" w:styleId="Beschreibung">
    <w:name w:val="Beschreibung"/>
    <w:basedOn w:val="a0"/>
    <w:rsid w:val="000542BF"/>
    <w:pPr>
      <w:tabs>
        <w:tab w:val="left" w:pos="2552"/>
      </w:tabs>
      <w:spacing w:line="312" w:lineRule="auto"/>
      <w:ind w:left="493"/>
      <w:outlineLvl w:val="8"/>
    </w:pPr>
    <w:rPr>
      <w:rFonts w:ascii="Arial" w:hAnsi="Arial"/>
      <w:sz w:val="18"/>
      <w:lang w:val="de-DE"/>
    </w:rPr>
  </w:style>
  <w:style w:type="character" w:styleId="ae">
    <w:name w:val="Hyperlink"/>
    <w:uiPriority w:val="99"/>
    <w:rsid w:val="000542BF"/>
    <w:rPr>
      <w:color w:val="0000FF"/>
      <w:u w:val="single"/>
    </w:rPr>
  </w:style>
  <w:style w:type="paragraph" w:customStyle="1" w:styleId="TableText">
    <w:name w:val="TableText"/>
    <w:basedOn w:val="a0"/>
    <w:rsid w:val="000542BF"/>
    <w:pPr>
      <w:tabs>
        <w:tab w:val="left" w:pos="1077"/>
      </w:tabs>
    </w:pPr>
    <w:rPr>
      <w:rFonts w:ascii="Arial" w:hAnsi="Arial"/>
      <w:sz w:val="18"/>
      <w:lang w:val="en-GB"/>
    </w:rPr>
  </w:style>
  <w:style w:type="paragraph" w:customStyle="1" w:styleId="toa">
    <w:name w:val="toa"/>
    <w:basedOn w:val="a0"/>
    <w:rsid w:val="000542BF"/>
    <w:pPr>
      <w:tabs>
        <w:tab w:val="left" w:pos="9000"/>
        <w:tab w:val="right" w:pos="9360"/>
      </w:tabs>
      <w:suppressAutoHyphens/>
    </w:pPr>
    <w:rPr>
      <w:rFonts w:ascii="Courier New" w:hAnsi="Courier New"/>
      <w:sz w:val="24"/>
    </w:rPr>
  </w:style>
  <w:style w:type="paragraph" w:customStyle="1" w:styleId="Body">
    <w:name w:val="Body"/>
    <w:basedOn w:val="a0"/>
    <w:rsid w:val="000542BF"/>
    <w:rPr>
      <w:rFonts w:ascii="Times" w:hAnsi="Times"/>
      <w:lang w:val="fr-FR"/>
    </w:rPr>
  </w:style>
  <w:style w:type="paragraph" w:customStyle="1" w:styleId="commande">
    <w:name w:val="commande"/>
    <w:basedOn w:val="a0"/>
    <w:next w:val="a0"/>
    <w:rsid w:val="000542BF"/>
    <w:pPr>
      <w:ind w:left="1418"/>
    </w:pPr>
    <w:rPr>
      <w:rFonts w:ascii="Arial Narrow" w:hAnsi="Arial Narrow"/>
      <w:lang w:val="en-GB"/>
    </w:rPr>
  </w:style>
  <w:style w:type="paragraph" w:styleId="af">
    <w:name w:val="table of figures"/>
    <w:basedOn w:val="a0"/>
    <w:next w:val="a0"/>
    <w:rsid w:val="000542BF"/>
    <w:pPr>
      <w:spacing w:before="120" w:line="312" w:lineRule="auto"/>
      <w:ind w:left="440" w:hanging="440"/>
    </w:pPr>
    <w:rPr>
      <w:rFonts w:ascii="Helvetica" w:hAnsi="Helvetica"/>
      <w:sz w:val="22"/>
      <w:lang w:val="de-DE"/>
    </w:rPr>
  </w:style>
  <w:style w:type="paragraph" w:customStyle="1" w:styleId="SectionBody">
    <w:name w:val="Section Body"/>
    <w:basedOn w:val="a0"/>
    <w:rsid w:val="000542BF"/>
    <w:pPr>
      <w:tabs>
        <w:tab w:val="left" w:pos="720"/>
        <w:tab w:val="left" w:pos="879"/>
      </w:tabs>
      <w:ind w:left="879"/>
      <w:jc w:val="both"/>
    </w:pPr>
    <w:rPr>
      <w:rFonts w:ascii="Arial" w:hAnsi="Arial"/>
      <w:spacing w:val="-5"/>
      <w:lang w:val="en-GB" w:eastAsia="zh-CN"/>
    </w:rPr>
  </w:style>
  <w:style w:type="paragraph" w:customStyle="1" w:styleId="stand2">
    <w:name w:val="stand2"/>
    <w:basedOn w:val="a0"/>
    <w:rsid w:val="000542BF"/>
    <w:pPr>
      <w:tabs>
        <w:tab w:val="left" w:leader="dot" w:pos="1843"/>
      </w:tabs>
      <w:spacing w:before="120"/>
      <w:ind w:left="1151"/>
      <w:jc w:val="both"/>
    </w:pPr>
    <w:rPr>
      <w:sz w:val="24"/>
    </w:rPr>
  </w:style>
  <w:style w:type="paragraph" w:customStyle="1" w:styleId="ret2">
    <w:name w:val="ret2"/>
    <w:basedOn w:val="stand2"/>
    <w:rsid w:val="000542BF"/>
    <w:pPr>
      <w:keepNext/>
      <w:spacing w:before="0"/>
      <w:ind w:left="1440" w:hanging="289"/>
    </w:pPr>
  </w:style>
  <w:style w:type="paragraph" w:customStyle="1" w:styleId="SubSect3Body">
    <w:name w:val="Sub Sect 3 Body"/>
    <w:basedOn w:val="a0"/>
    <w:rsid w:val="000542BF"/>
    <w:pPr>
      <w:tabs>
        <w:tab w:val="left" w:pos="0"/>
      </w:tabs>
      <w:ind w:left="532" w:hanging="273"/>
      <w:jc w:val="both"/>
    </w:pPr>
    <w:rPr>
      <w:rFonts w:ascii="Arial" w:hAnsi="Arial"/>
      <w:spacing w:val="-5"/>
      <w:lang w:val="en-GB"/>
    </w:rPr>
  </w:style>
  <w:style w:type="paragraph" w:customStyle="1" w:styleId="Technique4">
    <w:name w:val="Technique 4"/>
    <w:rsid w:val="000542BF"/>
    <w:pPr>
      <w:tabs>
        <w:tab w:val="left" w:pos="-971"/>
        <w:tab w:val="left" w:pos="-251"/>
        <w:tab w:val="left" w:pos="469"/>
        <w:tab w:val="left" w:pos="1189"/>
        <w:tab w:val="left" w:pos="1909"/>
        <w:tab w:val="left" w:pos="2629"/>
        <w:tab w:val="left" w:pos="3349"/>
        <w:tab w:val="left" w:pos="4069"/>
        <w:tab w:val="left" w:pos="4789"/>
        <w:tab w:val="left" w:pos="5509"/>
        <w:tab w:val="left" w:pos="6229"/>
        <w:tab w:val="left" w:pos="6949"/>
        <w:tab w:val="left" w:pos="7669"/>
        <w:tab w:val="left" w:pos="8389"/>
        <w:tab w:val="left" w:pos="9109"/>
      </w:tabs>
      <w:suppressAutoHyphens/>
    </w:pPr>
    <w:rPr>
      <w:rFonts w:ascii="Courier New" w:hAnsi="Courier New"/>
      <w:b/>
      <w:sz w:val="24"/>
    </w:rPr>
  </w:style>
  <w:style w:type="table" w:styleId="af0">
    <w:name w:val="Table Grid"/>
    <w:basedOn w:val="a3"/>
    <w:rsid w:val="000542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ster">
    <w:name w:val="Master"/>
    <w:basedOn w:val="a0"/>
    <w:rsid w:val="000542BF"/>
    <w:pPr>
      <w:framePr w:hSpace="180" w:wrap="auto" w:vAnchor="text" w:hAnchor="page" w:x="1468" w:y="-2"/>
    </w:pPr>
    <w:rPr>
      <w:rFonts w:ascii="Arial" w:hAnsi="Arial"/>
      <w:sz w:val="16"/>
    </w:rPr>
  </w:style>
  <w:style w:type="paragraph" w:customStyle="1" w:styleId="StandardE">
    <w:name w:val="Standard_E"/>
    <w:basedOn w:val="a0"/>
    <w:rsid w:val="000542BF"/>
    <w:pPr>
      <w:ind w:left="284"/>
    </w:pPr>
    <w:rPr>
      <w:rFonts w:ascii="Arial" w:hAnsi="Arial"/>
    </w:rPr>
  </w:style>
  <w:style w:type="paragraph" w:customStyle="1" w:styleId="BMWZ">
    <w:name w:val="BMWZ"/>
    <w:basedOn w:val="a0"/>
    <w:rsid w:val="000542BF"/>
    <w:pPr>
      <w:overflowPunct w:val="0"/>
      <w:autoSpaceDE w:val="0"/>
      <w:autoSpaceDN w:val="0"/>
      <w:adjustRightInd w:val="0"/>
      <w:spacing w:before="144" w:line="240" w:lineRule="atLeast"/>
      <w:jc w:val="center"/>
      <w:textAlignment w:val="baseline"/>
    </w:pPr>
    <w:rPr>
      <w:rFonts w:ascii="Arial" w:hAnsi="Arial"/>
      <w:lang w:val="de-DE" w:eastAsia="de-DE"/>
    </w:rPr>
  </w:style>
  <w:style w:type="character" w:customStyle="1" w:styleId="StyleAsianArialUnicodeMS">
    <w:name w:val="Style (Asian) Arial Unicode MS"/>
    <w:rsid w:val="000542BF"/>
    <w:rPr>
      <w:rFonts w:ascii="Arial" w:eastAsia="Arial Unicode MS" w:hAnsi="Arial"/>
      <w:w w:val="100"/>
    </w:rPr>
  </w:style>
  <w:style w:type="paragraph" w:styleId="af1">
    <w:name w:val="Balloon Text"/>
    <w:basedOn w:val="a0"/>
    <w:link w:val="Char1"/>
    <w:rsid w:val="000542BF"/>
    <w:rPr>
      <w:rFonts w:ascii="Tahoma" w:hAnsi="Tahoma" w:cs="Tahoma"/>
      <w:sz w:val="16"/>
      <w:szCs w:val="16"/>
    </w:rPr>
  </w:style>
  <w:style w:type="character" w:customStyle="1" w:styleId="Char1">
    <w:name w:val="批注框文本 Char"/>
    <w:link w:val="af1"/>
    <w:rsid w:val="000542BF"/>
    <w:rPr>
      <w:rFonts w:ascii="Tahoma" w:hAnsi="Tahoma" w:cs="Tahoma"/>
      <w:sz w:val="16"/>
      <w:szCs w:val="16"/>
      <w:lang w:eastAsia="en-US"/>
    </w:rPr>
  </w:style>
  <w:style w:type="character" w:styleId="af2">
    <w:name w:val="annotation reference"/>
    <w:rsid w:val="000542BF"/>
    <w:rPr>
      <w:sz w:val="16"/>
      <w:szCs w:val="16"/>
    </w:rPr>
  </w:style>
  <w:style w:type="paragraph" w:styleId="af3">
    <w:name w:val="annotation text"/>
    <w:basedOn w:val="a0"/>
    <w:link w:val="Char2"/>
    <w:rsid w:val="000542BF"/>
  </w:style>
  <w:style w:type="character" w:customStyle="1" w:styleId="Char2">
    <w:name w:val="批注文字 Char"/>
    <w:link w:val="af3"/>
    <w:rsid w:val="000542BF"/>
    <w:rPr>
      <w:lang w:eastAsia="en-US"/>
    </w:rPr>
  </w:style>
  <w:style w:type="paragraph" w:styleId="af4">
    <w:name w:val="annotation subject"/>
    <w:basedOn w:val="af3"/>
    <w:next w:val="af3"/>
    <w:link w:val="Char3"/>
    <w:rsid w:val="000542BF"/>
    <w:rPr>
      <w:b/>
      <w:bCs/>
    </w:rPr>
  </w:style>
  <w:style w:type="character" w:customStyle="1" w:styleId="Char3">
    <w:name w:val="批注主题 Char"/>
    <w:link w:val="af4"/>
    <w:rsid w:val="000542BF"/>
    <w:rPr>
      <w:b/>
      <w:bCs/>
      <w:lang w:eastAsia="en-US"/>
    </w:rPr>
  </w:style>
  <w:style w:type="paragraph" w:customStyle="1" w:styleId="Text">
    <w:name w:val="Text"/>
    <w:basedOn w:val="a0"/>
    <w:rsid w:val="000542BF"/>
    <w:pPr>
      <w:keepNext/>
      <w:tabs>
        <w:tab w:val="left" w:pos="23"/>
      </w:tabs>
      <w:spacing w:after="60"/>
      <w:ind w:firstLine="23"/>
      <w:jc w:val="both"/>
    </w:pPr>
    <w:rPr>
      <w:rFonts w:ascii="Helvetica" w:hAnsi="Helvetica"/>
      <w:color w:val="000000"/>
      <w:sz w:val="22"/>
      <w:lang w:val="de-DE" w:eastAsia="de-DE"/>
    </w:rPr>
  </w:style>
  <w:style w:type="character" w:styleId="af5">
    <w:name w:val="FollowedHyperlink"/>
    <w:rsid w:val="000542BF"/>
    <w:rPr>
      <w:color w:val="800080"/>
      <w:u w:val="single"/>
    </w:rPr>
  </w:style>
  <w:style w:type="table" w:customStyle="1" w:styleId="12">
    <w:name w:val="网格型1"/>
    <w:basedOn w:val="a3"/>
    <w:next w:val="af0"/>
    <w:rsid w:val="000542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nt13">
    <w:name w:val="font13"/>
    <w:basedOn w:val="a0"/>
    <w:rsid w:val="000542BF"/>
    <w:pPr>
      <w:spacing w:before="100" w:beforeAutospacing="1" w:after="100" w:afterAutospacing="1"/>
    </w:pPr>
    <w:rPr>
      <w:rFonts w:ascii="宋体" w:hAnsi="宋体" w:hint="eastAsia"/>
      <w:lang w:eastAsia="zh-CN"/>
    </w:rPr>
  </w:style>
  <w:style w:type="paragraph" w:customStyle="1" w:styleId="Upstream">
    <w:name w:val="Upstream"/>
    <w:basedOn w:val="a0"/>
    <w:next w:val="a1"/>
    <w:autoRedefine/>
    <w:rsid w:val="000542BF"/>
    <w:pPr>
      <w:numPr>
        <w:numId w:val="4"/>
      </w:numPr>
      <w:tabs>
        <w:tab w:val="left" w:pos="2520"/>
      </w:tabs>
      <w:spacing w:after="60"/>
      <w:ind w:right="57"/>
      <w:jc w:val="both"/>
    </w:pPr>
    <w:rPr>
      <w:rFonts w:ascii="Arial" w:hAnsi="Arial"/>
    </w:rPr>
  </w:style>
  <w:style w:type="paragraph" w:customStyle="1" w:styleId="StandardEHB">
    <w:name w:val="Standard_EHB"/>
    <w:rsid w:val="000542BF"/>
    <w:pPr>
      <w:spacing w:before="120"/>
      <w:jc w:val="both"/>
    </w:pPr>
    <w:rPr>
      <w:rFonts w:ascii="Arial" w:hAnsi="Arial"/>
      <w:sz w:val="22"/>
      <w:lang w:val="de-DE" w:eastAsia="en-US"/>
    </w:rPr>
  </w:style>
  <w:style w:type="paragraph" w:styleId="af6">
    <w:name w:val="footnote text"/>
    <w:basedOn w:val="a0"/>
    <w:link w:val="Char4"/>
    <w:rsid w:val="000542BF"/>
    <w:pPr>
      <w:snapToGrid w:val="0"/>
    </w:pPr>
    <w:rPr>
      <w:sz w:val="18"/>
      <w:szCs w:val="18"/>
    </w:rPr>
  </w:style>
  <w:style w:type="character" w:customStyle="1" w:styleId="Char4">
    <w:name w:val="脚注文本 Char"/>
    <w:link w:val="af6"/>
    <w:rsid w:val="000542BF"/>
    <w:rPr>
      <w:sz w:val="18"/>
      <w:szCs w:val="18"/>
      <w:lang w:eastAsia="en-US"/>
    </w:rPr>
  </w:style>
  <w:style w:type="character" w:styleId="af7">
    <w:name w:val="footnote reference"/>
    <w:rsid w:val="000542BF"/>
    <w:rPr>
      <w:vertAlign w:val="superscript"/>
    </w:rPr>
  </w:style>
  <w:style w:type="character" w:customStyle="1" w:styleId="def">
    <w:name w:val="def"/>
    <w:rsid w:val="000542BF"/>
  </w:style>
  <w:style w:type="paragraph" w:styleId="TOC">
    <w:name w:val="TOC Heading"/>
    <w:basedOn w:val="1"/>
    <w:next w:val="a0"/>
    <w:uiPriority w:val="39"/>
    <w:semiHidden/>
    <w:unhideWhenUsed/>
    <w:qFormat/>
    <w:rsid w:val="004C1A7C"/>
    <w:pPr>
      <w:keepNext/>
      <w:keepLines/>
      <w:numPr>
        <w:numId w:val="0"/>
      </w:numPr>
      <w:spacing w:before="480" w:after="0" w:line="276" w:lineRule="auto"/>
      <w:outlineLvl w:val="9"/>
    </w:pPr>
    <w:rPr>
      <w:rFonts w:ascii="Cambria" w:hAnsi="Cambria" w:cs="Times New Roman"/>
      <w:b/>
      <w:bCs/>
      <w:color w:val="365F91"/>
      <w:sz w:val="28"/>
      <w:szCs w:val="28"/>
      <w:lang w:val="en-US" w:eastAsia="zh-CN"/>
    </w:rPr>
  </w:style>
  <w:style w:type="paragraph" w:customStyle="1" w:styleId="Default">
    <w:name w:val="Default"/>
    <w:rsid w:val="00213E62"/>
    <w:pPr>
      <w:widowControl w:val="0"/>
      <w:autoSpaceDE w:val="0"/>
      <w:autoSpaceDN w:val="0"/>
      <w:adjustRightInd w:val="0"/>
    </w:pPr>
    <w:rPr>
      <w:rFonts w:ascii="Arial" w:hAnsi="Arial" w:cs="Arial"/>
      <w:color w:val="000000"/>
      <w:sz w:val="24"/>
      <w:szCs w:val="24"/>
    </w:rPr>
  </w:style>
  <w:style w:type="paragraph" w:styleId="af8">
    <w:name w:val="Date"/>
    <w:basedOn w:val="a0"/>
    <w:next w:val="a0"/>
    <w:link w:val="Char5"/>
    <w:rsid w:val="00B6702D"/>
    <w:pPr>
      <w:ind w:leftChars="2500" w:left="100"/>
    </w:pPr>
  </w:style>
  <w:style w:type="character" w:customStyle="1" w:styleId="Char5">
    <w:name w:val="日期 Char"/>
    <w:link w:val="af8"/>
    <w:rsid w:val="00B6702D"/>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688778">
      <w:bodyDiv w:val="1"/>
      <w:marLeft w:val="0"/>
      <w:marRight w:val="0"/>
      <w:marTop w:val="0"/>
      <w:marBottom w:val="0"/>
      <w:divBdr>
        <w:top w:val="none" w:sz="0" w:space="0" w:color="auto"/>
        <w:left w:val="none" w:sz="0" w:space="0" w:color="auto"/>
        <w:bottom w:val="none" w:sz="0" w:space="0" w:color="auto"/>
        <w:right w:val="none" w:sz="0" w:space="0" w:color="auto"/>
      </w:divBdr>
    </w:div>
    <w:div w:id="242765754">
      <w:bodyDiv w:val="1"/>
      <w:marLeft w:val="0"/>
      <w:marRight w:val="0"/>
      <w:marTop w:val="0"/>
      <w:marBottom w:val="0"/>
      <w:divBdr>
        <w:top w:val="none" w:sz="0" w:space="0" w:color="auto"/>
        <w:left w:val="none" w:sz="0" w:space="0" w:color="auto"/>
        <w:bottom w:val="none" w:sz="0" w:space="0" w:color="auto"/>
        <w:right w:val="none" w:sz="0" w:space="0" w:color="auto"/>
      </w:divBdr>
    </w:div>
    <w:div w:id="363791289">
      <w:bodyDiv w:val="1"/>
      <w:marLeft w:val="0"/>
      <w:marRight w:val="0"/>
      <w:marTop w:val="0"/>
      <w:marBottom w:val="0"/>
      <w:divBdr>
        <w:top w:val="none" w:sz="0" w:space="0" w:color="auto"/>
        <w:left w:val="none" w:sz="0" w:space="0" w:color="auto"/>
        <w:bottom w:val="none" w:sz="0" w:space="0" w:color="auto"/>
        <w:right w:val="none" w:sz="0" w:space="0" w:color="auto"/>
      </w:divBdr>
    </w:div>
    <w:div w:id="584804567">
      <w:bodyDiv w:val="1"/>
      <w:marLeft w:val="0"/>
      <w:marRight w:val="0"/>
      <w:marTop w:val="0"/>
      <w:marBottom w:val="0"/>
      <w:divBdr>
        <w:top w:val="none" w:sz="0" w:space="0" w:color="auto"/>
        <w:left w:val="none" w:sz="0" w:space="0" w:color="auto"/>
        <w:bottom w:val="none" w:sz="0" w:space="0" w:color="auto"/>
        <w:right w:val="none" w:sz="0" w:space="0" w:color="auto"/>
      </w:divBdr>
    </w:div>
    <w:div w:id="659388872">
      <w:bodyDiv w:val="1"/>
      <w:marLeft w:val="0"/>
      <w:marRight w:val="0"/>
      <w:marTop w:val="0"/>
      <w:marBottom w:val="0"/>
      <w:divBdr>
        <w:top w:val="none" w:sz="0" w:space="0" w:color="auto"/>
        <w:left w:val="none" w:sz="0" w:space="0" w:color="auto"/>
        <w:bottom w:val="none" w:sz="0" w:space="0" w:color="auto"/>
        <w:right w:val="none" w:sz="0" w:space="0" w:color="auto"/>
      </w:divBdr>
      <w:divsChild>
        <w:div w:id="170098591">
          <w:marLeft w:val="0"/>
          <w:marRight w:val="0"/>
          <w:marTop w:val="0"/>
          <w:marBottom w:val="0"/>
          <w:divBdr>
            <w:top w:val="none" w:sz="0" w:space="0" w:color="auto"/>
            <w:left w:val="none" w:sz="0" w:space="0" w:color="auto"/>
            <w:bottom w:val="none" w:sz="0" w:space="0" w:color="auto"/>
            <w:right w:val="none" w:sz="0" w:space="0" w:color="auto"/>
          </w:divBdr>
          <w:divsChild>
            <w:div w:id="2092921007">
              <w:marLeft w:val="0"/>
              <w:marRight w:val="0"/>
              <w:marTop w:val="0"/>
              <w:marBottom w:val="0"/>
              <w:divBdr>
                <w:top w:val="none" w:sz="0" w:space="0" w:color="auto"/>
                <w:left w:val="none" w:sz="0" w:space="0" w:color="auto"/>
                <w:bottom w:val="none" w:sz="0" w:space="0" w:color="auto"/>
                <w:right w:val="none" w:sz="0" w:space="0" w:color="auto"/>
              </w:divBdr>
              <w:divsChild>
                <w:div w:id="1616668976">
                  <w:marLeft w:val="0"/>
                  <w:marRight w:val="0"/>
                  <w:marTop w:val="0"/>
                  <w:marBottom w:val="0"/>
                  <w:divBdr>
                    <w:top w:val="none" w:sz="0" w:space="0" w:color="auto"/>
                    <w:left w:val="none" w:sz="0" w:space="0" w:color="auto"/>
                    <w:bottom w:val="none" w:sz="0" w:space="0" w:color="auto"/>
                    <w:right w:val="none" w:sz="0" w:space="0" w:color="auto"/>
                  </w:divBdr>
                  <w:divsChild>
                    <w:div w:id="1089078935">
                      <w:marLeft w:val="0"/>
                      <w:marRight w:val="0"/>
                      <w:marTop w:val="0"/>
                      <w:marBottom w:val="0"/>
                      <w:divBdr>
                        <w:top w:val="none" w:sz="0" w:space="0" w:color="auto"/>
                        <w:left w:val="none" w:sz="0" w:space="0" w:color="auto"/>
                        <w:bottom w:val="none" w:sz="0" w:space="0" w:color="auto"/>
                        <w:right w:val="none" w:sz="0" w:space="0" w:color="auto"/>
                      </w:divBdr>
                      <w:divsChild>
                        <w:div w:id="2072070474">
                          <w:marLeft w:val="0"/>
                          <w:marRight w:val="0"/>
                          <w:marTop w:val="0"/>
                          <w:marBottom w:val="0"/>
                          <w:divBdr>
                            <w:top w:val="none" w:sz="0" w:space="0" w:color="auto"/>
                            <w:left w:val="none" w:sz="0" w:space="0" w:color="auto"/>
                            <w:bottom w:val="none" w:sz="0" w:space="0" w:color="auto"/>
                            <w:right w:val="none" w:sz="0" w:space="0" w:color="auto"/>
                          </w:divBdr>
                          <w:divsChild>
                            <w:div w:id="191196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2894560">
      <w:bodyDiv w:val="1"/>
      <w:marLeft w:val="0"/>
      <w:marRight w:val="0"/>
      <w:marTop w:val="0"/>
      <w:marBottom w:val="0"/>
      <w:divBdr>
        <w:top w:val="none" w:sz="0" w:space="0" w:color="auto"/>
        <w:left w:val="none" w:sz="0" w:space="0" w:color="auto"/>
        <w:bottom w:val="none" w:sz="0" w:space="0" w:color="auto"/>
        <w:right w:val="none" w:sz="0" w:space="0" w:color="auto"/>
      </w:divBdr>
    </w:div>
    <w:div w:id="807934818">
      <w:bodyDiv w:val="1"/>
      <w:marLeft w:val="0"/>
      <w:marRight w:val="0"/>
      <w:marTop w:val="0"/>
      <w:marBottom w:val="0"/>
      <w:divBdr>
        <w:top w:val="none" w:sz="0" w:space="0" w:color="auto"/>
        <w:left w:val="none" w:sz="0" w:space="0" w:color="auto"/>
        <w:bottom w:val="none" w:sz="0" w:space="0" w:color="auto"/>
        <w:right w:val="none" w:sz="0" w:space="0" w:color="auto"/>
      </w:divBdr>
    </w:div>
    <w:div w:id="930747480">
      <w:bodyDiv w:val="1"/>
      <w:marLeft w:val="0"/>
      <w:marRight w:val="0"/>
      <w:marTop w:val="0"/>
      <w:marBottom w:val="0"/>
      <w:divBdr>
        <w:top w:val="none" w:sz="0" w:space="0" w:color="auto"/>
        <w:left w:val="none" w:sz="0" w:space="0" w:color="auto"/>
        <w:bottom w:val="none" w:sz="0" w:space="0" w:color="auto"/>
        <w:right w:val="none" w:sz="0" w:space="0" w:color="auto"/>
      </w:divBdr>
    </w:div>
    <w:div w:id="959264447">
      <w:bodyDiv w:val="1"/>
      <w:marLeft w:val="0"/>
      <w:marRight w:val="0"/>
      <w:marTop w:val="0"/>
      <w:marBottom w:val="0"/>
      <w:divBdr>
        <w:top w:val="none" w:sz="0" w:space="0" w:color="auto"/>
        <w:left w:val="none" w:sz="0" w:space="0" w:color="auto"/>
        <w:bottom w:val="none" w:sz="0" w:space="0" w:color="auto"/>
        <w:right w:val="none" w:sz="0" w:space="0" w:color="auto"/>
      </w:divBdr>
    </w:div>
    <w:div w:id="972561808">
      <w:bodyDiv w:val="1"/>
      <w:marLeft w:val="0"/>
      <w:marRight w:val="0"/>
      <w:marTop w:val="0"/>
      <w:marBottom w:val="0"/>
      <w:divBdr>
        <w:top w:val="none" w:sz="0" w:space="0" w:color="auto"/>
        <w:left w:val="none" w:sz="0" w:space="0" w:color="auto"/>
        <w:bottom w:val="none" w:sz="0" w:space="0" w:color="auto"/>
        <w:right w:val="none" w:sz="0" w:space="0" w:color="auto"/>
      </w:divBdr>
    </w:div>
    <w:div w:id="1040207243">
      <w:bodyDiv w:val="1"/>
      <w:marLeft w:val="0"/>
      <w:marRight w:val="0"/>
      <w:marTop w:val="0"/>
      <w:marBottom w:val="0"/>
      <w:divBdr>
        <w:top w:val="none" w:sz="0" w:space="0" w:color="auto"/>
        <w:left w:val="none" w:sz="0" w:space="0" w:color="auto"/>
        <w:bottom w:val="none" w:sz="0" w:space="0" w:color="auto"/>
        <w:right w:val="none" w:sz="0" w:space="0" w:color="auto"/>
      </w:divBdr>
    </w:div>
    <w:div w:id="1284076384">
      <w:bodyDiv w:val="1"/>
      <w:marLeft w:val="0"/>
      <w:marRight w:val="0"/>
      <w:marTop w:val="0"/>
      <w:marBottom w:val="0"/>
      <w:divBdr>
        <w:top w:val="none" w:sz="0" w:space="0" w:color="auto"/>
        <w:left w:val="none" w:sz="0" w:space="0" w:color="auto"/>
        <w:bottom w:val="none" w:sz="0" w:space="0" w:color="auto"/>
        <w:right w:val="none" w:sz="0" w:space="0" w:color="auto"/>
      </w:divBdr>
    </w:div>
    <w:div w:id="1301232313">
      <w:bodyDiv w:val="1"/>
      <w:marLeft w:val="0"/>
      <w:marRight w:val="0"/>
      <w:marTop w:val="0"/>
      <w:marBottom w:val="0"/>
      <w:divBdr>
        <w:top w:val="none" w:sz="0" w:space="0" w:color="auto"/>
        <w:left w:val="none" w:sz="0" w:space="0" w:color="auto"/>
        <w:bottom w:val="none" w:sz="0" w:space="0" w:color="auto"/>
        <w:right w:val="none" w:sz="0" w:space="0" w:color="auto"/>
      </w:divBdr>
    </w:div>
    <w:div w:id="1679112602">
      <w:bodyDiv w:val="1"/>
      <w:marLeft w:val="0"/>
      <w:marRight w:val="0"/>
      <w:marTop w:val="0"/>
      <w:marBottom w:val="0"/>
      <w:divBdr>
        <w:top w:val="none" w:sz="0" w:space="0" w:color="auto"/>
        <w:left w:val="none" w:sz="0" w:space="0" w:color="auto"/>
        <w:bottom w:val="none" w:sz="0" w:space="0" w:color="auto"/>
        <w:right w:val="none" w:sz="0" w:space="0" w:color="auto"/>
      </w:divBdr>
    </w:div>
    <w:div w:id="1904562230">
      <w:bodyDiv w:val="1"/>
      <w:marLeft w:val="0"/>
      <w:marRight w:val="0"/>
      <w:marTop w:val="0"/>
      <w:marBottom w:val="0"/>
      <w:divBdr>
        <w:top w:val="none" w:sz="0" w:space="0" w:color="auto"/>
        <w:left w:val="none" w:sz="0" w:space="0" w:color="auto"/>
        <w:bottom w:val="none" w:sz="0" w:space="0" w:color="auto"/>
        <w:right w:val="none" w:sz="0" w:space="0" w:color="auto"/>
      </w:divBdr>
    </w:div>
    <w:div w:id="1982998725">
      <w:bodyDiv w:val="1"/>
      <w:marLeft w:val="0"/>
      <w:marRight w:val="0"/>
      <w:marTop w:val="0"/>
      <w:marBottom w:val="0"/>
      <w:divBdr>
        <w:top w:val="none" w:sz="0" w:space="0" w:color="auto"/>
        <w:left w:val="none" w:sz="0" w:space="0" w:color="auto"/>
        <w:bottom w:val="none" w:sz="0" w:space="0" w:color="auto"/>
        <w:right w:val="none" w:sz="0" w:space="0" w:color="auto"/>
      </w:divBdr>
    </w:div>
    <w:div w:id="2041735586">
      <w:bodyDiv w:val="1"/>
      <w:marLeft w:val="0"/>
      <w:marRight w:val="0"/>
      <w:marTop w:val="0"/>
      <w:marBottom w:val="0"/>
      <w:divBdr>
        <w:top w:val="none" w:sz="0" w:space="0" w:color="auto"/>
        <w:left w:val="none" w:sz="0" w:space="0" w:color="auto"/>
        <w:bottom w:val="none" w:sz="0" w:space="0" w:color="auto"/>
        <w:right w:val="none" w:sz="0" w:space="0" w:color="auto"/>
      </w:divBdr>
    </w:div>
    <w:div w:id="2133866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emf"/><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oleObject" Target="embeddings/oleObject3.bin"/><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C0E6BE"/>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8B3FC3-D8EE-4FFD-835F-5E6A2376E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8989</Words>
  <Characters>51242</Characters>
  <Application>Microsoft Office Word</Application>
  <DocSecurity>0</DocSecurity>
  <Lines>427</Lines>
  <Paragraphs>120</Paragraphs>
  <ScaleCrop>false</ScaleCrop>
  <LinksUpToDate>false</LinksUpToDate>
  <CharactersWithSpaces>60111</CharactersWithSpaces>
  <SharedDoc>false</SharedDoc>
  <HLinks>
    <vt:vector size="402" baseType="variant">
      <vt:variant>
        <vt:i4>262207</vt:i4>
      </vt:variant>
      <vt:variant>
        <vt:i4>418</vt:i4>
      </vt:variant>
      <vt:variant>
        <vt:i4>0</vt:i4>
      </vt:variant>
      <vt:variant>
        <vt:i4>5</vt:i4>
      </vt:variant>
      <vt:variant>
        <vt:lpwstr/>
      </vt:variant>
      <vt:variant>
        <vt:lpwstr>_EEPROM_Special_Settings</vt:lpwstr>
      </vt:variant>
      <vt:variant>
        <vt:i4>1376310</vt:i4>
      </vt:variant>
      <vt:variant>
        <vt:i4>392</vt:i4>
      </vt:variant>
      <vt:variant>
        <vt:i4>0</vt:i4>
      </vt:variant>
      <vt:variant>
        <vt:i4>5</vt:i4>
      </vt:variant>
      <vt:variant>
        <vt:lpwstr/>
      </vt:variant>
      <vt:variant>
        <vt:lpwstr>_Toc467654069</vt:lpwstr>
      </vt:variant>
      <vt:variant>
        <vt:i4>1376310</vt:i4>
      </vt:variant>
      <vt:variant>
        <vt:i4>386</vt:i4>
      </vt:variant>
      <vt:variant>
        <vt:i4>0</vt:i4>
      </vt:variant>
      <vt:variant>
        <vt:i4>5</vt:i4>
      </vt:variant>
      <vt:variant>
        <vt:lpwstr/>
      </vt:variant>
      <vt:variant>
        <vt:lpwstr>_Toc467654068</vt:lpwstr>
      </vt:variant>
      <vt:variant>
        <vt:i4>1376310</vt:i4>
      </vt:variant>
      <vt:variant>
        <vt:i4>380</vt:i4>
      </vt:variant>
      <vt:variant>
        <vt:i4>0</vt:i4>
      </vt:variant>
      <vt:variant>
        <vt:i4>5</vt:i4>
      </vt:variant>
      <vt:variant>
        <vt:lpwstr/>
      </vt:variant>
      <vt:variant>
        <vt:lpwstr>_Toc467654067</vt:lpwstr>
      </vt:variant>
      <vt:variant>
        <vt:i4>1376310</vt:i4>
      </vt:variant>
      <vt:variant>
        <vt:i4>374</vt:i4>
      </vt:variant>
      <vt:variant>
        <vt:i4>0</vt:i4>
      </vt:variant>
      <vt:variant>
        <vt:i4>5</vt:i4>
      </vt:variant>
      <vt:variant>
        <vt:lpwstr/>
      </vt:variant>
      <vt:variant>
        <vt:lpwstr>_Toc467654066</vt:lpwstr>
      </vt:variant>
      <vt:variant>
        <vt:i4>1376310</vt:i4>
      </vt:variant>
      <vt:variant>
        <vt:i4>368</vt:i4>
      </vt:variant>
      <vt:variant>
        <vt:i4>0</vt:i4>
      </vt:variant>
      <vt:variant>
        <vt:i4>5</vt:i4>
      </vt:variant>
      <vt:variant>
        <vt:lpwstr/>
      </vt:variant>
      <vt:variant>
        <vt:lpwstr>_Toc467654065</vt:lpwstr>
      </vt:variant>
      <vt:variant>
        <vt:i4>1376310</vt:i4>
      </vt:variant>
      <vt:variant>
        <vt:i4>362</vt:i4>
      </vt:variant>
      <vt:variant>
        <vt:i4>0</vt:i4>
      </vt:variant>
      <vt:variant>
        <vt:i4>5</vt:i4>
      </vt:variant>
      <vt:variant>
        <vt:lpwstr/>
      </vt:variant>
      <vt:variant>
        <vt:lpwstr>_Toc467654064</vt:lpwstr>
      </vt:variant>
      <vt:variant>
        <vt:i4>1376310</vt:i4>
      </vt:variant>
      <vt:variant>
        <vt:i4>356</vt:i4>
      </vt:variant>
      <vt:variant>
        <vt:i4>0</vt:i4>
      </vt:variant>
      <vt:variant>
        <vt:i4>5</vt:i4>
      </vt:variant>
      <vt:variant>
        <vt:lpwstr/>
      </vt:variant>
      <vt:variant>
        <vt:lpwstr>_Toc467654063</vt:lpwstr>
      </vt:variant>
      <vt:variant>
        <vt:i4>1376310</vt:i4>
      </vt:variant>
      <vt:variant>
        <vt:i4>350</vt:i4>
      </vt:variant>
      <vt:variant>
        <vt:i4>0</vt:i4>
      </vt:variant>
      <vt:variant>
        <vt:i4>5</vt:i4>
      </vt:variant>
      <vt:variant>
        <vt:lpwstr/>
      </vt:variant>
      <vt:variant>
        <vt:lpwstr>_Toc467654062</vt:lpwstr>
      </vt:variant>
      <vt:variant>
        <vt:i4>1376310</vt:i4>
      </vt:variant>
      <vt:variant>
        <vt:i4>344</vt:i4>
      </vt:variant>
      <vt:variant>
        <vt:i4>0</vt:i4>
      </vt:variant>
      <vt:variant>
        <vt:i4>5</vt:i4>
      </vt:variant>
      <vt:variant>
        <vt:lpwstr/>
      </vt:variant>
      <vt:variant>
        <vt:lpwstr>_Toc467654061</vt:lpwstr>
      </vt:variant>
      <vt:variant>
        <vt:i4>1376310</vt:i4>
      </vt:variant>
      <vt:variant>
        <vt:i4>338</vt:i4>
      </vt:variant>
      <vt:variant>
        <vt:i4>0</vt:i4>
      </vt:variant>
      <vt:variant>
        <vt:i4>5</vt:i4>
      </vt:variant>
      <vt:variant>
        <vt:lpwstr/>
      </vt:variant>
      <vt:variant>
        <vt:lpwstr>_Toc467654060</vt:lpwstr>
      </vt:variant>
      <vt:variant>
        <vt:i4>1441846</vt:i4>
      </vt:variant>
      <vt:variant>
        <vt:i4>332</vt:i4>
      </vt:variant>
      <vt:variant>
        <vt:i4>0</vt:i4>
      </vt:variant>
      <vt:variant>
        <vt:i4>5</vt:i4>
      </vt:variant>
      <vt:variant>
        <vt:lpwstr/>
      </vt:variant>
      <vt:variant>
        <vt:lpwstr>_Toc467654059</vt:lpwstr>
      </vt:variant>
      <vt:variant>
        <vt:i4>1441846</vt:i4>
      </vt:variant>
      <vt:variant>
        <vt:i4>326</vt:i4>
      </vt:variant>
      <vt:variant>
        <vt:i4>0</vt:i4>
      </vt:variant>
      <vt:variant>
        <vt:i4>5</vt:i4>
      </vt:variant>
      <vt:variant>
        <vt:lpwstr/>
      </vt:variant>
      <vt:variant>
        <vt:lpwstr>_Toc467654058</vt:lpwstr>
      </vt:variant>
      <vt:variant>
        <vt:i4>1441846</vt:i4>
      </vt:variant>
      <vt:variant>
        <vt:i4>320</vt:i4>
      </vt:variant>
      <vt:variant>
        <vt:i4>0</vt:i4>
      </vt:variant>
      <vt:variant>
        <vt:i4>5</vt:i4>
      </vt:variant>
      <vt:variant>
        <vt:lpwstr/>
      </vt:variant>
      <vt:variant>
        <vt:lpwstr>_Toc467654057</vt:lpwstr>
      </vt:variant>
      <vt:variant>
        <vt:i4>1441846</vt:i4>
      </vt:variant>
      <vt:variant>
        <vt:i4>314</vt:i4>
      </vt:variant>
      <vt:variant>
        <vt:i4>0</vt:i4>
      </vt:variant>
      <vt:variant>
        <vt:i4>5</vt:i4>
      </vt:variant>
      <vt:variant>
        <vt:lpwstr/>
      </vt:variant>
      <vt:variant>
        <vt:lpwstr>_Toc467654056</vt:lpwstr>
      </vt:variant>
      <vt:variant>
        <vt:i4>1441846</vt:i4>
      </vt:variant>
      <vt:variant>
        <vt:i4>308</vt:i4>
      </vt:variant>
      <vt:variant>
        <vt:i4>0</vt:i4>
      </vt:variant>
      <vt:variant>
        <vt:i4>5</vt:i4>
      </vt:variant>
      <vt:variant>
        <vt:lpwstr/>
      </vt:variant>
      <vt:variant>
        <vt:lpwstr>_Toc467654055</vt:lpwstr>
      </vt:variant>
      <vt:variant>
        <vt:i4>1441846</vt:i4>
      </vt:variant>
      <vt:variant>
        <vt:i4>302</vt:i4>
      </vt:variant>
      <vt:variant>
        <vt:i4>0</vt:i4>
      </vt:variant>
      <vt:variant>
        <vt:i4>5</vt:i4>
      </vt:variant>
      <vt:variant>
        <vt:lpwstr/>
      </vt:variant>
      <vt:variant>
        <vt:lpwstr>_Toc467654054</vt:lpwstr>
      </vt:variant>
      <vt:variant>
        <vt:i4>1441846</vt:i4>
      </vt:variant>
      <vt:variant>
        <vt:i4>296</vt:i4>
      </vt:variant>
      <vt:variant>
        <vt:i4>0</vt:i4>
      </vt:variant>
      <vt:variant>
        <vt:i4>5</vt:i4>
      </vt:variant>
      <vt:variant>
        <vt:lpwstr/>
      </vt:variant>
      <vt:variant>
        <vt:lpwstr>_Toc467654053</vt:lpwstr>
      </vt:variant>
      <vt:variant>
        <vt:i4>1441846</vt:i4>
      </vt:variant>
      <vt:variant>
        <vt:i4>290</vt:i4>
      </vt:variant>
      <vt:variant>
        <vt:i4>0</vt:i4>
      </vt:variant>
      <vt:variant>
        <vt:i4>5</vt:i4>
      </vt:variant>
      <vt:variant>
        <vt:lpwstr/>
      </vt:variant>
      <vt:variant>
        <vt:lpwstr>_Toc467654052</vt:lpwstr>
      </vt:variant>
      <vt:variant>
        <vt:i4>1441846</vt:i4>
      </vt:variant>
      <vt:variant>
        <vt:i4>284</vt:i4>
      </vt:variant>
      <vt:variant>
        <vt:i4>0</vt:i4>
      </vt:variant>
      <vt:variant>
        <vt:i4>5</vt:i4>
      </vt:variant>
      <vt:variant>
        <vt:lpwstr/>
      </vt:variant>
      <vt:variant>
        <vt:lpwstr>_Toc467654051</vt:lpwstr>
      </vt:variant>
      <vt:variant>
        <vt:i4>1441846</vt:i4>
      </vt:variant>
      <vt:variant>
        <vt:i4>278</vt:i4>
      </vt:variant>
      <vt:variant>
        <vt:i4>0</vt:i4>
      </vt:variant>
      <vt:variant>
        <vt:i4>5</vt:i4>
      </vt:variant>
      <vt:variant>
        <vt:lpwstr/>
      </vt:variant>
      <vt:variant>
        <vt:lpwstr>_Toc467654050</vt:lpwstr>
      </vt:variant>
      <vt:variant>
        <vt:i4>1507382</vt:i4>
      </vt:variant>
      <vt:variant>
        <vt:i4>272</vt:i4>
      </vt:variant>
      <vt:variant>
        <vt:i4>0</vt:i4>
      </vt:variant>
      <vt:variant>
        <vt:i4>5</vt:i4>
      </vt:variant>
      <vt:variant>
        <vt:lpwstr/>
      </vt:variant>
      <vt:variant>
        <vt:lpwstr>_Toc467654049</vt:lpwstr>
      </vt:variant>
      <vt:variant>
        <vt:i4>1507382</vt:i4>
      </vt:variant>
      <vt:variant>
        <vt:i4>266</vt:i4>
      </vt:variant>
      <vt:variant>
        <vt:i4>0</vt:i4>
      </vt:variant>
      <vt:variant>
        <vt:i4>5</vt:i4>
      </vt:variant>
      <vt:variant>
        <vt:lpwstr/>
      </vt:variant>
      <vt:variant>
        <vt:lpwstr>_Toc467654048</vt:lpwstr>
      </vt:variant>
      <vt:variant>
        <vt:i4>1507382</vt:i4>
      </vt:variant>
      <vt:variant>
        <vt:i4>260</vt:i4>
      </vt:variant>
      <vt:variant>
        <vt:i4>0</vt:i4>
      </vt:variant>
      <vt:variant>
        <vt:i4>5</vt:i4>
      </vt:variant>
      <vt:variant>
        <vt:lpwstr/>
      </vt:variant>
      <vt:variant>
        <vt:lpwstr>_Toc467654047</vt:lpwstr>
      </vt:variant>
      <vt:variant>
        <vt:i4>1507382</vt:i4>
      </vt:variant>
      <vt:variant>
        <vt:i4>254</vt:i4>
      </vt:variant>
      <vt:variant>
        <vt:i4>0</vt:i4>
      </vt:variant>
      <vt:variant>
        <vt:i4>5</vt:i4>
      </vt:variant>
      <vt:variant>
        <vt:lpwstr/>
      </vt:variant>
      <vt:variant>
        <vt:lpwstr>_Toc467654046</vt:lpwstr>
      </vt:variant>
      <vt:variant>
        <vt:i4>1507382</vt:i4>
      </vt:variant>
      <vt:variant>
        <vt:i4>248</vt:i4>
      </vt:variant>
      <vt:variant>
        <vt:i4>0</vt:i4>
      </vt:variant>
      <vt:variant>
        <vt:i4>5</vt:i4>
      </vt:variant>
      <vt:variant>
        <vt:lpwstr/>
      </vt:variant>
      <vt:variant>
        <vt:lpwstr>_Toc467654045</vt:lpwstr>
      </vt:variant>
      <vt:variant>
        <vt:i4>1507382</vt:i4>
      </vt:variant>
      <vt:variant>
        <vt:i4>242</vt:i4>
      </vt:variant>
      <vt:variant>
        <vt:i4>0</vt:i4>
      </vt:variant>
      <vt:variant>
        <vt:i4>5</vt:i4>
      </vt:variant>
      <vt:variant>
        <vt:lpwstr/>
      </vt:variant>
      <vt:variant>
        <vt:lpwstr>_Toc467654044</vt:lpwstr>
      </vt:variant>
      <vt:variant>
        <vt:i4>1507382</vt:i4>
      </vt:variant>
      <vt:variant>
        <vt:i4>236</vt:i4>
      </vt:variant>
      <vt:variant>
        <vt:i4>0</vt:i4>
      </vt:variant>
      <vt:variant>
        <vt:i4>5</vt:i4>
      </vt:variant>
      <vt:variant>
        <vt:lpwstr/>
      </vt:variant>
      <vt:variant>
        <vt:lpwstr>_Toc467654043</vt:lpwstr>
      </vt:variant>
      <vt:variant>
        <vt:i4>1507382</vt:i4>
      </vt:variant>
      <vt:variant>
        <vt:i4>230</vt:i4>
      </vt:variant>
      <vt:variant>
        <vt:i4>0</vt:i4>
      </vt:variant>
      <vt:variant>
        <vt:i4>5</vt:i4>
      </vt:variant>
      <vt:variant>
        <vt:lpwstr/>
      </vt:variant>
      <vt:variant>
        <vt:lpwstr>_Toc467654042</vt:lpwstr>
      </vt:variant>
      <vt:variant>
        <vt:i4>1507382</vt:i4>
      </vt:variant>
      <vt:variant>
        <vt:i4>224</vt:i4>
      </vt:variant>
      <vt:variant>
        <vt:i4>0</vt:i4>
      </vt:variant>
      <vt:variant>
        <vt:i4>5</vt:i4>
      </vt:variant>
      <vt:variant>
        <vt:lpwstr/>
      </vt:variant>
      <vt:variant>
        <vt:lpwstr>_Toc467654041</vt:lpwstr>
      </vt:variant>
      <vt:variant>
        <vt:i4>1507382</vt:i4>
      </vt:variant>
      <vt:variant>
        <vt:i4>218</vt:i4>
      </vt:variant>
      <vt:variant>
        <vt:i4>0</vt:i4>
      </vt:variant>
      <vt:variant>
        <vt:i4>5</vt:i4>
      </vt:variant>
      <vt:variant>
        <vt:lpwstr/>
      </vt:variant>
      <vt:variant>
        <vt:lpwstr>_Toc467654040</vt:lpwstr>
      </vt:variant>
      <vt:variant>
        <vt:i4>1048630</vt:i4>
      </vt:variant>
      <vt:variant>
        <vt:i4>212</vt:i4>
      </vt:variant>
      <vt:variant>
        <vt:i4>0</vt:i4>
      </vt:variant>
      <vt:variant>
        <vt:i4>5</vt:i4>
      </vt:variant>
      <vt:variant>
        <vt:lpwstr/>
      </vt:variant>
      <vt:variant>
        <vt:lpwstr>_Toc467654039</vt:lpwstr>
      </vt:variant>
      <vt:variant>
        <vt:i4>1048630</vt:i4>
      </vt:variant>
      <vt:variant>
        <vt:i4>206</vt:i4>
      </vt:variant>
      <vt:variant>
        <vt:i4>0</vt:i4>
      </vt:variant>
      <vt:variant>
        <vt:i4>5</vt:i4>
      </vt:variant>
      <vt:variant>
        <vt:lpwstr/>
      </vt:variant>
      <vt:variant>
        <vt:lpwstr>_Toc467654038</vt:lpwstr>
      </vt:variant>
      <vt:variant>
        <vt:i4>1048630</vt:i4>
      </vt:variant>
      <vt:variant>
        <vt:i4>200</vt:i4>
      </vt:variant>
      <vt:variant>
        <vt:i4>0</vt:i4>
      </vt:variant>
      <vt:variant>
        <vt:i4>5</vt:i4>
      </vt:variant>
      <vt:variant>
        <vt:lpwstr/>
      </vt:variant>
      <vt:variant>
        <vt:lpwstr>_Toc467654037</vt:lpwstr>
      </vt:variant>
      <vt:variant>
        <vt:i4>1048630</vt:i4>
      </vt:variant>
      <vt:variant>
        <vt:i4>194</vt:i4>
      </vt:variant>
      <vt:variant>
        <vt:i4>0</vt:i4>
      </vt:variant>
      <vt:variant>
        <vt:i4>5</vt:i4>
      </vt:variant>
      <vt:variant>
        <vt:lpwstr/>
      </vt:variant>
      <vt:variant>
        <vt:lpwstr>_Toc467654036</vt:lpwstr>
      </vt:variant>
      <vt:variant>
        <vt:i4>1048630</vt:i4>
      </vt:variant>
      <vt:variant>
        <vt:i4>188</vt:i4>
      </vt:variant>
      <vt:variant>
        <vt:i4>0</vt:i4>
      </vt:variant>
      <vt:variant>
        <vt:i4>5</vt:i4>
      </vt:variant>
      <vt:variant>
        <vt:lpwstr/>
      </vt:variant>
      <vt:variant>
        <vt:lpwstr>_Toc467654035</vt:lpwstr>
      </vt:variant>
      <vt:variant>
        <vt:i4>1048630</vt:i4>
      </vt:variant>
      <vt:variant>
        <vt:i4>182</vt:i4>
      </vt:variant>
      <vt:variant>
        <vt:i4>0</vt:i4>
      </vt:variant>
      <vt:variant>
        <vt:i4>5</vt:i4>
      </vt:variant>
      <vt:variant>
        <vt:lpwstr/>
      </vt:variant>
      <vt:variant>
        <vt:lpwstr>_Toc467654034</vt:lpwstr>
      </vt:variant>
      <vt:variant>
        <vt:i4>1048630</vt:i4>
      </vt:variant>
      <vt:variant>
        <vt:i4>176</vt:i4>
      </vt:variant>
      <vt:variant>
        <vt:i4>0</vt:i4>
      </vt:variant>
      <vt:variant>
        <vt:i4>5</vt:i4>
      </vt:variant>
      <vt:variant>
        <vt:lpwstr/>
      </vt:variant>
      <vt:variant>
        <vt:lpwstr>_Toc467654033</vt:lpwstr>
      </vt:variant>
      <vt:variant>
        <vt:i4>1048630</vt:i4>
      </vt:variant>
      <vt:variant>
        <vt:i4>170</vt:i4>
      </vt:variant>
      <vt:variant>
        <vt:i4>0</vt:i4>
      </vt:variant>
      <vt:variant>
        <vt:i4>5</vt:i4>
      </vt:variant>
      <vt:variant>
        <vt:lpwstr/>
      </vt:variant>
      <vt:variant>
        <vt:lpwstr>_Toc467654032</vt:lpwstr>
      </vt:variant>
      <vt:variant>
        <vt:i4>1048630</vt:i4>
      </vt:variant>
      <vt:variant>
        <vt:i4>164</vt:i4>
      </vt:variant>
      <vt:variant>
        <vt:i4>0</vt:i4>
      </vt:variant>
      <vt:variant>
        <vt:i4>5</vt:i4>
      </vt:variant>
      <vt:variant>
        <vt:lpwstr/>
      </vt:variant>
      <vt:variant>
        <vt:lpwstr>_Toc467654031</vt:lpwstr>
      </vt:variant>
      <vt:variant>
        <vt:i4>1048630</vt:i4>
      </vt:variant>
      <vt:variant>
        <vt:i4>158</vt:i4>
      </vt:variant>
      <vt:variant>
        <vt:i4>0</vt:i4>
      </vt:variant>
      <vt:variant>
        <vt:i4>5</vt:i4>
      </vt:variant>
      <vt:variant>
        <vt:lpwstr/>
      </vt:variant>
      <vt:variant>
        <vt:lpwstr>_Toc467654030</vt:lpwstr>
      </vt:variant>
      <vt:variant>
        <vt:i4>1114166</vt:i4>
      </vt:variant>
      <vt:variant>
        <vt:i4>152</vt:i4>
      </vt:variant>
      <vt:variant>
        <vt:i4>0</vt:i4>
      </vt:variant>
      <vt:variant>
        <vt:i4>5</vt:i4>
      </vt:variant>
      <vt:variant>
        <vt:lpwstr/>
      </vt:variant>
      <vt:variant>
        <vt:lpwstr>_Toc467654029</vt:lpwstr>
      </vt:variant>
      <vt:variant>
        <vt:i4>1114166</vt:i4>
      </vt:variant>
      <vt:variant>
        <vt:i4>146</vt:i4>
      </vt:variant>
      <vt:variant>
        <vt:i4>0</vt:i4>
      </vt:variant>
      <vt:variant>
        <vt:i4>5</vt:i4>
      </vt:variant>
      <vt:variant>
        <vt:lpwstr/>
      </vt:variant>
      <vt:variant>
        <vt:lpwstr>_Toc467654028</vt:lpwstr>
      </vt:variant>
      <vt:variant>
        <vt:i4>1114166</vt:i4>
      </vt:variant>
      <vt:variant>
        <vt:i4>140</vt:i4>
      </vt:variant>
      <vt:variant>
        <vt:i4>0</vt:i4>
      </vt:variant>
      <vt:variant>
        <vt:i4>5</vt:i4>
      </vt:variant>
      <vt:variant>
        <vt:lpwstr/>
      </vt:variant>
      <vt:variant>
        <vt:lpwstr>_Toc467654027</vt:lpwstr>
      </vt:variant>
      <vt:variant>
        <vt:i4>1114166</vt:i4>
      </vt:variant>
      <vt:variant>
        <vt:i4>134</vt:i4>
      </vt:variant>
      <vt:variant>
        <vt:i4>0</vt:i4>
      </vt:variant>
      <vt:variant>
        <vt:i4>5</vt:i4>
      </vt:variant>
      <vt:variant>
        <vt:lpwstr/>
      </vt:variant>
      <vt:variant>
        <vt:lpwstr>_Toc467654026</vt:lpwstr>
      </vt:variant>
      <vt:variant>
        <vt:i4>1114166</vt:i4>
      </vt:variant>
      <vt:variant>
        <vt:i4>128</vt:i4>
      </vt:variant>
      <vt:variant>
        <vt:i4>0</vt:i4>
      </vt:variant>
      <vt:variant>
        <vt:i4>5</vt:i4>
      </vt:variant>
      <vt:variant>
        <vt:lpwstr/>
      </vt:variant>
      <vt:variant>
        <vt:lpwstr>_Toc467654025</vt:lpwstr>
      </vt:variant>
      <vt:variant>
        <vt:i4>1114166</vt:i4>
      </vt:variant>
      <vt:variant>
        <vt:i4>122</vt:i4>
      </vt:variant>
      <vt:variant>
        <vt:i4>0</vt:i4>
      </vt:variant>
      <vt:variant>
        <vt:i4>5</vt:i4>
      </vt:variant>
      <vt:variant>
        <vt:lpwstr/>
      </vt:variant>
      <vt:variant>
        <vt:lpwstr>_Toc467654024</vt:lpwstr>
      </vt:variant>
      <vt:variant>
        <vt:i4>1114166</vt:i4>
      </vt:variant>
      <vt:variant>
        <vt:i4>116</vt:i4>
      </vt:variant>
      <vt:variant>
        <vt:i4>0</vt:i4>
      </vt:variant>
      <vt:variant>
        <vt:i4>5</vt:i4>
      </vt:variant>
      <vt:variant>
        <vt:lpwstr/>
      </vt:variant>
      <vt:variant>
        <vt:lpwstr>_Toc467654023</vt:lpwstr>
      </vt:variant>
      <vt:variant>
        <vt:i4>1114166</vt:i4>
      </vt:variant>
      <vt:variant>
        <vt:i4>110</vt:i4>
      </vt:variant>
      <vt:variant>
        <vt:i4>0</vt:i4>
      </vt:variant>
      <vt:variant>
        <vt:i4>5</vt:i4>
      </vt:variant>
      <vt:variant>
        <vt:lpwstr/>
      </vt:variant>
      <vt:variant>
        <vt:lpwstr>_Toc467654022</vt:lpwstr>
      </vt:variant>
      <vt:variant>
        <vt:i4>1114166</vt:i4>
      </vt:variant>
      <vt:variant>
        <vt:i4>104</vt:i4>
      </vt:variant>
      <vt:variant>
        <vt:i4>0</vt:i4>
      </vt:variant>
      <vt:variant>
        <vt:i4>5</vt:i4>
      </vt:variant>
      <vt:variant>
        <vt:lpwstr/>
      </vt:variant>
      <vt:variant>
        <vt:lpwstr>_Toc467654021</vt:lpwstr>
      </vt:variant>
      <vt:variant>
        <vt:i4>1114166</vt:i4>
      </vt:variant>
      <vt:variant>
        <vt:i4>98</vt:i4>
      </vt:variant>
      <vt:variant>
        <vt:i4>0</vt:i4>
      </vt:variant>
      <vt:variant>
        <vt:i4>5</vt:i4>
      </vt:variant>
      <vt:variant>
        <vt:lpwstr/>
      </vt:variant>
      <vt:variant>
        <vt:lpwstr>_Toc467654020</vt:lpwstr>
      </vt:variant>
      <vt:variant>
        <vt:i4>1179702</vt:i4>
      </vt:variant>
      <vt:variant>
        <vt:i4>92</vt:i4>
      </vt:variant>
      <vt:variant>
        <vt:i4>0</vt:i4>
      </vt:variant>
      <vt:variant>
        <vt:i4>5</vt:i4>
      </vt:variant>
      <vt:variant>
        <vt:lpwstr/>
      </vt:variant>
      <vt:variant>
        <vt:lpwstr>_Toc467654019</vt:lpwstr>
      </vt:variant>
      <vt:variant>
        <vt:i4>1179702</vt:i4>
      </vt:variant>
      <vt:variant>
        <vt:i4>86</vt:i4>
      </vt:variant>
      <vt:variant>
        <vt:i4>0</vt:i4>
      </vt:variant>
      <vt:variant>
        <vt:i4>5</vt:i4>
      </vt:variant>
      <vt:variant>
        <vt:lpwstr/>
      </vt:variant>
      <vt:variant>
        <vt:lpwstr>_Toc467654018</vt:lpwstr>
      </vt:variant>
      <vt:variant>
        <vt:i4>1179702</vt:i4>
      </vt:variant>
      <vt:variant>
        <vt:i4>80</vt:i4>
      </vt:variant>
      <vt:variant>
        <vt:i4>0</vt:i4>
      </vt:variant>
      <vt:variant>
        <vt:i4>5</vt:i4>
      </vt:variant>
      <vt:variant>
        <vt:lpwstr/>
      </vt:variant>
      <vt:variant>
        <vt:lpwstr>_Toc467654017</vt:lpwstr>
      </vt:variant>
      <vt:variant>
        <vt:i4>1179702</vt:i4>
      </vt:variant>
      <vt:variant>
        <vt:i4>74</vt:i4>
      </vt:variant>
      <vt:variant>
        <vt:i4>0</vt:i4>
      </vt:variant>
      <vt:variant>
        <vt:i4>5</vt:i4>
      </vt:variant>
      <vt:variant>
        <vt:lpwstr/>
      </vt:variant>
      <vt:variant>
        <vt:lpwstr>_Toc467654016</vt:lpwstr>
      </vt:variant>
      <vt:variant>
        <vt:i4>1179702</vt:i4>
      </vt:variant>
      <vt:variant>
        <vt:i4>68</vt:i4>
      </vt:variant>
      <vt:variant>
        <vt:i4>0</vt:i4>
      </vt:variant>
      <vt:variant>
        <vt:i4>5</vt:i4>
      </vt:variant>
      <vt:variant>
        <vt:lpwstr/>
      </vt:variant>
      <vt:variant>
        <vt:lpwstr>_Toc467654015</vt:lpwstr>
      </vt:variant>
      <vt:variant>
        <vt:i4>1179702</vt:i4>
      </vt:variant>
      <vt:variant>
        <vt:i4>62</vt:i4>
      </vt:variant>
      <vt:variant>
        <vt:i4>0</vt:i4>
      </vt:variant>
      <vt:variant>
        <vt:i4>5</vt:i4>
      </vt:variant>
      <vt:variant>
        <vt:lpwstr/>
      </vt:variant>
      <vt:variant>
        <vt:lpwstr>_Toc467654014</vt:lpwstr>
      </vt:variant>
      <vt:variant>
        <vt:i4>1179702</vt:i4>
      </vt:variant>
      <vt:variant>
        <vt:i4>56</vt:i4>
      </vt:variant>
      <vt:variant>
        <vt:i4>0</vt:i4>
      </vt:variant>
      <vt:variant>
        <vt:i4>5</vt:i4>
      </vt:variant>
      <vt:variant>
        <vt:lpwstr/>
      </vt:variant>
      <vt:variant>
        <vt:lpwstr>_Toc467654013</vt:lpwstr>
      </vt:variant>
      <vt:variant>
        <vt:i4>1179702</vt:i4>
      </vt:variant>
      <vt:variant>
        <vt:i4>50</vt:i4>
      </vt:variant>
      <vt:variant>
        <vt:i4>0</vt:i4>
      </vt:variant>
      <vt:variant>
        <vt:i4>5</vt:i4>
      </vt:variant>
      <vt:variant>
        <vt:lpwstr/>
      </vt:variant>
      <vt:variant>
        <vt:lpwstr>_Toc467654012</vt:lpwstr>
      </vt:variant>
      <vt:variant>
        <vt:i4>1179702</vt:i4>
      </vt:variant>
      <vt:variant>
        <vt:i4>44</vt:i4>
      </vt:variant>
      <vt:variant>
        <vt:i4>0</vt:i4>
      </vt:variant>
      <vt:variant>
        <vt:i4>5</vt:i4>
      </vt:variant>
      <vt:variant>
        <vt:lpwstr/>
      </vt:variant>
      <vt:variant>
        <vt:lpwstr>_Toc467654011</vt:lpwstr>
      </vt:variant>
      <vt:variant>
        <vt:i4>1179702</vt:i4>
      </vt:variant>
      <vt:variant>
        <vt:i4>38</vt:i4>
      </vt:variant>
      <vt:variant>
        <vt:i4>0</vt:i4>
      </vt:variant>
      <vt:variant>
        <vt:i4>5</vt:i4>
      </vt:variant>
      <vt:variant>
        <vt:lpwstr/>
      </vt:variant>
      <vt:variant>
        <vt:lpwstr>_Toc467654010</vt:lpwstr>
      </vt:variant>
      <vt:variant>
        <vt:i4>1245238</vt:i4>
      </vt:variant>
      <vt:variant>
        <vt:i4>32</vt:i4>
      </vt:variant>
      <vt:variant>
        <vt:i4>0</vt:i4>
      </vt:variant>
      <vt:variant>
        <vt:i4>5</vt:i4>
      </vt:variant>
      <vt:variant>
        <vt:lpwstr/>
      </vt:variant>
      <vt:variant>
        <vt:lpwstr>_Toc467654009</vt:lpwstr>
      </vt:variant>
      <vt:variant>
        <vt:i4>1245238</vt:i4>
      </vt:variant>
      <vt:variant>
        <vt:i4>26</vt:i4>
      </vt:variant>
      <vt:variant>
        <vt:i4>0</vt:i4>
      </vt:variant>
      <vt:variant>
        <vt:i4>5</vt:i4>
      </vt:variant>
      <vt:variant>
        <vt:lpwstr/>
      </vt:variant>
      <vt:variant>
        <vt:lpwstr>_Toc467654008</vt:lpwstr>
      </vt:variant>
      <vt:variant>
        <vt:i4>1245238</vt:i4>
      </vt:variant>
      <vt:variant>
        <vt:i4>20</vt:i4>
      </vt:variant>
      <vt:variant>
        <vt:i4>0</vt:i4>
      </vt:variant>
      <vt:variant>
        <vt:i4>5</vt:i4>
      </vt:variant>
      <vt:variant>
        <vt:lpwstr/>
      </vt:variant>
      <vt:variant>
        <vt:lpwstr>_Toc467654007</vt:lpwstr>
      </vt:variant>
      <vt:variant>
        <vt:i4>1245238</vt:i4>
      </vt:variant>
      <vt:variant>
        <vt:i4>14</vt:i4>
      </vt:variant>
      <vt:variant>
        <vt:i4>0</vt:i4>
      </vt:variant>
      <vt:variant>
        <vt:i4>5</vt:i4>
      </vt:variant>
      <vt:variant>
        <vt:lpwstr/>
      </vt:variant>
      <vt:variant>
        <vt:lpwstr>_Toc467654006</vt:lpwstr>
      </vt:variant>
      <vt:variant>
        <vt:i4>1245238</vt:i4>
      </vt:variant>
      <vt:variant>
        <vt:i4>8</vt:i4>
      </vt:variant>
      <vt:variant>
        <vt:i4>0</vt:i4>
      </vt:variant>
      <vt:variant>
        <vt:i4>5</vt:i4>
      </vt:variant>
      <vt:variant>
        <vt:lpwstr/>
      </vt:variant>
      <vt:variant>
        <vt:lpwstr>_Toc467654005</vt:lpwstr>
      </vt:variant>
      <vt:variant>
        <vt:i4>1245238</vt:i4>
      </vt:variant>
      <vt:variant>
        <vt:i4>2</vt:i4>
      </vt:variant>
      <vt:variant>
        <vt:i4>0</vt:i4>
      </vt:variant>
      <vt:variant>
        <vt:i4>5</vt:i4>
      </vt:variant>
      <vt:variant>
        <vt:lpwstr/>
      </vt:variant>
      <vt:variant>
        <vt:lpwstr>_Toc467654004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cp:lastPrinted>2010-10-14T09:58:00Z</cp:lastPrinted>
  <dcterms:created xsi:type="dcterms:W3CDTF">2017-02-16T01:58:00Z</dcterms:created>
  <dcterms:modified xsi:type="dcterms:W3CDTF">2017-02-16T01:58:00Z</dcterms:modified>
</cp:coreProperties>
</file>